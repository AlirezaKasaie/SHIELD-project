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29343" w14:textId="7A13AEF8" w:rsidR="001E6536" w:rsidRPr="00D84CB0" w:rsidRDefault="00110110" w:rsidP="00DA49D9">
      <w:pPr>
        <w:spacing w:after="120"/>
        <w:jc w:val="center"/>
        <w:rPr>
          <w:rFonts w:ascii="Times New Roman" w:eastAsia="Times New Roman" w:hAnsi="Times New Roman" w:cs="Times New Roman"/>
          <w:b/>
          <w:sz w:val="28"/>
          <w:szCs w:val="28"/>
        </w:rPr>
      </w:pPr>
      <w:r w:rsidRPr="00D84CB0">
        <w:rPr>
          <w:rFonts w:ascii="Times New Roman" w:eastAsia="Times New Roman" w:hAnsi="Times New Roman" w:cs="Times New Roman"/>
          <w:b/>
          <w:sz w:val="28"/>
          <w:szCs w:val="28"/>
        </w:rPr>
        <w:t>The Role of SHIELD Test Centers in Reducing COVID-19 ICU Admissions in Disadvantaged Communities</w:t>
      </w:r>
    </w:p>
    <w:p w14:paraId="0E6B8091" w14:textId="2606D21B" w:rsidR="001E6536" w:rsidRDefault="001E6536" w:rsidP="00265F51">
      <w:pPr>
        <w:jc w:val="center"/>
        <w:rPr>
          <w:rFonts w:ascii="Times New Roman" w:eastAsia="Times New Roman" w:hAnsi="Times New Roman" w:cs="Times New Roman"/>
          <w:sz w:val="24"/>
          <w:szCs w:val="24"/>
          <w:vertAlign w:val="superscript"/>
        </w:rPr>
      </w:pPr>
      <w:r w:rsidRPr="000A0E2B">
        <w:rPr>
          <w:rFonts w:ascii="Times New Roman" w:eastAsia="Times New Roman" w:hAnsi="Times New Roman" w:cs="Times New Roman"/>
          <w:sz w:val="24"/>
          <w:szCs w:val="24"/>
        </w:rPr>
        <w:t>Alireza Kasaie, Ph</w:t>
      </w:r>
      <w:del w:id="0" w:author="Tootooni, Mohammad Samie" w:date="2024-10-16T11:29:00Z">
        <w:r w:rsidR="00E44AE6" w:rsidDel="00DA49D9">
          <w:rPr>
            <w:rFonts w:ascii="Times New Roman" w:eastAsia="Times New Roman" w:hAnsi="Times New Roman" w:cs="Times New Roman"/>
            <w:sz w:val="24"/>
            <w:szCs w:val="24"/>
          </w:rPr>
          <w:delText>.</w:delText>
        </w:r>
      </w:del>
      <w:r w:rsidRPr="000A0E2B">
        <w:rPr>
          <w:rFonts w:ascii="Times New Roman" w:eastAsia="Times New Roman" w:hAnsi="Times New Roman" w:cs="Times New Roman"/>
          <w:sz w:val="24"/>
          <w:szCs w:val="24"/>
        </w:rPr>
        <w:t>D</w:t>
      </w:r>
      <w:del w:id="1" w:author="Tootooni, Mohammad Samie" w:date="2024-10-16T11:29:00Z">
        <w:r w:rsidR="00E44AE6" w:rsidDel="00DA49D9">
          <w:rPr>
            <w:rFonts w:ascii="Times New Roman" w:eastAsia="Times New Roman" w:hAnsi="Times New Roman" w:cs="Times New Roman"/>
            <w:sz w:val="24"/>
            <w:szCs w:val="24"/>
          </w:rPr>
          <w:delText>.</w:delText>
        </w:r>
      </w:del>
      <w:r w:rsidRPr="000A0E2B">
        <w:rPr>
          <w:rFonts w:ascii="Times New Roman" w:eastAsia="Times New Roman" w:hAnsi="Times New Roman" w:cs="Times New Roman"/>
          <w:sz w:val="24"/>
          <w:szCs w:val="24"/>
        </w:rPr>
        <w:t xml:space="preserve">, </w:t>
      </w:r>
      <w:r w:rsidR="00D30672">
        <w:rPr>
          <w:rFonts w:ascii="Times New Roman" w:eastAsia="Times New Roman" w:hAnsi="Times New Roman" w:cs="Times New Roman"/>
          <w:sz w:val="24"/>
          <w:szCs w:val="24"/>
        </w:rPr>
        <w:t>Sina Ansari, Ph</w:t>
      </w:r>
      <w:del w:id="2" w:author="Tootooni, Mohammad Samie" w:date="2024-10-16T11:29:00Z">
        <w:r w:rsidR="00D30672" w:rsidDel="00DA49D9">
          <w:rPr>
            <w:rFonts w:ascii="Times New Roman" w:eastAsia="Times New Roman" w:hAnsi="Times New Roman" w:cs="Times New Roman"/>
            <w:sz w:val="24"/>
            <w:szCs w:val="24"/>
          </w:rPr>
          <w:delText>.</w:delText>
        </w:r>
      </w:del>
      <w:r w:rsidR="00D30672">
        <w:rPr>
          <w:rFonts w:ascii="Times New Roman" w:eastAsia="Times New Roman" w:hAnsi="Times New Roman" w:cs="Times New Roman"/>
          <w:sz w:val="24"/>
          <w:szCs w:val="24"/>
        </w:rPr>
        <w:t>D</w:t>
      </w:r>
      <w:ins w:id="3" w:author="Tootooni, Mohammad Samie" w:date="2024-10-16T11:29:00Z">
        <w:r w:rsidR="00DA49D9">
          <w:rPr>
            <w:rFonts w:ascii="Times New Roman" w:eastAsia="Times New Roman" w:hAnsi="Times New Roman" w:cs="Times New Roman"/>
            <w:sz w:val="24"/>
            <w:szCs w:val="24"/>
          </w:rPr>
          <w:t>,</w:t>
        </w:r>
      </w:ins>
      <w:del w:id="4" w:author="Tootooni, Mohammad Samie" w:date="2024-10-16T11:29:00Z">
        <w:r w:rsidR="00D30672" w:rsidDel="00DA49D9">
          <w:rPr>
            <w:rFonts w:ascii="Times New Roman" w:eastAsia="Times New Roman" w:hAnsi="Times New Roman" w:cs="Times New Roman"/>
            <w:sz w:val="24"/>
            <w:szCs w:val="24"/>
          </w:rPr>
          <w:delText>.,</w:delText>
        </w:r>
      </w:del>
      <w:r w:rsidR="00D3067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Amy Wozniak, Fatir Ihsan, Michael </w:t>
      </w:r>
      <w:del w:id="5" w:author="Tootooni, Mohammad Samie" w:date="2024-10-16T11:30:00Z">
        <w:r w:rsidRPr="000A0E2B" w:rsidDel="00DA49D9">
          <w:rPr>
            <w:rFonts w:ascii="Times New Roman" w:eastAsia="Times New Roman" w:hAnsi="Times New Roman" w:cs="Times New Roman"/>
            <w:sz w:val="24"/>
            <w:szCs w:val="24"/>
          </w:rPr>
          <w:delText xml:space="preserve">T. </w:delText>
        </w:r>
      </w:del>
      <w:r w:rsidRPr="000A0E2B">
        <w:rPr>
          <w:rFonts w:ascii="Times New Roman" w:eastAsia="Times New Roman" w:hAnsi="Times New Roman" w:cs="Times New Roman"/>
          <w:sz w:val="24"/>
          <w:szCs w:val="24"/>
        </w:rPr>
        <w:t>Saban</w:t>
      </w:r>
      <w:r>
        <w:rPr>
          <w:rFonts w:ascii="Times New Roman" w:eastAsia="Times New Roman" w:hAnsi="Times New Roman" w:cs="Times New Roman"/>
          <w:sz w:val="24"/>
          <w:szCs w:val="24"/>
        </w:rPr>
        <w:t>, William</w:t>
      </w:r>
      <w:del w:id="6" w:author="Tootooni, Mohammad Samie" w:date="2024-10-16T11:30:00Z">
        <w:r w:rsidDel="00DA49D9">
          <w:rPr>
            <w:rFonts w:ascii="Times New Roman" w:eastAsia="Times New Roman" w:hAnsi="Times New Roman" w:cs="Times New Roman"/>
            <w:sz w:val="24"/>
            <w:szCs w:val="24"/>
          </w:rPr>
          <w:delText xml:space="preserve"> F.</w:delText>
        </w:r>
      </w:del>
      <w:r>
        <w:rPr>
          <w:rFonts w:ascii="Times New Roman" w:eastAsia="Times New Roman" w:hAnsi="Times New Roman" w:cs="Times New Roman"/>
          <w:sz w:val="24"/>
          <w:szCs w:val="24"/>
        </w:rPr>
        <w:t xml:space="preserve"> Parker, M</w:t>
      </w:r>
      <w:del w:id="7" w:author="Tootooni, Mohammad Samie" w:date="2024-10-16T11:30:00Z">
        <w:r w:rsidR="00E44AE6" w:rsidDel="00DA49D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D</w:t>
      </w:r>
      <w:del w:id="8" w:author="Tootooni, Mohammad Samie" w:date="2024-10-16T11:30:00Z">
        <w:r w:rsidR="00E44AE6" w:rsidDel="00DA49D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Ph</w:t>
      </w:r>
      <w:del w:id="9" w:author="Tootooni, Mohammad Samie" w:date="2024-10-16T11:30:00Z">
        <w:r w:rsidR="00E44AE6" w:rsidDel="00DA49D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D</w:t>
      </w:r>
      <w:del w:id="10" w:author="Tootooni, Mohammad Samie" w:date="2024-10-16T11:30:00Z">
        <w:r w:rsidR="00E44AE6" w:rsidDel="00DA49D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r w:rsidRPr="004E19BE">
        <w:rPr>
          <w:rFonts w:asciiTheme="majorBidi" w:eastAsia="Times New Roman" w:hAnsiTheme="majorBidi" w:cstheme="majorBidi"/>
          <w:sz w:val="24"/>
          <w:szCs w:val="24"/>
        </w:rPr>
        <w:t>Milda Saunders</w:t>
      </w:r>
      <w:ins w:id="11" w:author="Tootooni, Mohammad Samie" w:date="2024-10-16T11:29:00Z">
        <w:r w:rsidR="00DA49D9">
          <w:rPr>
            <w:rFonts w:asciiTheme="majorBidi" w:eastAsia="Times New Roman" w:hAnsiTheme="majorBidi" w:cstheme="majorBidi"/>
            <w:sz w:val="24"/>
            <w:szCs w:val="24"/>
          </w:rPr>
          <w:t>,</w:t>
        </w:r>
      </w:ins>
      <w:r w:rsidRPr="003666D1">
        <w:rPr>
          <w:rFonts w:asciiTheme="majorBidi" w:eastAsia="Times New Roman" w:hAnsiTheme="majorBidi" w:cstheme="majorBidi"/>
          <w:sz w:val="24"/>
          <w:szCs w:val="24"/>
        </w:rPr>
        <w:t xml:space="preserve"> </w:t>
      </w:r>
      <w:r w:rsidRPr="004E19BE">
        <w:rPr>
          <w:rFonts w:asciiTheme="majorBidi" w:eastAsia="Times New Roman" w:hAnsiTheme="majorBidi" w:cstheme="majorBidi"/>
          <w:sz w:val="24"/>
          <w:szCs w:val="24"/>
        </w:rPr>
        <w:t>M</w:t>
      </w:r>
      <w:del w:id="12" w:author="Tootooni, Mohammad Samie" w:date="2024-10-16T11:30:00Z">
        <w:r w:rsidRPr="004E19BE" w:rsidDel="00DA49D9">
          <w:rPr>
            <w:rFonts w:asciiTheme="majorBidi" w:eastAsia="Times New Roman" w:hAnsiTheme="majorBidi" w:cstheme="majorBidi"/>
            <w:sz w:val="24"/>
            <w:szCs w:val="24"/>
          </w:rPr>
          <w:delText>.</w:delText>
        </w:r>
      </w:del>
      <w:r w:rsidRPr="004E19BE">
        <w:rPr>
          <w:rFonts w:asciiTheme="majorBidi" w:eastAsia="Times New Roman" w:hAnsiTheme="majorBidi" w:cstheme="majorBidi"/>
          <w:sz w:val="24"/>
          <w:szCs w:val="24"/>
        </w:rPr>
        <w:t>D</w:t>
      </w:r>
      <w:del w:id="13" w:author="Tootooni, Mohammad Samie" w:date="2024-10-16T11:30:00Z">
        <w:r w:rsidRPr="004E19BE" w:rsidDel="00DA49D9">
          <w:rPr>
            <w:rFonts w:asciiTheme="majorBidi" w:eastAsia="Times New Roman" w:hAnsiTheme="majorBidi" w:cstheme="majorBidi"/>
            <w:sz w:val="24"/>
            <w:szCs w:val="24"/>
          </w:rPr>
          <w:delText>.</w:delText>
        </w:r>
      </w:del>
      <w:r w:rsidRPr="004E19BE">
        <w:rPr>
          <w:rFonts w:asciiTheme="majorBidi" w:eastAsia="Times New Roman" w:hAnsiTheme="majorBidi" w:cstheme="majorBidi"/>
          <w:sz w:val="24"/>
          <w:szCs w:val="24"/>
        </w:rPr>
        <w:t>, M</w:t>
      </w:r>
      <w:del w:id="14" w:author="Tootooni, Mohammad Samie" w:date="2024-10-16T11:30:00Z">
        <w:r w:rsidRPr="004E19BE" w:rsidDel="00DA49D9">
          <w:rPr>
            <w:rFonts w:asciiTheme="majorBidi" w:eastAsia="Times New Roman" w:hAnsiTheme="majorBidi" w:cstheme="majorBidi"/>
            <w:sz w:val="24"/>
            <w:szCs w:val="24"/>
          </w:rPr>
          <w:delText>.</w:delText>
        </w:r>
      </w:del>
      <w:r w:rsidRPr="004E19BE">
        <w:rPr>
          <w:rFonts w:asciiTheme="majorBidi" w:eastAsia="Times New Roman" w:hAnsiTheme="majorBidi" w:cstheme="majorBidi"/>
          <w:sz w:val="24"/>
          <w:szCs w:val="24"/>
        </w:rPr>
        <w:t>P</w:t>
      </w:r>
      <w:del w:id="15" w:author="Tootooni, Mohammad Samie" w:date="2024-10-16T11:30:00Z">
        <w:r w:rsidRPr="004E19BE" w:rsidDel="00DA49D9">
          <w:rPr>
            <w:rFonts w:asciiTheme="majorBidi" w:eastAsia="Times New Roman" w:hAnsiTheme="majorBidi" w:cstheme="majorBidi"/>
            <w:sz w:val="24"/>
            <w:szCs w:val="24"/>
          </w:rPr>
          <w:delText>.</w:delText>
        </w:r>
      </w:del>
      <w:r w:rsidRPr="004E19BE">
        <w:rPr>
          <w:rFonts w:asciiTheme="majorBidi" w:eastAsia="Times New Roman" w:hAnsiTheme="majorBidi" w:cstheme="majorBidi"/>
          <w:sz w:val="24"/>
          <w:szCs w:val="24"/>
        </w:rPr>
        <w:t>H</w:t>
      </w:r>
      <w:r>
        <w:rPr>
          <w:rFonts w:ascii="Times New Roman" w:eastAsia="Times New Roman" w:hAnsi="Times New Roman" w:cs="Times New Roman"/>
          <w:sz w:val="24"/>
          <w:szCs w:val="24"/>
        </w:rPr>
        <w:t xml:space="preserve">, </w:t>
      </w:r>
      <w:r w:rsidRPr="000A0E2B">
        <w:rPr>
          <w:rFonts w:ascii="Times New Roman" w:eastAsia="Times New Roman" w:hAnsi="Times New Roman" w:cs="Times New Roman"/>
          <w:sz w:val="24"/>
          <w:szCs w:val="24"/>
        </w:rPr>
        <w:t>Samie Tootooni, Ph</w:t>
      </w:r>
      <w:del w:id="16" w:author="Tootooni, Mohammad Samie" w:date="2024-10-16T11:30:00Z">
        <w:r w:rsidR="00E44AE6" w:rsidDel="00DA49D9">
          <w:rPr>
            <w:rFonts w:ascii="Times New Roman" w:eastAsia="Times New Roman" w:hAnsi="Times New Roman" w:cs="Times New Roman"/>
            <w:sz w:val="24"/>
            <w:szCs w:val="24"/>
          </w:rPr>
          <w:delText>.</w:delText>
        </w:r>
      </w:del>
      <w:r w:rsidRPr="000A0E2B">
        <w:rPr>
          <w:rFonts w:ascii="Times New Roman" w:eastAsia="Times New Roman" w:hAnsi="Times New Roman" w:cs="Times New Roman"/>
          <w:sz w:val="24"/>
          <w:szCs w:val="24"/>
        </w:rPr>
        <w:t>D</w:t>
      </w:r>
      <w:del w:id="17" w:author="Tootooni, Mohammad Samie" w:date="2024-10-16T11:30:00Z">
        <w:r w:rsidR="00E44AE6" w:rsidDel="00DA49D9">
          <w:rPr>
            <w:rFonts w:ascii="Times New Roman" w:eastAsia="Times New Roman" w:hAnsi="Times New Roman" w:cs="Times New Roman"/>
            <w:sz w:val="24"/>
            <w:szCs w:val="24"/>
          </w:rPr>
          <w:delText>.</w:delText>
        </w:r>
      </w:del>
      <w:r w:rsidRPr="000A0E2B">
        <w:rPr>
          <w:rFonts w:ascii="Times New Roman" w:eastAsia="Times New Roman" w:hAnsi="Times New Roman" w:cs="Times New Roman"/>
          <w:sz w:val="24"/>
          <w:szCs w:val="24"/>
          <w:vertAlign w:val="superscript"/>
        </w:rPr>
        <w:t>*</w:t>
      </w:r>
    </w:p>
    <w:p w14:paraId="5CD0AD14" w14:textId="77777777" w:rsidR="00835226" w:rsidRDefault="00835226" w:rsidP="00835226">
      <w:pPr>
        <w:spacing w:before="240" w:after="240"/>
        <w:rPr>
          <w:rFonts w:ascii="Times New Roman" w:eastAsia="Times New Roman" w:hAnsi="Times New Roman" w:cs="Times New Roman"/>
          <w:sz w:val="24"/>
          <w:szCs w:val="24"/>
        </w:rPr>
      </w:pPr>
    </w:p>
    <w:p w14:paraId="1B779591" w14:textId="77777777" w:rsidR="00D84CB0" w:rsidRDefault="00D84CB0" w:rsidP="00835226">
      <w:pPr>
        <w:spacing w:before="240" w:after="240"/>
        <w:rPr>
          <w:rFonts w:ascii="Times New Roman" w:eastAsia="Times New Roman" w:hAnsi="Times New Roman" w:cs="Times New Roman"/>
          <w:sz w:val="24"/>
          <w:szCs w:val="24"/>
        </w:rPr>
      </w:pPr>
    </w:p>
    <w:p w14:paraId="1B9C1100" w14:textId="77777777" w:rsidR="00D84CB0" w:rsidRDefault="00D84CB0" w:rsidP="00835226">
      <w:pPr>
        <w:spacing w:before="240" w:after="240"/>
        <w:rPr>
          <w:rFonts w:ascii="Times New Roman" w:eastAsia="Times New Roman" w:hAnsi="Times New Roman" w:cs="Times New Roman"/>
          <w:sz w:val="24"/>
          <w:szCs w:val="24"/>
        </w:rPr>
      </w:pPr>
    </w:p>
    <w:p w14:paraId="69AEB419" w14:textId="77777777" w:rsidR="00D84CB0" w:rsidRDefault="00D84CB0" w:rsidP="00835226">
      <w:pPr>
        <w:spacing w:before="240" w:after="240"/>
        <w:rPr>
          <w:rFonts w:ascii="Times New Roman" w:eastAsia="Times New Roman" w:hAnsi="Times New Roman" w:cs="Times New Roman"/>
          <w:sz w:val="24"/>
          <w:szCs w:val="24"/>
        </w:rPr>
      </w:pPr>
    </w:p>
    <w:p w14:paraId="2ACAB965" w14:textId="77777777" w:rsidR="00D84CB0" w:rsidRDefault="00D84CB0" w:rsidP="00835226">
      <w:pPr>
        <w:spacing w:before="240" w:after="240"/>
        <w:rPr>
          <w:rFonts w:ascii="Times New Roman" w:eastAsia="Times New Roman" w:hAnsi="Times New Roman" w:cs="Times New Roman"/>
          <w:sz w:val="24"/>
          <w:szCs w:val="24"/>
        </w:rPr>
      </w:pPr>
    </w:p>
    <w:p w14:paraId="64F2D168" w14:textId="77777777" w:rsidR="00D84CB0" w:rsidRDefault="00D84CB0" w:rsidP="00835226">
      <w:pPr>
        <w:spacing w:before="240" w:after="240"/>
        <w:rPr>
          <w:rFonts w:ascii="Times New Roman" w:eastAsia="Times New Roman" w:hAnsi="Times New Roman" w:cs="Times New Roman"/>
          <w:sz w:val="24"/>
          <w:szCs w:val="24"/>
        </w:rPr>
      </w:pPr>
    </w:p>
    <w:p w14:paraId="25197816" w14:textId="77777777" w:rsidR="00D84CB0" w:rsidRDefault="00D84CB0" w:rsidP="00835226">
      <w:pPr>
        <w:spacing w:before="240" w:after="240"/>
        <w:rPr>
          <w:rFonts w:ascii="Times New Roman" w:eastAsia="Times New Roman" w:hAnsi="Times New Roman" w:cs="Times New Roman"/>
          <w:sz w:val="24"/>
          <w:szCs w:val="24"/>
        </w:rPr>
      </w:pPr>
    </w:p>
    <w:p w14:paraId="4BBDAA73" w14:textId="77777777" w:rsidR="00D84CB0" w:rsidRDefault="00D84CB0" w:rsidP="00835226">
      <w:pPr>
        <w:spacing w:before="240" w:after="240"/>
        <w:rPr>
          <w:rFonts w:ascii="Times New Roman" w:eastAsia="Times New Roman" w:hAnsi="Times New Roman" w:cs="Times New Roman"/>
          <w:sz w:val="24"/>
          <w:szCs w:val="24"/>
        </w:rPr>
      </w:pPr>
    </w:p>
    <w:p w14:paraId="3E8BB1DE" w14:textId="77777777" w:rsidR="00D84CB0" w:rsidRDefault="00D84CB0" w:rsidP="00835226">
      <w:pPr>
        <w:spacing w:before="240" w:after="240"/>
        <w:rPr>
          <w:rFonts w:ascii="Times New Roman" w:eastAsia="Times New Roman" w:hAnsi="Times New Roman" w:cs="Times New Roman"/>
          <w:sz w:val="24"/>
          <w:szCs w:val="24"/>
        </w:rPr>
      </w:pPr>
    </w:p>
    <w:p w14:paraId="6DB8E105" w14:textId="77777777" w:rsidR="00E44AE6" w:rsidRDefault="00E44AE6" w:rsidP="00835226">
      <w:pPr>
        <w:spacing w:before="240" w:after="240"/>
        <w:rPr>
          <w:rFonts w:ascii="Times New Roman" w:eastAsia="Times New Roman" w:hAnsi="Times New Roman" w:cs="Times New Roman"/>
          <w:sz w:val="24"/>
          <w:szCs w:val="24"/>
        </w:rPr>
      </w:pPr>
    </w:p>
    <w:p w14:paraId="471E86A6" w14:textId="77777777" w:rsidR="00E44AE6" w:rsidRDefault="00E44AE6" w:rsidP="00835226">
      <w:pPr>
        <w:spacing w:before="240" w:after="240"/>
        <w:rPr>
          <w:rFonts w:ascii="Times New Roman" w:eastAsia="Times New Roman" w:hAnsi="Times New Roman" w:cs="Times New Roman"/>
          <w:sz w:val="24"/>
          <w:szCs w:val="24"/>
        </w:rPr>
      </w:pPr>
    </w:p>
    <w:p w14:paraId="3859C38B" w14:textId="77777777" w:rsidR="00E44AE6" w:rsidRDefault="00E44AE6" w:rsidP="00835226">
      <w:pPr>
        <w:spacing w:before="240" w:after="240"/>
        <w:rPr>
          <w:rFonts w:ascii="Times New Roman" w:eastAsia="Times New Roman" w:hAnsi="Times New Roman" w:cs="Times New Roman"/>
          <w:sz w:val="24"/>
          <w:szCs w:val="24"/>
        </w:rPr>
      </w:pPr>
    </w:p>
    <w:p w14:paraId="48AB347C" w14:textId="77777777" w:rsidR="00E44AE6" w:rsidRDefault="00E44AE6" w:rsidP="00835226">
      <w:pPr>
        <w:spacing w:before="240" w:after="240"/>
        <w:rPr>
          <w:rFonts w:ascii="Times New Roman" w:eastAsia="Times New Roman" w:hAnsi="Times New Roman" w:cs="Times New Roman"/>
          <w:sz w:val="24"/>
          <w:szCs w:val="24"/>
        </w:rPr>
      </w:pPr>
    </w:p>
    <w:p w14:paraId="63B9CCC5" w14:textId="77777777" w:rsidR="00E44AE6" w:rsidRDefault="00E44AE6" w:rsidP="00835226">
      <w:pPr>
        <w:spacing w:before="240" w:after="240"/>
        <w:rPr>
          <w:rFonts w:ascii="Times New Roman" w:eastAsia="Times New Roman" w:hAnsi="Times New Roman" w:cs="Times New Roman"/>
          <w:sz w:val="24"/>
          <w:szCs w:val="24"/>
        </w:rPr>
      </w:pPr>
    </w:p>
    <w:p w14:paraId="69A0EF75" w14:textId="23B0F5AD" w:rsidR="00D84CB0" w:rsidRDefault="00D84CB0" w:rsidP="00835226">
      <w:pPr>
        <w:spacing w:before="240" w:after="240"/>
        <w:rPr>
          <w:ins w:id="18" w:author="Tootooni, Mohammad Samie" w:date="2024-10-16T11:31:00Z"/>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 xml:space="preserve">*Corresponding Author: </w:t>
      </w:r>
      <w:del w:id="19" w:author="Tootooni, Mohammad Samie" w:date="2024-10-16T11:30:00Z">
        <w:r w:rsidRPr="006739D0" w:rsidDel="00DA49D9">
          <w:rPr>
            <w:rFonts w:ascii="Times New Roman" w:eastAsia="Times New Roman" w:hAnsi="Times New Roman" w:cs="Times New Roman"/>
            <w:sz w:val="20"/>
            <w:szCs w:val="20"/>
          </w:rPr>
          <w:delText xml:space="preserve">Mohammad </w:delText>
        </w:r>
      </w:del>
      <w:r w:rsidRPr="006739D0">
        <w:rPr>
          <w:rFonts w:ascii="Times New Roman" w:eastAsia="Times New Roman" w:hAnsi="Times New Roman" w:cs="Times New Roman"/>
          <w:sz w:val="20"/>
          <w:szCs w:val="20"/>
        </w:rPr>
        <w:t>Samie Tootooni, PhD</w:t>
      </w:r>
    </w:p>
    <w:p w14:paraId="42CF1E0F" w14:textId="5C182AFF" w:rsidR="002C617D" w:rsidRPr="006739D0" w:rsidRDefault="002C617D" w:rsidP="00835226">
      <w:pPr>
        <w:spacing w:before="240" w:after="240"/>
        <w:rPr>
          <w:rFonts w:ascii="Times New Roman" w:eastAsia="Times New Roman" w:hAnsi="Times New Roman" w:cs="Times New Roman"/>
          <w:sz w:val="20"/>
          <w:szCs w:val="20"/>
        </w:rPr>
      </w:pPr>
      <w:ins w:id="20" w:author="Tootooni, Mohammad Samie" w:date="2024-10-16T11:31:00Z">
        <w:r>
          <w:rPr>
            <w:rFonts w:ascii="Times New Roman" w:eastAsia="Times New Roman" w:hAnsi="Times New Roman" w:cs="Times New Roman"/>
            <w:sz w:val="20"/>
            <w:szCs w:val="20"/>
          </w:rPr>
          <w:t>Center for Health Outcome and Informatics Research</w:t>
        </w:r>
      </w:ins>
    </w:p>
    <w:p w14:paraId="3D138DB5" w14:textId="53867E1D"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Parkinson School of Health Sciences and Public Health</w:t>
      </w:r>
    </w:p>
    <w:p w14:paraId="323021F6"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Loyola University Chicago</w:t>
      </w:r>
    </w:p>
    <w:p w14:paraId="7B939F99" w14:textId="40D29E88"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2160 S. First Ave</w:t>
      </w:r>
      <w:ins w:id="21" w:author="Tootooni, Mohammad Samie" w:date="2024-10-16T11:30:00Z">
        <w:r w:rsidR="002C617D">
          <w:rPr>
            <w:rFonts w:ascii="Times New Roman" w:eastAsia="Times New Roman" w:hAnsi="Times New Roman" w:cs="Times New Roman"/>
            <w:sz w:val="20"/>
            <w:szCs w:val="20"/>
          </w:rPr>
          <w:t>, CTRE 447</w:t>
        </w:r>
      </w:ins>
    </w:p>
    <w:p w14:paraId="695EAA7D"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Maywood, IL, 60153</w:t>
      </w:r>
    </w:p>
    <w:p w14:paraId="6FBF6BA1" w14:textId="77777777" w:rsidR="00835226" w:rsidRPr="006739D0" w:rsidRDefault="00835226" w:rsidP="00265F51">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708 216 9181</w:t>
      </w:r>
    </w:p>
    <w:p w14:paraId="1D90E0BF" w14:textId="77777777" w:rsidR="00835226" w:rsidRPr="006739D0" w:rsidRDefault="00835226" w:rsidP="00265F51">
      <w:pPr>
        <w:spacing w:before="240" w:after="240"/>
        <w:rPr>
          <w:rFonts w:ascii="Times New Roman" w:eastAsia="Times New Roman" w:hAnsi="Times New Roman" w:cs="Times New Roman"/>
          <w:color w:val="1155CC"/>
          <w:sz w:val="20"/>
          <w:szCs w:val="20"/>
          <w:u w:val="single"/>
        </w:rPr>
      </w:pPr>
      <w:r w:rsidRPr="006739D0">
        <w:rPr>
          <w:rFonts w:ascii="Times New Roman" w:eastAsia="Times New Roman" w:hAnsi="Times New Roman" w:cs="Times New Roman"/>
          <w:sz w:val="20"/>
          <w:szCs w:val="20"/>
        </w:rPr>
        <w:t xml:space="preserve">Email: </w:t>
      </w:r>
      <w:hyperlink r:id="rId9">
        <w:r w:rsidRPr="006739D0">
          <w:rPr>
            <w:rFonts w:ascii="Times New Roman" w:eastAsia="Times New Roman" w:hAnsi="Times New Roman" w:cs="Times New Roman"/>
            <w:color w:val="1155CC"/>
            <w:sz w:val="20"/>
            <w:szCs w:val="20"/>
            <w:u w:val="single"/>
          </w:rPr>
          <w:t>mtootooni@luc.edu</w:t>
        </w:r>
      </w:hyperlink>
    </w:p>
    <w:p w14:paraId="00000004" w14:textId="77777777" w:rsidR="00743DF7" w:rsidRPr="00DA49D9" w:rsidRDefault="005A17FB" w:rsidP="00DA49D9">
      <w:pPr>
        <w:spacing w:after="120" w:line="480" w:lineRule="auto"/>
        <w:rPr>
          <w:rFonts w:ascii="Times New Roman" w:eastAsia="Times New Roman" w:hAnsi="Times New Roman" w:cs="Times New Roman"/>
          <w:b/>
          <w:sz w:val="20"/>
          <w:szCs w:val="20"/>
        </w:rPr>
      </w:pPr>
      <w:commentRangeStart w:id="22"/>
      <w:r w:rsidRPr="00DA49D9">
        <w:rPr>
          <w:rFonts w:ascii="Times New Roman" w:eastAsia="Times New Roman" w:hAnsi="Times New Roman" w:cs="Times New Roman"/>
          <w:b/>
          <w:sz w:val="20"/>
          <w:szCs w:val="20"/>
        </w:rPr>
        <w:lastRenderedPageBreak/>
        <w:t>Abstract</w:t>
      </w:r>
      <w:commentRangeEnd w:id="22"/>
      <w:r w:rsidR="00927132" w:rsidRPr="00DA49D9">
        <w:rPr>
          <w:rStyle w:val="CommentReference"/>
          <w:sz w:val="20"/>
          <w:szCs w:val="20"/>
        </w:rPr>
        <w:commentReference w:id="22"/>
      </w:r>
    </w:p>
    <w:p w14:paraId="038B516D" w14:textId="7D0D0AF5" w:rsidR="00C81592" w:rsidRPr="00DA49D9" w:rsidRDefault="00E741EC"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Background</w:t>
      </w:r>
    </w:p>
    <w:p w14:paraId="1B66800F" w14:textId="5535F42F" w:rsidR="0046034E" w:rsidRPr="00DA49D9" w:rsidRDefault="0046034E" w:rsidP="00042F29">
      <w:pPr>
        <w:spacing w:after="0" w:line="480" w:lineRule="auto"/>
        <w:jc w:val="both"/>
        <w:rPr>
          <w:rFonts w:ascii="Times New Roman" w:hAnsi="Times New Roman" w:cs="Times New Roman"/>
          <w:sz w:val="20"/>
          <w:szCs w:val="20"/>
        </w:rPr>
      </w:pPr>
      <w:r w:rsidRPr="00DA49D9">
        <w:rPr>
          <w:rFonts w:ascii="Times New Roman" w:hAnsi="Times New Roman" w:cs="Times New Roman"/>
          <w:sz w:val="20"/>
          <w:szCs w:val="20"/>
        </w:rPr>
        <w:t>The COVID-19 pandemic, particularly with variants Alpha, Delta, and Omicron, presented major challenges in managing severe cases</w:t>
      </w:r>
      <w:del w:id="23" w:author="Tootooni, Mohammad Samie" w:date="2024-10-16T11:32:00Z">
        <w:r w:rsidRPr="00DA49D9" w:rsidDel="00D24896">
          <w:rPr>
            <w:rFonts w:ascii="Times New Roman" w:hAnsi="Times New Roman" w:cs="Times New Roman"/>
            <w:sz w:val="20"/>
            <w:szCs w:val="20"/>
          </w:rPr>
          <w:delText xml:space="preserve"> from 2021 to 2023</w:delText>
        </w:r>
      </w:del>
      <w:r w:rsidRPr="00DA49D9">
        <w:rPr>
          <w:rFonts w:ascii="Times New Roman" w:hAnsi="Times New Roman" w:cs="Times New Roman"/>
          <w:sz w:val="20"/>
          <w:szCs w:val="20"/>
        </w:rPr>
        <w:t>. Disadvantaged communities were disproportionately affected, especially during the Delta and Omicron waves. SHIELD Illinois, a statewide saliva-based testing program, aim</w:t>
      </w:r>
      <w:r w:rsidR="00775E42" w:rsidRPr="00DA49D9">
        <w:rPr>
          <w:rFonts w:ascii="Times New Roman" w:hAnsi="Times New Roman" w:cs="Times New Roman"/>
          <w:sz w:val="20"/>
          <w:szCs w:val="20"/>
        </w:rPr>
        <w:t>ed</w:t>
      </w:r>
      <w:r w:rsidRPr="00DA49D9">
        <w:rPr>
          <w:rFonts w:ascii="Times New Roman" w:hAnsi="Times New Roman" w:cs="Times New Roman"/>
          <w:sz w:val="20"/>
          <w:szCs w:val="20"/>
        </w:rPr>
        <w:t xml:space="preserve"> to increase testing access, but its impact on COVID-19 outcomes in these communities remains </w:t>
      </w:r>
      <w:r w:rsidR="00927132" w:rsidRPr="00DA49D9">
        <w:rPr>
          <w:rFonts w:ascii="Times New Roman" w:hAnsi="Times New Roman" w:cs="Times New Roman"/>
          <w:sz w:val="20"/>
          <w:szCs w:val="20"/>
        </w:rPr>
        <w:t>unclear</w:t>
      </w:r>
      <w:r w:rsidRPr="00DA49D9">
        <w:rPr>
          <w:rFonts w:ascii="Times New Roman" w:hAnsi="Times New Roman" w:cs="Times New Roman"/>
          <w:sz w:val="20"/>
          <w:szCs w:val="20"/>
        </w:rPr>
        <w:t xml:space="preserve">. </w:t>
      </w:r>
      <w:ins w:id="24" w:author="Tootooni, Mohammad Samie" w:date="2024-10-16T11:37:00Z">
        <w:r w:rsidR="008A66EB" w:rsidRPr="008A66EB">
          <w:rPr>
            <w:rFonts w:ascii="Times New Roman" w:hAnsi="Times New Roman" w:cs="Times New Roman"/>
            <w:sz w:val="20"/>
            <w:szCs w:val="20"/>
          </w:rPr>
          <w:t>This study investigates the impact of SHIELD test centers on the rate of COVID-19 admissions to intensive care units (ICUs) in the communities they serve, with a particular focus on the socioeconomic factors of these communities in the greater Chicago area.</w:t>
        </w:r>
      </w:ins>
      <w:del w:id="25" w:author="Tootooni, Mohammad Samie" w:date="2024-10-16T11:37:00Z">
        <w:r w:rsidRPr="00DA49D9" w:rsidDel="008A66EB">
          <w:rPr>
            <w:rFonts w:ascii="Times New Roman" w:hAnsi="Times New Roman" w:cs="Times New Roman"/>
            <w:sz w:val="20"/>
            <w:szCs w:val="20"/>
          </w:rPr>
          <w:delText xml:space="preserve">This study </w:delText>
        </w:r>
        <w:commentRangeStart w:id="26"/>
        <w:r w:rsidR="00A34C07" w:rsidRPr="00DA49D9" w:rsidDel="008A66EB">
          <w:rPr>
            <w:rFonts w:ascii="Times New Roman" w:hAnsi="Times New Roman" w:cs="Times New Roman"/>
            <w:sz w:val="20"/>
            <w:szCs w:val="20"/>
          </w:rPr>
          <w:delText xml:space="preserve">investigates </w:delText>
        </w:r>
        <w:commentRangeEnd w:id="26"/>
        <w:r w:rsidR="00A34C07" w:rsidRPr="00DA49D9" w:rsidDel="008A66EB">
          <w:rPr>
            <w:rStyle w:val="CommentReference"/>
            <w:sz w:val="20"/>
            <w:szCs w:val="20"/>
          </w:rPr>
          <w:commentReference w:id="26"/>
        </w:r>
        <w:r w:rsidRPr="00DA49D9" w:rsidDel="008A66EB">
          <w:rPr>
            <w:rFonts w:ascii="Times New Roman" w:hAnsi="Times New Roman" w:cs="Times New Roman"/>
            <w:sz w:val="20"/>
            <w:szCs w:val="20"/>
          </w:rPr>
          <w:delText xml:space="preserve">the </w:delText>
        </w:r>
      </w:del>
      <w:del w:id="27" w:author="Tootooni, Mohammad Samie" w:date="2024-10-16T11:33:00Z">
        <w:r w:rsidRPr="00DA49D9" w:rsidDel="00C95DC5">
          <w:rPr>
            <w:rFonts w:ascii="Times New Roman" w:hAnsi="Times New Roman" w:cs="Times New Roman"/>
            <w:sz w:val="20"/>
            <w:szCs w:val="20"/>
          </w:rPr>
          <w:delText xml:space="preserve">relationship between the effective number of </w:delText>
        </w:r>
      </w:del>
      <w:del w:id="28" w:author="Tootooni, Mohammad Samie" w:date="2024-10-16T11:37:00Z">
        <w:r w:rsidRPr="00DA49D9" w:rsidDel="008A66EB">
          <w:rPr>
            <w:rFonts w:ascii="Times New Roman" w:hAnsi="Times New Roman" w:cs="Times New Roman"/>
            <w:sz w:val="20"/>
            <w:szCs w:val="20"/>
          </w:rPr>
          <w:delText>SHIELD test centers</w:delText>
        </w:r>
        <w:r w:rsidR="00775E42" w:rsidRPr="00DA49D9" w:rsidDel="008A66EB">
          <w:rPr>
            <w:rFonts w:ascii="Times New Roman" w:hAnsi="Times New Roman" w:cs="Times New Roman"/>
            <w:sz w:val="20"/>
            <w:szCs w:val="20"/>
          </w:rPr>
          <w:delText xml:space="preserve"> </w:delText>
        </w:r>
      </w:del>
      <w:del w:id="29" w:author="Tootooni, Mohammad Samie" w:date="2024-10-16T11:34:00Z">
        <w:r w:rsidRPr="00DA49D9" w:rsidDel="00C95DC5">
          <w:rPr>
            <w:rFonts w:ascii="Times New Roman" w:hAnsi="Times New Roman" w:cs="Times New Roman"/>
            <w:sz w:val="20"/>
            <w:szCs w:val="20"/>
          </w:rPr>
          <w:delText xml:space="preserve">and </w:delText>
        </w:r>
      </w:del>
      <w:del w:id="30" w:author="Tootooni, Mohammad Samie" w:date="2024-10-16T11:37:00Z">
        <w:r w:rsidRPr="00DA49D9" w:rsidDel="008A66EB">
          <w:rPr>
            <w:rFonts w:ascii="Times New Roman" w:hAnsi="Times New Roman" w:cs="Times New Roman"/>
            <w:sz w:val="20"/>
            <w:szCs w:val="20"/>
          </w:rPr>
          <w:delText xml:space="preserve">COVID-19 </w:delText>
        </w:r>
      </w:del>
      <w:del w:id="31" w:author="Tootooni, Mohammad Samie" w:date="2024-10-16T11:35:00Z">
        <w:r w:rsidR="00AB5324" w:rsidRPr="00DA49D9" w:rsidDel="005F2DD9">
          <w:rPr>
            <w:rFonts w:ascii="Times New Roman" w:hAnsi="Times New Roman" w:cs="Times New Roman"/>
            <w:sz w:val="20"/>
            <w:szCs w:val="20"/>
          </w:rPr>
          <w:delText>ICU</w:delText>
        </w:r>
        <w:r w:rsidRPr="00DA49D9" w:rsidDel="005F2DD9">
          <w:rPr>
            <w:rFonts w:ascii="Times New Roman" w:hAnsi="Times New Roman" w:cs="Times New Roman"/>
            <w:sz w:val="20"/>
            <w:szCs w:val="20"/>
          </w:rPr>
          <w:delText xml:space="preserve"> </w:delText>
        </w:r>
      </w:del>
      <w:del w:id="32" w:author="Tootooni, Mohammad Samie" w:date="2024-10-16T11:36:00Z">
        <w:r w:rsidRPr="00DA49D9" w:rsidDel="005F2DD9">
          <w:rPr>
            <w:rFonts w:ascii="Times New Roman" w:hAnsi="Times New Roman" w:cs="Times New Roman"/>
            <w:sz w:val="20"/>
            <w:szCs w:val="20"/>
          </w:rPr>
          <w:delText>admission rates</w:delText>
        </w:r>
      </w:del>
      <w:del w:id="33" w:author="Tootooni, Mohammad Samie" w:date="2024-10-16T11:34:00Z">
        <w:r w:rsidRPr="00DA49D9" w:rsidDel="00C95DC5">
          <w:rPr>
            <w:rFonts w:ascii="Times New Roman" w:hAnsi="Times New Roman" w:cs="Times New Roman"/>
            <w:sz w:val="20"/>
            <w:szCs w:val="20"/>
          </w:rPr>
          <w:delText xml:space="preserve">, </w:delText>
        </w:r>
      </w:del>
      <w:del w:id="34" w:author="Tootooni, Mohammad Samie" w:date="2024-10-16T11:35:00Z">
        <w:r w:rsidRPr="00DA49D9" w:rsidDel="00C95DC5">
          <w:rPr>
            <w:rFonts w:ascii="Times New Roman" w:hAnsi="Times New Roman" w:cs="Times New Roman"/>
            <w:sz w:val="20"/>
            <w:szCs w:val="20"/>
          </w:rPr>
          <w:delText xml:space="preserve">focusing on the role of socioeconomic factors </w:delText>
        </w:r>
      </w:del>
      <w:del w:id="35" w:author="Tootooni, Mohammad Samie" w:date="2024-10-16T11:34:00Z">
        <w:r w:rsidRPr="00DA49D9" w:rsidDel="00C95DC5">
          <w:rPr>
            <w:rFonts w:ascii="Times New Roman" w:hAnsi="Times New Roman" w:cs="Times New Roman"/>
            <w:sz w:val="20"/>
            <w:szCs w:val="20"/>
          </w:rPr>
          <w:delText xml:space="preserve">across zip codes </w:delText>
        </w:r>
      </w:del>
      <w:del w:id="36" w:author="Tootooni, Mohammad Samie" w:date="2024-10-16T11:35:00Z">
        <w:r w:rsidRPr="00DA49D9" w:rsidDel="00C95DC5">
          <w:rPr>
            <w:rFonts w:ascii="Times New Roman" w:hAnsi="Times New Roman" w:cs="Times New Roman"/>
            <w:sz w:val="20"/>
            <w:szCs w:val="20"/>
          </w:rPr>
          <w:delText xml:space="preserve">in </w:delText>
        </w:r>
        <w:r w:rsidR="009C13FF" w:rsidRPr="00DA49D9" w:rsidDel="00C95DC5">
          <w:rPr>
            <w:rFonts w:ascii="Times New Roman" w:hAnsi="Times New Roman" w:cs="Times New Roman"/>
            <w:sz w:val="20"/>
            <w:szCs w:val="20"/>
          </w:rPr>
          <w:delText xml:space="preserve">greater </w:delText>
        </w:r>
        <w:r w:rsidRPr="00DA49D9" w:rsidDel="00C95DC5">
          <w:rPr>
            <w:rFonts w:ascii="Times New Roman" w:hAnsi="Times New Roman" w:cs="Times New Roman"/>
            <w:sz w:val="20"/>
            <w:szCs w:val="20"/>
          </w:rPr>
          <w:delText>Chicago</w:delText>
        </w:r>
        <w:r w:rsidR="007D58C1" w:rsidRPr="00DA49D9" w:rsidDel="00C95DC5">
          <w:rPr>
            <w:rFonts w:ascii="Times New Roman" w:hAnsi="Times New Roman" w:cs="Times New Roman"/>
            <w:sz w:val="20"/>
            <w:szCs w:val="20"/>
          </w:rPr>
          <w:delText xml:space="preserve"> area</w:delText>
        </w:r>
      </w:del>
      <w:del w:id="37" w:author="Tootooni, Mohammad Samie" w:date="2024-10-16T11:37:00Z">
        <w:r w:rsidRPr="00DA49D9" w:rsidDel="008A66EB">
          <w:rPr>
            <w:rFonts w:ascii="Times New Roman" w:hAnsi="Times New Roman" w:cs="Times New Roman"/>
            <w:sz w:val="20"/>
            <w:szCs w:val="20"/>
          </w:rPr>
          <w:delText>.</w:delText>
        </w:r>
      </w:del>
    </w:p>
    <w:p w14:paraId="6E648702" w14:textId="54C01F6A" w:rsidR="00E741EC" w:rsidRPr="00DA49D9" w:rsidRDefault="00E741EC"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Method</w:t>
      </w:r>
      <w:del w:id="38" w:author="Tootooni, Mohammad Samie" w:date="2024-10-16T11:38:00Z">
        <w:r w:rsidRPr="00DA49D9" w:rsidDel="00947D93">
          <w:rPr>
            <w:rFonts w:ascii="Times New Roman" w:hAnsi="Times New Roman" w:cs="Times New Roman"/>
            <w:b/>
            <w:bCs/>
            <w:sz w:val="20"/>
            <w:szCs w:val="20"/>
          </w:rPr>
          <w:delText>s</w:delText>
        </w:r>
      </w:del>
    </w:p>
    <w:p w14:paraId="7692B10C" w14:textId="4CBF170A" w:rsidR="0046034E" w:rsidRPr="00DA49D9" w:rsidRDefault="0046034E" w:rsidP="00DA49D9">
      <w:pPr>
        <w:spacing w:after="0" w:line="480" w:lineRule="auto"/>
        <w:jc w:val="both"/>
        <w:rPr>
          <w:rFonts w:ascii="Times New Roman" w:hAnsi="Times New Roman" w:cs="Times New Roman"/>
          <w:sz w:val="20"/>
          <w:szCs w:val="20"/>
        </w:rPr>
      </w:pPr>
      <w:r w:rsidRPr="00DA49D9">
        <w:rPr>
          <w:rFonts w:ascii="Times New Roman" w:hAnsi="Times New Roman" w:cs="Times New Roman"/>
          <w:sz w:val="20"/>
          <w:szCs w:val="20"/>
        </w:rPr>
        <w:t xml:space="preserve">We conduct a secondary analysis using data from </w:t>
      </w:r>
      <w:ins w:id="39" w:author="Tootooni, Mohammad Samie" w:date="2024-10-16T11:40:00Z">
        <w:r w:rsidR="006F70FF">
          <w:rPr>
            <w:rFonts w:ascii="Times New Roman" w:hAnsi="Times New Roman" w:cs="Times New Roman"/>
            <w:sz w:val="20"/>
            <w:szCs w:val="20"/>
          </w:rPr>
          <w:t xml:space="preserve">the </w:t>
        </w:r>
      </w:ins>
      <w:del w:id="40" w:author="Tootooni, Mohammad Samie" w:date="2024-10-16T11:38:00Z">
        <w:r w:rsidRPr="00DA49D9" w:rsidDel="00F97A1F">
          <w:rPr>
            <w:rFonts w:ascii="Times New Roman" w:hAnsi="Times New Roman" w:cs="Times New Roman"/>
            <w:sz w:val="20"/>
            <w:szCs w:val="20"/>
          </w:rPr>
          <w:delText xml:space="preserve">Loyola University Chicago’s </w:delText>
        </w:r>
      </w:del>
      <w:del w:id="41" w:author="Tootooni, Mohammad Samie" w:date="2024-10-16T11:40:00Z">
        <w:r w:rsidRPr="00DA49D9" w:rsidDel="006F70FF">
          <w:rPr>
            <w:rFonts w:ascii="Times New Roman" w:hAnsi="Times New Roman" w:cs="Times New Roman"/>
            <w:sz w:val="20"/>
            <w:szCs w:val="20"/>
          </w:rPr>
          <w:delText xml:space="preserve">ICU </w:delText>
        </w:r>
      </w:del>
      <w:ins w:id="42" w:author="Tootooni, Mohammad Samie" w:date="2024-10-16T11:38:00Z">
        <w:r w:rsidR="00947D93">
          <w:rPr>
            <w:rFonts w:ascii="Times New Roman" w:hAnsi="Times New Roman" w:cs="Times New Roman"/>
            <w:sz w:val="20"/>
            <w:szCs w:val="20"/>
          </w:rPr>
          <w:t>Electronic Health Record (</w:t>
        </w:r>
      </w:ins>
      <w:del w:id="43" w:author="Tootooni, Mohammad Samie" w:date="2024-10-16T11:38:00Z">
        <w:r w:rsidRPr="00DA49D9" w:rsidDel="00947D93">
          <w:rPr>
            <w:rFonts w:ascii="Times New Roman" w:hAnsi="Times New Roman" w:cs="Times New Roman"/>
            <w:sz w:val="20"/>
            <w:szCs w:val="20"/>
          </w:rPr>
          <w:delText>EHR</w:delText>
        </w:r>
      </w:del>
      <w:ins w:id="44" w:author="Tootooni, Mohammad Samie" w:date="2024-10-16T11:41:00Z">
        <w:r w:rsidR="006F70FF">
          <w:rPr>
            <w:rFonts w:ascii="Times New Roman" w:hAnsi="Times New Roman" w:cs="Times New Roman"/>
            <w:sz w:val="20"/>
            <w:szCs w:val="20"/>
          </w:rPr>
          <w:t>EHR</w:t>
        </w:r>
      </w:ins>
      <w:ins w:id="45" w:author="Tootooni, Mohammad Samie" w:date="2024-10-16T11:38:00Z">
        <w:r w:rsidR="00947D93">
          <w:rPr>
            <w:rFonts w:ascii="Times New Roman" w:hAnsi="Times New Roman" w:cs="Times New Roman"/>
            <w:sz w:val="20"/>
            <w:szCs w:val="20"/>
          </w:rPr>
          <w:t>)</w:t>
        </w:r>
      </w:ins>
      <w:r w:rsidRPr="00DA49D9">
        <w:rPr>
          <w:rFonts w:ascii="Times New Roman" w:hAnsi="Times New Roman" w:cs="Times New Roman"/>
          <w:sz w:val="20"/>
          <w:szCs w:val="20"/>
        </w:rPr>
        <w:t xml:space="preserve"> system </w:t>
      </w:r>
      <w:ins w:id="46" w:author="Tootooni, Mohammad Samie" w:date="2024-10-16T11:41:00Z">
        <w:r w:rsidR="00FE6019">
          <w:rPr>
            <w:rFonts w:ascii="Times New Roman" w:hAnsi="Times New Roman" w:cs="Times New Roman"/>
            <w:sz w:val="20"/>
            <w:szCs w:val="20"/>
          </w:rPr>
          <w:t xml:space="preserve">of a large </w:t>
        </w:r>
        <w:r w:rsidR="00FE6019" w:rsidRPr="006F70FF">
          <w:rPr>
            <w:rFonts w:ascii="Times New Roman" w:hAnsi="Times New Roman" w:cs="Times New Roman"/>
            <w:sz w:val="20"/>
            <w:szCs w:val="20"/>
          </w:rPr>
          <w:t xml:space="preserve">quaternary care </w:t>
        </w:r>
      </w:ins>
      <w:ins w:id="47" w:author="Tootooni, Mohammad Samie" w:date="2024-10-16T11:42:00Z">
        <w:r w:rsidR="00EF01D9">
          <w:rPr>
            <w:rFonts w:ascii="Times New Roman" w:hAnsi="Times New Roman" w:cs="Times New Roman"/>
            <w:sz w:val="20"/>
            <w:szCs w:val="20"/>
          </w:rPr>
          <w:t>medical center</w:t>
        </w:r>
      </w:ins>
      <w:ins w:id="48" w:author="Tootooni, Mohammad Samie" w:date="2024-10-16T11:41:00Z">
        <w:r w:rsidR="00FE6019" w:rsidRPr="006F70FF">
          <w:rPr>
            <w:rFonts w:ascii="Times New Roman" w:hAnsi="Times New Roman" w:cs="Times New Roman"/>
            <w:sz w:val="20"/>
            <w:szCs w:val="20"/>
          </w:rPr>
          <w:t xml:space="preserve"> </w:t>
        </w:r>
      </w:ins>
      <w:ins w:id="49" w:author="Tootooni, Mohammad Samie" w:date="2024-10-16T19:00:00Z">
        <w:r w:rsidR="005A4205">
          <w:rPr>
            <w:rFonts w:ascii="Times New Roman" w:hAnsi="Times New Roman" w:cs="Times New Roman"/>
            <w:sz w:val="20"/>
            <w:szCs w:val="20"/>
          </w:rPr>
          <w:t xml:space="preserve">in western Chicago suburb </w:t>
        </w:r>
      </w:ins>
      <w:r w:rsidRPr="00DA49D9">
        <w:rPr>
          <w:rFonts w:ascii="Times New Roman" w:hAnsi="Times New Roman" w:cs="Times New Roman"/>
          <w:sz w:val="20"/>
          <w:szCs w:val="20"/>
        </w:rPr>
        <w:t>and the SHIELD Illinois Testing Program, covering the Alpha (March–June 2021), Delta (August–November 2021), and Omicron (December 2021–March 2022) waves. A linear mixed-effects regression model</w:t>
      </w:r>
      <w:r w:rsidR="00B26966" w:rsidRPr="00DA49D9">
        <w:rPr>
          <w:rFonts w:ascii="Times New Roman" w:hAnsi="Times New Roman" w:cs="Times New Roman"/>
          <w:sz w:val="20"/>
          <w:szCs w:val="20"/>
        </w:rPr>
        <w:t xml:space="preserve"> and robustness check</w:t>
      </w:r>
      <w:r w:rsidRPr="00DA49D9">
        <w:rPr>
          <w:rFonts w:ascii="Times New Roman" w:hAnsi="Times New Roman" w:cs="Times New Roman"/>
          <w:sz w:val="20"/>
          <w:szCs w:val="20"/>
        </w:rPr>
        <w:t xml:space="preserve"> </w:t>
      </w:r>
      <w:r w:rsidR="007A0222" w:rsidRPr="00DA49D9">
        <w:rPr>
          <w:rFonts w:ascii="Times New Roman" w:hAnsi="Times New Roman" w:cs="Times New Roman"/>
          <w:sz w:val="20"/>
          <w:szCs w:val="20"/>
        </w:rPr>
        <w:t>assess</w:t>
      </w:r>
      <w:r w:rsidRPr="00DA49D9">
        <w:rPr>
          <w:rFonts w:ascii="Times New Roman" w:hAnsi="Times New Roman" w:cs="Times New Roman"/>
          <w:sz w:val="20"/>
          <w:szCs w:val="20"/>
        </w:rPr>
        <w:t xml:space="preserve"> the relationship between SHIELD test center availability and ICU admissions, adjusting for SHIELD center density and area deprivation index scores.</w:t>
      </w:r>
      <w:r w:rsidR="00757023" w:rsidRPr="00DA49D9">
        <w:rPr>
          <w:rFonts w:ascii="Times New Roman" w:hAnsi="Times New Roman" w:cs="Times New Roman"/>
          <w:sz w:val="20"/>
          <w:szCs w:val="20"/>
        </w:rPr>
        <w:t xml:space="preserve"> </w:t>
      </w:r>
    </w:p>
    <w:p w14:paraId="09E960F0" w14:textId="092A3602" w:rsidR="00FE37A1" w:rsidRPr="00DA49D9" w:rsidRDefault="00FE37A1"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Result</w:t>
      </w:r>
      <w:del w:id="50" w:author="Tootooni, Mohammad Samie" w:date="2024-10-16T11:38:00Z">
        <w:r w:rsidRPr="00DA49D9" w:rsidDel="00947D93">
          <w:rPr>
            <w:rFonts w:ascii="Times New Roman" w:hAnsi="Times New Roman" w:cs="Times New Roman"/>
            <w:b/>
            <w:bCs/>
            <w:sz w:val="20"/>
            <w:szCs w:val="20"/>
          </w:rPr>
          <w:delText>s</w:delText>
        </w:r>
      </w:del>
    </w:p>
    <w:p w14:paraId="749F1CDB" w14:textId="0A979CF9" w:rsidR="0046034E" w:rsidRPr="00DA49D9" w:rsidRDefault="0046034E" w:rsidP="00DA49D9">
      <w:pPr>
        <w:spacing w:after="0" w:line="480" w:lineRule="auto"/>
        <w:jc w:val="both"/>
        <w:rPr>
          <w:rFonts w:ascii="Times New Roman" w:hAnsi="Times New Roman" w:cs="Times New Roman"/>
          <w:sz w:val="20"/>
          <w:szCs w:val="20"/>
        </w:rPr>
      </w:pPr>
      <w:r w:rsidRPr="00DA49D9">
        <w:rPr>
          <w:rFonts w:ascii="Times New Roman" w:hAnsi="Times New Roman" w:cs="Times New Roman"/>
          <w:sz w:val="20"/>
          <w:szCs w:val="20"/>
        </w:rPr>
        <w:t xml:space="preserve">Despite the increased number of SHIELD centers, disadvantaged areas consistently </w:t>
      </w:r>
      <w:r w:rsidR="00D857FC" w:rsidRPr="00DA49D9">
        <w:rPr>
          <w:rFonts w:ascii="Times New Roman" w:hAnsi="Times New Roman" w:cs="Times New Roman"/>
          <w:sz w:val="20"/>
          <w:szCs w:val="20"/>
        </w:rPr>
        <w:t xml:space="preserve">have </w:t>
      </w:r>
      <w:r w:rsidRPr="00DA49D9">
        <w:rPr>
          <w:rFonts w:ascii="Times New Roman" w:hAnsi="Times New Roman" w:cs="Times New Roman"/>
          <w:sz w:val="20"/>
          <w:szCs w:val="20"/>
        </w:rPr>
        <w:t xml:space="preserve">higher ICU admission rates, particularly during the Delta and Omicron </w:t>
      </w:r>
      <w:commentRangeStart w:id="51"/>
      <w:r w:rsidRPr="00DA49D9">
        <w:rPr>
          <w:rFonts w:ascii="Times New Roman" w:hAnsi="Times New Roman" w:cs="Times New Roman"/>
          <w:sz w:val="20"/>
          <w:szCs w:val="20"/>
        </w:rPr>
        <w:t>waves</w:t>
      </w:r>
      <w:commentRangeEnd w:id="51"/>
      <w:r w:rsidR="009472B2">
        <w:rPr>
          <w:rStyle w:val="CommentReference"/>
        </w:rPr>
        <w:commentReference w:id="51"/>
      </w:r>
      <w:r w:rsidRPr="00DA49D9">
        <w:rPr>
          <w:rFonts w:ascii="Times New Roman" w:hAnsi="Times New Roman" w:cs="Times New Roman"/>
          <w:sz w:val="20"/>
          <w:szCs w:val="20"/>
        </w:rPr>
        <w:t xml:space="preserve">. However, increasing SHIELD centers during Omicron </w:t>
      </w:r>
      <w:del w:id="52" w:author="Tootooni, Mohammad Samie" w:date="2024-10-16T11:43:00Z">
        <w:r w:rsidR="00D857FC" w:rsidRPr="00DA49D9" w:rsidDel="00EF01D9">
          <w:rPr>
            <w:rFonts w:ascii="Times New Roman" w:hAnsi="Times New Roman" w:cs="Times New Roman"/>
            <w:sz w:val="20"/>
            <w:szCs w:val="20"/>
          </w:rPr>
          <w:delText xml:space="preserve">is </w:delText>
        </w:r>
      </w:del>
      <w:ins w:id="53" w:author="Tootooni, Mohammad Samie" w:date="2024-10-16T11:43:00Z">
        <w:r w:rsidR="00EF01D9">
          <w:rPr>
            <w:rFonts w:ascii="Times New Roman" w:hAnsi="Times New Roman" w:cs="Times New Roman"/>
            <w:sz w:val="20"/>
            <w:szCs w:val="20"/>
          </w:rPr>
          <w:t xml:space="preserve">is </w:t>
        </w:r>
      </w:ins>
      <w:r w:rsidRPr="00DA49D9">
        <w:rPr>
          <w:rFonts w:ascii="Times New Roman" w:hAnsi="Times New Roman" w:cs="Times New Roman"/>
          <w:sz w:val="20"/>
          <w:szCs w:val="20"/>
        </w:rPr>
        <w:t xml:space="preserve">associated with a reduction in ICU admissions. A </w:t>
      </w:r>
      <w:del w:id="54" w:author="Tootooni, Mohammad Samie" w:date="2024-10-16T11:43:00Z">
        <w:r w:rsidRPr="00DA49D9" w:rsidDel="00EF01D9">
          <w:rPr>
            <w:rFonts w:ascii="Times New Roman" w:hAnsi="Times New Roman" w:cs="Times New Roman"/>
            <w:sz w:val="20"/>
            <w:szCs w:val="20"/>
          </w:rPr>
          <w:delText xml:space="preserve">two-month </w:delText>
        </w:r>
      </w:del>
      <w:r w:rsidRPr="00DA49D9">
        <w:rPr>
          <w:rFonts w:ascii="Times New Roman" w:hAnsi="Times New Roman" w:cs="Times New Roman"/>
          <w:sz w:val="20"/>
          <w:szCs w:val="20"/>
        </w:rPr>
        <w:t>lag analysis further confirm</w:t>
      </w:r>
      <w:ins w:id="55" w:author="Tootooni, Mohammad Samie" w:date="2024-10-16T11:44:00Z">
        <w:r w:rsidR="0068262C">
          <w:rPr>
            <w:rFonts w:ascii="Times New Roman" w:hAnsi="Times New Roman" w:cs="Times New Roman"/>
            <w:sz w:val="20"/>
            <w:szCs w:val="20"/>
          </w:rPr>
          <w:t>s</w:t>
        </w:r>
      </w:ins>
      <w:r w:rsidRPr="00DA49D9">
        <w:rPr>
          <w:rFonts w:ascii="Times New Roman" w:hAnsi="Times New Roman" w:cs="Times New Roman"/>
          <w:sz w:val="20"/>
          <w:szCs w:val="20"/>
        </w:rPr>
        <w:t xml:space="preserve"> that enhanc</w:t>
      </w:r>
      <w:r w:rsidR="003D07E2" w:rsidRPr="00DA49D9">
        <w:rPr>
          <w:rFonts w:ascii="Times New Roman" w:hAnsi="Times New Roman" w:cs="Times New Roman"/>
          <w:sz w:val="20"/>
          <w:szCs w:val="20"/>
        </w:rPr>
        <w:t>e</w:t>
      </w:r>
      <w:r w:rsidR="00555ACD" w:rsidRPr="00DA49D9">
        <w:rPr>
          <w:rFonts w:ascii="Times New Roman" w:hAnsi="Times New Roman" w:cs="Times New Roman"/>
          <w:sz w:val="20"/>
          <w:szCs w:val="20"/>
        </w:rPr>
        <w:t>d</w:t>
      </w:r>
      <w:r w:rsidRPr="00DA49D9">
        <w:rPr>
          <w:rFonts w:ascii="Times New Roman" w:hAnsi="Times New Roman" w:cs="Times New Roman"/>
          <w:sz w:val="20"/>
          <w:szCs w:val="20"/>
        </w:rPr>
        <w:t xml:space="preserve"> SHIELD center effectiveness le</w:t>
      </w:r>
      <w:r w:rsidR="003D07E2" w:rsidRPr="00DA49D9">
        <w:rPr>
          <w:rFonts w:ascii="Times New Roman" w:hAnsi="Times New Roman" w:cs="Times New Roman"/>
          <w:sz w:val="20"/>
          <w:szCs w:val="20"/>
        </w:rPr>
        <w:t>a</w:t>
      </w:r>
      <w:r w:rsidRPr="00DA49D9">
        <w:rPr>
          <w:rFonts w:ascii="Times New Roman" w:hAnsi="Times New Roman" w:cs="Times New Roman"/>
          <w:sz w:val="20"/>
          <w:szCs w:val="20"/>
        </w:rPr>
        <w:t>d</w:t>
      </w:r>
      <w:r w:rsidR="00582857" w:rsidRPr="00DA49D9">
        <w:rPr>
          <w:rFonts w:ascii="Times New Roman" w:hAnsi="Times New Roman" w:cs="Times New Roman"/>
          <w:sz w:val="20"/>
          <w:szCs w:val="20"/>
        </w:rPr>
        <w:t>s</w:t>
      </w:r>
      <w:r w:rsidRPr="00DA49D9">
        <w:rPr>
          <w:rFonts w:ascii="Times New Roman" w:hAnsi="Times New Roman" w:cs="Times New Roman"/>
          <w:sz w:val="20"/>
          <w:szCs w:val="20"/>
        </w:rPr>
        <w:t xml:space="preserve"> to lower ICU </w:t>
      </w:r>
      <w:ins w:id="56" w:author="Tootooni, Mohammad Samie" w:date="2024-10-16T11:44:00Z">
        <w:r w:rsidR="00606576">
          <w:rPr>
            <w:rFonts w:ascii="Times New Roman" w:hAnsi="Times New Roman" w:cs="Times New Roman"/>
            <w:sz w:val="20"/>
            <w:szCs w:val="20"/>
          </w:rPr>
          <w:t xml:space="preserve">admission </w:t>
        </w:r>
      </w:ins>
      <w:r w:rsidRPr="00DA49D9">
        <w:rPr>
          <w:rFonts w:ascii="Times New Roman" w:hAnsi="Times New Roman" w:cs="Times New Roman"/>
          <w:sz w:val="20"/>
          <w:szCs w:val="20"/>
        </w:rPr>
        <w:t xml:space="preserve">rates, </w:t>
      </w:r>
      <w:del w:id="57" w:author="Tootooni, Mohammad Samie" w:date="2024-10-16T11:44:00Z">
        <w:r w:rsidRPr="00DA49D9" w:rsidDel="00FB530B">
          <w:rPr>
            <w:rFonts w:ascii="Times New Roman" w:hAnsi="Times New Roman" w:cs="Times New Roman"/>
            <w:sz w:val="20"/>
            <w:szCs w:val="20"/>
          </w:rPr>
          <w:delText xml:space="preserve">particularly </w:delText>
        </w:r>
      </w:del>
      <w:ins w:id="58" w:author="Tootooni, Mohammad Samie" w:date="2024-10-16T11:45:00Z">
        <w:r w:rsidR="00B44039">
          <w:rPr>
            <w:rFonts w:ascii="Times New Roman" w:hAnsi="Times New Roman" w:cs="Times New Roman"/>
            <w:sz w:val="20"/>
            <w:szCs w:val="20"/>
          </w:rPr>
          <w:t xml:space="preserve">with an even more pronounced reduction </w:t>
        </w:r>
      </w:ins>
      <w:r w:rsidRPr="00DA49D9">
        <w:rPr>
          <w:rFonts w:ascii="Times New Roman" w:hAnsi="Times New Roman" w:cs="Times New Roman"/>
          <w:sz w:val="20"/>
          <w:szCs w:val="20"/>
        </w:rPr>
        <w:t>in disadvantaged communities.</w:t>
      </w:r>
    </w:p>
    <w:p w14:paraId="0525E7AB" w14:textId="4D5E1E99" w:rsidR="00FE37A1" w:rsidRPr="00DA49D9" w:rsidRDefault="00FE37A1"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Conclusion</w:t>
      </w:r>
    </w:p>
    <w:p w14:paraId="1722F55F" w14:textId="77777777" w:rsidR="0046034E" w:rsidRPr="00DA49D9" w:rsidRDefault="0046034E" w:rsidP="00DA49D9">
      <w:pPr>
        <w:spacing w:line="480" w:lineRule="auto"/>
        <w:jc w:val="both"/>
        <w:rPr>
          <w:rFonts w:ascii="Times New Roman" w:hAnsi="Times New Roman" w:cs="Times New Roman"/>
          <w:sz w:val="20"/>
          <w:szCs w:val="20"/>
        </w:rPr>
      </w:pPr>
      <w:r w:rsidRPr="00DA49D9">
        <w:rPr>
          <w:rFonts w:ascii="Times New Roman" w:hAnsi="Times New Roman" w:cs="Times New Roman"/>
          <w:sz w:val="20"/>
          <w:szCs w:val="20"/>
        </w:rPr>
        <w:t>These findings highlight the importance of strategically deploying SHIELD test centers to reduce severe outcomes and ensure equitable healthcare responses in future pandemics.</w:t>
      </w:r>
    </w:p>
    <w:p w14:paraId="152A6647" w14:textId="2BA38337" w:rsidR="00511220" w:rsidRPr="00DA49D9" w:rsidRDefault="00511220" w:rsidP="00DA49D9">
      <w:pPr>
        <w:spacing w:after="0" w:line="480" w:lineRule="auto"/>
        <w:jc w:val="both"/>
        <w:rPr>
          <w:rFonts w:ascii="Times New Roman" w:hAnsi="Times New Roman" w:cs="Times New Roman"/>
          <w:b/>
          <w:bCs/>
          <w:sz w:val="20"/>
          <w:szCs w:val="20"/>
        </w:rPr>
      </w:pPr>
      <w:r w:rsidRPr="00DA49D9">
        <w:rPr>
          <w:rFonts w:ascii="Times New Roman" w:hAnsi="Times New Roman" w:cs="Times New Roman"/>
          <w:b/>
          <w:bCs/>
          <w:sz w:val="20"/>
          <w:szCs w:val="20"/>
        </w:rPr>
        <w:t>Key</w:t>
      </w:r>
      <w:r w:rsidR="00690ED7" w:rsidRPr="00DA49D9">
        <w:rPr>
          <w:rFonts w:ascii="Times New Roman" w:hAnsi="Times New Roman" w:cs="Times New Roman"/>
          <w:b/>
          <w:bCs/>
          <w:sz w:val="20"/>
          <w:szCs w:val="20"/>
        </w:rPr>
        <w:t>words</w:t>
      </w:r>
    </w:p>
    <w:p w14:paraId="2E592C15" w14:textId="3172653D" w:rsidR="00690ED7" w:rsidRPr="00DA49D9" w:rsidRDefault="00FB1E14" w:rsidP="00DA49D9">
      <w:pPr>
        <w:spacing w:line="480" w:lineRule="auto"/>
        <w:jc w:val="both"/>
        <w:rPr>
          <w:rFonts w:ascii="Times New Roman" w:hAnsi="Times New Roman" w:cs="Times New Roman"/>
          <w:sz w:val="20"/>
          <w:szCs w:val="20"/>
        </w:rPr>
      </w:pPr>
      <w:r w:rsidRPr="00DA49D9">
        <w:rPr>
          <w:rFonts w:ascii="Times New Roman" w:hAnsi="Times New Roman" w:cs="Times New Roman"/>
          <w:sz w:val="20"/>
          <w:szCs w:val="20"/>
        </w:rPr>
        <w:t xml:space="preserve">SHILED Illinois; COVID-19 ICU admission; </w:t>
      </w:r>
      <w:r w:rsidR="0028091C" w:rsidRPr="00DA49D9">
        <w:rPr>
          <w:rFonts w:ascii="Times New Roman" w:hAnsi="Times New Roman" w:cs="Times New Roman"/>
          <w:sz w:val="20"/>
          <w:szCs w:val="20"/>
        </w:rPr>
        <w:t>Socioeconomic disparities; Linear</w:t>
      </w:r>
      <w:ins w:id="59" w:author="Tootooni, Mohammad Samie" w:date="2024-10-16T17:56:00Z">
        <w:r w:rsidR="003A5AF7">
          <w:rPr>
            <w:rFonts w:ascii="Times New Roman" w:hAnsi="Times New Roman" w:cs="Times New Roman"/>
            <w:sz w:val="20"/>
            <w:szCs w:val="20"/>
          </w:rPr>
          <w:t xml:space="preserve"> </w:t>
        </w:r>
      </w:ins>
      <w:del w:id="60" w:author="Tootooni, Mohammad Samie" w:date="2024-10-16T17:56:00Z">
        <w:r w:rsidR="0028091C" w:rsidRPr="00DA49D9" w:rsidDel="003A5AF7">
          <w:rPr>
            <w:rFonts w:ascii="Times New Roman" w:hAnsi="Times New Roman" w:cs="Times New Roman"/>
            <w:sz w:val="20"/>
            <w:szCs w:val="20"/>
          </w:rPr>
          <w:delText>-</w:delText>
        </w:r>
      </w:del>
      <w:r w:rsidR="0028091C" w:rsidRPr="00DA49D9">
        <w:rPr>
          <w:rFonts w:ascii="Times New Roman" w:hAnsi="Times New Roman" w:cs="Times New Roman"/>
          <w:sz w:val="20"/>
          <w:szCs w:val="20"/>
        </w:rPr>
        <w:t>mixed-effect model</w:t>
      </w:r>
      <w:r w:rsidR="00EC1357" w:rsidRPr="00DA49D9">
        <w:rPr>
          <w:rFonts w:ascii="Times New Roman" w:hAnsi="Times New Roman" w:cs="Times New Roman"/>
          <w:sz w:val="20"/>
          <w:szCs w:val="20"/>
        </w:rPr>
        <w:t>; Pandemic response strategies</w:t>
      </w:r>
    </w:p>
    <w:p w14:paraId="3537AB51" w14:textId="77777777" w:rsidR="00F039D5" w:rsidRPr="00704994" w:rsidRDefault="00F039D5" w:rsidP="00704994">
      <w:pPr>
        <w:spacing w:line="360" w:lineRule="auto"/>
        <w:jc w:val="both"/>
        <w:rPr>
          <w:rFonts w:ascii="Times New Roman" w:hAnsi="Times New Roman" w:cs="Times New Roman"/>
          <w:sz w:val="20"/>
          <w:szCs w:val="20"/>
        </w:rPr>
      </w:pPr>
    </w:p>
    <w:p w14:paraId="0CA05203" w14:textId="1AACCF48" w:rsidR="006D0175" w:rsidRDefault="006D0175" w:rsidP="0069732D">
      <w:pPr>
        <w:spacing w:after="120" w:line="360" w:lineRule="auto"/>
        <w:jc w:val="both"/>
        <w:rPr>
          <w:rFonts w:ascii="Times New Roman" w:eastAsia="Times New Roman" w:hAnsi="Times New Roman" w:cs="Times New Roman"/>
          <w:sz w:val="20"/>
          <w:szCs w:val="20"/>
        </w:rPr>
      </w:pPr>
    </w:p>
    <w:p w14:paraId="00000015" w14:textId="10BAD87D" w:rsidR="00743DF7" w:rsidRPr="00265F51" w:rsidRDefault="005639F3" w:rsidP="00DA49D9">
      <w:pPr>
        <w:spacing w:after="120" w:line="480" w:lineRule="auto"/>
        <w:jc w:val="both"/>
        <w:rPr>
          <w:rFonts w:ascii="Times New Roman" w:eastAsia="Times New Roman" w:hAnsi="Times New Roman" w:cs="Times New Roman"/>
          <w:b/>
        </w:rPr>
      </w:pPr>
      <w:r w:rsidRPr="00265F51">
        <w:rPr>
          <w:rFonts w:ascii="Times New Roman" w:eastAsia="Times New Roman" w:hAnsi="Times New Roman" w:cs="Times New Roman"/>
          <w:b/>
        </w:rPr>
        <w:lastRenderedPageBreak/>
        <w:t>Background</w:t>
      </w:r>
    </w:p>
    <w:p w14:paraId="0267395B" w14:textId="27C21FAE" w:rsidR="00BB15D0" w:rsidRPr="00265F51" w:rsidRDefault="00E64770" w:rsidP="00DA49D9">
      <w:pPr>
        <w:spacing w:after="0" w:line="480" w:lineRule="auto"/>
        <w:jc w:val="both"/>
        <w:rPr>
          <w:rFonts w:ascii="Times New Roman" w:eastAsia="Times New Roman" w:hAnsi="Times New Roman" w:cs="Times New Roman"/>
          <w:color w:val="000000"/>
        </w:rPr>
      </w:pPr>
      <w:r w:rsidRPr="00265F51">
        <w:rPr>
          <w:rFonts w:ascii="Times New Roman" w:eastAsia="Times New Roman" w:hAnsi="Times New Roman" w:cs="Times New Roman"/>
        </w:rPr>
        <w:t>The World Health Organization declared COVID-19 a pandemic on March 11, 2020, and since then, it has caused over 7 million deaths globally</w:t>
      </w:r>
      <w:r w:rsidR="009172F4" w:rsidRPr="00265F51">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
          <w:id w:val="1410277518"/>
          <w:placeholder>
            <w:docPart w:val="DefaultPlaceholder_-1854013440"/>
          </w:placeholder>
        </w:sdtPr>
        <w:sdtEndPr/>
        <w:sdtContent>
          <w:r w:rsidR="008A0684" w:rsidRPr="00265F51">
            <w:rPr>
              <w:rFonts w:ascii="Times New Roman" w:eastAsia="Times New Roman" w:hAnsi="Times New Roman" w:cs="Times New Roman"/>
              <w:color w:val="000000"/>
            </w:rPr>
            <w:t>(1–3)</w:t>
          </w:r>
        </w:sdtContent>
      </w:sdt>
      <w:r w:rsidRPr="00265F51">
        <w:rPr>
          <w:rFonts w:ascii="Times New Roman" w:eastAsia="Times New Roman" w:hAnsi="Times New Roman" w:cs="Times New Roman"/>
          <w:color w:val="000000"/>
        </w:rPr>
        <w:t xml:space="preserve">. </w:t>
      </w:r>
      <w:r w:rsidR="00D76CC7" w:rsidRPr="00265F51">
        <w:rPr>
          <w:rFonts w:ascii="Times New Roman" w:eastAsia="Times New Roman" w:hAnsi="Times New Roman" w:cs="Times New Roman"/>
        </w:rPr>
        <w:t xml:space="preserve">COVID-19 is a highly variable disease, with symptoms ranging from asymptomatic cases to mild, severe, or critical illness, </w:t>
      </w:r>
      <w:del w:id="61" w:author="Tootooni, Mohammad Samie" w:date="2024-10-16T12:33:00Z">
        <w:r w:rsidR="00D76CC7" w:rsidRPr="00265F51" w:rsidDel="005E1207">
          <w:rPr>
            <w:rFonts w:ascii="Times New Roman" w:eastAsia="Times New Roman" w:hAnsi="Times New Roman" w:cs="Times New Roman"/>
          </w:rPr>
          <w:delText xml:space="preserve">and it can </w:delText>
        </w:r>
      </w:del>
      <w:r w:rsidR="00D76CC7" w:rsidRPr="00265F51">
        <w:rPr>
          <w:rFonts w:ascii="Times New Roman" w:eastAsia="Times New Roman" w:hAnsi="Times New Roman" w:cs="Times New Roman"/>
        </w:rPr>
        <w:t>result</w:t>
      </w:r>
      <w:ins w:id="62" w:author="Tootooni, Mohammad Samie" w:date="2024-10-16T12:33:00Z">
        <w:r w:rsidR="005E1207">
          <w:rPr>
            <w:rFonts w:ascii="Times New Roman" w:eastAsia="Times New Roman" w:hAnsi="Times New Roman" w:cs="Times New Roman"/>
          </w:rPr>
          <w:t>ed</w:t>
        </w:r>
      </w:ins>
      <w:r w:rsidR="00D76CC7" w:rsidRPr="00265F51">
        <w:rPr>
          <w:rFonts w:ascii="Times New Roman" w:eastAsia="Times New Roman" w:hAnsi="Times New Roman" w:cs="Times New Roman"/>
        </w:rPr>
        <w:t xml:space="preserve"> in death in 1-2% of patients</w:t>
      </w:r>
      <w:r w:rsidR="007D425A" w:rsidRPr="00265F51">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
          <w:id w:val="628129201"/>
          <w:placeholder>
            <w:docPart w:val="DefaultPlaceholder_-1854013440"/>
          </w:placeholder>
        </w:sdtPr>
        <w:sdtEndPr/>
        <w:sdtContent>
          <w:r w:rsidR="008A0684" w:rsidRPr="00265F51">
            <w:rPr>
              <w:rFonts w:ascii="Times New Roman" w:eastAsia="Times New Roman" w:hAnsi="Times New Roman" w:cs="Times New Roman"/>
              <w:color w:val="000000"/>
            </w:rPr>
            <w:t>(4)</w:t>
          </w:r>
        </w:sdtContent>
      </w:sdt>
      <w:r w:rsidR="00D76CC7" w:rsidRPr="00265F51">
        <w:rPr>
          <w:rFonts w:ascii="Times New Roman" w:eastAsia="Times New Roman" w:hAnsi="Times New Roman" w:cs="Times New Roman"/>
        </w:rPr>
        <w:t>.</w:t>
      </w:r>
      <w:r w:rsidR="00E91C78" w:rsidRPr="00265F51">
        <w:rPr>
          <w:rFonts w:ascii="Times New Roman" w:eastAsia="Times New Roman" w:hAnsi="Times New Roman" w:cs="Times New Roman"/>
        </w:rPr>
        <w:t xml:space="preserve"> </w:t>
      </w:r>
      <w:proofErr w:type="spellStart"/>
      <w:r w:rsidR="00B50655" w:rsidRPr="00265F51">
        <w:rPr>
          <w:rFonts w:ascii="Times New Roman" w:eastAsia="Times New Roman" w:hAnsi="Times New Roman" w:cs="Times New Roman"/>
          <w:color w:val="000000"/>
        </w:rPr>
        <w:t>Grasselli</w:t>
      </w:r>
      <w:proofErr w:type="spellEnd"/>
      <w:r w:rsidR="00B50655" w:rsidRPr="00265F51">
        <w:rPr>
          <w:rFonts w:ascii="Times New Roman" w:eastAsia="Times New Roman" w:hAnsi="Times New Roman" w:cs="Times New Roman"/>
          <w:color w:val="000000"/>
        </w:rPr>
        <w:t xml:space="preserve"> et al. </w:t>
      </w:r>
      <w:sdt>
        <w:sdtPr>
          <w:rPr>
            <w:rFonts w:ascii="Times New Roman" w:eastAsia="Times New Roman" w:hAnsi="Times New Roman" w:cs="Times New Roman"/>
            <w:color w:val="000000"/>
          </w:rPr>
          <w:tag w:val="MENDELEY_CITATION_v3_eyJjaXRhdGlvbklEIjoiTUVOREVMRVlfQ0lUQVRJT05fZGQ1NmM0NDItMDdjZS00ODgzLWJjOWYtNDExY2U4NTg2NDkwIiwicHJvcGVydGllcyI6eyJub3RlSW5kZXgiOjB9LCJpc0VkaXRlZCI6ZmFsc2UsIm1hbnVhbE92ZXJyaWRlIjp7ImlzTWFudWFsbHlPdmVycmlkZGVuIjpmYWxzZSwiY2l0ZXByb2NUZXh0IjoiKDUpIiwibWFudWFsT3ZlcnJpZGVUZXh0IjoiIn0sImNpdGF0aW9uSXRlbXMiOlt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
          <w:id w:val="-1425028508"/>
          <w:placeholder>
            <w:docPart w:val="DefaultPlaceholder_-1854013440"/>
          </w:placeholder>
        </w:sdtPr>
        <w:sdtEndPr/>
        <w:sdtContent>
          <w:r w:rsidR="008A0684" w:rsidRPr="00265F51">
            <w:rPr>
              <w:rFonts w:ascii="Times New Roman" w:eastAsia="Times New Roman" w:hAnsi="Times New Roman" w:cs="Times New Roman"/>
              <w:color w:val="000000"/>
            </w:rPr>
            <w:t>(5)</w:t>
          </w:r>
        </w:sdtContent>
      </w:sdt>
      <w:r w:rsidR="000F4A58" w:rsidRPr="00265F51">
        <w:rPr>
          <w:rFonts w:ascii="Times New Roman" w:eastAsia="Times New Roman" w:hAnsi="Times New Roman" w:cs="Times New Roman"/>
          <w:color w:val="000000"/>
        </w:rPr>
        <w:t xml:space="preserve"> </w:t>
      </w:r>
      <w:r w:rsidR="00B50655" w:rsidRPr="00265F51">
        <w:rPr>
          <w:rFonts w:ascii="Times New Roman" w:eastAsia="Times New Roman" w:hAnsi="Times New Roman" w:cs="Times New Roman"/>
          <w:color w:val="000000"/>
        </w:rPr>
        <w:t>highlight</w:t>
      </w:r>
      <w:commentRangeStart w:id="63"/>
      <w:ins w:id="64" w:author="Tootooni, Mohammad Samie" w:date="2024-10-16T11:52:00Z">
        <w:r w:rsidR="00691096">
          <w:rPr>
            <w:rFonts w:ascii="Times New Roman" w:eastAsia="Times New Roman" w:hAnsi="Times New Roman" w:cs="Times New Roman"/>
            <w:color w:val="000000"/>
          </w:rPr>
          <w:t>ed</w:t>
        </w:r>
      </w:ins>
      <w:commentRangeEnd w:id="63"/>
      <w:ins w:id="65" w:author="Tootooni, Mohammad Samie" w:date="2024-10-16T11:54:00Z">
        <w:r w:rsidR="00B93E6C">
          <w:rPr>
            <w:rStyle w:val="CommentReference"/>
          </w:rPr>
          <w:commentReference w:id="63"/>
        </w:r>
      </w:ins>
      <w:r w:rsidR="00B50655" w:rsidRPr="00265F51">
        <w:rPr>
          <w:rFonts w:ascii="Times New Roman" w:eastAsia="Times New Roman" w:hAnsi="Times New Roman" w:cs="Times New Roman"/>
          <w:color w:val="000000"/>
        </w:rPr>
        <w:t xml:space="preserve"> that </w:t>
      </w:r>
      <w:r w:rsidR="00AF06B2" w:rsidRPr="00265F51">
        <w:rPr>
          <w:rFonts w:ascii="Times New Roman" w:eastAsia="Times New Roman" w:hAnsi="Times New Roman" w:cs="Times New Roman"/>
          <w:color w:val="000000"/>
        </w:rPr>
        <w:t xml:space="preserve">COVID-19 patients experience high rates of </w:t>
      </w:r>
      <w:r w:rsidR="002D3626" w:rsidRPr="00265F51">
        <w:rPr>
          <w:rFonts w:ascii="Times New Roman" w:eastAsia="Times New Roman" w:hAnsi="Times New Roman" w:cs="Times New Roman"/>
          <w:color w:val="000000"/>
        </w:rPr>
        <w:t>Intensive Care Unit (</w:t>
      </w:r>
      <w:r w:rsidR="00AF06B2" w:rsidRPr="00265F51">
        <w:rPr>
          <w:rFonts w:ascii="Times New Roman" w:eastAsia="Times New Roman" w:hAnsi="Times New Roman" w:cs="Times New Roman"/>
          <w:color w:val="000000"/>
        </w:rPr>
        <w:t>ICU</w:t>
      </w:r>
      <w:r w:rsidR="002D3626" w:rsidRPr="00265F51">
        <w:rPr>
          <w:rFonts w:ascii="Times New Roman" w:eastAsia="Times New Roman" w:hAnsi="Times New Roman" w:cs="Times New Roman"/>
          <w:color w:val="000000"/>
        </w:rPr>
        <w:t>)</w:t>
      </w:r>
      <w:r w:rsidR="00AF06B2" w:rsidRPr="00265F51">
        <w:rPr>
          <w:rFonts w:ascii="Times New Roman" w:eastAsia="Times New Roman" w:hAnsi="Times New Roman" w:cs="Times New Roman"/>
          <w:color w:val="000000"/>
        </w:rPr>
        <w:t xml:space="preserve"> admission, with up to 99% requiring respiratory support and 26% facing ICU mortality, highlighting the critical care burden and significant outcomes associated with severe cases</w:t>
      </w:r>
      <w:r w:rsidR="00C85590" w:rsidRPr="00265F51">
        <w:rPr>
          <w:rFonts w:ascii="Times New Roman" w:eastAsia="Times New Roman" w:hAnsi="Times New Roman" w:cs="Times New Roman"/>
          <w:color w:val="000000"/>
        </w:rPr>
        <w:t>.</w:t>
      </w:r>
      <w:r w:rsidR="003C070A" w:rsidRPr="00265F51">
        <w:rPr>
          <w:rFonts w:ascii="Times New Roman" w:eastAsia="Times New Roman" w:hAnsi="Times New Roman" w:cs="Times New Roman"/>
          <w:color w:val="000000"/>
        </w:rPr>
        <w:t xml:space="preserve"> </w:t>
      </w:r>
      <w:r w:rsidR="00FB6AFE" w:rsidRPr="00265F51">
        <w:rPr>
          <w:rFonts w:ascii="Times New Roman" w:eastAsia="Times New Roman" w:hAnsi="Times New Roman" w:cs="Times New Roman"/>
          <w:color w:val="000000"/>
        </w:rPr>
        <w:t xml:space="preserve">Supporting </w:t>
      </w:r>
      <w:r w:rsidR="00190C95" w:rsidRPr="00265F51">
        <w:rPr>
          <w:rFonts w:ascii="Times New Roman" w:eastAsia="Times New Roman" w:hAnsi="Times New Roman" w:cs="Times New Roman"/>
          <w:color w:val="000000"/>
        </w:rPr>
        <w:t xml:space="preserve">this </w:t>
      </w:r>
      <w:r w:rsidR="00F23FE9" w:rsidRPr="00265F51">
        <w:rPr>
          <w:rFonts w:ascii="Times New Roman" w:eastAsia="Times New Roman" w:hAnsi="Times New Roman" w:cs="Times New Roman"/>
          <w:color w:val="000000"/>
        </w:rPr>
        <w:t>observation</w:t>
      </w:r>
      <w:r w:rsidR="006A2348" w:rsidRPr="00265F51">
        <w:rPr>
          <w:rFonts w:ascii="Times New Roman" w:eastAsia="Times New Roman" w:hAnsi="Times New Roman" w:cs="Times New Roman"/>
          <w:color w:val="000000"/>
        </w:rPr>
        <w:t xml:space="preserve">, </w:t>
      </w:r>
      <w:r w:rsidR="003D4B6A" w:rsidRPr="00265F51">
        <w:rPr>
          <w:rFonts w:ascii="Times New Roman" w:eastAsia="Times New Roman" w:hAnsi="Times New Roman" w:cs="Times New Roman"/>
          <w:color w:val="000000"/>
        </w:rPr>
        <w:t>Kim et al.</w:t>
      </w:r>
      <w:r w:rsidR="00F91425" w:rsidRPr="00265F51">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"/>
          <w:id w:val="316770923"/>
          <w:placeholder>
            <w:docPart w:val="DefaultPlaceholder_-1854013440"/>
          </w:placeholder>
        </w:sdtPr>
        <w:sdtEndPr/>
        <w:sdtContent>
          <w:r w:rsidR="008A0684" w:rsidRPr="00265F51">
            <w:rPr>
              <w:rFonts w:ascii="Times New Roman" w:eastAsia="Times New Roman" w:hAnsi="Times New Roman" w:cs="Times New Roman"/>
              <w:color w:val="000000"/>
            </w:rPr>
            <w:t>(6)</w:t>
          </w:r>
        </w:sdtContent>
      </w:sdt>
      <w:r w:rsidR="00E610EA" w:rsidRPr="00265F51">
        <w:rPr>
          <w:rFonts w:ascii="Times New Roman" w:eastAsia="Times New Roman" w:hAnsi="Times New Roman" w:cs="Times New Roman"/>
          <w:color w:val="000000"/>
        </w:rPr>
        <w:t xml:space="preserve"> </w:t>
      </w:r>
      <w:del w:id="66" w:author="Tootooni, Mohammad Samie" w:date="2024-10-16T12:33:00Z">
        <w:r w:rsidR="002273A1" w:rsidRPr="00265F51" w:rsidDel="005E1207">
          <w:rPr>
            <w:rFonts w:ascii="Times New Roman" w:eastAsia="Times New Roman" w:hAnsi="Times New Roman" w:cs="Times New Roman"/>
            <w:color w:val="000000"/>
          </w:rPr>
          <w:delText xml:space="preserve">find </w:delText>
        </w:r>
      </w:del>
      <w:ins w:id="67" w:author="Tootooni, Mohammad Samie" w:date="2024-10-16T12:33:00Z">
        <w:r w:rsidR="005E1207" w:rsidRPr="00265F51">
          <w:rPr>
            <w:rFonts w:ascii="Times New Roman" w:eastAsia="Times New Roman" w:hAnsi="Times New Roman" w:cs="Times New Roman"/>
            <w:color w:val="000000"/>
          </w:rPr>
          <w:t>f</w:t>
        </w:r>
        <w:r w:rsidR="005E1207">
          <w:rPr>
            <w:rFonts w:ascii="Times New Roman" w:eastAsia="Times New Roman" w:hAnsi="Times New Roman" w:cs="Times New Roman"/>
            <w:color w:val="000000"/>
          </w:rPr>
          <w:t>ound</w:t>
        </w:r>
        <w:r w:rsidR="005E1207" w:rsidRPr="00265F51">
          <w:rPr>
            <w:rFonts w:ascii="Times New Roman" w:eastAsia="Times New Roman" w:hAnsi="Times New Roman" w:cs="Times New Roman"/>
            <w:color w:val="000000"/>
          </w:rPr>
          <w:t xml:space="preserve"> </w:t>
        </w:r>
      </w:ins>
      <w:r w:rsidR="003D4B6A" w:rsidRPr="00265F51">
        <w:rPr>
          <w:rFonts w:ascii="Times New Roman" w:eastAsia="Times New Roman" w:hAnsi="Times New Roman" w:cs="Times New Roman"/>
          <w:color w:val="000000"/>
        </w:rPr>
        <w:t xml:space="preserve">that </w:t>
      </w:r>
      <w:r w:rsidR="00A52474" w:rsidRPr="00265F51">
        <w:rPr>
          <w:rFonts w:ascii="Times New Roman" w:eastAsia="Times New Roman" w:hAnsi="Times New Roman" w:cs="Times New Roman"/>
          <w:color w:val="000000"/>
        </w:rPr>
        <w:t xml:space="preserve">among a sample of 2,491 adults hospitalized with confirmed COVID-19, nearly one-third </w:t>
      </w:r>
      <w:r w:rsidR="00BF5E69" w:rsidRPr="00265F51">
        <w:rPr>
          <w:rFonts w:ascii="Times New Roman" w:eastAsia="Times New Roman" w:hAnsi="Times New Roman" w:cs="Times New Roman"/>
          <w:color w:val="000000"/>
        </w:rPr>
        <w:t xml:space="preserve">need </w:t>
      </w:r>
      <w:r w:rsidR="00A52474" w:rsidRPr="00265F51">
        <w:rPr>
          <w:rFonts w:ascii="Times New Roman" w:eastAsia="Times New Roman" w:hAnsi="Times New Roman" w:cs="Times New Roman"/>
          <w:color w:val="000000"/>
        </w:rPr>
        <w:t>admission to the ICU.</w:t>
      </w:r>
      <w:r w:rsidR="009611D2" w:rsidRPr="00265F51">
        <w:rPr>
          <w:rFonts w:ascii="Times New Roman" w:eastAsia="Times New Roman" w:hAnsi="Times New Roman" w:cs="Times New Roman"/>
          <w:color w:val="000000"/>
        </w:rPr>
        <w:t xml:space="preserve"> </w:t>
      </w:r>
    </w:p>
    <w:p w14:paraId="1015C089" w14:textId="03605942" w:rsidR="00262A22" w:rsidRPr="00265F51" w:rsidRDefault="009611D2" w:rsidP="00DA49D9">
      <w:pPr>
        <w:spacing w:after="0" w:line="480" w:lineRule="auto"/>
        <w:jc w:val="both"/>
        <w:rPr>
          <w:rFonts w:ascii="Times New Roman" w:eastAsia="Times New Roman" w:hAnsi="Times New Roman" w:cs="Times New Roman"/>
          <w:color w:val="000000"/>
        </w:rPr>
      </w:pPr>
      <w:r w:rsidRPr="00265F51">
        <w:rPr>
          <w:rFonts w:ascii="Times New Roman" w:eastAsia="Times New Roman" w:hAnsi="Times New Roman" w:cs="Times New Roman"/>
        </w:rPr>
        <w:t xml:space="preserve">The emergence of the Alpha, Delta, and Omicron variants significantly impacted the management of the COVID-19 pandemic. The Alpha variant, dominant in early 2021, was linked to higher hospitalization and ICU admission rates. However, the Delta variant, more transmissible and severe, led to a sharp increase in ICU admissions and deaths, </w:t>
      </w:r>
      <w:commentRangeStart w:id="68"/>
      <w:r w:rsidRPr="00265F51">
        <w:rPr>
          <w:rFonts w:ascii="Times New Roman" w:eastAsia="Times New Roman" w:hAnsi="Times New Roman" w:cs="Times New Roman"/>
        </w:rPr>
        <w:t>particularly among unvaccinated populations</w:t>
      </w:r>
      <w:commentRangeEnd w:id="68"/>
      <w:r w:rsidR="006F267C">
        <w:rPr>
          <w:rStyle w:val="CommentReference"/>
        </w:rPr>
        <w:commentReference w:id="68"/>
      </w:r>
      <w:r w:rsidRPr="00265F51">
        <w:rPr>
          <w:rFonts w:ascii="Times New Roman" w:eastAsia="Times New Roman" w:hAnsi="Times New Roman" w:cs="Times New Roman"/>
        </w:rPr>
        <w:t xml:space="preserve">. </w:t>
      </w:r>
      <w:r w:rsidR="00F562B5" w:rsidRPr="00265F51">
        <w:rPr>
          <w:rFonts w:ascii="Times New Roman" w:eastAsia="Times New Roman" w:hAnsi="Times New Roman" w:cs="Times New Roman"/>
        </w:rPr>
        <w:t>In contrast, the Omicron variant, though spreading at a much faster rate, exhibited distinct characteristics compared to Delta, leading to different patterns in healthcare utilization and outcomes</w:t>
      </w:r>
      <w:r w:rsidRPr="00265F51">
        <w:rPr>
          <w:rFonts w:ascii="Times New Roman" w:eastAsia="Times New Roman" w:hAnsi="Times New Roman" w:cs="Times New Roman"/>
        </w:rPr>
        <w:t xml:space="preserve">. Understanding the differing impacts of these variants is crucial for evaluating COVID-19 interventions and outcomes </w:t>
      </w:r>
      <w:sdt>
        <w:sdtPr>
          <w:rPr>
            <w:rFonts w:ascii="Times New Roman" w:eastAsia="Times New Roman" w:hAnsi="Times New Roman" w:cs="Times New Roman"/>
            <w:color w:val="000000"/>
          </w:rPr>
          <w:tag w:val="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
          <w:id w:val="-2080811140"/>
          <w:placeholder>
            <w:docPart w:val="F1C1189A9B24458485D0976D27B91E5C"/>
          </w:placeholder>
        </w:sdtPr>
        <w:sdtEndPr/>
        <w:sdtContent>
          <w:r w:rsidR="008A0684" w:rsidRPr="00265F51">
            <w:rPr>
              <w:rFonts w:ascii="Times New Roman" w:eastAsia="Times New Roman" w:hAnsi="Times New Roman" w:cs="Times New Roman"/>
              <w:color w:val="000000"/>
            </w:rPr>
            <w:t>(7–16)</w:t>
          </w:r>
        </w:sdtContent>
      </w:sdt>
      <w:r w:rsidR="007C4722" w:rsidRPr="00265F51">
        <w:rPr>
          <w:rFonts w:ascii="Times New Roman" w:eastAsia="Times New Roman" w:hAnsi="Times New Roman" w:cs="Times New Roman"/>
          <w:color w:val="000000"/>
        </w:rPr>
        <w:t xml:space="preserve"> </w:t>
      </w:r>
      <w:r w:rsidR="00262A22" w:rsidRPr="00265F51">
        <w:rPr>
          <w:rFonts w:ascii="Times New Roman" w:eastAsia="Times New Roman" w:hAnsi="Times New Roman" w:cs="Times New Roman"/>
          <w:color w:val="000000"/>
        </w:rPr>
        <w:t>Understanding the factors that influence ICU admissions, including the role of interventions such as testing programs, is crucial</w:t>
      </w:r>
      <w:del w:id="69" w:author="Tootooni, Mohammad Samie" w:date="2024-10-16T12:17:00Z">
        <w:r w:rsidR="00262A22" w:rsidRPr="00265F51" w:rsidDel="00F73B18">
          <w:rPr>
            <w:rFonts w:ascii="Times New Roman" w:eastAsia="Times New Roman" w:hAnsi="Times New Roman" w:cs="Times New Roman"/>
            <w:color w:val="000000"/>
          </w:rPr>
          <w:delText>, especially when considering the pandemic’s disproportionate impact on different communities.</w:delText>
        </w:r>
      </w:del>
      <w:ins w:id="70" w:author="Tootooni, Mohammad Samie" w:date="2024-10-16T12:17:00Z">
        <w:r w:rsidR="00F73B18">
          <w:rPr>
            <w:rFonts w:ascii="Times New Roman" w:eastAsia="Times New Roman" w:hAnsi="Times New Roman" w:cs="Times New Roman"/>
            <w:color w:val="000000"/>
          </w:rPr>
          <w:t>.</w:t>
        </w:r>
      </w:ins>
    </w:p>
    <w:p w14:paraId="36505B60" w14:textId="777BC4D0" w:rsidR="002A7EE6" w:rsidRPr="00265F51" w:rsidRDefault="00C72D06" w:rsidP="00E43EBE">
      <w:pPr>
        <w:spacing w:after="0" w:line="480" w:lineRule="auto"/>
        <w:jc w:val="both"/>
        <w:rPr>
          <w:rFonts w:ascii="Times New Roman" w:hAnsi="Times New Roman" w:cs="Times New Roman"/>
          <w:color w:val="000000"/>
        </w:rPr>
      </w:pPr>
      <w:r w:rsidRPr="00265F51">
        <w:rPr>
          <w:rFonts w:ascii="Times New Roman" w:hAnsi="Times New Roman" w:cs="Times New Roman"/>
          <w:color w:val="000000"/>
        </w:rPr>
        <w:t>The</w:t>
      </w:r>
      <w:r w:rsidR="00247FD1" w:rsidRPr="00265F51">
        <w:rPr>
          <w:rFonts w:ascii="Times New Roman" w:hAnsi="Times New Roman" w:cs="Times New Roman"/>
          <w:color w:val="000000"/>
        </w:rPr>
        <w:t xml:space="preserve"> COVID-19 pandemic </w:t>
      </w:r>
      <w:del w:id="71" w:author="Tootooni, Mohammad Samie" w:date="2024-10-16T12:34:00Z">
        <w:r w:rsidR="00247FD1" w:rsidRPr="00265F51" w:rsidDel="005E1207">
          <w:rPr>
            <w:rFonts w:ascii="Times New Roman" w:hAnsi="Times New Roman" w:cs="Times New Roman"/>
            <w:color w:val="000000"/>
          </w:rPr>
          <w:delText xml:space="preserve">has </w:delText>
        </w:r>
      </w:del>
      <w:r w:rsidR="00247FD1" w:rsidRPr="00265F51">
        <w:rPr>
          <w:rFonts w:ascii="Times New Roman" w:hAnsi="Times New Roman" w:cs="Times New Roman"/>
          <w:color w:val="000000"/>
        </w:rPr>
        <w:t xml:space="preserve">disproportionately affected disadvantaged communities compared to </w:t>
      </w:r>
      <w:r w:rsidR="003D431C" w:rsidRPr="00DA49D9">
        <w:rPr>
          <w:rFonts w:ascii="Times New Roman" w:hAnsi="Times New Roman" w:cs="Times New Roman"/>
          <w:color w:val="000000"/>
        </w:rPr>
        <w:t>high</w:t>
      </w:r>
      <w:r w:rsidR="003D431C" w:rsidRPr="00265F51">
        <w:rPr>
          <w:rFonts w:ascii="Times New Roman" w:hAnsi="Times New Roman" w:cs="Times New Roman"/>
          <w:color w:val="000000"/>
        </w:rPr>
        <w:t xml:space="preserve"> </w:t>
      </w:r>
      <w:r w:rsidR="00247FD1" w:rsidRPr="00265F51">
        <w:rPr>
          <w:rFonts w:ascii="Times New Roman" w:hAnsi="Times New Roman" w:cs="Times New Roman"/>
          <w:color w:val="000000"/>
        </w:rPr>
        <w:t xml:space="preserve">advantaged areas </w:t>
      </w:r>
      <w:sdt>
        <w:sdtPr>
          <w:rPr>
            <w:rFonts w:ascii="Times New Roman" w:hAnsi="Times New Roman" w:cs="Times New Roman"/>
            <w:color w:val="000000"/>
          </w:rPr>
          <w:tag w:val="MENDELEY_CITATION_v3_eyJjaXRhdGlvbklEIjoiTUVOREVMRVlfQ0lUQVRJT05fN2MxOTVlYjYtZWJlNi00MTExLWIzZGMtZWU4NTUwZjAwNDIwIiwicHJvcGVydGllcyI6eyJub3RlSW5kZXgiOjB9LCJpc0VkaXRlZCI6ZmFsc2UsIm1hbnVhbE92ZXJyaWRlIjp7ImlzTWFudWFsbHlPdmVycmlkZGVuIjpmYWxzZSwiY2l0ZXByb2NUZXh0IjoiKDE3LDE4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
          <w:id w:val="1979805143"/>
          <w:placeholder>
            <w:docPart w:val="DefaultPlaceholder_-1854013440"/>
          </w:placeholder>
        </w:sdtPr>
        <w:sdtEndPr/>
        <w:sdtContent>
          <w:r w:rsidR="008A0684" w:rsidRPr="00265F51">
            <w:rPr>
              <w:rFonts w:ascii="Times New Roman" w:hAnsi="Times New Roman" w:cs="Times New Roman"/>
              <w:color w:val="000000"/>
            </w:rPr>
            <w:t>(17,18)</w:t>
          </w:r>
        </w:sdtContent>
      </w:sdt>
      <w:r w:rsidR="00247FD1" w:rsidRPr="00265F51">
        <w:rPr>
          <w:rFonts w:ascii="Times New Roman" w:hAnsi="Times New Roman" w:cs="Times New Roman"/>
          <w:color w:val="000000"/>
        </w:rPr>
        <w:t>.</w:t>
      </w:r>
      <w:r w:rsidR="00230830" w:rsidRPr="00265F51">
        <w:rPr>
          <w:rFonts w:ascii="Times New Roman" w:hAnsi="Times New Roman" w:cs="Times New Roman"/>
          <w:color w:val="000000"/>
        </w:rPr>
        <w:t xml:space="preserve"> </w:t>
      </w:r>
      <w:r w:rsidR="00BB15D0" w:rsidRPr="00265F51">
        <w:rPr>
          <w:rFonts w:ascii="Times New Roman" w:hAnsi="Times New Roman" w:cs="Times New Roman"/>
          <w:color w:val="000000"/>
        </w:rPr>
        <w:t xml:space="preserve">As early as </w:t>
      </w:r>
      <w:r w:rsidR="00542DEF" w:rsidRPr="00265F51">
        <w:rPr>
          <w:rFonts w:ascii="Times New Roman" w:hAnsi="Times New Roman" w:cs="Times New Roman"/>
          <w:color w:val="000000"/>
        </w:rPr>
        <w:t xml:space="preserve">the spring and summer of 2020, evidence emerged showing that </w:t>
      </w:r>
      <w:r w:rsidR="009301C3" w:rsidRPr="00265F51">
        <w:rPr>
          <w:rFonts w:ascii="Times New Roman" w:hAnsi="Times New Roman" w:cs="Times New Roman"/>
          <w:color w:val="000000"/>
        </w:rPr>
        <w:t>disad</w:t>
      </w:r>
      <w:r w:rsidR="002F7C62" w:rsidRPr="00265F51">
        <w:rPr>
          <w:rFonts w:ascii="Times New Roman" w:hAnsi="Times New Roman" w:cs="Times New Roman"/>
          <w:color w:val="000000"/>
        </w:rPr>
        <w:t xml:space="preserve">vantaged </w:t>
      </w:r>
      <w:r w:rsidR="00542DEF" w:rsidRPr="00265F51">
        <w:rPr>
          <w:rFonts w:ascii="Times New Roman" w:hAnsi="Times New Roman" w:cs="Times New Roman"/>
          <w:color w:val="000000"/>
        </w:rPr>
        <w:t>neighborhood</w:t>
      </w:r>
      <w:r w:rsidR="00CF5475" w:rsidRPr="00265F51">
        <w:rPr>
          <w:rFonts w:ascii="Times New Roman" w:hAnsi="Times New Roman" w:cs="Times New Roman"/>
          <w:color w:val="000000"/>
        </w:rPr>
        <w:t>s</w:t>
      </w:r>
      <w:r w:rsidR="00542DEF" w:rsidRPr="00265F51">
        <w:rPr>
          <w:rFonts w:ascii="Times New Roman" w:hAnsi="Times New Roman" w:cs="Times New Roman"/>
          <w:color w:val="000000"/>
        </w:rPr>
        <w:t xml:space="preserve"> </w:t>
      </w:r>
      <w:r w:rsidR="00CF5475" w:rsidRPr="00265F51">
        <w:rPr>
          <w:rFonts w:ascii="Times New Roman" w:hAnsi="Times New Roman" w:cs="Times New Roman"/>
          <w:color w:val="000000"/>
        </w:rPr>
        <w:t xml:space="preserve">were </w:t>
      </w:r>
      <w:r w:rsidR="00542DEF" w:rsidRPr="00265F51">
        <w:rPr>
          <w:rFonts w:ascii="Times New Roman" w:hAnsi="Times New Roman" w:cs="Times New Roman"/>
          <w:color w:val="000000"/>
        </w:rPr>
        <w:t xml:space="preserve">linked to higher COVID-19 prevalence in various regions across the United States </w:t>
      </w:r>
      <w:sdt>
        <w:sdtPr>
          <w:rPr>
            <w:rFonts w:ascii="Times New Roman" w:hAnsi="Times New Roman" w:cs="Times New Roman"/>
            <w:color w:val="000000"/>
          </w:rPr>
          <w:tag w:val="MENDELEY_CITATION_v3_eyJjaXRhdGlvbklEIjoiTUVOREVMRVlfQ0lUQVRJT05fMjk0ZjFhM2UtMjI4Ny00NzhhLWExODUtMTFmZTVhNjk3YjU3IiwicHJvcGVydGllcyI6eyJub3RlSW5kZXgiOjB9LCJpc0VkaXRlZCI6ZmFsc2UsIm1hbnVhbE92ZXJyaWRlIjp7ImlzTWFudWFsbHlPdmVycmlkZGVuIjpmYWxzZSwiY2l0ZXByb2NUZXh0IjoiKDE5LDIwK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
          <w:id w:val="668075335"/>
          <w:placeholder>
            <w:docPart w:val="DefaultPlaceholder_-1854013440"/>
          </w:placeholder>
        </w:sdtPr>
        <w:sdtEndPr/>
        <w:sdtContent>
          <w:r w:rsidR="008A0684" w:rsidRPr="00265F51">
            <w:rPr>
              <w:rFonts w:ascii="Times New Roman" w:hAnsi="Times New Roman" w:cs="Times New Roman"/>
              <w:color w:val="000000"/>
            </w:rPr>
            <w:t>(19,20)</w:t>
          </w:r>
        </w:sdtContent>
      </w:sdt>
      <w:r w:rsidR="00542DEF" w:rsidRPr="00265F51">
        <w:rPr>
          <w:rFonts w:ascii="Times New Roman" w:hAnsi="Times New Roman" w:cs="Times New Roman"/>
          <w:color w:val="000000"/>
        </w:rPr>
        <w:t>.</w:t>
      </w:r>
      <w:r w:rsidR="00126F5B" w:rsidRPr="00265F51">
        <w:rPr>
          <w:rFonts w:ascii="Times New Roman" w:hAnsi="Times New Roman" w:cs="Times New Roman"/>
          <w:color w:val="000000"/>
        </w:rPr>
        <w:t xml:space="preserve"> </w:t>
      </w:r>
      <w:r w:rsidR="00443F4F" w:rsidRPr="00265F51">
        <w:rPr>
          <w:rFonts w:ascii="Times New Roman" w:hAnsi="Times New Roman" w:cs="Times New Roman"/>
          <w:color w:val="000000"/>
        </w:rPr>
        <w:t>Minority communities and individuals living in poverty experience a significantly higher share of COVID-19 cases and deaths</w:t>
      </w:r>
      <w:r w:rsidR="00203236" w:rsidRPr="00265F51">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"/>
          <w:id w:val="1112322983"/>
          <w:placeholder>
            <w:docPart w:val="DefaultPlaceholder_-1854013440"/>
          </w:placeholder>
        </w:sdtPr>
        <w:sdtEndPr/>
        <w:sdtContent>
          <w:r w:rsidR="008A0684" w:rsidRPr="00265F51">
            <w:rPr>
              <w:rFonts w:ascii="Times New Roman" w:hAnsi="Times New Roman" w:cs="Times New Roman"/>
              <w:color w:val="000000"/>
            </w:rPr>
            <w:t>(21,22)</w:t>
          </w:r>
        </w:sdtContent>
      </w:sdt>
      <w:r w:rsidR="00FF703A" w:rsidRPr="00265F51">
        <w:rPr>
          <w:rFonts w:ascii="Times New Roman" w:hAnsi="Times New Roman" w:cs="Times New Roman"/>
          <w:color w:val="000000"/>
        </w:rPr>
        <w:t xml:space="preserve">. </w:t>
      </w:r>
      <w:ins w:id="72" w:author="Tootooni, Mohammad Samie" w:date="2024-10-16T12:22:00Z">
        <w:r w:rsidR="00A34A93" w:rsidRPr="00A34A93">
          <w:rPr>
            <w:rFonts w:ascii="Times New Roman" w:hAnsi="Times New Roman" w:cs="Times New Roman"/>
            <w:color w:val="000000"/>
          </w:rPr>
          <w:t>Previous research on health disparities link</w:t>
        </w:r>
      </w:ins>
      <w:ins w:id="73" w:author="Tootooni, Mohammad Samie" w:date="2024-10-16T12:35:00Z">
        <w:r w:rsidR="005E1207">
          <w:rPr>
            <w:rFonts w:ascii="Times New Roman" w:hAnsi="Times New Roman" w:cs="Times New Roman"/>
            <w:color w:val="000000"/>
          </w:rPr>
          <w:t>ed</w:t>
        </w:r>
      </w:ins>
      <w:ins w:id="74" w:author="Tootooni, Mohammad Samie" w:date="2024-10-16T12:22:00Z">
        <w:r w:rsidR="00A34A93" w:rsidRPr="00A34A93">
          <w:rPr>
            <w:rFonts w:ascii="Times New Roman" w:hAnsi="Times New Roman" w:cs="Times New Roman"/>
            <w:color w:val="000000"/>
          </w:rPr>
          <w:t xml:space="preserve"> adverse health outcomes to low socioeconomic status, often measured by the area deprivation index (ADI) as an indicator of geographic disadvantage</w:t>
        </w:r>
      </w:ins>
      <w:del w:id="75" w:author="Tootooni, Mohammad Samie" w:date="2024-10-16T12:22:00Z">
        <w:r w:rsidR="00C17FF7" w:rsidRPr="00265F51" w:rsidDel="00A34A93">
          <w:rPr>
            <w:rFonts w:ascii="Times New Roman" w:hAnsi="Times New Roman" w:cs="Times New Roman"/>
            <w:color w:val="000000"/>
          </w:rPr>
          <w:delText>Previous research on health disparities has identified a connection between adverse health outcomes and low socioeconomic status, frequently measured using the area deprivation index (ADI) as a ranked indicator of geographic disadvantage</w:delText>
        </w:r>
      </w:del>
      <w:r w:rsidR="00821857" w:rsidRPr="00265F51">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"/>
          <w:id w:val="1313908521"/>
          <w:placeholder>
            <w:docPart w:val="DefaultPlaceholder_-1854013440"/>
          </w:placeholder>
        </w:sdtPr>
        <w:sdtEndPr/>
        <w:sdtContent>
          <w:r w:rsidR="008A0684" w:rsidRPr="00265F51">
            <w:rPr>
              <w:rFonts w:ascii="Times New Roman" w:hAnsi="Times New Roman" w:cs="Times New Roman"/>
              <w:color w:val="000000"/>
            </w:rPr>
            <w:t>(23,24)</w:t>
          </w:r>
        </w:sdtContent>
      </w:sdt>
      <w:r w:rsidR="00C17FF7" w:rsidRPr="00265F51">
        <w:rPr>
          <w:rFonts w:ascii="Times New Roman" w:hAnsi="Times New Roman" w:cs="Times New Roman"/>
          <w:color w:val="000000"/>
        </w:rPr>
        <w:t>.</w:t>
      </w:r>
      <w:r w:rsidR="003C7DF1" w:rsidRPr="00265F51">
        <w:rPr>
          <w:rFonts w:ascii="Times New Roman" w:hAnsi="Times New Roman" w:cs="Times New Roman"/>
          <w:color w:val="000000"/>
        </w:rPr>
        <w:t xml:space="preserve"> </w:t>
      </w:r>
      <w:ins w:id="76" w:author="Tootooni, Mohammad Samie" w:date="2024-10-16T12:24:00Z">
        <w:r w:rsidR="009D3453" w:rsidRPr="009D3453">
          <w:rPr>
            <w:rFonts w:ascii="Times New Roman" w:hAnsi="Times New Roman" w:cs="Times New Roman"/>
            <w:color w:val="000000"/>
          </w:rPr>
          <w:t xml:space="preserve">However, the role of COVID-19 testing programs in reducing </w:t>
        </w:r>
        <w:r w:rsidR="009D3453" w:rsidRPr="009D3453">
          <w:rPr>
            <w:rFonts w:ascii="Times New Roman" w:hAnsi="Times New Roman" w:cs="Times New Roman"/>
            <w:color w:val="000000"/>
          </w:rPr>
          <w:lastRenderedPageBreak/>
          <w:t>the burden in disadvantaged areas remains understudied. Understanding the impact of testing in these communities is crucial for mitigating severity and planning for future pandemics</w:t>
        </w:r>
      </w:ins>
      <w:ins w:id="77" w:author="Tootooni, Mohammad Samie" w:date="2024-10-16T12:23:00Z">
        <w:r w:rsidR="00A83501" w:rsidRPr="00A83501">
          <w:rPr>
            <w:rFonts w:ascii="Times New Roman" w:hAnsi="Times New Roman" w:cs="Times New Roman"/>
            <w:color w:val="000000"/>
          </w:rPr>
          <w:t>.</w:t>
        </w:r>
      </w:ins>
      <w:del w:id="78" w:author="Tootooni, Mohammad Samie" w:date="2024-10-16T12:23:00Z">
        <w:r w:rsidR="00BC7894" w:rsidRPr="00265F51" w:rsidDel="00A83501">
          <w:rPr>
            <w:rFonts w:ascii="Times New Roman" w:hAnsi="Times New Roman" w:cs="Times New Roman"/>
            <w:color w:val="000000"/>
          </w:rPr>
          <w:delText xml:space="preserve">Despite this, little is known about </w:delText>
        </w:r>
        <w:r w:rsidR="00704994" w:rsidRPr="00265F51" w:rsidDel="00A83501">
          <w:rPr>
            <w:rFonts w:ascii="Times New Roman" w:hAnsi="Times New Roman" w:cs="Times New Roman"/>
            <w:color w:val="000000"/>
          </w:rPr>
          <w:delText xml:space="preserve">COVID-19 testing </w:delText>
        </w:r>
      </w:del>
      <w:del w:id="79" w:author="Tootooni, Mohammad Samie" w:date="2024-10-16T12:19:00Z">
        <w:r w:rsidR="00704994" w:rsidRPr="00265F51" w:rsidDel="00D672D1">
          <w:rPr>
            <w:rFonts w:ascii="Times New Roman" w:hAnsi="Times New Roman" w:cs="Times New Roman"/>
            <w:color w:val="000000"/>
          </w:rPr>
          <w:delText>programs</w:delText>
        </w:r>
        <w:r w:rsidR="0016714C" w:rsidRPr="00265F51" w:rsidDel="00D672D1">
          <w:rPr>
            <w:rFonts w:ascii="Times New Roman" w:hAnsi="Times New Roman" w:cs="Times New Roman"/>
            <w:color w:val="000000"/>
          </w:rPr>
          <w:delText>’</w:delText>
        </w:r>
        <w:r w:rsidR="00704994" w:rsidRPr="00265F51" w:rsidDel="00D672D1">
          <w:rPr>
            <w:rFonts w:ascii="Times New Roman" w:hAnsi="Times New Roman" w:cs="Times New Roman"/>
            <w:color w:val="000000"/>
          </w:rPr>
          <w:delText xml:space="preserve"> specific role</w:delText>
        </w:r>
        <w:r w:rsidR="00BC7894" w:rsidRPr="00265F51" w:rsidDel="00D672D1">
          <w:rPr>
            <w:rFonts w:ascii="Times New Roman" w:hAnsi="Times New Roman" w:cs="Times New Roman"/>
            <w:color w:val="000000"/>
          </w:rPr>
          <w:delText xml:space="preserve"> </w:delText>
        </w:r>
      </w:del>
      <w:del w:id="80" w:author="Tootooni, Mohammad Samie" w:date="2024-10-16T12:23:00Z">
        <w:r w:rsidR="00BC7894" w:rsidRPr="00265F51" w:rsidDel="00A83501">
          <w:rPr>
            <w:rFonts w:ascii="Times New Roman" w:hAnsi="Times New Roman" w:cs="Times New Roman"/>
            <w:color w:val="000000"/>
          </w:rPr>
          <w:delText xml:space="preserve">in mitigating </w:delText>
        </w:r>
      </w:del>
      <w:del w:id="81" w:author="Tootooni, Mohammad Samie" w:date="2024-10-16T12:19:00Z">
        <w:r w:rsidR="00BC7894" w:rsidRPr="00265F51" w:rsidDel="00D672D1">
          <w:rPr>
            <w:rFonts w:ascii="Times New Roman" w:hAnsi="Times New Roman" w:cs="Times New Roman"/>
            <w:color w:val="000000"/>
          </w:rPr>
          <w:delText xml:space="preserve">the </w:delText>
        </w:r>
      </w:del>
      <w:del w:id="82" w:author="Tootooni, Mohammad Samie" w:date="2024-10-16T12:23:00Z">
        <w:r w:rsidR="00BC7894" w:rsidRPr="00265F51" w:rsidDel="00A83501">
          <w:rPr>
            <w:rFonts w:ascii="Times New Roman" w:hAnsi="Times New Roman" w:cs="Times New Roman"/>
            <w:color w:val="000000"/>
          </w:rPr>
          <w:delText xml:space="preserve">burden </w:delText>
        </w:r>
      </w:del>
      <w:del w:id="83" w:author="Tootooni, Mohammad Samie" w:date="2024-10-16T12:19:00Z">
        <w:r w:rsidR="00BC7894" w:rsidRPr="00265F51" w:rsidDel="00D672D1">
          <w:rPr>
            <w:rFonts w:ascii="Times New Roman" w:hAnsi="Times New Roman" w:cs="Times New Roman"/>
            <w:color w:val="000000"/>
          </w:rPr>
          <w:delText xml:space="preserve">of ICU admissions </w:delText>
        </w:r>
      </w:del>
      <w:del w:id="84" w:author="Tootooni, Mohammad Samie" w:date="2024-10-16T12:23:00Z">
        <w:r w:rsidR="00BC7894" w:rsidRPr="00265F51" w:rsidDel="00A83501">
          <w:rPr>
            <w:rFonts w:ascii="Times New Roman" w:hAnsi="Times New Roman" w:cs="Times New Roman"/>
            <w:color w:val="000000"/>
          </w:rPr>
          <w:delText xml:space="preserve">in </w:delText>
        </w:r>
      </w:del>
      <w:del w:id="85" w:author="Tootooni, Mohammad Samie" w:date="2024-10-16T12:22:00Z">
        <w:r w:rsidR="00BC7894" w:rsidRPr="00265F51" w:rsidDel="00064399">
          <w:rPr>
            <w:rFonts w:ascii="Times New Roman" w:hAnsi="Times New Roman" w:cs="Times New Roman"/>
            <w:color w:val="000000"/>
          </w:rPr>
          <w:delText xml:space="preserve">socioeconomically </w:delText>
        </w:r>
      </w:del>
      <w:del w:id="86" w:author="Tootooni, Mohammad Samie" w:date="2024-10-16T12:23:00Z">
        <w:r w:rsidR="00BC7894" w:rsidRPr="00265F51" w:rsidDel="00A83501">
          <w:rPr>
            <w:rFonts w:ascii="Times New Roman" w:hAnsi="Times New Roman" w:cs="Times New Roman"/>
            <w:color w:val="000000"/>
          </w:rPr>
          <w:delText xml:space="preserve">disadvantaged areas. Understanding the importance of testing in such communities is critical, as it may help </w:delText>
        </w:r>
        <w:r w:rsidR="00704994" w:rsidRPr="00265F51" w:rsidDel="00A83501">
          <w:rPr>
            <w:rFonts w:ascii="Times New Roman" w:hAnsi="Times New Roman" w:cs="Times New Roman"/>
            <w:color w:val="000000"/>
          </w:rPr>
          <w:delText>reduce the and severity</w:delText>
        </w:r>
        <w:r w:rsidR="00BC7894" w:rsidRPr="00265F51" w:rsidDel="00A83501">
          <w:rPr>
            <w:rFonts w:ascii="Times New Roman" w:hAnsi="Times New Roman" w:cs="Times New Roman"/>
            <w:color w:val="000000"/>
          </w:rPr>
          <w:delText>.</w:delText>
        </w:r>
      </w:del>
    </w:p>
    <w:p w14:paraId="7778B3BC" w14:textId="0D5D574A" w:rsidR="00D519F6" w:rsidRDefault="00873D82" w:rsidP="00DA49D9">
      <w:pPr>
        <w:spacing w:after="0" w:line="480" w:lineRule="auto"/>
        <w:jc w:val="both"/>
        <w:rPr>
          <w:ins w:id="87" w:author="Tootooni, Mohammad Samie" w:date="2024-10-16T12:37:00Z"/>
          <w:rFonts w:ascii="Times New Roman" w:hAnsi="Times New Roman" w:cs="Times New Roman"/>
          <w:color w:val="000000"/>
        </w:rPr>
      </w:pPr>
      <w:ins w:id="88" w:author="Tootooni, Mohammad Samie" w:date="2024-10-16T12:36:00Z">
        <w:r w:rsidRPr="00873D82">
          <w:rPr>
            <w:rFonts w:ascii="Times New Roman" w:hAnsi="Times New Roman" w:cs="Times New Roman"/>
            <w:color w:val="000000"/>
          </w:rPr>
          <w:t>As COVID-19 transmission persisted in the United States, the importance of testing to control and reduce its spread became a central focus</w:t>
        </w:r>
        <w:r>
          <w:rPr>
            <w:rFonts w:ascii="Times New Roman" w:hAnsi="Times New Roman" w:cs="Times New Roman"/>
            <w:color w:val="000000"/>
          </w:rPr>
          <w:t xml:space="preserve"> </w:t>
        </w:r>
      </w:ins>
      <w:del w:id="89" w:author="Tootooni, Mohammad Samie" w:date="2024-10-16T12:36:00Z">
        <w:r w:rsidR="001D1EAA" w:rsidRPr="00265F51" w:rsidDel="00873D82">
          <w:rPr>
            <w:rFonts w:ascii="Times New Roman" w:hAnsi="Times New Roman" w:cs="Times New Roman"/>
            <w:color w:val="000000"/>
          </w:rPr>
          <w:delText xml:space="preserve">As the transmission of severe acute </w:delText>
        </w:r>
        <w:r w:rsidR="006151A9" w:rsidRPr="00265F51" w:rsidDel="00873D82">
          <w:rPr>
            <w:rFonts w:ascii="Times New Roman" w:hAnsi="Times New Roman" w:cs="Times New Roman"/>
            <w:color w:val="000000"/>
          </w:rPr>
          <w:delText>COVID-19</w:delText>
        </w:r>
        <w:r w:rsidR="001D1EAA" w:rsidRPr="00265F51" w:rsidDel="00873D82">
          <w:rPr>
            <w:rFonts w:ascii="Times New Roman" w:hAnsi="Times New Roman" w:cs="Times New Roman"/>
            <w:color w:val="000000"/>
          </w:rPr>
          <w:delText xml:space="preserve"> </w:delText>
        </w:r>
      </w:del>
      <w:del w:id="90" w:author="Tootooni, Mohammad Samie" w:date="2024-10-16T12:35:00Z">
        <w:r w:rsidR="001D1EAA" w:rsidRPr="00265F51" w:rsidDel="005E1207">
          <w:rPr>
            <w:rFonts w:ascii="Times New Roman" w:hAnsi="Times New Roman" w:cs="Times New Roman"/>
            <w:color w:val="000000"/>
          </w:rPr>
          <w:delText xml:space="preserve">continues </w:delText>
        </w:r>
      </w:del>
      <w:del w:id="91" w:author="Tootooni, Mohammad Samie" w:date="2024-10-16T12:36:00Z">
        <w:r w:rsidR="001D1EAA" w:rsidRPr="00265F51" w:rsidDel="00873D82">
          <w:rPr>
            <w:rFonts w:ascii="Times New Roman" w:hAnsi="Times New Roman" w:cs="Times New Roman"/>
            <w:color w:val="000000"/>
          </w:rPr>
          <w:delText xml:space="preserve">within the </w:delText>
        </w:r>
        <w:r w:rsidR="002E2C0F" w:rsidRPr="00265F51" w:rsidDel="00873D82">
          <w:rPr>
            <w:rFonts w:ascii="Times New Roman" w:hAnsi="Times New Roman" w:cs="Times New Roman"/>
            <w:color w:val="000000"/>
          </w:rPr>
          <w:delText>United States</w:delText>
        </w:r>
        <w:r w:rsidR="001D1EAA" w:rsidRPr="00265F51" w:rsidDel="00873D82">
          <w:rPr>
            <w:rFonts w:ascii="Times New Roman" w:hAnsi="Times New Roman" w:cs="Times New Roman"/>
            <w:color w:val="000000"/>
          </w:rPr>
          <w:delText xml:space="preserve">, ongoing attention </w:delText>
        </w:r>
        <w:r w:rsidR="0065473D" w:rsidRPr="00265F51" w:rsidDel="00873D82">
          <w:rPr>
            <w:rFonts w:ascii="Times New Roman" w:hAnsi="Times New Roman" w:cs="Times New Roman"/>
            <w:color w:val="000000"/>
          </w:rPr>
          <w:delText>focuses</w:delText>
        </w:r>
        <w:r w:rsidR="001D1EAA" w:rsidRPr="00265F51" w:rsidDel="00873D82">
          <w:rPr>
            <w:rFonts w:ascii="Times New Roman" w:hAnsi="Times New Roman" w:cs="Times New Roman"/>
            <w:color w:val="000000"/>
          </w:rPr>
          <w:delText xml:space="preserve"> on the importance of testing to control and reduce its spread</w:delText>
        </w:r>
        <w:r w:rsidR="008B71C2" w:rsidRPr="00265F51" w:rsidDel="00873D82">
          <w:rPr>
            <w:rFonts w:ascii="Times New Roman" w:hAnsi="Times New Roman" w:cs="Times New Roman"/>
            <w:color w:val="000000"/>
          </w:rPr>
          <w:delText xml:space="preserve"> </w:delText>
        </w:r>
      </w:del>
      <w:sdt>
        <w:sdtPr>
          <w:rPr>
            <w:rFonts w:ascii="Times New Roman" w:hAnsi="Times New Roman" w:cs="Times New Roman"/>
            <w:color w:val="000000"/>
          </w:rPr>
          <w:tag w:val="MENDELEY_CITATION_v3_eyJjaXRhdGlvbklEIjoiTUVOREVMRVlfQ0lUQVRJT05fNDQyOWM4ZjQtYzM1NS00OGE3LTk3MWUtYWY2NWY3NTVhZWJmIiwicHJvcGVydGllcyI6eyJub3RlSW5kZXgiOjB9LCJpc0VkaXRlZCI6ZmFsc2UsIm1hbnVhbE92ZXJyaWRlIjp7ImlzTWFudWFsbHlPdmVycmlkZGVuIjpmYWxzZSwiY2l0ZXByb2NUZXh0IjoiKDI1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
          <w:id w:val="186183019"/>
          <w:placeholder>
            <w:docPart w:val="DefaultPlaceholder_-1854013440"/>
          </w:placeholder>
        </w:sdtPr>
        <w:sdtEndPr/>
        <w:sdtContent>
          <w:r w:rsidR="008A0684" w:rsidRPr="00265F51">
            <w:rPr>
              <w:rFonts w:ascii="Times New Roman" w:hAnsi="Times New Roman" w:cs="Times New Roman"/>
              <w:color w:val="000000"/>
            </w:rPr>
            <w:t>(25)</w:t>
          </w:r>
        </w:sdtContent>
      </w:sdt>
      <w:r w:rsidR="001D1EAA" w:rsidRPr="00265F51">
        <w:rPr>
          <w:rFonts w:ascii="Times New Roman" w:hAnsi="Times New Roman" w:cs="Times New Roman"/>
          <w:color w:val="000000"/>
        </w:rPr>
        <w:t>.</w:t>
      </w:r>
      <w:r w:rsidR="00B136B6" w:rsidRPr="00265F51">
        <w:rPr>
          <w:rFonts w:ascii="Times New Roman" w:hAnsi="Times New Roman" w:cs="Times New Roman"/>
          <w:color w:val="000000"/>
        </w:rPr>
        <w:t xml:space="preserve"> </w:t>
      </w:r>
      <w:ins w:id="92" w:author="Tootooni, Mohammad Samie" w:date="2024-10-16T12:37:00Z">
        <w:r w:rsidR="00D519F6" w:rsidRPr="00D519F6">
          <w:rPr>
            <w:rFonts w:ascii="Times New Roman" w:hAnsi="Times New Roman" w:cs="Times New Roman"/>
            <w:color w:val="000000"/>
          </w:rPr>
          <w:t xml:space="preserve">Beyond diagnosing infections, COVID-19 testing plays a key role in managing the pandemic. According to the National Institutes of </w:t>
        </w:r>
        <w:r w:rsidR="00D519F6" w:rsidRPr="00265F51">
          <w:rPr>
            <w:rFonts w:ascii="Times New Roman" w:hAnsi="Times New Roman" w:cs="Times New Roman"/>
            <w:color w:val="000000"/>
          </w:rPr>
          <w:t>Health</w:t>
        </w:r>
        <w:r w:rsidR="00D519F6" w:rsidRPr="00D519F6">
          <w:rPr>
            <w:rFonts w:ascii="Times New Roman" w:hAnsi="Times New Roman" w:cs="Times New Roman"/>
            <w:color w:val="000000"/>
          </w:rPr>
          <w:t>, testing is particularly crucial for vulnerable populations and communities with high ADI scores, enabling early detection and helping prevent the virus's spread in disproportionately affected areas</w:t>
        </w:r>
        <w:r w:rsidR="00D519F6">
          <w:rPr>
            <w:rFonts w:ascii="Times New Roman" w:hAnsi="Times New Roman" w:cs="Times New Roman"/>
            <w:color w:val="000000"/>
          </w:rPr>
          <w:t xml:space="preserve"> </w:t>
        </w:r>
      </w:ins>
      <w:customXmlInsRangeStart w:id="93" w:author="Tootooni, Mohammad Samie" w:date="2024-10-16T12:37:00Z"/>
      <w:sdt>
        <w:sdtPr>
          <w:rPr>
            <w:rFonts w:ascii="Times New Roman" w:hAnsi="Times New Roman" w:cs="Times New Roman"/>
            <w:color w:val="000000"/>
          </w:rPr>
          <w:tag w:val="MENDELEY_CITATION_v3_eyJjaXRhdGlvbklEIjoiTUVOREVMRVlfQ0lUQVRJT05fYzBkODNhZmUtZjdmZi00YTc3LWIyYWUtZmQzMTU1MWViOTNiIiwicHJvcGVydGllcyI6eyJub3RlSW5kZXgiOjB9LCJpc0VkaXRlZCI6ZmFsc2UsIm1hbnVhbE92ZXJyaWRlIjp7ImlzTWFudWFsbHlPdmVycmlkZGVuIjpmYWxzZSwiY2l0ZXByb2NUZXh0IjoiKDI2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
          <w:id w:val="-1321652865"/>
          <w:placeholder>
            <w:docPart w:val="58FD6751EEC64B1387C610C9FC2A5682"/>
          </w:placeholder>
        </w:sdtPr>
        <w:sdtEndPr/>
        <w:sdtContent>
          <w:customXmlInsRangeEnd w:id="93"/>
          <w:ins w:id="94" w:author="Tootooni, Mohammad Samie" w:date="2024-10-16T12:37:00Z">
            <w:r w:rsidR="00D519F6" w:rsidRPr="00265F51">
              <w:rPr>
                <w:rFonts w:ascii="Times New Roman" w:hAnsi="Times New Roman" w:cs="Times New Roman"/>
                <w:color w:val="000000"/>
              </w:rPr>
              <w:t>(26)</w:t>
            </w:r>
          </w:ins>
          <w:customXmlInsRangeStart w:id="95" w:author="Tootooni, Mohammad Samie" w:date="2024-10-16T12:37:00Z"/>
        </w:sdtContent>
      </w:sdt>
      <w:customXmlInsRangeEnd w:id="95"/>
      <w:ins w:id="96" w:author="Tootooni, Mohammad Samie" w:date="2024-10-16T12:37:00Z">
        <w:r w:rsidR="00D519F6" w:rsidRPr="00D519F6">
          <w:rPr>
            <w:rFonts w:ascii="Times New Roman" w:hAnsi="Times New Roman" w:cs="Times New Roman"/>
            <w:color w:val="000000"/>
          </w:rPr>
          <w:t>. Targeted testing programs in these communities are essential for mitigating adverse health outcomes related to COVID-19.</w:t>
        </w:r>
      </w:ins>
    </w:p>
    <w:p w14:paraId="5C3E2262" w14:textId="2D55184E" w:rsidR="007848A5" w:rsidRPr="00265F51" w:rsidDel="00D519F6" w:rsidRDefault="00355B19" w:rsidP="00DA49D9">
      <w:pPr>
        <w:spacing w:after="0" w:line="480" w:lineRule="auto"/>
        <w:jc w:val="both"/>
        <w:rPr>
          <w:del w:id="97" w:author="Tootooni, Mohammad Samie" w:date="2024-10-16T12:37:00Z"/>
          <w:rFonts w:ascii="Times New Roman" w:hAnsi="Times New Roman" w:cs="Times New Roman"/>
          <w:color w:val="000000"/>
        </w:rPr>
      </w:pPr>
      <w:del w:id="98" w:author="Tootooni, Mohammad Samie" w:date="2024-10-16T12:37:00Z">
        <w:r w:rsidRPr="00265F51" w:rsidDel="00D519F6">
          <w:rPr>
            <w:rFonts w:ascii="Times New Roman" w:hAnsi="Times New Roman" w:cs="Times New Roman"/>
            <w:color w:val="000000"/>
          </w:rPr>
          <w:delText xml:space="preserve">The importance of COVID testing extends far beyond simply diagnosing the infection. While it helps individuals determine whether they have the virus and what steps to take next (e.g., quarantine, isolation, or treatment), testing </w:delText>
        </w:r>
        <w:r w:rsidR="00FA3905" w:rsidRPr="00265F51" w:rsidDel="00D519F6">
          <w:rPr>
            <w:rFonts w:ascii="Times New Roman" w:hAnsi="Times New Roman" w:cs="Times New Roman"/>
            <w:color w:val="000000"/>
          </w:rPr>
          <w:delText>is also</w:delText>
        </w:r>
        <w:r w:rsidRPr="00265F51" w:rsidDel="00D519F6">
          <w:rPr>
            <w:rFonts w:ascii="Times New Roman" w:hAnsi="Times New Roman" w:cs="Times New Roman"/>
            <w:color w:val="000000"/>
          </w:rPr>
          <w:delText xml:space="preserve"> </w:delText>
        </w:r>
        <w:r w:rsidR="00FA3905" w:rsidRPr="00265F51" w:rsidDel="00D519F6">
          <w:rPr>
            <w:rFonts w:ascii="Times New Roman" w:hAnsi="Times New Roman" w:cs="Times New Roman"/>
            <w:color w:val="000000"/>
          </w:rPr>
          <w:delText xml:space="preserve">critical </w:delText>
        </w:r>
        <w:r w:rsidRPr="00265F51" w:rsidDel="00D519F6">
          <w:rPr>
            <w:rFonts w:ascii="Times New Roman" w:hAnsi="Times New Roman" w:cs="Times New Roman"/>
            <w:color w:val="000000"/>
          </w:rPr>
          <w:delText xml:space="preserve">in understanding and managing the pandemic. </w:delText>
        </w:r>
        <w:r w:rsidR="00474896" w:rsidRPr="00265F51" w:rsidDel="00D519F6">
          <w:rPr>
            <w:rFonts w:ascii="Times New Roman" w:hAnsi="Times New Roman" w:cs="Times New Roman"/>
            <w:color w:val="000000"/>
          </w:rPr>
          <w:delText>According to the National Institute</w:delText>
        </w:r>
        <w:r w:rsidR="00736466" w:rsidRPr="00265F51" w:rsidDel="00D519F6">
          <w:rPr>
            <w:rFonts w:ascii="Times New Roman" w:hAnsi="Times New Roman" w:cs="Times New Roman"/>
            <w:color w:val="000000"/>
          </w:rPr>
          <w:delText>s</w:delText>
        </w:r>
        <w:r w:rsidR="00474896" w:rsidRPr="00265F51" w:rsidDel="00D519F6">
          <w:rPr>
            <w:rFonts w:ascii="Times New Roman" w:hAnsi="Times New Roman" w:cs="Times New Roman"/>
            <w:color w:val="000000"/>
          </w:rPr>
          <w:delText xml:space="preserve"> of Health </w:delText>
        </w:r>
        <w:r w:rsidR="00866410" w:rsidRPr="00265F51" w:rsidDel="00D519F6">
          <w:rPr>
            <w:rFonts w:ascii="Times New Roman" w:hAnsi="Times New Roman" w:cs="Times New Roman"/>
            <w:color w:val="000000"/>
          </w:rPr>
          <w:delText xml:space="preserve"> </w:delText>
        </w:r>
      </w:del>
      <w:customXmlDelRangeStart w:id="99" w:author="Tootooni, Mohammad Samie" w:date="2024-10-16T12:37:00Z"/>
      <w:sdt>
        <w:sdtPr>
          <w:rPr>
            <w:rFonts w:ascii="Times New Roman" w:hAnsi="Times New Roman" w:cs="Times New Roman"/>
            <w:color w:val="000000"/>
          </w:rPr>
          <w:tag w:val="MENDELEY_CITATION_v3_eyJjaXRhdGlvbklEIjoiTUVOREVMRVlfQ0lUQVRJT05fYzBkODNhZmUtZjdmZi00YTc3LWIyYWUtZmQzMTU1MWViOTNiIiwicHJvcGVydGllcyI6eyJub3RlSW5kZXgiOjB9LCJpc0VkaXRlZCI6ZmFsc2UsIm1hbnVhbE92ZXJyaWRlIjp7ImlzTWFudWFsbHlPdmVycmlkZGVuIjpmYWxzZSwiY2l0ZXByb2NUZXh0IjoiKDI2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
          <w:id w:val="-1400901487"/>
          <w:placeholder>
            <w:docPart w:val="DefaultPlaceholder_-1854013440"/>
          </w:placeholder>
        </w:sdtPr>
        <w:sdtEndPr/>
        <w:sdtContent>
          <w:customXmlDelRangeEnd w:id="99"/>
          <w:del w:id="100" w:author="Tootooni, Mohammad Samie" w:date="2024-10-16T12:37:00Z">
            <w:r w:rsidR="008A0684" w:rsidRPr="00265F51" w:rsidDel="00D519F6">
              <w:rPr>
                <w:rFonts w:ascii="Times New Roman" w:hAnsi="Times New Roman" w:cs="Times New Roman"/>
                <w:color w:val="000000"/>
              </w:rPr>
              <w:delText>(26)</w:delText>
            </w:r>
          </w:del>
          <w:customXmlDelRangeStart w:id="101" w:author="Tootooni, Mohammad Samie" w:date="2024-10-16T12:37:00Z"/>
        </w:sdtContent>
      </w:sdt>
      <w:customXmlDelRangeEnd w:id="101"/>
      <w:del w:id="102" w:author="Tootooni, Mohammad Samie" w:date="2024-10-16T12:37:00Z">
        <w:r w:rsidR="00DC1935" w:rsidRPr="00265F51" w:rsidDel="00D519F6">
          <w:rPr>
            <w:rFonts w:ascii="Times New Roman" w:hAnsi="Times New Roman" w:cs="Times New Roman"/>
            <w:color w:val="000000"/>
          </w:rPr>
          <w:delText xml:space="preserve">, </w:delText>
        </w:r>
        <w:r w:rsidR="00BA7580" w:rsidRPr="00265F51" w:rsidDel="00D519F6">
          <w:rPr>
            <w:rFonts w:ascii="Times New Roman" w:hAnsi="Times New Roman" w:cs="Times New Roman"/>
            <w:color w:val="000000"/>
          </w:rPr>
          <w:delText>COVID-19 testing is crucial for vulnerable populations and those in areas with high ADI scores, as it enables early detection and helps prevent the virus</w:delText>
        </w:r>
        <w:r w:rsidR="00D26990" w:rsidRPr="00265F51" w:rsidDel="00D519F6">
          <w:rPr>
            <w:rFonts w:ascii="Times New Roman" w:hAnsi="Times New Roman" w:cs="Times New Roman"/>
            <w:color w:val="000000"/>
          </w:rPr>
          <w:delText>’</w:delText>
        </w:r>
        <w:r w:rsidR="00BA7580" w:rsidRPr="00265F51" w:rsidDel="00D519F6">
          <w:rPr>
            <w:rFonts w:ascii="Times New Roman" w:hAnsi="Times New Roman" w:cs="Times New Roman"/>
            <w:color w:val="000000"/>
          </w:rPr>
          <w:delText xml:space="preserve">s spread in communities that are disproportionately impacted by the pandemic. </w:delText>
        </w:r>
        <w:r w:rsidR="00EB38E9" w:rsidRPr="00265F51" w:rsidDel="00D519F6">
          <w:rPr>
            <w:rFonts w:ascii="Times New Roman" w:hAnsi="Times New Roman" w:cs="Times New Roman"/>
            <w:color w:val="000000"/>
          </w:rPr>
          <w:delText xml:space="preserve">Testing programs </w:delText>
        </w:r>
        <w:r w:rsidR="00704994" w:rsidRPr="00265F51" w:rsidDel="00D519F6">
          <w:rPr>
            <w:rFonts w:ascii="Times New Roman" w:hAnsi="Times New Roman" w:cs="Times New Roman"/>
            <w:color w:val="000000"/>
          </w:rPr>
          <w:delText xml:space="preserve">targeting these areas can be essential </w:delText>
        </w:r>
        <w:r w:rsidR="00EB38E9" w:rsidRPr="00265F51" w:rsidDel="00D519F6">
          <w:rPr>
            <w:rFonts w:ascii="Times New Roman" w:hAnsi="Times New Roman" w:cs="Times New Roman"/>
            <w:color w:val="000000"/>
          </w:rPr>
          <w:delText>in mitigating the adverse health outcomes related to COVID-19.</w:delText>
        </w:r>
      </w:del>
    </w:p>
    <w:p w14:paraId="00000018" w14:textId="73476270" w:rsidR="00743DF7" w:rsidRPr="00265F51" w:rsidRDefault="007B0AF2" w:rsidP="00DA49D9">
      <w:pPr>
        <w:spacing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One such initiative is the University of Illinois System’s</w:t>
      </w:r>
      <w:r w:rsidR="00927132" w:rsidRPr="00265F51">
        <w:rPr>
          <w:rFonts w:ascii="Times New Roman" w:eastAsia="Times New Roman" w:hAnsi="Times New Roman" w:cs="Times New Roman"/>
        </w:rPr>
        <w:t xml:space="preserve"> testing program, </w:t>
      </w:r>
      <w:r w:rsidRPr="00265F51">
        <w:rPr>
          <w:rFonts w:ascii="Times New Roman" w:eastAsia="Times New Roman" w:hAnsi="Times New Roman" w:cs="Times New Roman"/>
        </w:rPr>
        <w:t xml:space="preserve">SHIELD Illinois, which </w:t>
      </w:r>
      <w:r w:rsidR="00E30365" w:rsidRPr="00265F51">
        <w:rPr>
          <w:rFonts w:ascii="Times New Roman" w:eastAsia="Times New Roman" w:hAnsi="Times New Roman" w:cs="Times New Roman"/>
        </w:rPr>
        <w:t>provides</w:t>
      </w:r>
      <w:r w:rsidRPr="00265F51">
        <w:rPr>
          <w:rFonts w:ascii="Times New Roman" w:eastAsia="Times New Roman" w:hAnsi="Times New Roman" w:cs="Times New Roman"/>
        </w:rPr>
        <w:t xml:space="preserve"> a cutting-edge saliva-based COVID-19 test to K</w:t>
      </w:r>
      <w:r w:rsidR="00704994" w:rsidRPr="00265F51">
        <w:rPr>
          <w:rFonts w:ascii="Times New Roman" w:eastAsia="Times New Roman" w:hAnsi="Times New Roman" w:cs="Times New Roman"/>
        </w:rPr>
        <w:t>-</w:t>
      </w:r>
      <w:r w:rsidRPr="00265F51">
        <w:rPr>
          <w:rFonts w:ascii="Times New Roman" w:eastAsia="Times New Roman" w:hAnsi="Times New Roman" w:cs="Times New Roman"/>
        </w:rPr>
        <w:t xml:space="preserve">12 schools, colleges, universities, businesses, and the </w:t>
      </w:r>
      <w:del w:id="103" w:author="Tootooni, Mohammad Samie" w:date="2024-10-16T12:38:00Z">
        <w:r w:rsidRPr="00265F51" w:rsidDel="00854623">
          <w:rPr>
            <w:rFonts w:ascii="Times New Roman" w:eastAsia="Times New Roman" w:hAnsi="Times New Roman" w:cs="Times New Roman"/>
          </w:rPr>
          <w:delText xml:space="preserve">public </w:delText>
        </w:r>
      </w:del>
      <w:ins w:id="104" w:author="Tootooni, Mohammad Samie" w:date="2024-10-16T12:38:00Z">
        <w:r w:rsidR="00854623">
          <w:rPr>
            <w:rFonts w:ascii="Times New Roman" w:eastAsia="Times New Roman" w:hAnsi="Times New Roman" w:cs="Times New Roman"/>
          </w:rPr>
          <w:t xml:space="preserve">community </w:t>
        </w:r>
        <w:commentRangeStart w:id="105"/>
        <w:r w:rsidR="00854623">
          <w:rPr>
            <w:rFonts w:ascii="Times New Roman" w:eastAsia="Times New Roman" w:hAnsi="Times New Roman" w:cs="Times New Roman"/>
          </w:rPr>
          <w:t>centers</w:t>
        </w:r>
        <w:r w:rsidR="00854623" w:rsidRPr="00265F51">
          <w:rPr>
            <w:rFonts w:ascii="Times New Roman" w:eastAsia="Times New Roman" w:hAnsi="Times New Roman" w:cs="Times New Roman"/>
          </w:rPr>
          <w:t xml:space="preserve"> </w:t>
        </w:r>
      </w:ins>
      <w:del w:id="106" w:author="Tootooni, Mohammad Samie" w:date="2024-10-16T12:41:00Z">
        <w:r w:rsidRPr="00265F51" w:rsidDel="00FE240B">
          <w:rPr>
            <w:rFonts w:ascii="Times New Roman" w:eastAsia="Times New Roman" w:hAnsi="Times New Roman" w:cs="Times New Roman"/>
          </w:rPr>
          <w:delText xml:space="preserve">throughout </w:delText>
        </w:r>
      </w:del>
      <w:ins w:id="107" w:author="Tootooni, Mohammad Samie" w:date="2024-10-16T12:41:00Z">
        <w:r w:rsidR="00FE240B">
          <w:rPr>
            <w:rFonts w:ascii="Times New Roman" w:eastAsia="Times New Roman" w:hAnsi="Times New Roman" w:cs="Times New Roman"/>
          </w:rPr>
          <w:t>across</w:t>
        </w:r>
        <w:r w:rsidR="00FE240B" w:rsidRPr="00265F51">
          <w:rPr>
            <w:rFonts w:ascii="Times New Roman" w:eastAsia="Times New Roman" w:hAnsi="Times New Roman" w:cs="Times New Roman"/>
          </w:rPr>
          <w:t xml:space="preserve"> </w:t>
        </w:r>
      </w:ins>
      <w:r w:rsidRPr="00265F51">
        <w:rPr>
          <w:rFonts w:ascii="Times New Roman" w:eastAsia="Times New Roman" w:hAnsi="Times New Roman" w:cs="Times New Roman"/>
        </w:rPr>
        <w:t xml:space="preserve">Illinois. </w:t>
      </w:r>
      <w:commentRangeEnd w:id="105"/>
      <w:r w:rsidR="00854623">
        <w:rPr>
          <w:rStyle w:val="CommentReference"/>
        </w:rPr>
        <w:commentReference w:id="105"/>
      </w:r>
      <w:r w:rsidR="00C721EE" w:rsidRPr="00265F51">
        <w:rPr>
          <w:rFonts w:ascii="Times New Roman" w:hAnsi="Times New Roman" w:cs="Times New Roman"/>
        </w:rPr>
        <w:t xml:space="preserve">Initially, SHIELD focused on preserving lives by allowing businesses to stay open. As it expanded into schools, the </w:t>
      </w:r>
      <w:r w:rsidR="00FA3905" w:rsidRPr="00265F51">
        <w:rPr>
          <w:rFonts w:ascii="Times New Roman" w:hAnsi="Times New Roman" w:cs="Times New Roman"/>
        </w:rPr>
        <w:t>program</w:t>
      </w:r>
      <w:r w:rsidR="00C721EE" w:rsidRPr="00265F51">
        <w:rPr>
          <w:rFonts w:ascii="Times New Roman" w:hAnsi="Times New Roman" w:cs="Times New Roman"/>
        </w:rPr>
        <w:t xml:space="preserve"> shifted towards ensuring students could remain in the classroom by maximizing access to testing and the number of students tested.</w:t>
      </w:r>
      <w:r w:rsidR="00C732BF" w:rsidRPr="00265F51">
        <w:rPr>
          <w:rFonts w:ascii="Times New Roman" w:eastAsia="Times New Roman" w:hAnsi="Times New Roman" w:cs="Times New Roman"/>
        </w:rPr>
        <w:t xml:space="preserve"> </w:t>
      </w:r>
      <w:r w:rsidR="00C732BF" w:rsidRPr="00265F51">
        <w:rPr>
          <w:rFonts w:ascii="Times New Roman" w:hAnsi="Times New Roman" w:cs="Times New Roman"/>
        </w:rPr>
        <w:t xml:space="preserve">A standout feature of the SHIELD program </w:t>
      </w:r>
      <w:r w:rsidR="005A0683" w:rsidRPr="00265F51">
        <w:rPr>
          <w:rFonts w:ascii="Times New Roman" w:hAnsi="Times New Roman" w:cs="Times New Roman"/>
        </w:rPr>
        <w:t xml:space="preserve">is </w:t>
      </w:r>
      <w:r w:rsidR="00C732BF" w:rsidRPr="00265F51">
        <w:rPr>
          <w:rFonts w:ascii="Times New Roman" w:hAnsi="Times New Roman" w:cs="Times New Roman"/>
        </w:rPr>
        <w:t xml:space="preserve">its ability to provide schools </w:t>
      </w:r>
      <w:r w:rsidR="00776E19" w:rsidRPr="00265F51">
        <w:rPr>
          <w:rFonts w:ascii="Times New Roman" w:hAnsi="Times New Roman" w:cs="Times New Roman"/>
        </w:rPr>
        <w:t xml:space="preserve">with </w:t>
      </w:r>
      <w:r w:rsidR="00704994" w:rsidRPr="00265F51">
        <w:rPr>
          <w:rFonts w:ascii="Times New Roman" w:hAnsi="Times New Roman" w:cs="Times New Roman"/>
        </w:rPr>
        <w:t xml:space="preserve">adequate </w:t>
      </w:r>
      <w:r w:rsidR="00776E19" w:rsidRPr="00265F51">
        <w:rPr>
          <w:rFonts w:ascii="Times New Roman" w:hAnsi="Times New Roman" w:cs="Times New Roman"/>
        </w:rPr>
        <w:t>test</w:t>
      </w:r>
      <w:r w:rsidR="00C732BF" w:rsidRPr="00265F51">
        <w:rPr>
          <w:rFonts w:ascii="Times New Roman" w:hAnsi="Times New Roman" w:cs="Times New Roman"/>
        </w:rPr>
        <w:t xml:space="preserve"> kits</w:t>
      </w:r>
      <w:r w:rsidR="00A50A75" w:rsidRPr="00265F51">
        <w:rPr>
          <w:rFonts w:ascii="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"/>
          <w:id w:val="-334532769"/>
          <w:placeholder>
            <w:docPart w:val="DefaultPlaceholder_-1854013440"/>
          </w:placeholder>
        </w:sdtPr>
        <w:sdtEndPr/>
        <w:sdtContent>
          <w:r w:rsidR="008A0684" w:rsidRPr="00265F51">
            <w:rPr>
              <w:rFonts w:ascii="Times New Roman" w:eastAsia="Times New Roman" w:hAnsi="Times New Roman" w:cs="Times New Roman"/>
              <w:color w:val="000000"/>
            </w:rPr>
            <w:t>(27)</w:t>
          </w:r>
        </w:sdtContent>
      </w:sdt>
      <w:r w:rsidR="005A17FB" w:rsidRPr="00265F51">
        <w:rPr>
          <w:rFonts w:ascii="Times New Roman" w:eastAsia="Times New Roman" w:hAnsi="Times New Roman" w:cs="Times New Roman"/>
        </w:rPr>
        <w:t xml:space="preserve">. While the program has successfully increased testing rates across Illinois, its effectiveness in improving </w:t>
      </w:r>
      <w:sdt>
        <w:sdtPr>
          <w:tag w:val="goog_rdk_48"/>
          <w:id w:val="505017615"/>
        </w:sdtPr>
        <w:sdtEndPr/>
        <w:sdtContent>
          <w:r w:rsidR="005A17FB" w:rsidRPr="00265F51">
            <w:rPr>
              <w:rFonts w:ascii="Times New Roman" w:eastAsia="Times New Roman" w:hAnsi="Times New Roman" w:cs="Times New Roman"/>
            </w:rPr>
            <w:t>COVID-19</w:t>
          </w:r>
        </w:sdtContent>
      </w:sdt>
      <w:r w:rsidR="004C1FB1" w:rsidRPr="00265F51">
        <w:rPr>
          <w:rFonts w:ascii="Times New Roman" w:eastAsia="Times New Roman" w:hAnsi="Times New Roman" w:cs="Times New Roman"/>
        </w:rPr>
        <w:t xml:space="preserve"> </w:t>
      </w:r>
      <w:r w:rsidR="005A17FB" w:rsidRPr="00265F51">
        <w:rPr>
          <w:rFonts w:ascii="Times New Roman" w:eastAsia="Times New Roman" w:hAnsi="Times New Roman" w:cs="Times New Roman"/>
        </w:rPr>
        <w:t xml:space="preserve">outcomes in </w:t>
      </w:r>
      <w:r w:rsidR="00EB4063" w:rsidRPr="00265F51">
        <w:rPr>
          <w:rFonts w:ascii="Times New Roman" w:eastAsia="Times New Roman" w:hAnsi="Times New Roman" w:cs="Times New Roman"/>
        </w:rPr>
        <w:t>disadvantaged</w:t>
      </w:r>
      <w:r w:rsidR="005A17FB" w:rsidRPr="00265F51">
        <w:rPr>
          <w:rFonts w:ascii="Times New Roman" w:eastAsia="Times New Roman" w:hAnsi="Times New Roman" w:cs="Times New Roman"/>
        </w:rPr>
        <w:t xml:space="preserve"> communities remains unclear. </w:t>
      </w:r>
      <w:sdt>
        <w:sdtPr>
          <w:tag w:val="goog_rdk_50"/>
          <w:id w:val="1249925908"/>
        </w:sdtPr>
        <w:sdtEndPr/>
        <w:sdtContent/>
      </w:sdt>
      <w:r w:rsidR="005A17FB" w:rsidRPr="00265F51">
        <w:rPr>
          <w:rFonts w:ascii="Times New Roman" w:eastAsia="Times New Roman" w:hAnsi="Times New Roman" w:cs="Times New Roman"/>
        </w:rPr>
        <w:t xml:space="preserve">The program has amassed extensive data on testing, encompassing the number and types of tests conducted, test results, and demographic information of those tested. This presents a unique opportunity to gain a comprehensive understanding of </w:t>
      </w:r>
      <w:r w:rsidR="00981451" w:rsidRPr="00265F51">
        <w:rPr>
          <w:rFonts w:ascii="Times New Roman" w:eastAsia="Times New Roman" w:hAnsi="Times New Roman" w:cs="Times New Roman"/>
        </w:rPr>
        <w:t>SHIELD Illinois's impact</w:t>
      </w:r>
      <w:r w:rsidR="005A17FB" w:rsidRPr="00265F51">
        <w:rPr>
          <w:rFonts w:ascii="Times New Roman" w:eastAsia="Times New Roman" w:hAnsi="Times New Roman" w:cs="Times New Roman"/>
        </w:rPr>
        <w:t xml:space="preserve"> on the health of </w:t>
      </w:r>
      <w:r w:rsidR="005A46EE" w:rsidRPr="00265F51">
        <w:rPr>
          <w:rFonts w:ascii="Times New Roman" w:eastAsia="Times New Roman" w:hAnsi="Times New Roman" w:cs="Times New Roman"/>
        </w:rPr>
        <w:t>disadvantaged</w:t>
      </w:r>
      <w:r w:rsidR="005A17FB" w:rsidRPr="00265F51">
        <w:rPr>
          <w:rFonts w:ascii="Times New Roman" w:eastAsia="Times New Roman" w:hAnsi="Times New Roman" w:cs="Times New Roman"/>
        </w:rPr>
        <w:t xml:space="preserve"> communities in Chicago, especially when combined with data from the Chicago Department of Public Health and Electronic Health Record</w:t>
      </w:r>
      <w:ins w:id="108" w:author="Tootooni, Mohammad Samie" w:date="2024-10-16T12:43:00Z">
        <w:r w:rsidR="00825C67">
          <w:rPr>
            <w:rFonts w:ascii="Times New Roman" w:eastAsia="Times New Roman" w:hAnsi="Times New Roman" w:cs="Times New Roman"/>
          </w:rPr>
          <w:t xml:space="preserve"> (EHR)</w:t>
        </w:r>
      </w:ins>
      <w:del w:id="109" w:author="Tootooni, Mohammad Samie" w:date="2024-10-16T12:43:00Z">
        <w:r w:rsidR="005A17FB" w:rsidRPr="00265F51" w:rsidDel="00825C67">
          <w:rPr>
            <w:rFonts w:ascii="Times New Roman" w:eastAsia="Times New Roman" w:hAnsi="Times New Roman" w:cs="Times New Roman"/>
          </w:rPr>
          <w:delText>s</w:delText>
        </w:r>
      </w:del>
      <w:r w:rsidR="005A17FB" w:rsidRPr="00265F51">
        <w:rPr>
          <w:rFonts w:ascii="Times New Roman" w:eastAsia="Times New Roman" w:hAnsi="Times New Roman" w:cs="Times New Roman"/>
        </w:rPr>
        <w:t xml:space="preserve">. </w:t>
      </w:r>
    </w:p>
    <w:p w14:paraId="6E672897" w14:textId="6221D558" w:rsidR="00257448" w:rsidRDefault="004C1FB1" w:rsidP="00451187">
      <w:pPr>
        <w:spacing w:after="0" w:line="480" w:lineRule="auto"/>
        <w:jc w:val="both"/>
        <w:rPr>
          <w:ins w:id="110" w:author="Tootooni, Mohammad Samie" w:date="2024-10-16T13:26:00Z"/>
          <w:rFonts w:ascii="Times New Roman" w:eastAsia="Times New Roman" w:hAnsi="Times New Roman" w:cs="Times New Roman"/>
        </w:rPr>
      </w:pPr>
      <w:moveFromRangeStart w:id="111" w:author="Tootooni, Mohammad Samie" w:date="2024-10-16T13:28:00Z" w:name="move179977749"/>
      <w:moveFrom w:id="112" w:author="Tootooni, Mohammad Samie" w:date="2024-10-16T13:28:00Z">
        <w:r w:rsidRPr="00265F51" w:rsidDel="006873C1">
          <w:rPr>
            <w:rFonts w:ascii="Times New Roman" w:eastAsia="Times New Roman" w:hAnsi="Times New Roman" w:cs="Times New Roman"/>
          </w:rPr>
          <w:t xml:space="preserve">Several other studies have used data from SHIELD to analyze its effectiveness </w:t>
        </w:r>
        <w:r w:rsidR="00981451" w:rsidRPr="00265F51" w:rsidDel="006873C1">
          <w:rPr>
            <w:rFonts w:ascii="Times New Roman" w:eastAsia="Times New Roman" w:hAnsi="Times New Roman" w:cs="Times New Roman"/>
          </w:rPr>
          <w:t>in addressing COVID-19</w:t>
        </w:r>
        <w:r w:rsidRPr="00265F51" w:rsidDel="006873C1">
          <w:rPr>
            <w:rFonts w:ascii="Times New Roman" w:eastAsia="Times New Roman" w:hAnsi="Times New Roman" w:cs="Times New Roman"/>
          </w:rPr>
          <w:t>. For instance, Saidani et al</w:t>
        </w:r>
        <w:commentRangeStart w:id="113"/>
        <w:r w:rsidRPr="00265F51" w:rsidDel="006873C1">
          <w:rPr>
            <w:rFonts w:ascii="Times New Roman" w:eastAsia="Times New Roman" w:hAnsi="Times New Roman" w:cs="Times New Roman"/>
          </w:rPr>
          <w:t>.</w:t>
        </w:r>
        <w:commentRangeEnd w:id="113"/>
        <w:r w:rsidR="00B235F6" w:rsidRPr="00DA49D9" w:rsidDel="006873C1">
          <w:rPr>
            <w:rStyle w:val="CommentReference"/>
            <w:sz w:val="22"/>
            <w:szCs w:val="22"/>
          </w:rPr>
          <w:commentReference w:id="113"/>
        </w:r>
        <w:r w:rsidRPr="00265F51" w:rsidDel="006873C1">
          <w:rPr>
            <w:rFonts w:ascii="Times New Roman" w:eastAsia="Times New Roman" w:hAnsi="Times New Roman" w:cs="Times New Roman"/>
          </w:rPr>
          <w:t xml:space="preserve"> </w:t>
        </w:r>
      </w:moveFrom>
      <w:sdt>
        <w:sdtPr>
          <w:rPr>
            <w:rFonts w:ascii="Times New Roman" w:eastAsia="Times New Roman" w:hAnsi="Times New Roman" w:cs="Times New Roman"/>
            <w:color w:val="000000"/>
          </w:rPr>
          <w:tag w:val="MENDELEY_CITATION_v3_eyJjaXRhdGlvbklEIjoiTUVOREVMRVlfQ0lUQVRJT05fYTBkZDg3MTUtYzc5Ni00ODU1LTgzMzUtNTcwZjY5ZTdiOTk2IiwicHJvcGVydGllcyI6eyJub3RlSW5kZXgiOjB9LCJpc0VkaXRlZCI6ZmFsc2UsIm1hbnVhbE92ZXJyaWRlIjp7ImlzTWFudWFsbHlPdmVycmlkZGVuIjpmYWxzZSwiY2l0ZXByb2NUZXh0IjoiKDI4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
          <w:id w:val="-935514122"/>
          <w:placeholder>
            <w:docPart w:val="976632E2C737469D84FA28D1660C93A6"/>
          </w:placeholder>
        </w:sdtPr>
        <w:sdtEndPr/>
        <w:sdtContent>
          <w:moveFrom w:id="114" w:author="Tootooni, Mohammad Samie" w:date="2024-10-16T13:28:00Z">
            <w:r w:rsidR="008A0684" w:rsidRPr="00265F51" w:rsidDel="006873C1">
              <w:rPr>
                <w:rFonts w:ascii="Times New Roman" w:eastAsia="Times New Roman" w:hAnsi="Times New Roman" w:cs="Times New Roman"/>
                <w:color w:val="000000"/>
              </w:rPr>
              <w:t>(28)</w:t>
            </w:r>
          </w:moveFrom>
        </w:sdtContent>
      </w:sdt>
      <w:moveFrom w:id="115" w:author="Tootooni, Mohammad Samie" w:date="2024-10-16T13:28:00Z">
        <w:r w:rsidRPr="00265F51" w:rsidDel="006873C1">
          <w:rPr>
            <w:rFonts w:ascii="Times New Roman" w:eastAsia="Times New Roman" w:hAnsi="Times New Roman" w:cs="Times New Roman"/>
            <w:color w:val="000000"/>
          </w:rPr>
          <w:t xml:space="preserve"> utiliz</w:t>
        </w:r>
        <w:r w:rsidR="00873F08" w:rsidRPr="00265F51" w:rsidDel="006873C1">
          <w:rPr>
            <w:rFonts w:ascii="Times New Roman" w:eastAsia="Times New Roman" w:hAnsi="Times New Roman" w:cs="Times New Roman"/>
            <w:color w:val="000000"/>
          </w:rPr>
          <w:t>e</w:t>
        </w:r>
        <w:r w:rsidRPr="00265F51" w:rsidDel="006873C1">
          <w:rPr>
            <w:rFonts w:ascii="Times New Roman" w:eastAsia="Times New Roman" w:hAnsi="Times New Roman" w:cs="Times New Roman"/>
            <w:color w:val="000000"/>
          </w:rPr>
          <w:t xml:space="preserve"> SHIELD data to determine the optimal number of machines and operators required for different workstations, </w:t>
        </w:r>
        <w:r w:rsidR="00981451" w:rsidRPr="00265F51" w:rsidDel="006873C1">
          <w:rPr>
            <w:rFonts w:ascii="Times New Roman" w:eastAsia="Times New Roman" w:hAnsi="Times New Roman" w:cs="Times New Roman"/>
            <w:color w:val="000000"/>
          </w:rPr>
          <w:t>considering</w:t>
        </w:r>
        <w:r w:rsidRPr="00265F51" w:rsidDel="006873C1">
          <w:rPr>
            <w:rFonts w:ascii="Times New Roman" w:eastAsia="Times New Roman" w:hAnsi="Times New Roman" w:cs="Times New Roman"/>
            <w:color w:val="000000"/>
          </w:rPr>
          <w:t xml:space="preserve"> the available resources and the daily sample testing rate</w:t>
        </w:r>
        <w:r w:rsidRPr="00265F51" w:rsidDel="006873C1">
          <w:rPr>
            <w:rFonts w:ascii="Times New Roman" w:hAnsi="Times New Roman" w:cs="Times New Roman"/>
            <w:color w:val="202020"/>
          </w:rPr>
          <w:t xml:space="preserve">. Holman et al. </w:t>
        </w:r>
      </w:moveFrom>
      <w:sdt>
        <w:sdtPr>
          <w:rPr>
            <w:rFonts w:ascii="Times New Roman" w:hAnsi="Times New Roman" w:cs="Times New Roman"/>
            <w:color w:val="000000"/>
          </w:rPr>
          <w:tag w:val="MENDELEY_CITATION_v3_eyJjaXRhdGlvbklEIjoiTUVOREVMRVlfQ0lUQVRJT05fNjdmYzY0MzEtMmMxYy00MDM0LWFiMWEtN2E4MWUwYzAxOTk0IiwicHJvcGVydGllcyI6eyJub3RlSW5kZXgiOjB9LCJpc0VkaXRlZCI6ZmFsc2UsIm1hbnVhbE92ZXJyaWRlIjp7ImlzTWFudWFsbHlPdmVycmlkZGVuIjpmYWxzZSwiY2l0ZXByb2NUZXh0IjoiKDI5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
          <w:id w:val="577337177"/>
          <w:placeholder>
            <w:docPart w:val="976632E2C737469D84FA28D1660C93A6"/>
          </w:placeholder>
        </w:sdtPr>
        <w:sdtEndPr/>
        <w:sdtContent>
          <w:moveFrom w:id="116" w:author="Tootooni, Mohammad Samie" w:date="2024-10-16T13:28:00Z">
            <w:r w:rsidR="008A0684" w:rsidRPr="00265F51" w:rsidDel="006873C1">
              <w:rPr>
                <w:rFonts w:ascii="Times New Roman" w:hAnsi="Times New Roman" w:cs="Times New Roman"/>
                <w:color w:val="000000"/>
              </w:rPr>
              <w:t>(29)</w:t>
            </w:r>
          </w:moveFrom>
        </w:sdtContent>
      </w:sdt>
      <w:moveFrom w:id="117" w:author="Tootooni, Mohammad Samie" w:date="2024-10-16T13:28:00Z">
        <w:r w:rsidRPr="00265F51" w:rsidDel="006873C1">
          <w:rPr>
            <w:rFonts w:ascii="Times New Roman" w:hAnsi="Times New Roman" w:cs="Times New Roman"/>
            <w:color w:val="000000"/>
          </w:rPr>
          <w:t xml:space="preserve"> also leverag</w:t>
        </w:r>
        <w:r w:rsidR="00496E68" w:rsidRPr="00265F51" w:rsidDel="006873C1">
          <w:rPr>
            <w:rFonts w:ascii="Times New Roman" w:hAnsi="Times New Roman" w:cs="Times New Roman"/>
            <w:color w:val="000000"/>
          </w:rPr>
          <w:t>e</w:t>
        </w:r>
        <w:r w:rsidRPr="00265F51" w:rsidDel="006873C1">
          <w:rPr>
            <w:rFonts w:ascii="Times New Roman" w:hAnsi="Times New Roman" w:cs="Times New Roman"/>
            <w:color w:val="000000"/>
          </w:rPr>
          <w:t xml:space="preserve"> SHIELD data to explore COVID-19 transmission in early care and education settings </w:t>
        </w:r>
        <w:r w:rsidR="00981451" w:rsidRPr="00265F51" w:rsidDel="006873C1">
          <w:rPr>
            <w:rFonts w:ascii="Times New Roman" w:hAnsi="Times New Roman" w:cs="Times New Roman"/>
            <w:color w:val="000000"/>
          </w:rPr>
          <w:t>by implementing</w:t>
        </w:r>
        <w:r w:rsidRPr="00265F51" w:rsidDel="006873C1">
          <w:rPr>
            <w:rFonts w:ascii="Times New Roman" w:hAnsi="Times New Roman" w:cs="Times New Roman"/>
            <w:color w:val="000000"/>
          </w:rPr>
          <w:t xml:space="preserve"> a </w:t>
        </w:r>
        <w:r w:rsidR="0078314F" w:rsidRPr="00265F51" w:rsidDel="006873C1">
          <w:rPr>
            <w:rFonts w:ascii="Times New Roman" w:hAnsi="Times New Roman" w:cs="Times New Roman"/>
            <w:color w:val="000000"/>
          </w:rPr>
          <w:t>Test-to-</w:t>
        </w:r>
        <w:r w:rsidRPr="00265F51" w:rsidDel="006873C1">
          <w:rPr>
            <w:rFonts w:ascii="Times New Roman" w:hAnsi="Times New Roman" w:cs="Times New Roman"/>
            <w:color w:val="000000"/>
          </w:rPr>
          <w:t>Stay strategy. Their findings revea</w:t>
        </w:r>
        <w:r w:rsidR="00780F1F" w:rsidRPr="00265F51" w:rsidDel="006873C1">
          <w:rPr>
            <w:rFonts w:ascii="Times New Roman" w:hAnsi="Times New Roman" w:cs="Times New Roman"/>
            <w:color w:val="000000"/>
          </w:rPr>
          <w:t>l</w:t>
        </w:r>
        <w:r w:rsidRPr="00265F51" w:rsidDel="006873C1">
          <w:rPr>
            <w:rFonts w:ascii="Times New Roman" w:hAnsi="Times New Roman" w:cs="Times New Roman"/>
            <w:color w:val="000000"/>
          </w:rPr>
          <w:t xml:space="preserve"> that transmission rates </w:t>
        </w:r>
        <w:r w:rsidR="00780F1F" w:rsidRPr="00265F51" w:rsidDel="006873C1">
          <w:rPr>
            <w:rFonts w:ascii="Times New Roman" w:hAnsi="Times New Roman" w:cs="Times New Roman"/>
            <w:color w:val="000000"/>
          </w:rPr>
          <w:t xml:space="preserve">are </w:t>
        </w:r>
        <w:r w:rsidRPr="00265F51" w:rsidDel="006873C1">
          <w:rPr>
            <w:rFonts w:ascii="Times New Roman" w:hAnsi="Times New Roman" w:cs="Times New Roman"/>
            <w:color w:val="000000"/>
          </w:rPr>
          <w:t xml:space="preserve">low in ECE facilities during the study period. Moreover, serial testing after COVID-19 exposure among children and staff </w:t>
        </w:r>
        <w:r w:rsidR="00704994" w:rsidRPr="00265F51" w:rsidDel="006873C1">
          <w:rPr>
            <w:rFonts w:ascii="Times New Roman" w:hAnsi="Times New Roman" w:cs="Times New Roman"/>
            <w:color w:val="000000"/>
          </w:rPr>
          <w:t xml:space="preserve">proves </w:t>
        </w:r>
        <w:r w:rsidRPr="00265F51" w:rsidDel="006873C1">
          <w:rPr>
            <w:rFonts w:ascii="Times New Roman" w:hAnsi="Times New Roman" w:cs="Times New Roman"/>
            <w:color w:val="000000"/>
          </w:rPr>
          <w:t xml:space="preserve">an effective strategy, enabling children to continue attending </w:t>
        </w:r>
        <w:r w:rsidR="0010716E" w:rsidRPr="00265F51" w:rsidDel="006873C1">
          <w:rPr>
            <w:rFonts w:ascii="Times New Roman" w:hAnsi="Times New Roman" w:cs="Times New Roman"/>
            <w:color w:val="000000"/>
          </w:rPr>
          <w:t>in person</w:t>
        </w:r>
        <w:r w:rsidRPr="00265F51" w:rsidDel="006873C1">
          <w:rPr>
            <w:rFonts w:ascii="Times New Roman" w:hAnsi="Times New Roman" w:cs="Times New Roman"/>
            <w:color w:val="000000"/>
          </w:rPr>
          <w:t xml:space="preserve"> and allowing parents to avoid missing workdays</w:t>
        </w:r>
        <w:r w:rsidRPr="00265F51" w:rsidDel="006873C1">
          <w:rPr>
            <w:rFonts w:ascii="Times New Roman" w:hAnsi="Times New Roman" w:cs="Times New Roman"/>
          </w:rPr>
          <w:t xml:space="preserve">. Ivanov et al. </w:t>
        </w:r>
      </w:moveFrom>
      <w:sdt>
        <w:sdtPr>
          <w:rPr>
            <w:rFonts w:ascii="Times New Roman" w:hAnsi="Times New Roman" w:cs="Times New Roman"/>
            <w:color w:val="000000"/>
          </w:rPr>
          <w:tag w:val="MENDELEY_CITATION_v3_eyJjaXRhdGlvbklEIjoiTUVOREVMRVlfQ0lUQVRJT05fZTZkYjU0YzgtYWRmNC00OTgzLWJmOWQtYTZiOGMxNDBjNjc0IiwicHJvcGVydGllcyI6eyJub3RlSW5kZXgiOjB9LCJpc0VkaXRlZCI6ZmFsc2UsIm1hbnVhbE92ZXJyaWRlIjp7ImlzTWFudWFsbHlPdmVycmlkZGVuIjpmYWxzZSwiY2l0ZXByb2NUZXh0IjoiKDMw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
          <w:id w:val="-1137173783"/>
          <w:placeholder>
            <w:docPart w:val="976632E2C737469D84FA28D1660C93A6"/>
          </w:placeholder>
        </w:sdtPr>
        <w:sdtEndPr/>
        <w:sdtContent>
          <w:moveFrom w:id="118" w:author="Tootooni, Mohammad Samie" w:date="2024-10-16T13:28:00Z">
            <w:r w:rsidR="008A0684" w:rsidRPr="00265F51" w:rsidDel="006873C1">
              <w:rPr>
                <w:rFonts w:ascii="Times New Roman" w:hAnsi="Times New Roman" w:cs="Times New Roman"/>
                <w:color w:val="000000"/>
              </w:rPr>
              <w:t>(30)</w:t>
            </w:r>
          </w:moveFrom>
        </w:sdtContent>
      </w:sdt>
      <w:moveFrom w:id="119" w:author="Tootooni, Mohammad Samie" w:date="2024-10-16T13:28:00Z">
        <w:r w:rsidRPr="00265F51" w:rsidDel="006873C1">
          <w:rPr>
            <w:rFonts w:ascii="Times New Roman" w:hAnsi="Times New Roman" w:cs="Times New Roman"/>
            <w:color w:val="000000"/>
          </w:rPr>
          <w:t xml:space="preserve"> examine the effects of two different enrollment policies on testing and positivity rates using data from 259 schools in Illinois. Their </w:t>
        </w:r>
        <w:commentRangeStart w:id="120"/>
        <w:r w:rsidRPr="00265F51" w:rsidDel="006873C1">
          <w:rPr>
            <w:rFonts w:ascii="Times New Roman" w:hAnsi="Times New Roman" w:cs="Times New Roman"/>
            <w:color w:val="000000"/>
          </w:rPr>
          <w:t>results indicate a 42.6% higher testing rate and a 33.1% lower positivity rate in schools that adopted an opt-out policy.</w:t>
        </w:r>
        <w:commentRangeEnd w:id="120"/>
        <w:r w:rsidR="0078314F" w:rsidRPr="00DA49D9" w:rsidDel="006873C1">
          <w:rPr>
            <w:rStyle w:val="CommentReference"/>
            <w:sz w:val="22"/>
            <w:szCs w:val="22"/>
          </w:rPr>
          <w:commentReference w:id="120"/>
        </w:r>
        <w:r w:rsidRPr="00265F51" w:rsidDel="006873C1">
          <w:rPr>
            <w:rFonts w:ascii="Times New Roman" w:hAnsi="Times New Roman" w:cs="Times New Roman"/>
            <w:color w:val="000000"/>
          </w:rPr>
          <w:t xml:space="preserve"> If all schools had implemented this policy, </w:t>
        </w:r>
        <w:r w:rsidR="00981451" w:rsidRPr="00265F51" w:rsidDel="006873C1">
          <w:rPr>
            <w:rFonts w:ascii="Times New Roman" w:hAnsi="Times New Roman" w:cs="Times New Roman"/>
            <w:color w:val="000000"/>
          </w:rPr>
          <w:t>20% of the lost school days could have been prevented</w:t>
        </w:r>
        <w:r w:rsidRPr="00265F51" w:rsidDel="006873C1">
          <w:rPr>
            <w:rFonts w:ascii="Times New Roman" w:hAnsi="Times New Roman" w:cs="Times New Roman"/>
            <w:color w:val="000000"/>
          </w:rPr>
          <w:t>.</w:t>
        </w:r>
        <w:r w:rsidR="00F97CA3" w:rsidRPr="00265F51" w:rsidDel="006873C1">
          <w:rPr>
            <w:rFonts w:ascii="Times New Roman" w:hAnsi="Times New Roman" w:cs="Times New Roman"/>
            <w:color w:val="000000"/>
          </w:rPr>
          <w:t xml:space="preserve"> </w:t>
        </w:r>
        <w:r w:rsidR="006C3BD8" w:rsidRPr="00265F51" w:rsidDel="006873C1">
          <w:rPr>
            <w:rFonts w:ascii="Times New Roman" w:hAnsi="Times New Roman" w:cs="Times New Roman"/>
            <w:color w:val="000000"/>
          </w:rPr>
          <w:t>While their study highlights the role of COVID-19 testing in controlling virus transmission, our focus is on evaluating how testing influences the severity of outcomes, particularly in relation to ICU admissions</w:t>
        </w:r>
        <w:r w:rsidR="00775C79" w:rsidRPr="00265F51" w:rsidDel="006873C1">
          <w:rPr>
            <w:rFonts w:ascii="Times New Roman" w:hAnsi="Times New Roman" w:cs="Times New Roman"/>
            <w:color w:val="000000"/>
          </w:rPr>
          <w:t>.</w:t>
        </w:r>
        <w:r w:rsidRPr="00265F51" w:rsidDel="006873C1">
          <w:rPr>
            <w:rFonts w:ascii="Times New Roman" w:eastAsia="Times New Roman" w:hAnsi="Times New Roman" w:cs="Times New Roman"/>
          </w:rPr>
          <w:t xml:space="preserve"> </w:t>
        </w:r>
        <w:r w:rsidR="00D216BC" w:rsidRPr="00265F51" w:rsidDel="006873C1">
          <w:rPr>
            <w:rFonts w:ascii="Times New Roman" w:eastAsia="Times New Roman" w:hAnsi="Times New Roman" w:cs="Times New Roman"/>
          </w:rPr>
          <w:t xml:space="preserve">These examples highlight the versatility of SHIELD data in addressing various aspects of COVID-19 management. </w:t>
        </w:r>
      </w:moveFrom>
      <w:moveFromRangeEnd w:id="111"/>
      <w:ins w:id="121" w:author="Tootooni, Mohammad Samie" w:date="2024-10-16T13:26:00Z">
        <w:r w:rsidR="00257448" w:rsidRPr="00257448">
          <w:rPr>
            <w:rFonts w:ascii="Times New Roman" w:eastAsia="Times New Roman" w:hAnsi="Times New Roman" w:cs="Times New Roman"/>
          </w:rPr>
          <w:t>Recent studies have assessed the effectiveness of SHIELD Illinois in managing COVID-19 (28-30)</w:t>
        </w:r>
      </w:ins>
      <w:ins w:id="122" w:author="Tootooni, Mohammad Samie" w:date="2024-10-16T13:27:00Z">
        <w:r w:rsidR="006873C1">
          <w:rPr>
            <w:rFonts w:ascii="Times New Roman" w:eastAsia="Times New Roman" w:hAnsi="Times New Roman" w:cs="Times New Roman"/>
          </w:rPr>
          <w:t xml:space="preserve"> </w:t>
        </w:r>
      </w:ins>
      <w:customXmlInsRangeStart w:id="123" w:author="Tootooni, Mohammad Samie" w:date="2024-10-16T13:27:00Z"/>
      <w:sdt>
        <w:sdtPr>
          <w:rPr>
            <w:rFonts w:ascii="Times New Roman" w:eastAsia="Times New Roman" w:hAnsi="Times New Roman" w:cs="Times New Roman"/>
            <w:color w:val="000000"/>
          </w:rPr>
          <w:tag w:val="MENDELEY_CITATION_v3_eyJjaXRhdGlvbklEIjoiTUVOREVMRVlfQ0lUQVRJT05fYTBkZDg3MTUtYzc5Ni00ODU1LTgzMzUtNTcwZjY5ZTdiOTk2IiwicHJvcGVydGllcyI6eyJub3RlSW5kZXgiOjB9LCJpc0VkaXRlZCI6ZmFsc2UsIm1hbnVhbE92ZXJyaWRlIjp7ImlzTWFudWFsbHlPdmVycmlkZGVuIjpmYWxzZSwiY2l0ZXByb2NUZXh0IjoiKDI4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
          <w:id w:val="-1973812550"/>
          <w:placeholder>
            <w:docPart w:val="845D9F7C028A4EECA86780555D186E2D"/>
          </w:placeholder>
        </w:sdtPr>
        <w:sdtEndPr/>
        <w:sdtContent>
          <w:customXmlInsRangeEnd w:id="123"/>
          <w:ins w:id="124" w:author="Tootooni, Mohammad Samie" w:date="2024-10-16T13:27:00Z">
            <w:r w:rsidR="006873C1" w:rsidRPr="00265F51">
              <w:rPr>
                <w:rFonts w:ascii="Times New Roman" w:eastAsia="Times New Roman" w:hAnsi="Times New Roman" w:cs="Times New Roman"/>
                <w:color w:val="000000"/>
              </w:rPr>
              <w:t>(28)</w:t>
            </w:r>
          </w:ins>
          <w:customXmlInsRangeStart w:id="125" w:author="Tootooni, Mohammad Samie" w:date="2024-10-16T13:27:00Z"/>
        </w:sdtContent>
      </w:sdt>
      <w:customXmlInsRangeEnd w:id="125"/>
      <w:ins w:id="126" w:author="Tootooni, Mohammad Samie" w:date="2024-10-16T13:28:00Z">
        <w:r w:rsidR="006873C1">
          <w:rPr>
            <w:rFonts w:ascii="Times New Roman" w:eastAsia="Times New Roman" w:hAnsi="Times New Roman" w:cs="Times New Roman"/>
            <w:color w:val="000000"/>
          </w:rPr>
          <w:t xml:space="preserve"> </w:t>
        </w:r>
        <w:r w:rsidR="006873C1" w:rsidRPr="00265F51">
          <w:rPr>
            <w:rFonts w:ascii="Times New Roman" w:hAnsi="Times New Roman" w:cs="Times New Roman"/>
            <w:color w:val="202020"/>
          </w:rPr>
          <w:t xml:space="preserve">. </w:t>
        </w:r>
      </w:ins>
      <w:customXmlInsRangeStart w:id="127" w:author="Tootooni, Mohammad Samie" w:date="2024-10-16T13:28:00Z"/>
      <w:sdt>
        <w:sdtPr>
          <w:rPr>
            <w:rFonts w:ascii="Times New Roman" w:hAnsi="Times New Roman" w:cs="Times New Roman"/>
            <w:color w:val="000000"/>
          </w:rPr>
          <w:tag w:val="MENDELEY_CITATION_v3_eyJjaXRhdGlvbklEIjoiTUVOREVMRVlfQ0lUQVRJT05fNjdmYzY0MzEtMmMxYy00MDM0LWFiMWEtN2E4MWUwYzAxOTk0IiwicHJvcGVydGllcyI6eyJub3RlSW5kZXgiOjB9LCJpc0VkaXRlZCI6ZmFsc2UsIm1hbnVhbE92ZXJyaWRlIjp7ImlzTWFudWFsbHlPdmVycmlkZGVuIjpmYWxzZSwiY2l0ZXByb2NUZXh0IjoiKDI5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
          <w:id w:val="1759404213"/>
          <w:placeholder>
            <w:docPart w:val="87ACBCA1D469478885C498CD17277836"/>
          </w:placeholder>
        </w:sdtPr>
        <w:sdtEndPr/>
        <w:sdtContent>
          <w:customXmlInsRangeEnd w:id="127"/>
          <w:ins w:id="128" w:author="Tootooni, Mohammad Samie" w:date="2024-10-16T13:28:00Z">
            <w:r w:rsidR="006873C1" w:rsidRPr="00265F51">
              <w:rPr>
                <w:rFonts w:ascii="Times New Roman" w:hAnsi="Times New Roman" w:cs="Times New Roman"/>
                <w:color w:val="000000"/>
              </w:rPr>
              <w:t>(29)</w:t>
            </w:r>
          </w:ins>
          <w:customXmlInsRangeStart w:id="129" w:author="Tootooni, Mohammad Samie" w:date="2024-10-16T13:28:00Z"/>
        </w:sdtContent>
      </w:sdt>
      <w:customXmlInsRangeEnd w:id="129"/>
      <w:ins w:id="130" w:author="Tootooni, Mohammad Samie" w:date="2024-10-16T13:28:00Z">
        <w:r w:rsidR="006873C1">
          <w:rPr>
            <w:rFonts w:ascii="Times New Roman" w:hAnsi="Times New Roman" w:cs="Times New Roman"/>
            <w:color w:val="000000"/>
          </w:rPr>
          <w:t xml:space="preserve"> </w:t>
        </w:r>
      </w:ins>
      <w:customXmlInsRangeStart w:id="131" w:author="Tootooni, Mohammad Samie" w:date="2024-10-16T13:28:00Z"/>
      <w:sdt>
        <w:sdtPr>
          <w:rPr>
            <w:rFonts w:ascii="Times New Roman" w:hAnsi="Times New Roman" w:cs="Times New Roman"/>
            <w:color w:val="000000"/>
          </w:rPr>
          <w:tag w:val="MENDELEY_CITATION_v3_eyJjaXRhdGlvbklEIjoiTUVOREVMRVlfQ0lUQVRJT05fZTZkYjU0YzgtYWRmNC00OTgzLWJmOWQtYTZiOGMxNDBjNjc0IiwicHJvcGVydGllcyI6eyJub3RlSW5kZXgiOjB9LCJpc0VkaXRlZCI6ZmFsc2UsIm1hbnVhbE92ZXJyaWRlIjp7ImlzTWFudWFsbHlPdmVycmlkZGVuIjpmYWxzZSwiY2l0ZXByb2NUZXh0IjoiKDMw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
          <w:id w:val="-2076887320"/>
          <w:placeholder>
            <w:docPart w:val="8CB3723C0B5A4B79B049B73E665C3C11"/>
          </w:placeholder>
        </w:sdtPr>
        <w:sdtEndPr/>
        <w:sdtContent>
          <w:customXmlInsRangeEnd w:id="131"/>
          <w:ins w:id="132" w:author="Tootooni, Mohammad Samie" w:date="2024-10-16T13:28:00Z">
            <w:r w:rsidR="006873C1" w:rsidRPr="00265F51">
              <w:rPr>
                <w:rFonts w:ascii="Times New Roman" w:hAnsi="Times New Roman" w:cs="Times New Roman"/>
                <w:color w:val="000000"/>
              </w:rPr>
              <w:t>(30)</w:t>
            </w:r>
          </w:ins>
          <w:customXmlInsRangeStart w:id="133" w:author="Tootooni, Mohammad Samie" w:date="2024-10-16T13:28:00Z"/>
        </w:sdtContent>
      </w:sdt>
      <w:customXmlInsRangeEnd w:id="133"/>
      <w:ins w:id="134" w:author="Tootooni, Mohammad Samie" w:date="2024-10-16T13:26:00Z">
        <w:r w:rsidR="00257448" w:rsidRPr="00257448">
          <w:rPr>
            <w:rFonts w:ascii="Times New Roman" w:eastAsia="Times New Roman" w:hAnsi="Times New Roman" w:cs="Times New Roman"/>
          </w:rPr>
          <w:t xml:space="preserve">, but its specific impact on ICU admissions, particularly in socioeconomically disadvantaged areas, remains underexplored. This study aims to address this gap by investigating the relationship between SHIELD test center availability and COVID-19 ICU admission rates, with a focus on the moderating role of socioeconomic factors. Additionally, we evaluate the effect of SHIELD test centers in reducing ICU admissions across different COVID-19 waves, particularly in disadvantaged communities. The findings of </w:t>
        </w:r>
        <w:r w:rsidR="00257448" w:rsidRPr="00257448">
          <w:rPr>
            <w:rFonts w:ascii="Times New Roman" w:eastAsia="Times New Roman" w:hAnsi="Times New Roman" w:cs="Times New Roman"/>
          </w:rPr>
          <w:lastRenderedPageBreak/>
          <w:t>this study underscore the potential benefits of expanding test center access to mitigate severe COVID-19 outcomes, emphasizing the critical need for equitable resource distribution in future pandemic responses.</w:t>
        </w:r>
      </w:ins>
    </w:p>
    <w:p w14:paraId="569BD2C6" w14:textId="0941C796" w:rsidR="004C1FB1" w:rsidDel="004A3BA2" w:rsidRDefault="00D216BC" w:rsidP="007139E7">
      <w:pPr>
        <w:spacing w:after="0" w:line="480" w:lineRule="auto"/>
        <w:jc w:val="both"/>
        <w:rPr>
          <w:del w:id="135" w:author="Tootooni, Mohammad Samie" w:date="2024-10-16T13:17:00Z"/>
          <w:rFonts w:ascii="Times New Roman" w:eastAsia="Times New Roman" w:hAnsi="Times New Roman" w:cs="Times New Roman"/>
        </w:rPr>
      </w:pPr>
      <w:del w:id="136" w:author="Tootooni, Mohammad Samie" w:date="2024-10-16T13:26:00Z">
        <w:r w:rsidRPr="00265F51" w:rsidDel="00257448">
          <w:rPr>
            <w:rFonts w:ascii="Times New Roman" w:eastAsia="Times New Roman" w:hAnsi="Times New Roman" w:cs="Times New Roman"/>
          </w:rPr>
          <w:delText>However, a detailed investigation of its</w:delText>
        </w:r>
        <w:r w:rsidR="006C3BD8" w:rsidRPr="00265F51" w:rsidDel="00257448">
          <w:rPr>
            <w:rFonts w:ascii="Times New Roman" w:eastAsia="Times New Roman" w:hAnsi="Times New Roman" w:cs="Times New Roman"/>
          </w:rPr>
          <w:delText xml:space="preserve"> i</w:delText>
        </w:r>
        <w:r w:rsidRPr="00265F51" w:rsidDel="00257448">
          <w:rPr>
            <w:rFonts w:ascii="Times New Roman" w:eastAsia="Times New Roman" w:hAnsi="Times New Roman" w:cs="Times New Roman"/>
          </w:rPr>
          <w:delText>mpact on ICU admissions, particularly in socioeconomically disadvantaged areas, remains unexplore</w:delText>
        </w:r>
      </w:del>
      <w:del w:id="137" w:author="Tootooni, Mohammad Samie" w:date="2024-10-16T13:23:00Z">
        <w:r w:rsidRPr="00265F51" w:rsidDel="00532EBE">
          <w:rPr>
            <w:rFonts w:ascii="Times New Roman" w:eastAsia="Times New Roman" w:hAnsi="Times New Roman" w:cs="Times New Roman"/>
          </w:rPr>
          <w:delText>d.</w:delText>
        </w:r>
      </w:del>
    </w:p>
    <w:p w14:paraId="112D374E" w14:textId="576F3AF4" w:rsidR="00FD1975" w:rsidRPr="00265F51" w:rsidDel="00257448" w:rsidRDefault="00FD1975" w:rsidP="00DA49D9">
      <w:pPr>
        <w:spacing w:after="0" w:line="480" w:lineRule="auto"/>
        <w:jc w:val="both"/>
        <w:rPr>
          <w:del w:id="138" w:author="Tootooni, Mohammad Samie" w:date="2024-10-16T13:26:00Z"/>
          <w:rFonts w:ascii="Times New Roman" w:eastAsia="Times New Roman" w:hAnsi="Times New Roman" w:cs="Times New Roman"/>
        </w:rPr>
      </w:pPr>
      <w:commentRangeStart w:id="139"/>
      <w:del w:id="140" w:author="Tootooni, Mohammad Samie" w:date="2024-10-16T13:26:00Z">
        <w:r w:rsidRPr="00265F51" w:rsidDel="00257448">
          <w:rPr>
            <w:rFonts w:ascii="Times New Roman" w:eastAsia="Times New Roman" w:hAnsi="Times New Roman" w:cs="Times New Roman"/>
          </w:rPr>
          <w:delText>In this study, we employ a linear mixed-effects regression model to assess the relationship between the effective number of SHIELD test centers</w:delText>
        </w:r>
        <w:r w:rsidR="00003ADF" w:rsidRPr="00265F51" w:rsidDel="00257448">
          <w:rPr>
            <w:rFonts w:ascii="Times New Roman" w:eastAsia="Times New Roman" w:hAnsi="Times New Roman" w:cs="Times New Roman"/>
          </w:rPr>
          <w:delText xml:space="preserve"> (i.e., the proportion of a zip code served by a test center) </w:delText>
        </w:r>
        <w:r w:rsidRPr="00265F51" w:rsidDel="00257448">
          <w:rPr>
            <w:rFonts w:ascii="Times New Roman" w:eastAsia="Times New Roman" w:hAnsi="Times New Roman" w:cs="Times New Roman"/>
          </w:rPr>
          <w:delText xml:space="preserve">and COVID-19 ICU admission rates, adjusting for fixed effects such as SHIELD center density and ADI score. To account for the timing of testing and ICU admissions, we </w:delText>
        </w:r>
        <w:r w:rsidR="00EE621A" w:rsidRPr="00265F51" w:rsidDel="00257448">
          <w:rPr>
            <w:rFonts w:ascii="Times New Roman" w:eastAsia="Times New Roman" w:hAnsi="Times New Roman" w:cs="Times New Roman"/>
          </w:rPr>
          <w:delText>perform</w:delText>
        </w:r>
        <w:r w:rsidRPr="00265F51" w:rsidDel="00257448">
          <w:rPr>
            <w:rFonts w:ascii="Times New Roman" w:eastAsia="Times New Roman" w:hAnsi="Times New Roman" w:cs="Times New Roman"/>
          </w:rPr>
          <w:delText xml:space="preserve"> a robustness check using a two-month lag analysis across different COVID-19 waves. Our findings reveal that, despite the increased number of SHIELD test centers, disadvantaged areas consistently experience higher ICU admission rates, particularly during the Delta and Omicron waves. However, the results </w:delText>
        </w:r>
        <w:r w:rsidR="00AC6DF5" w:rsidRPr="00265F51" w:rsidDel="00257448">
          <w:rPr>
            <w:rFonts w:ascii="Times New Roman" w:eastAsia="Times New Roman" w:hAnsi="Times New Roman" w:cs="Times New Roman"/>
          </w:rPr>
          <w:delText>indicate</w:delText>
        </w:r>
        <w:r w:rsidRPr="00265F51" w:rsidDel="00257448">
          <w:rPr>
            <w:rFonts w:ascii="Times New Roman" w:eastAsia="Times New Roman" w:hAnsi="Times New Roman" w:cs="Times New Roman"/>
          </w:rPr>
          <w:delText xml:space="preserve"> that </w:delText>
        </w:r>
        <w:commentRangeStart w:id="141"/>
        <w:r w:rsidRPr="00265F51" w:rsidDel="00257448">
          <w:rPr>
            <w:rFonts w:ascii="Times New Roman" w:eastAsia="Times New Roman" w:hAnsi="Times New Roman" w:cs="Times New Roman"/>
          </w:rPr>
          <w:delText>increasing the number of SHIELD centers during the Omicron wave is associated with a reduction in ICU admissions in these areas.</w:delText>
        </w:r>
        <w:commentRangeEnd w:id="141"/>
        <w:r w:rsidR="00B235F6" w:rsidRPr="00DA49D9" w:rsidDel="00257448">
          <w:rPr>
            <w:rStyle w:val="CommentReference"/>
            <w:sz w:val="22"/>
            <w:szCs w:val="22"/>
          </w:rPr>
          <w:commentReference w:id="141"/>
        </w:r>
        <w:r w:rsidRPr="00265F51" w:rsidDel="00257448">
          <w:rPr>
            <w:rFonts w:ascii="Times New Roman" w:eastAsia="Times New Roman" w:hAnsi="Times New Roman" w:cs="Times New Roman"/>
          </w:rPr>
          <w:delText xml:space="preserve"> The lag analysis further </w:delText>
        </w:r>
        <w:r w:rsidR="00AC6DF5" w:rsidRPr="00265F51" w:rsidDel="00257448">
          <w:rPr>
            <w:rFonts w:ascii="Times New Roman" w:eastAsia="Times New Roman" w:hAnsi="Times New Roman" w:cs="Times New Roman"/>
          </w:rPr>
          <w:delText>supports</w:delText>
        </w:r>
        <w:r w:rsidRPr="00265F51" w:rsidDel="00257448">
          <w:rPr>
            <w:rFonts w:ascii="Times New Roman" w:eastAsia="Times New Roman" w:hAnsi="Times New Roman" w:cs="Times New Roman"/>
          </w:rPr>
          <w:delText xml:space="preserve"> that enhancing the effectiveness of SHIELD centers over time leads to lower ICU rates, with disadvantaged communities especially benefiting from these targeted interventions. These findings highlight the critical role of strategically deploying SHIELD test centers in socioeconomically disadvantaged areas to reduce severe COVID-19 </w:delText>
        </w:r>
        <w:r w:rsidR="0046034E" w:rsidRPr="00265F51" w:rsidDel="00257448">
          <w:rPr>
            <w:rFonts w:ascii="Times New Roman" w:eastAsia="Times New Roman" w:hAnsi="Times New Roman" w:cs="Times New Roman"/>
          </w:rPr>
          <w:delText>outcomes and</w:delText>
        </w:r>
        <w:r w:rsidRPr="00265F51" w:rsidDel="00257448">
          <w:rPr>
            <w:rFonts w:ascii="Times New Roman" w:eastAsia="Times New Roman" w:hAnsi="Times New Roman" w:cs="Times New Roman"/>
          </w:rPr>
          <w:delText xml:space="preserve"> emphasize the importance of equitable resource allocation in future pandemic responses.</w:delText>
        </w:r>
        <w:commentRangeEnd w:id="139"/>
        <w:r w:rsidR="008703CB" w:rsidDel="00257448">
          <w:rPr>
            <w:rStyle w:val="CommentReference"/>
          </w:rPr>
          <w:commentReference w:id="139"/>
        </w:r>
      </w:del>
    </w:p>
    <w:p w14:paraId="0EAF56A6" w14:textId="3B1B0851" w:rsidR="00FD1975" w:rsidRPr="00265F51" w:rsidDel="00F56335" w:rsidRDefault="00FD1975" w:rsidP="00DA49D9">
      <w:pPr>
        <w:spacing w:after="0" w:line="480" w:lineRule="auto"/>
        <w:jc w:val="both"/>
        <w:rPr>
          <w:del w:id="142" w:author="Tootooni, Mohammad Samie" w:date="2024-10-16T13:08:00Z"/>
          <w:rFonts w:ascii="Times New Roman" w:eastAsia="Times New Roman" w:hAnsi="Times New Roman" w:cs="Times New Roman"/>
        </w:rPr>
      </w:pPr>
      <w:del w:id="143" w:author="Tootooni, Mohammad Samie" w:date="2024-10-16T13:08:00Z">
        <w:r w:rsidRPr="00265F51" w:rsidDel="00F56335">
          <w:rPr>
            <w:rFonts w:ascii="Times New Roman" w:eastAsia="Times New Roman" w:hAnsi="Times New Roman" w:cs="Times New Roman"/>
          </w:rPr>
          <w:delText>The remainder of this paper is structured as follows: Section 2 outlines the methodology used in the study, Section 3 presents the results, Section 4 discusses the findings</w:delText>
        </w:r>
        <w:r w:rsidR="00905519" w:rsidRPr="00265F51" w:rsidDel="00F56335">
          <w:rPr>
            <w:rFonts w:ascii="Times New Roman" w:eastAsia="Times New Roman" w:hAnsi="Times New Roman" w:cs="Times New Roman"/>
          </w:rPr>
          <w:delText>,</w:delText>
        </w:r>
        <w:r w:rsidRPr="00265F51" w:rsidDel="00F56335">
          <w:rPr>
            <w:rFonts w:ascii="Times New Roman" w:eastAsia="Times New Roman" w:hAnsi="Times New Roman" w:cs="Times New Roman"/>
          </w:rPr>
          <w:delText xml:space="preserve"> and</w:delText>
        </w:r>
        <w:r w:rsidR="00905519" w:rsidRPr="00265F51" w:rsidDel="00F56335">
          <w:rPr>
            <w:rFonts w:ascii="Times New Roman" w:eastAsia="Times New Roman" w:hAnsi="Times New Roman" w:cs="Times New Roman"/>
          </w:rPr>
          <w:delText xml:space="preserve"> section 5</w:delText>
        </w:r>
        <w:r w:rsidRPr="00265F51" w:rsidDel="00F56335">
          <w:rPr>
            <w:rFonts w:ascii="Times New Roman" w:eastAsia="Times New Roman" w:hAnsi="Times New Roman" w:cs="Times New Roman"/>
          </w:rPr>
          <w:delText xml:space="preserve"> concludes the study.</w:delText>
        </w:r>
      </w:del>
    </w:p>
    <w:p w14:paraId="0000001A" w14:textId="125D8FD9" w:rsidR="00743DF7" w:rsidRPr="00265F51" w:rsidRDefault="005A17FB" w:rsidP="00DA49D9">
      <w:pPr>
        <w:spacing w:before="120" w:after="0" w:line="480" w:lineRule="auto"/>
        <w:jc w:val="both"/>
        <w:rPr>
          <w:rFonts w:ascii="Times New Roman" w:eastAsia="Times New Roman" w:hAnsi="Times New Roman" w:cs="Times New Roman"/>
          <w:b/>
        </w:rPr>
      </w:pPr>
      <w:r w:rsidRPr="00265F51">
        <w:rPr>
          <w:rFonts w:ascii="Times New Roman" w:eastAsia="Times New Roman" w:hAnsi="Times New Roman" w:cs="Times New Roman"/>
          <w:b/>
        </w:rPr>
        <w:t>Methods</w:t>
      </w:r>
    </w:p>
    <w:p w14:paraId="0000001B" w14:textId="77777777" w:rsidR="00743DF7" w:rsidRPr="00265F51" w:rsidRDefault="00403CD0" w:rsidP="00DA49D9">
      <w:pPr>
        <w:spacing w:before="120" w:after="0" w:line="480" w:lineRule="auto"/>
        <w:jc w:val="both"/>
        <w:rPr>
          <w:rFonts w:ascii="Times New Roman" w:eastAsia="Times New Roman" w:hAnsi="Times New Roman" w:cs="Times New Roman"/>
          <w:b/>
        </w:rPr>
      </w:pPr>
      <w:sdt>
        <w:sdtPr>
          <w:tag w:val="goog_rdk_79"/>
          <w:id w:val="-1558469922"/>
        </w:sdtPr>
        <w:sdtEndPr/>
        <w:sdtContent/>
      </w:sdt>
      <w:r w:rsidR="005A17FB" w:rsidRPr="00265F51">
        <w:rPr>
          <w:rFonts w:ascii="Times New Roman" w:eastAsia="Times New Roman" w:hAnsi="Times New Roman" w:cs="Times New Roman"/>
          <w:b/>
        </w:rPr>
        <w:t>Study Design and Population</w:t>
      </w:r>
    </w:p>
    <w:p w14:paraId="00BCBAE9" w14:textId="5263B8CB" w:rsidR="006F216A" w:rsidRPr="00265F51" w:rsidRDefault="00B4242C" w:rsidP="00DA49D9">
      <w:pPr>
        <w:spacing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 xml:space="preserve">This cohort study was a secondary analysis using deidentified data from the </w:t>
      </w:r>
      <w:ins w:id="144" w:author="Tootooni, Mohammad Samie" w:date="2024-10-16T12:44:00Z">
        <w:r w:rsidR="00DC1FB5" w:rsidRPr="00265F51">
          <w:rPr>
            <w:rFonts w:ascii="Times New Roman" w:eastAsia="Times New Roman" w:hAnsi="Times New Roman" w:cs="Times New Roman"/>
          </w:rPr>
          <w:t>EHR</w:t>
        </w:r>
        <w:r w:rsidR="00DC1FB5">
          <w:rPr>
            <w:rFonts w:ascii="Times New Roman" w:eastAsia="Times New Roman" w:hAnsi="Times New Roman" w:cs="Times New Roman"/>
          </w:rPr>
          <w:t xml:space="preserve"> data of ICU patients at </w:t>
        </w:r>
      </w:ins>
      <w:r w:rsidRPr="00265F51">
        <w:rPr>
          <w:rFonts w:ascii="Times New Roman" w:eastAsia="Times New Roman" w:hAnsi="Times New Roman" w:cs="Times New Roman"/>
        </w:rPr>
        <w:t xml:space="preserve">Loyola University </w:t>
      </w:r>
      <w:del w:id="145" w:author="Tootooni, Mohammad Samie" w:date="2024-10-16T12:44:00Z">
        <w:r w:rsidRPr="00265F51" w:rsidDel="00DC1FB5">
          <w:rPr>
            <w:rFonts w:ascii="Times New Roman" w:eastAsia="Times New Roman" w:hAnsi="Times New Roman" w:cs="Times New Roman"/>
          </w:rPr>
          <w:delText xml:space="preserve">Chicago </w:delText>
        </w:r>
      </w:del>
      <w:ins w:id="146" w:author="Tootooni, Mohammad Samie" w:date="2024-10-16T12:44:00Z">
        <w:r w:rsidR="00DC1FB5">
          <w:rPr>
            <w:rFonts w:ascii="Times New Roman" w:eastAsia="Times New Roman" w:hAnsi="Times New Roman" w:cs="Times New Roman"/>
          </w:rPr>
          <w:t>Medical Center,</w:t>
        </w:r>
      </w:ins>
      <w:del w:id="147" w:author="Tootooni, Mohammad Samie" w:date="2024-10-16T12:44:00Z">
        <w:r w:rsidRPr="00265F51" w:rsidDel="00DC1FB5">
          <w:rPr>
            <w:rFonts w:ascii="Times New Roman" w:eastAsia="Times New Roman" w:hAnsi="Times New Roman" w:cs="Times New Roman"/>
          </w:rPr>
          <w:delText xml:space="preserve">ICU Emergency Health Record (EHR) system </w:delText>
        </w:r>
      </w:del>
      <w:ins w:id="148" w:author="Tootooni, Mohammad Samie" w:date="2024-10-16T12:44:00Z">
        <w:r w:rsidR="00DC1FB5">
          <w:rPr>
            <w:rFonts w:ascii="Times New Roman" w:eastAsia="Times New Roman" w:hAnsi="Times New Roman" w:cs="Times New Roman"/>
          </w:rPr>
          <w:t xml:space="preserve"> </w:t>
        </w:r>
      </w:ins>
      <w:r w:rsidRPr="00265F51">
        <w:rPr>
          <w:rFonts w:ascii="Times New Roman" w:eastAsia="Times New Roman" w:hAnsi="Times New Roman" w:cs="Times New Roman"/>
        </w:rPr>
        <w:t xml:space="preserve">and the SHIELD Illinois Testing Program. The </w:t>
      </w:r>
      <w:r w:rsidR="0010716E" w:rsidRPr="00265F51">
        <w:rPr>
          <w:rFonts w:ascii="Times New Roman" w:eastAsia="Times New Roman" w:hAnsi="Times New Roman" w:cs="Times New Roman"/>
        </w:rPr>
        <w:t>Loyola University Chicago Institutional Review Board (IRB) approved the study</w:t>
      </w:r>
      <w:r w:rsidRPr="00265F51">
        <w:rPr>
          <w:rFonts w:ascii="Times New Roman" w:eastAsia="Times New Roman" w:hAnsi="Times New Roman" w:cs="Times New Roman"/>
        </w:rPr>
        <w:t>.</w:t>
      </w:r>
      <w:r w:rsidR="001E5DE5" w:rsidRPr="00265F51">
        <w:rPr>
          <w:rFonts w:ascii="Times New Roman" w:eastAsia="Times New Roman" w:hAnsi="Times New Roman" w:cs="Times New Roman"/>
        </w:rPr>
        <w:t xml:space="preserve"> </w:t>
      </w:r>
    </w:p>
    <w:p w14:paraId="6E029DA5" w14:textId="34078740" w:rsidR="00980DBF" w:rsidRPr="00265F51" w:rsidRDefault="008138F8" w:rsidP="001B7C8D">
      <w:pPr>
        <w:spacing w:after="0" w:line="480" w:lineRule="auto"/>
        <w:rPr>
          <w:rFonts w:ascii="Times New Roman" w:eastAsia="Times New Roman" w:hAnsi="Times New Roman" w:cs="Times New Roman"/>
        </w:rPr>
        <w:pPrChange w:id="149" w:author="Tootooni, Mohammad Samie" w:date="2024-10-16T19:09:00Z">
          <w:pPr>
            <w:spacing w:after="0" w:line="480" w:lineRule="auto"/>
            <w:jc w:val="both"/>
          </w:pPr>
        </w:pPrChange>
      </w:pPr>
      <w:commentRangeStart w:id="150"/>
      <w:r w:rsidRPr="00265F51">
        <w:rPr>
          <w:rFonts w:ascii="Times New Roman" w:eastAsia="Times New Roman" w:hAnsi="Times New Roman" w:cs="Times New Roman"/>
        </w:rPr>
        <w:t xml:space="preserve">Loyola University Medical Center </w:t>
      </w:r>
      <w:ins w:id="151" w:author="Tootooni, Mohammad Samie" w:date="2024-10-16T14:50:00Z">
        <w:r w:rsidR="00C7186D">
          <w:rPr>
            <w:rFonts w:ascii="Times New Roman" w:eastAsia="Times New Roman" w:hAnsi="Times New Roman" w:cs="Times New Roman"/>
          </w:rPr>
          <w:t xml:space="preserve">(LUMC) </w:t>
        </w:r>
      </w:ins>
      <w:ins w:id="152" w:author="Tootooni, Mohammad Samie" w:date="2024-10-16T18:59:00Z">
        <w:r w:rsidR="00911601" w:rsidRPr="00911601">
          <w:rPr>
            <w:rFonts w:ascii="Times New Roman" w:eastAsia="Times New Roman" w:hAnsi="Times New Roman" w:cs="Times New Roman"/>
          </w:rPr>
          <w:t>is a regional academic health system</w:t>
        </w:r>
      </w:ins>
      <w:ins w:id="153" w:author="Tootooni, Mohammad Samie" w:date="2024-10-16T19:01:00Z">
        <w:r w:rsidR="00B9202B">
          <w:rPr>
            <w:rFonts w:ascii="Times New Roman" w:eastAsia="Times New Roman" w:hAnsi="Times New Roman" w:cs="Times New Roman"/>
          </w:rPr>
          <w:t xml:space="preserve"> and </w:t>
        </w:r>
        <w:r w:rsidR="00B9202B" w:rsidRPr="00911601">
          <w:rPr>
            <w:rFonts w:ascii="Times New Roman" w:eastAsia="Times New Roman" w:hAnsi="Times New Roman" w:cs="Times New Roman"/>
          </w:rPr>
          <w:t xml:space="preserve">a nationally ranked </w:t>
        </w:r>
        <w:r w:rsidR="00B9202B" w:rsidRPr="00B9202B">
          <w:rPr>
            <w:rFonts w:ascii="Times New Roman" w:eastAsia="Times New Roman" w:hAnsi="Times New Roman" w:cs="Times New Roman"/>
            <w:rPrChange w:id="154" w:author="Tootooni, Mohammad Samie" w:date="2024-10-16T19:01:00Z">
              <w:rPr>
                <w:rFonts w:ascii="Times New Roman" w:hAnsi="Times New Roman" w:cs="Times New Roman"/>
                <w:sz w:val="20"/>
                <w:szCs w:val="20"/>
              </w:rPr>
            </w:rPrChange>
          </w:rPr>
          <w:t xml:space="preserve">quaternary care facility </w:t>
        </w:r>
        <w:r w:rsidR="00B9202B" w:rsidRPr="00911601">
          <w:rPr>
            <w:rFonts w:ascii="Times New Roman" w:eastAsia="Times New Roman" w:hAnsi="Times New Roman" w:cs="Times New Roman"/>
          </w:rPr>
          <w:t>with 547 licensed beds</w:t>
        </w:r>
      </w:ins>
      <w:ins w:id="155" w:author="Tootooni, Mohammad Samie" w:date="2024-10-16T19:05:00Z">
        <w:r w:rsidR="00C909A1">
          <w:rPr>
            <w:rFonts w:ascii="Times New Roman" w:eastAsia="Times New Roman" w:hAnsi="Times New Roman" w:cs="Times New Roman"/>
          </w:rPr>
          <w:t>,</w:t>
        </w:r>
      </w:ins>
      <w:ins w:id="156" w:author="Tootooni, Mohammad Samie" w:date="2024-10-16T19:01:00Z">
        <w:r w:rsidR="005A4205">
          <w:rPr>
            <w:rFonts w:ascii="Times New Roman" w:eastAsia="Times New Roman" w:hAnsi="Times New Roman" w:cs="Times New Roman"/>
          </w:rPr>
          <w:t xml:space="preserve"> located in</w:t>
        </w:r>
      </w:ins>
      <w:ins w:id="157" w:author="Tootooni, Mohammad Samie" w:date="2024-10-16T18:59:00Z">
        <w:r w:rsidR="00911601" w:rsidRPr="00911601">
          <w:rPr>
            <w:rFonts w:ascii="Times New Roman" w:eastAsia="Times New Roman" w:hAnsi="Times New Roman" w:cs="Times New Roman"/>
          </w:rPr>
          <w:t xml:space="preserve"> Chicago's western </w:t>
        </w:r>
        <w:commentRangeStart w:id="158"/>
        <w:r w:rsidR="00911601" w:rsidRPr="00911601">
          <w:rPr>
            <w:rFonts w:ascii="Times New Roman" w:eastAsia="Times New Roman" w:hAnsi="Times New Roman" w:cs="Times New Roman"/>
          </w:rPr>
          <w:t>suburbs</w:t>
        </w:r>
        <w:r w:rsidR="00911601">
          <w:rPr>
            <w:rFonts w:ascii="Times New Roman" w:eastAsia="Times New Roman" w:hAnsi="Times New Roman" w:cs="Times New Roman"/>
          </w:rPr>
          <w:t>.</w:t>
        </w:r>
      </w:ins>
      <w:del w:id="159" w:author="Tootooni, Mohammad Samie" w:date="2024-10-16T19:01:00Z">
        <w:r w:rsidR="00F0653F" w:rsidRPr="00265F51" w:rsidDel="00B9202B">
          <w:rPr>
            <w:rFonts w:ascii="Times New Roman" w:eastAsia="Times New Roman" w:hAnsi="Times New Roman" w:cs="Times New Roman"/>
          </w:rPr>
          <w:delText>is</w:delText>
        </w:r>
        <w:r w:rsidRPr="00265F51" w:rsidDel="00B9202B">
          <w:rPr>
            <w:rFonts w:ascii="Times New Roman" w:eastAsia="Times New Roman" w:hAnsi="Times New Roman" w:cs="Times New Roman"/>
          </w:rPr>
          <w:delText xml:space="preserve"> chosen </w:delText>
        </w:r>
        <w:commentRangeEnd w:id="150"/>
        <w:r w:rsidR="00203A27" w:rsidRPr="00DA49D9" w:rsidDel="00B9202B">
          <w:rPr>
            <w:rStyle w:val="CommentReference"/>
            <w:sz w:val="22"/>
            <w:szCs w:val="22"/>
          </w:rPr>
          <w:commentReference w:id="150"/>
        </w:r>
        <w:r w:rsidRPr="00265F51" w:rsidDel="00B9202B">
          <w:rPr>
            <w:rFonts w:ascii="Times New Roman" w:eastAsia="Times New Roman" w:hAnsi="Times New Roman" w:cs="Times New Roman"/>
          </w:rPr>
          <w:delText xml:space="preserve">for this study due to its reputation as </w:delText>
        </w:r>
      </w:del>
      <w:del w:id="160" w:author="Tootooni, Mohammad Samie" w:date="2024-10-16T14:48:00Z">
        <w:r w:rsidRPr="00265F51" w:rsidDel="00C3447E">
          <w:rPr>
            <w:rFonts w:ascii="Times New Roman" w:eastAsia="Times New Roman" w:hAnsi="Times New Roman" w:cs="Times New Roman"/>
          </w:rPr>
          <w:delText xml:space="preserve">a </w:delText>
        </w:r>
      </w:del>
      <w:del w:id="161" w:author="Tootooni, Mohammad Samie" w:date="2024-10-16T19:01:00Z">
        <w:r w:rsidRPr="00265F51" w:rsidDel="00B9202B">
          <w:rPr>
            <w:rFonts w:ascii="Times New Roman" w:eastAsia="Times New Roman" w:hAnsi="Times New Roman" w:cs="Times New Roman"/>
          </w:rPr>
          <w:delText xml:space="preserve">leading healthcare </w:delText>
        </w:r>
      </w:del>
      <w:del w:id="162" w:author="Tootooni, Mohammad Samie" w:date="2024-10-16T18:57:00Z">
        <w:r w:rsidRPr="00265F51" w:rsidDel="001B2D82">
          <w:rPr>
            <w:rFonts w:ascii="Times New Roman" w:eastAsia="Times New Roman" w:hAnsi="Times New Roman" w:cs="Times New Roman"/>
          </w:rPr>
          <w:delText>provider</w:delText>
        </w:r>
      </w:del>
      <w:del w:id="163" w:author="Tootooni, Mohammad Samie" w:date="2024-10-16T19:01:00Z">
        <w:r w:rsidRPr="00265F51" w:rsidDel="00B9202B">
          <w:rPr>
            <w:rFonts w:ascii="Times New Roman" w:eastAsia="Times New Roman" w:hAnsi="Times New Roman" w:cs="Times New Roman"/>
          </w:rPr>
          <w:delText xml:space="preserve"> in Illinois, particularly in the management of critical care cases.</w:delText>
        </w:r>
      </w:del>
      <w:del w:id="164" w:author="Tootooni, Mohammad Samie" w:date="2024-10-16T19:02:00Z">
        <w:r w:rsidRPr="00265F51" w:rsidDel="00B9202B">
          <w:rPr>
            <w:rFonts w:ascii="Times New Roman" w:eastAsia="Times New Roman" w:hAnsi="Times New Roman" w:cs="Times New Roman"/>
          </w:rPr>
          <w:delText xml:space="preserve"> </w:delText>
        </w:r>
      </w:del>
      <w:ins w:id="165" w:author="Tootooni, Mohammad Samie" w:date="2024-10-16T19:02:00Z">
        <w:r w:rsidR="00B9202B">
          <w:rPr>
            <w:rFonts w:ascii="Times New Roman" w:eastAsia="Times New Roman" w:hAnsi="Times New Roman" w:cs="Times New Roman"/>
          </w:rPr>
          <w:t xml:space="preserve"> </w:t>
        </w:r>
      </w:ins>
      <w:commentRangeEnd w:id="158"/>
      <w:ins w:id="166" w:author="Tootooni, Mohammad Samie" w:date="2024-10-16T19:07:00Z">
        <w:r w:rsidR="00F445F7">
          <w:rPr>
            <w:rStyle w:val="CommentReference"/>
          </w:rPr>
          <w:commentReference w:id="158"/>
        </w:r>
      </w:ins>
      <w:del w:id="167" w:author="Tootooni, Mohammad Samie" w:date="2024-10-16T19:02:00Z">
        <w:r w:rsidRPr="00265F51" w:rsidDel="00B9202B">
          <w:rPr>
            <w:rFonts w:ascii="Times New Roman" w:eastAsia="Times New Roman" w:hAnsi="Times New Roman" w:cs="Times New Roman"/>
          </w:rPr>
          <w:delText xml:space="preserve">With its state-of-the-art facilities and a well-established ICU, </w:delText>
        </w:r>
      </w:del>
      <w:del w:id="168" w:author="Tootooni, Mohammad Samie" w:date="2024-10-16T14:53:00Z">
        <w:r w:rsidRPr="00265F51" w:rsidDel="0018191F">
          <w:rPr>
            <w:rFonts w:ascii="Times New Roman" w:eastAsia="Times New Roman" w:hAnsi="Times New Roman" w:cs="Times New Roman"/>
          </w:rPr>
          <w:delText xml:space="preserve">Loyola </w:delText>
        </w:r>
      </w:del>
      <w:del w:id="169" w:author="Tootooni, Mohammad Samie" w:date="2024-10-16T19:02:00Z">
        <w:r w:rsidRPr="00265F51" w:rsidDel="00B9202B">
          <w:rPr>
            <w:rFonts w:ascii="Times New Roman" w:eastAsia="Times New Roman" w:hAnsi="Times New Roman" w:cs="Times New Roman"/>
          </w:rPr>
          <w:delText>offers a comprehensive dataset for evaluating COVID-19 ICU outcomes. Th</w:delText>
        </w:r>
        <w:r w:rsidR="00F0653F" w:rsidRPr="00265F51" w:rsidDel="00B9202B">
          <w:rPr>
            <w:rFonts w:ascii="Times New Roman" w:eastAsia="Times New Roman" w:hAnsi="Times New Roman" w:cs="Times New Roman"/>
          </w:rPr>
          <w:delText>is</w:delText>
        </w:r>
        <w:r w:rsidRPr="00265F51" w:rsidDel="00B9202B">
          <w:rPr>
            <w:rFonts w:ascii="Times New Roman" w:eastAsia="Times New Roman" w:hAnsi="Times New Roman" w:cs="Times New Roman"/>
          </w:rPr>
          <w:delText xml:space="preserve"> study focus</w:delText>
        </w:r>
        <w:r w:rsidR="007D2648" w:rsidRPr="00265F51" w:rsidDel="00B9202B">
          <w:rPr>
            <w:rFonts w:ascii="Times New Roman" w:eastAsia="Times New Roman" w:hAnsi="Times New Roman" w:cs="Times New Roman"/>
          </w:rPr>
          <w:delText>es</w:delText>
        </w:r>
        <w:r w:rsidRPr="00265F51" w:rsidDel="00B9202B">
          <w:rPr>
            <w:rFonts w:ascii="Times New Roman" w:eastAsia="Times New Roman" w:hAnsi="Times New Roman" w:cs="Times New Roman"/>
          </w:rPr>
          <w:delText xml:space="preserve"> on data from a single adult ICU, which, despite its singularity, </w:delText>
        </w:r>
        <w:r w:rsidR="007D2648" w:rsidRPr="00265F51" w:rsidDel="00B9202B">
          <w:rPr>
            <w:rFonts w:ascii="Times New Roman" w:eastAsia="Times New Roman" w:hAnsi="Times New Roman" w:cs="Times New Roman"/>
          </w:rPr>
          <w:delText>is</w:delText>
        </w:r>
        <w:r w:rsidRPr="00265F51" w:rsidDel="00B9202B">
          <w:rPr>
            <w:rFonts w:ascii="Times New Roman" w:eastAsia="Times New Roman" w:hAnsi="Times New Roman" w:cs="Times New Roman"/>
          </w:rPr>
          <w:delText xml:space="preserve"> </w:delText>
        </w:r>
      </w:del>
      <w:del w:id="170" w:author="Tootooni, Mohammad Samie" w:date="2024-10-16T19:03:00Z">
        <w:r w:rsidRPr="00265F51" w:rsidDel="00E12723">
          <w:rPr>
            <w:rFonts w:ascii="Times New Roman" w:eastAsia="Times New Roman" w:hAnsi="Times New Roman" w:cs="Times New Roman"/>
          </w:rPr>
          <w:delText>deemed sufficient given the large patient volume and geographic diversity it serves. Specifically, t</w:delText>
        </w:r>
      </w:del>
      <w:del w:id="171" w:author="Tootooni, Mohammad Samie" w:date="2024-10-16T19:04:00Z">
        <w:r w:rsidRPr="00265F51" w:rsidDel="00C909A1">
          <w:rPr>
            <w:rFonts w:ascii="Times New Roman" w:eastAsia="Times New Roman" w:hAnsi="Times New Roman" w:cs="Times New Roman"/>
          </w:rPr>
          <w:delText>he dataset includ</w:delText>
        </w:r>
        <w:r w:rsidR="007D2648" w:rsidRPr="00265F51" w:rsidDel="00C909A1">
          <w:rPr>
            <w:rFonts w:ascii="Times New Roman" w:eastAsia="Times New Roman" w:hAnsi="Times New Roman" w:cs="Times New Roman"/>
          </w:rPr>
          <w:delText>es</w:delText>
        </w:r>
        <w:r w:rsidRPr="00265F51" w:rsidDel="00C909A1">
          <w:rPr>
            <w:rFonts w:ascii="Times New Roman" w:eastAsia="Times New Roman" w:hAnsi="Times New Roman" w:cs="Times New Roman"/>
          </w:rPr>
          <w:delText xml:space="preserve"> 29,779 patient visits from 585 zip codes across Illinois, providing a robust sample for analysis. </w:delText>
        </w:r>
      </w:del>
      <w:del w:id="172" w:author="Tootooni, Mohammad Samie" w:date="2024-10-16T19:03:00Z">
        <w:r w:rsidRPr="00265F51" w:rsidDel="00E12723">
          <w:rPr>
            <w:rFonts w:ascii="Times New Roman" w:eastAsia="Times New Roman" w:hAnsi="Times New Roman" w:cs="Times New Roman"/>
          </w:rPr>
          <w:delText xml:space="preserve">While focusing on one hospital may seem limited, </w:delText>
        </w:r>
      </w:del>
      <w:del w:id="173" w:author="Tootooni, Mohammad Samie" w:date="2024-10-16T14:53:00Z">
        <w:r w:rsidRPr="00265F51" w:rsidDel="0018191F">
          <w:rPr>
            <w:rFonts w:ascii="Times New Roman" w:eastAsia="Times New Roman" w:hAnsi="Times New Roman" w:cs="Times New Roman"/>
          </w:rPr>
          <w:delText>Loyola</w:delText>
        </w:r>
        <w:r w:rsidR="006C0AC1" w:rsidRPr="00265F51" w:rsidDel="0018191F">
          <w:rPr>
            <w:rFonts w:ascii="Times New Roman" w:eastAsia="Times New Roman" w:hAnsi="Times New Roman" w:cs="Times New Roman"/>
          </w:rPr>
          <w:delText>’</w:delText>
        </w:r>
        <w:r w:rsidRPr="00265F51" w:rsidDel="0018191F">
          <w:rPr>
            <w:rFonts w:ascii="Times New Roman" w:eastAsia="Times New Roman" w:hAnsi="Times New Roman" w:cs="Times New Roman"/>
          </w:rPr>
          <w:delText xml:space="preserve">s </w:delText>
        </w:r>
      </w:del>
      <w:del w:id="174" w:author="Tootooni, Mohammad Samie" w:date="2024-10-16T19:03:00Z">
        <w:r w:rsidRPr="00265F51" w:rsidDel="00E12723">
          <w:rPr>
            <w:rFonts w:ascii="Times New Roman" w:eastAsia="Times New Roman" w:hAnsi="Times New Roman" w:cs="Times New Roman"/>
          </w:rPr>
          <w:delText xml:space="preserve">extensive catchment area and the high number of ICU admissions make it an ideal representative for examining the effectiveness of SHIELD testing and its correlation with COVID-19 ICU outcomes. </w:delText>
        </w:r>
      </w:del>
      <w:ins w:id="175" w:author="Tootooni, Mohammad Samie" w:date="2024-10-16T19:03:00Z">
        <w:r w:rsidR="00E12723">
          <w:rPr>
            <w:rFonts w:ascii="Times New Roman" w:eastAsia="Times New Roman" w:hAnsi="Times New Roman" w:cs="Times New Roman"/>
          </w:rPr>
          <w:t>LUMC</w:t>
        </w:r>
        <w:r w:rsidR="00E12723" w:rsidRPr="00265F51">
          <w:rPr>
            <w:rFonts w:ascii="Times New Roman" w:eastAsia="Times New Roman" w:hAnsi="Times New Roman" w:cs="Times New Roman"/>
          </w:rPr>
          <w:t xml:space="preserve">’s extensive catchment area and the high number of ICU admissions make it an ideal representative for examining the effectiveness of SHIELD testing and its correlation with COVID-19 ICU outcomes. </w:t>
        </w:r>
      </w:ins>
    </w:p>
    <w:p w14:paraId="0000001C" w14:textId="443BDE4B" w:rsidR="00743DF7" w:rsidRPr="00265F51" w:rsidRDefault="005A17FB" w:rsidP="00C909A1">
      <w:pPr>
        <w:spacing w:after="0" w:line="480" w:lineRule="auto"/>
        <w:rPr>
          <w:rFonts w:ascii="Times New Roman" w:eastAsia="Times New Roman" w:hAnsi="Times New Roman" w:cs="Times New Roman"/>
          <w:highlight w:val="yellow"/>
        </w:rPr>
        <w:pPrChange w:id="176" w:author="Tootooni, Mohammad Samie" w:date="2024-10-16T19:05:00Z">
          <w:pPr>
            <w:spacing w:after="240" w:line="480" w:lineRule="auto"/>
            <w:jc w:val="both"/>
          </w:pPr>
        </w:pPrChange>
      </w:pPr>
      <w:r w:rsidRPr="00265F51">
        <w:rPr>
          <w:rFonts w:ascii="Times New Roman" w:eastAsia="Times New Roman" w:hAnsi="Times New Roman" w:cs="Times New Roman"/>
        </w:rPr>
        <w:t xml:space="preserve">We </w:t>
      </w:r>
      <w:r w:rsidR="00CD61B8" w:rsidRPr="00265F51">
        <w:rPr>
          <w:rFonts w:ascii="Times New Roman" w:eastAsia="Times New Roman" w:hAnsi="Times New Roman" w:cs="Times New Roman"/>
        </w:rPr>
        <w:t xml:space="preserve">used </w:t>
      </w:r>
      <w:sdt>
        <w:sdtPr>
          <w:tag w:val="goog_rdk_82"/>
          <w:id w:val="-98029923"/>
        </w:sdtPr>
        <w:sdtEndPr/>
        <w:sdtContent/>
      </w:sdt>
      <w:sdt>
        <w:sdtPr>
          <w:tag w:val="goog_rdk_83"/>
          <w:id w:val="2090418802"/>
        </w:sdtPr>
        <w:sdtEndPr/>
        <w:sdtContent/>
      </w:sdt>
      <w:r w:rsidRPr="00265F51">
        <w:rPr>
          <w:rFonts w:ascii="Times New Roman" w:eastAsia="Times New Roman" w:hAnsi="Times New Roman" w:cs="Times New Roman"/>
        </w:rPr>
        <w:t xml:space="preserve">datasets from the ICU at </w:t>
      </w:r>
      <w:del w:id="177" w:author="Tootooni, Mohammad Samie" w:date="2024-10-16T14:51:00Z">
        <w:r w:rsidRPr="00265F51" w:rsidDel="00C7186D">
          <w:rPr>
            <w:rFonts w:ascii="Times New Roman" w:eastAsia="Times New Roman" w:hAnsi="Times New Roman" w:cs="Times New Roman"/>
          </w:rPr>
          <w:delText>Loyola University Chicago</w:delText>
        </w:r>
      </w:del>
      <w:ins w:id="178" w:author="Tootooni, Mohammad Samie" w:date="2024-10-16T14:51:00Z">
        <w:r w:rsidR="00C7186D">
          <w:rPr>
            <w:rFonts w:ascii="Times New Roman" w:eastAsia="Times New Roman" w:hAnsi="Times New Roman" w:cs="Times New Roman"/>
          </w:rPr>
          <w:t>LUMC</w:t>
        </w:r>
      </w:ins>
      <w:sdt>
        <w:sdtPr>
          <w:tag w:val="goog_rdk_84"/>
          <w:id w:val="-842629286"/>
        </w:sdtPr>
        <w:sdtEndPr/>
        <w:sdtContent>
          <w:r w:rsidRPr="00265F51">
            <w:rPr>
              <w:rFonts w:ascii="Times New Roman" w:eastAsia="Times New Roman" w:hAnsi="Times New Roman" w:cs="Times New Roman"/>
            </w:rPr>
            <w:t xml:space="preserve"> and SHIELD testing data</w:t>
          </w:r>
        </w:sdtContent>
      </w:sdt>
      <w:r w:rsidRPr="00265F51">
        <w:rPr>
          <w:rFonts w:ascii="Times New Roman" w:eastAsia="Times New Roman" w:hAnsi="Times New Roman" w:cs="Times New Roman"/>
        </w:rPr>
        <w:t xml:space="preserve"> covering January 2020 to December 2023.</w:t>
      </w:r>
      <w:r w:rsidR="00427142" w:rsidRPr="00265F51">
        <w:rPr>
          <w:rFonts w:ascii="Times New Roman" w:eastAsia="Times New Roman" w:hAnsi="Times New Roman" w:cs="Times New Roman"/>
        </w:rPr>
        <w:t xml:space="preserve"> </w:t>
      </w:r>
      <w:r w:rsidR="00A26DDC" w:rsidRPr="00265F51">
        <w:rPr>
          <w:rFonts w:ascii="Times New Roman" w:eastAsia="Times New Roman" w:hAnsi="Times New Roman" w:cs="Times New Roman"/>
        </w:rPr>
        <w:t xml:space="preserve">To ensure a </w:t>
      </w:r>
      <w:r w:rsidR="00FE3857" w:rsidRPr="00265F51">
        <w:rPr>
          <w:rFonts w:ascii="Times New Roman" w:eastAsia="Times New Roman" w:hAnsi="Times New Roman" w:cs="Times New Roman"/>
        </w:rPr>
        <w:t xml:space="preserve">relevant </w:t>
      </w:r>
      <w:r w:rsidR="00A26DDC" w:rsidRPr="00265F51">
        <w:rPr>
          <w:rFonts w:ascii="Times New Roman" w:eastAsia="Times New Roman" w:hAnsi="Times New Roman" w:cs="Times New Roman"/>
        </w:rPr>
        <w:t xml:space="preserve">and accurate analysis of COVID-19 ICU outcomes, a filtration process was applied to the original ICU dataset. This filtration was necessary to </w:t>
      </w:r>
      <w:r w:rsidR="00FE3857" w:rsidRPr="00265F51">
        <w:rPr>
          <w:rFonts w:ascii="Times New Roman" w:eastAsia="Times New Roman" w:hAnsi="Times New Roman" w:cs="Times New Roman"/>
        </w:rPr>
        <w:t xml:space="preserve">focus </w:t>
      </w:r>
      <w:r w:rsidR="00A26DDC" w:rsidRPr="00265F51">
        <w:rPr>
          <w:rFonts w:ascii="Times New Roman" w:eastAsia="Times New Roman" w:hAnsi="Times New Roman" w:cs="Times New Roman"/>
        </w:rPr>
        <w:t xml:space="preserve">on the zip codes most affected by ICU admissions, thereby improving the reliability of the analysis. </w:t>
      </w:r>
      <w:ins w:id="179" w:author="Tootooni, Mohammad Samie" w:date="2024-10-16T19:05:00Z">
        <w:r w:rsidR="00C909A1">
          <w:rPr>
            <w:rFonts w:ascii="Times New Roman" w:eastAsia="Times New Roman" w:hAnsi="Times New Roman" w:cs="Times New Roman"/>
          </w:rPr>
          <w:t>T</w:t>
        </w:r>
        <w:r w:rsidR="00C909A1" w:rsidRPr="00265F51">
          <w:rPr>
            <w:rFonts w:ascii="Times New Roman" w:eastAsia="Times New Roman" w:hAnsi="Times New Roman" w:cs="Times New Roman"/>
          </w:rPr>
          <w:t xml:space="preserve">he dataset includes 29,779 patient visits from 585 zip codes across Illinois, providing a robust sample for analysis. </w:t>
        </w:r>
      </w:ins>
      <w:r w:rsidR="00A26DDC" w:rsidRPr="00265F51">
        <w:rPr>
          <w:rFonts w:ascii="Times New Roman" w:eastAsia="Times New Roman" w:hAnsi="Times New Roman" w:cs="Times New Roman"/>
        </w:rPr>
        <w:t>The initial dataset</w:t>
      </w:r>
      <w:del w:id="180" w:author="Tootooni, Mohammad Samie" w:date="2024-10-16T14:50:00Z">
        <w:r w:rsidR="00A26DDC" w:rsidRPr="00265F51" w:rsidDel="00C7186D">
          <w:rPr>
            <w:rFonts w:ascii="Times New Roman" w:eastAsia="Times New Roman" w:hAnsi="Times New Roman" w:cs="Times New Roman"/>
          </w:rPr>
          <w:delText>, which contained ICU admissions from 585 zip codes collected between 2020 and 2023,</w:delText>
        </w:r>
      </w:del>
      <w:ins w:id="181" w:author="Tootooni, Mohammad Samie" w:date="2024-10-16T14:50:00Z">
        <w:r w:rsidR="00C7186D">
          <w:rPr>
            <w:rFonts w:ascii="Times New Roman" w:eastAsia="Times New Roman" w:hAnsi="Times New Roman" w:cs="Times New Roman"/>
          </w:rPr>
          <w:t xml:space="preserve"> </w:t>
        </w:r>
      </w:ins>
      <w:del w:id="182" w:author="Tootooni, Mohammad Samie" w:date="2024-10-16T19:05:00Z">
        <w:r w:rsidR="00A26DDC" w:rsidRPr="00265F51" w:rsidDel="00C909A1">
          <w:rPr>
            <w:rFonts w:ascii="Times New Roman" w:eastAsia="Times New Roman" w:hAnsi="Times New Roman" w:cs="Times New Roman"/>
          </w:rPr>
          <w:delText xml:space="preserve"> </w:delText>
        </w:r>
      </w:del>
      <w:r w:rsidR="00A26DDC" w:rsidRPr="00265F51">
        <w:rPr>
          <w:rFonts w:ascii="Times New Roman" w:eastAsia="Times New Roman" w:hAnsi="Times New Roman" w:cs="Times New Roman"/>
        </w:rPr>
        <w:t xml:space="preserve">was refined by selecting the top 25% of zip codes with the highest frequency of patients served by </w:t>
      </w:r>
      <w:del w:id="183" w:author="Tootooni, Mohammad Samie" w:date="2024-10-16T14:54:00Z">
        <w:r w:rsidR="00A26DDC" w:rsidRPr="00265F51" w:rsidDel="0018191F">
          <w:rPr>
            <w:rFonts w:ascii="Times New Roman" w:eastAsia="Times New Roman" w:hAnsi="Times New Roman" w:cs="Times New Roman"/>
          </w:rPr>
          <w:delText>Loyola Hospital</w:delText>
        </w:r>
      </w:del>
      <w:ins w:id="184" w:author="Tootooni, Mohammad Samie" w:date="2024-10-16T14:54:00Z">
        <w:r w:rsidR="0018191F">
          <w:rPr>
            <w:rFonts w:ascii="Times New Roman" w:eastAsia="Times New Roman" w:hAnsi="Times New Roman" w:cs="Times New Roman"/>
          </w:rPr>
          <w:t>LUMC</w:t>
        </w:r>
      </w:ins>
      <w:r w:rsidR="00A26DDC" w:rsidRPr="00265F51">
        <w:rPr>
          <w:rFonts w:ascii="Times New Roman" w:eastAsia="Times New Roman" w:hAnsi="Times New Roman" w:cs="Times New Roman"/>
        </w:rPr>
        <w:t>.</w:t>
      </w:r>
      <w:r w:rsidR="00807123" w:rsidRPr="00265F51">
        <w:rPr>
          <w:rFonts w:ascii="Times New Roman" w:eastAsia="Times New Roman" w:hAnsi="Times New Roman" w:cs="Times New Roman"/>
        </w:rPr>
        <w:t xml:space="preserve"> Figure 1 illustrates the data filtration process used to refine the ICU dataset, focusing on COVID-19 ICU admission rates.</w:t>
      </w:r>
      <w:r w:rsidR="00807123" w:rsidRPr="00265F51" w:rsidDel="00665A1A">
        <w:rPr>
          <w:rFonts w:ascii="Times New Roman" w:eastAsia="Times New Roman" w:hAnsi="Times New Roman" w:cs="Times New Roman"/>
        </w:rPr>
        <w:t xml:space="preserve"> </w:t>
      </w:r>
      <w:r w:rsidR="00A26DDC" w:rsidRPr="00265F51">
        <w:rPr>
          <w:rFonts w:ascii="Times New Roman" w:eastAsia="Times New Roman" w:hAnsi="Times New Roman" w:cs="Times New Roman"/>
        </w:rPr>
        <w:t>This reductio</w:t>
      </w:r>
      <w:ins w:id="185" w:author="Tootooni, Mohammad Samie" w:date="2024-10-16T14:52:00Z">
        <w:r w:rsidR="00BE2619">
          <w:rPr>
            <w:rFonts w:ascii="Times New Roman" w:eastAsia="Times New Roman" w:hAnsi="Times New Roman" w:cs="Times New Roman"/>
          </w:rPr>
          <w:t xml:space="preserve">n </w:t>
        </w:r>
      </w:ins>
      <w:del w:id="186" w:author="Tootooni, Mohammad Samie" w:date="2024-10-16T14:52:00Z">
        <w:r w:rsidR="00A26DDC" w:rsidRPr="00265F51" w:rsidDel="00BE2619">
          <w:rPr>
            <w:rFonts w:ascii="Times New Roman" w:eastAsia="Times New Roman" w:hAnsi="Times New Roman" w:cs="Times New Roman"/>
          </w:rPr>
          <w:delText xml:space="preserve">n </w:delText>
        </w:r>
      </w:del>
      <w:r w:rsidR="00A26DDC" w:rsidRPr="00265F51">
        <w:rPr>
          <w:rFonts w:ascii="Times New Roman" w:eastAsia="Times New Roman" w:hAnsi="Times New Roman" w:cs="Times New Roman"/>
        </w:rPr>
        <w:t>to 147 zip codes</w:t>
      </w:r>
      <w:ins w:id="187" w:author="Tootooni, Mohammad Samie" w:date="2024-10-16T14:52:00Z">
        <w:r w:rsidR="00BE2619">
          <w:rPr>
            <w:rFonts w:ascii="Times New Roman" w:eastAsia="Times New Roman" w:hAnsi="Times New Roman" w:cs="Times New Roman"/>
          </w:rPr>
          <w:t>,</w:t>
        </w:r>
        <w:r w:rsidR="00BE2619" w:rsidRPr="00BE2619">
          <w:rPr>
            <w:rFonts w:ascii="Times New Roman" w:eastAsia="Times New Roman" w:hAnsi="Times New Roman" w:cs="Times New Roman"/>
          </w:rPr>
          <w:t xml:space="preserve"> </w:t>
        </w:r>
        <w:r w:rsidR="00BE2619">
          <w:rPr>
            <w:rFonts w:ascii="Times New Roman" w:eastAsia="Times New Roman" w:hAnsi="Times New Roman" w:cs="Times New Roman"/>
          </w:rPr>
          <w:t>depicted in Figure 2,</w:t>
        </w:r>
      </w:ins>
      <w:r w:rsidR="00A26DDC" w:rsidRPr="00265F51">
        <w:rPr>
          <w:rFonts w:ascii="Times New Roman" w:eastAsia="Times New Roman" w:hAnsi="Times New Roman" w:cs="Times New Roman"/>
        </w:rPr>
        <w:t xml:space="preserve"> allowed for a more targeted examination of the areas that experienced the greatest impact from ICU admissions during the pandemic</w:t>
      </w:r>
      <w:del w:id="188" w:author="Tootooni, Mohammad Samie" w:date="2024-10-16T14:52:00Z">
        <w:r w:rsidR="00807123" w:rsidRPr="00265F51" w:rsidDel="00BE2619">
          <w:rPr>
            <w:rFonts w:ascii="Times New Roman" w:eastAsia="Times New Roman" w:hAnsi="Times New Roman" w:cs="Times New Roman"/>
          </w:rPr>
          <w:delText xml:space="preserve"> (Figure 2)</w:delText>
        </w:r>
      </w:del>
      <w:r w:rsidR="00A26DDC" w:rsidRPr="00265F51">
        <w:rPr>
          <w:rFonts w:ascii="Times New Roman" w:eastAsia="Times New Roman" w:hAnsi="Times New Roman" w:cs="Times New Roman"/>
        </w:rPr>
        <w:t xml:space="preserve">. </w:t>
      </w:r>
      <w:r w:rsidR="00E311C4" w:rsidRPr="00265F51">
        <w:rPr>
          <w:rFonts w:ascii="Times New Roman" w:eastAsia="Times New Roman" w:hAnsi="Times New Roman" w:cs="Times New Roman"/>
        </w:rPr>
        <w:t>Selecting the top 25% helps to reduce noise in the dataset by excluding zip codes with lower patient volumes, where the data might be less representative of broader trends.</w:t>
      </w:r>
      <w:r w:rsidR="00B82778" w:rsidRPr="00265F51">
        <w:rPr>
          <w:rFonts w:ascii="Times New Roman" w:eastAsia="Times New Roman" w:hAnsi="Times New Roman" w:cs="Times New Roman"/>
        </w:rPr>
        <w:t xml:space="preserve"> </w:t>
      </w:r>
      <w:r w:rsidR="005766A5" w:rsidRPr="00265F51">
        <w:rPr>
          <w:rFonts w:ascii="Times New Roman" w:eastAsia="Times New Roman" w:hAnsi="Times New Roman" w:cs="Times New Roman"/>
        </w:rPr>
        <w:t xml:space="preserve">This strategic selection allowed us to </w:t>
      </w:r>
      <w:r w:rsidR="0010716E" w:rsidRPr="00265F51">
        <w:rPr>
          <w:rFonts w:ascii="Times New Roman" w:eastAsia="Times New Roman" w:hAnsi="Times New Roman" w:cs="Times New Roman"/>
        </w:rPr>
        <w:t xml:space="preserve">focus </w:t>
      </w:r>
      <w:r w:rsidR="005766A5" w:rsidRPr="00265F51">
        <w:rPr>
          <w:rFonts w:ascii="Times New Roman" w:eastAsia="Times New Roman" w:hAnsi="Times New Roman" w:cs="Times New Roman"/>
        </w:rPr>
        <w:t xml:space="preserve">on the areas </w:t>
      </w:r>
      <w:r w:rsidR="00F12335" w:rsidRPr="00265F51">
        <w:rPr>
          <w:rFonts w:ascii="Times New Roman" w:eastAsia="Times New Roman" w:hAnsi="Times New Roman" w:cs="Times New Roman"/>
        </w:rPr>
        <w:t xml:space="preserve">that were </w:t>
      </w:r>
      <w:r w:rsidR="005766A5" w:rsidRPr="00265F51">
        <w:rPr>
          <w:rFonts w:ascii="Times New Roman" w:eastAsia="Times New Roman" w:hAnsi="Times New Roman" w:cs="Times New Roman"/>
        </w:rPr>
        <w:t xml:space="preserve">most significantly </w:t>
      </w:r>
      <w:r w:rsidR="0010716E" w:rsidRPr="00265F51">
        <w:rPr>
          <w:rFonts w:ascii="Times New Roman" w:eastAsia="Times New Roman" w:hAnsi="Times New Roman" w:cs="Times New Roman"/>
        </w:rPr>
        <w:t xml:space="preserve">affected </w:t>
      </w:r>
      <w:r w:rsidR="005766A5" w:rsidRPr="00265F51">
        <w:rPr>
          <w:rFonts w:ascii="Times New Roman" w:eastAsia="Times New Roman" w:hAnsi="Times New Roman" w:cs="Times New Roman"/>
        </w:rPr>
        <w:t xml:space="preserve">by ICU admissions at </w:t>
      </w:r>
      <w:del w:id="189" w:author="Tootooni, Mohammad Samie" w:date="2024-10-16T14:54:00Z">
        <w:r w:rsidR="005766A5" w:rsidRPr="00265F51" w:rsidDel="0018191F">
          <w:rPr>
            <w:rFonts w:ascii="Times New Roman" w:eastAsia="Times New Roman" w:hAnsi="Times New Roman" w:cs="Times New Roman"/>
          </w:rPr>
          <w:delText>Loyola</w:delText>
        </w:r>
      </w:del>
      <w:ins w:id="190" w:author="Tootooni, Mohammad Samie" w:date="2024-10-16T14:54:00Z">
        <w:r w:rsidR="0018191F">
          <w:rPr>
            <w:rFonts w:ascii="Times New Roman" w:eastAsia="Times New Roman" w:hAnsi="Times New Roman" w:cs="Times New Roman"/>
          </w:rPr>
          <w:t>LUMC</w:t>
        </w:r>
      </w:ins>
      <w:r w:rsidR="005766A5" w:rsidRPr="00265F51">
        <w:rPr>
          <w:rFonts w:ascii="Times New Roman" w:eastAsia="Times New Roman" w:hAnsi="Times New Roman" w:cs="Times New Roman"/>
        </w:rPr>
        <w:t>, thereby enhancing the robustness and reliability of our analysis of COVID-19 ICU admission rates</w:t>
      </w:r>
      <w:r w:rsidR="00B82778" w:rsidRPr="00265F51">
        <w:rPr>
          <w:rFonts w:ascii="Times New Roman" w:eastAsia="Times New Roman" w:hAnsi="Times New Roman" w:cs="Times New Roman"/>
        </w:rPr>
        <w:t xml:space="preserve">. </w:t>
      </w:r>
      <w:r w:rsidR="00FD1712" w:rsidRPr="00DA49D9">
        <w:rPr>
          <w:rFonts w:ascii="Times New Roman" w:eastAsia="Times New Roman" w:hAnsi="Times New Roman" w:cs="Times New Roman"/>
        </w:rPr>
        <w:t xml:space="preserve">The next step involved refining the dataset to focus exclusively on patients treated for COVID-19, achieved by filtering </w:t>
      </w:r>
      <w:r w:rsidR="00FD1712" w:rsidRPr="00DA49D9">
        <w:rPr>
          <w:rFonts w:ascii="Times New Roman" w:eastAsia="Times New Roman" w:hAnsi="Times New Roman" w:cs="Times New Roman"/>
        </w:rPr>
        <w:lastRenderedPageBreak/>
        <w:t xml:space="preserve">out non-COVID-19 cases using the appropriate ICD-10 codes for COVID-19 diagnoses </w:t>
      </w:r>
      <w:r w:rsidRPr="00265F51">
        <w:rPr>
          <w:rFonts w:ascii="Times New Roman" w:eastAsia="Times New Roman" w:hAnsi="Times New Roman" w:cs="Times New Roman"/>
        </w:rPr>
        <w:t>(</w:t>
      </w:r>
      <w:r w:rsidR="001E60C6" w:rsidRPr="00265F51">
        <w:rPr>
          <w:rFonts w:ascii="Times New Roman" w:eastAsia="Times New Roman" w:hAnsi="Times New Roman" w:cs="Times New Roman"/>
        </w:rPr>
        <w:t xml:space="preserve">see </w:t>
      </w:r>
      <w:r w:rsidR="001E60C6" w:rsidRPr="00DA49D9">
        <w:rPr>
          <w:rFonts w:ascii="Times New Roman" w:eastAsia="Times New Roman" w:hAnsi="Times New Roman" w:cs="Times New Roman"/>
        </w:rPr>
        <w:t xml:space="preserve">Appendix </w:t>
      </w:r>
      <w:r w:rsidR="00347158" w:rsidRPr="00DA49D9">
        <w:rPr>
          <w:rFonts w:ascii="Times New Roman" w:eastAsia="Times New Roman" w:hAnsi="Times New Roman" w:cs="Times New Roman"/>
        </w:rPr>
        <w:t>1</w:t>
      </w:r>
      <w:r w:rsidRPr="00265F51">
        <w:rPr>
          <w:rFonts w:ascii="Times New Roman" w:eastAsia="Times New Roman" w:hAnsi="Times New Roman" w:cs="Times New Roman"/>
        </w:rPr>
        <w:t>), standardized codes used to identify and classify COVID-19 cases. The final dataset included only COVID-19 patients from the 147 selected zip codes, spanning the same 2020-2023 timeframe. This refined dataset was then used for further analysis in the study.</w:t>
      </w:r>
    </w:p>
    <w:p w14:paraId="0000001D" w14:textId="4F1B6C94" w:rsidR="00743DF7" w:rsidRDefault="009D7A3D">
      <w:pPr>
        <w:spacing w:after="0" w:line="360" w:lineRule="auto"/>
        <w:jc w:val="center"/>
        <w:rPr>
          <w:rFonts w:ascii="Times New Roman" w:eastAsia="Times New Roman" w:hAnsi="Times New Roman" w:cs="Times New Roman"/>
          <w:sz w:val="20"/>
          <w:szCs w:val="20"/>
        </w:rPr>
      </w:pPr>
      <w:commentRangeStart w:id="191"/>
      <w:commentRangeStart w:id="192"/>
      <w:commentRangeStart w:id="193"/>
      <w:r>
        <w:rPr>
          <w:rFonts w:ascii="Times New Roman" w:eastAsia="Times New Roman" w:hAnsi="Times New Roman" w:cs="Times New Roman"/>
          <w:noProof/>
          <w:sz w:val="20"/>
          <w:szCs w:val="20"/>
        </w:rPr>
        <w:drawing>
          <wp:inline distT="0" distB="0" distL="0" distR="0" wp14:anchorId="6A2142EE" wp14:editId="4818C99D">
            <wp:extent cx="4934198" cy="4460128"/>
            <wp:effectExtent l="0" t="0" r="0" b="0"/>
            <wp:docPr id="1866603458" name="Picture 1" descr="A flowchart of patient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03458" name="Picture 1" descr="A flowchart of patient data&#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82249" cy="4503562"/>
                    </a:xfrm>
                    <a:prstGeom prst="rect">
                      <a:avLst/>
                    </a:prstGeom>
                  </pic:spPr>
                </pic:pic>
              </a:graphicData>
            </a:graphic>
          </wp:inline>
        </w:drawing>
      </w:r>
      <w:commentRangeEnd w:id="191"/>
      <w:r w:rsidR="007D2D84">
        <w:rPr>
          <w:rStyle w:val="CommentReference"/>
        </w:rPr>
        <w:commentReference w:id="191"/>
      </w:r>
      <w:commentRangeEnd w:id="192"/>
      <w:r w:rsidR="001F4EAD">
        <w:rPr>
          <w:rStyle w:val="CommentReference"/>
        </w:rPr>
        <w:commentReference w:id="192"/>
      </w:r>
      <w:commentRangeEnd w:id="193"/>
      <w:r w:rsidR="001F4EAD">
        <w:rPr>
          <w:rStyle w:val="CommentReference"/>
        </w:rPr>
        <w:commentReference w:id="193"/>
      </w:r>
    </w:p>
    <w:p w14:paraId="0000001E" w14:textId="77777777" w:rsidR="00743DF7" w:rsidRDefault="005A17FB">
      <w:pPr>
        <w:spacing w:after="24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1</w:t>
      </w:r>
      <w:r>
        <w:rPr>
          <w:rFonts w:ascii="Times New Roman" w:eastAsia="Times New Roman" w:hAnsi="Times New Roman" w:cs="Times New Roman"/>
          <w:sz w:val="18"/>
          <w:szCs w:val="18"/>
        </w:rPr>
        <w:t>: Data Filtration Diagram</w:t>
      </w:r>
    </w:p>
    <w:p w14:paraId="0000003A" w14:textId="10A693ED" w:rsidR="00743DF7" w:rsidRPr="00E60FAF" w:rsidRDefault="00090EEE" w:rsidP="002976D1">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618598E1" wp14:editId="68A33162">
            <wp:extent cx="5943600" cy="3388360"/>
            <wp:effectExtent l="0" t="0" r="0" b="2540"/>
            <wp:docPr id="113836815" name="Picture 2" descr="A map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6815" name="Picture 2" descr="A map with different colored area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inline>
        </w:drawing>
      </w:r>
    </w:p>
    <w:p w14:paraId="0000003B" w14:textId="576261B8" w:rsidR="00743DF7" w:rsidRDefault="005A17FB" w:rsidP="002976D1">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2:</w:t>
      </w:r>
      <w:r>
        <w:rPr>
          <w:rFonts w:ascii="Times New Roman" w:eastAsia="Times New Roman" w:hAnsi="Times New Roman" w:cs="Times New Roman"/>
          <w:sz w:val="18"/>
          <w:szCs w:val="18"/>
        </w:rPr>
        <w:t xml:space="preserve"> Distribution of 147 zip codes with COVID-19 patients frequently served by </w:t>
      </w:r>
      <w:del w:id="194" w:author="Tootooni, Mohammad Samie" w:date="2024-10-16T14:53:00Z">
        <w:r w:rsidDel="00A62CE2">
          <w:rPr>
            <w:rFonts w:ascii="Times New Roman" w:eastAsia="Times New Roman" w:hAnsi="Times New Roman" w:cs="Times New Roman"/>
            <w:sz w:val="18"/>
            <w:szCs w:val="18"/>
          </w:rPr>
          <w:delText>Loyola hospital</w:delText>
        </w:r>
      </w:del>
      <w:proofErr w:type="gramStart"/>
      <w:ins w:id="195" w:author="Tootooni, Mohammad Samie" w:date="2024-10-16T14:53:00Z">
        <w:r w:rsidR="00A62CE2">
          <w:rPr>
            <w:rFonts w:ascii="Times New Roman" w:eastAsia="Times New Roman" w:hAnsi="Times New Roman" w:cs="Times New Roman"/>
            <w:sz w:val="18"/>
            <w:szCs w:val="18"/>
          </w:rPr>
          <w:t>LUMC</w:t>
        </w:r>
      </w:ins>
      <w:proofErr w:type="gramEnd"/>
      <w:r>
        <w:rPr>
          <w:rFonts w:ascii="Times New Roman" w:eastAsia="Times New Roman" w:hAnsi="Times New Roman" w:cs="Times New Roman"/>
          <w:sz w:val="18"/>
          <w:szCs w:val="18"/>
        </w:rPr>
        <w:t xml:space="preserve"> </w:t>
      </w:r>
    </w:p>
    <w:p w14:paraId="568BF16F" w14:textId="77777777" w:rsidR="00C048F0" w:rsidRDefault="00C048F0" w:rsidP="00D068FC">
      <w:pPr>
        <w:spacing w:after="0" w:line="480" w:lineRule="auto"/>
        <w:jc w:val="both"/>
        <w:rPr>
          <w:ins w:id="196" w:author="Tootooni, Mohammad Samie" w:date="2024-10-16T17:25:00Z"/>
          <w:rFonts w:ascii="Times New Roman" w:eastAsia="Times New Roman" w:hAnsi="Times New Roman" w:cs="Times New Roman"/>
        </w:rPr>
      </w:pPr>
    </w:p>
    <w:p w14:paraId="0333A21D" w14:textId="45E753F0" w:rsidR="00D068FC" w:rsidRDefault="00281FA6">
      <w:pPr>
        <w:spacing w:after="0" w:line="480" w:lineRule="auto"/>
        <w:jc w:val="both"/>
        <w:rPr>
          <w:ins w:id="197" w:author="Tootooni, Mohammad Samie" w:date="2024-10-16T15:06:00Z"/>
          <w:rFonts w:ascii="Times New Roman" w:eastAsia="Times New Roman" w:hAnsi="Times New Roman" w:cs="Times New Roman"/>
          <w:color w:val="000000"/>
        </w:rPr>
        <w:pPrChange w:id="198" w:author="Tootooni, Mohammad Samie" w:date="2024-10-16T15:07:00Z">
          <w:pPr>
            <w:pBdr>
              <w:top w:val="nil"/>
              <w:left w:val="nil"/>
              <w:bottom w:val="nil"/>
              <w:right w:val="nil"/>
              <w:between w:val="nil"/>
            </w:pBdr>
            <w:spacing w:before="240" w:after="0" w:line="480" w:lineRule="auto"/>
            <w:jc w:val="both"/>
          </w:pPr>
        </w:pPrChange>
      </w:pPr>
      <w:r w:rsidRPr="00265F51">
        <w:rPr>
          <w:rFonts w:ascii="Times New Roman" w:eastAsia="Times New Roman" w:hAnsi="Times New Roman" w:cs="Times New Roman"/>
        </w:rPr>
        <w:t xml:space="preserve">The dataset comprised various variables essential for analyzing the impact of SHIELD test centers on COVID-19 ICU admission rates across different zip codes, including ADI, which maps the relative socioeconomic status of </w:t>
      </w:r>
      <w:commentRangeStart w:id="199"/>
      <w:r w:rsidRPr="00265F51">
        <w:rPr>
          <w:rFonts w:ascii="Times New Roman" w:eastAsia="Times New Roman" w:hAnsi="Times New Roman" w:cs="Times New Roman"/>
        </w:rPr>
        <w:t xml:space="preserve">neighborhoods. </w:t>
      </w:r>
      <w:commentRangeEnd w:id="199"/>
      <w:r w:rsidR="00E86CBE">
        <w:rPr>
          <w:rStyle w:val="CommentReference"/>
        </w:rPr>
        <w:commentReference w:id="199"/>
      </w:r>
      <w:r w:rsidRPr="00265F51">
        <w:rPr>
          <w:rFonts w:ascii="Times New Roman" w:eastAsia="Times New Roman" w:hAnsi="Times New Roman" w:cs="Times New Roman"/>
        </w:rPr>
        <w:t>This integration allows for a deeper understanding of how socioeconomic factors influence the effectiveness of SHIELD interventions.</w:t>
      </w:r>
      <w:r w:rsidR="00C23E02" w:rsidRPr="00265F51">
        <w:rPr>
          <w:rFonts w:ascii="Times New Roman" w:eastAsia="Times New Roman" w:hAnsi="Times New Roman" w:cs="Times New Roman"/>
        </w:rPr>
        <w:t xml:space="preserve"> </w:t>
      </w:r>
      <w:r w:rsidR="002E49E9" w:rsidRPr="00265F51">
        <w:rPr>
          <w:rFonts w:ascii="Times New Roman" w:eastAsia="Times New Roman" w:hAnsi="Times New Roman" w:cs="Times New Roman"/>
        </w:rPr>
        <w:t xml:space="preserve">This index </w:t>
      </w:r>
      <w:r w:rsidR="00C23E02" w:rsidRPr="00265F51">
        <w:rPr>
          <w:rFonts w:ascii="Times New Roman" w:eastAsia="Times New Roman" w:hAnsi="Times New Roman" w:cs="Times New Roman"/>
        </w:rPr>
        <w:t xml:space="preserve">uses publicly available data to assess factors such as income, education, employment, and housing quality. The ADI ranks neighborhoods by comparing their socioeconomic conditions to state and national averages, with higher rankings indicating greater </w:t>
      </w:r>
      <w:commentRangeStart w:id="200"/>
      <w:r w:rsidR="00C23E02" w:rsidRPr="00265F51">
        <w:rPr>
          <w:rFonts w:ascii="Times New Roman" w:eastAsia="Times New Roman" w:hAnsi="Times New Roman" w:cs="Times New Roman"/>
        </w:rPr>
        <w:t>disadvantage</w:t>
      </w:r>
      <w:commentRangeEnd w:id="200"/>
      <w:r w:rsidR="00DD6AB3">
        <w:rPr>
          <w:rStyle w:val="CommentReference"/>
        </w:rPr>
        <w:commentReference w:id="200"/>
      </w:r>
      <w:r w:rsidR="00C23E02" w:rsidRPr="00265F51">
        <w:rPr>
          <w:rFonts w:ascii="Times New Roman" w:eastAsia="Times New Roman" w:hAnsi="Times New Roman" w:cs="Times New Roman"/>
        </w:rPr>
        <w:t>.</w:t>
      </w:r>
      <w:r w:rsidR="002102A1" w:rsidRPr="00265F51">
        <w:rPr>
          <w:rFonts w:ascii="Times New Roman" w:eastAsia="Times New Roman" w:hAnsi="Times New Roman" w:cs="Times New Roman"/>
        </w:rPr>
        <w:t xml:space="preserve"> </w:t>
      </w:r>
      <w:r w:rsidR="00C23E02" w:rsidRPr="00265F51">
        <w:rPr>
          <w:rFonts w:ascii="Times New Roman" w:eastAsia="Times New Roman" w:hAnsi="Times New Roman" w:cs="Times New Roman"/>
        </w:rPr>
        <w:t>This tool helps identify neighborhoods facing significant socioeconomic challenges, making them potential priorities for future investment and support initiatives</w:t>
      </w:r>
      <w:r w:rsidR="00821726" w:rsidRPr="00265F51">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TdkMWVhODMtMDE5NC00NDM4LTljZjgtZTIzYjM2OTU2ZDA4IiwicHJvcGVydGllcyI6eyJub3RlSW5kZXgiOjB9LCJpc0VkaXRlZCI6ZmFsc2UsIm1hbnVhbE92ZXJyaWRlIjp7ImlzTWFudWFsbHlPdmVycmlkZGVuIjpmYWxzZSwiY2l0ZXByb2NUZXh0IjoiKDMxLDMy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
          <w:id w:val="831801844"/>
          <w:placeholder>
            <w:docPart w:val="DefaultPlaceholder_-1854013440"/>
          </w:placeholder>
        </w:sdtPr>
        <w:sdtEndPr/>
        <w:sdtContent>
          <w:r w:rsidR="008A0684" w:rsidRPr="00265F51">
            <w:rPr>
              <w:rFonts w:ascii="Times New Roman" w:eastAsia="Times New Roman" w:hAnsi="Times New Roman" w:cs="Times New Roman"/>
              <w:color w:val="000000"/>
            </w:rPr>
            <w:t>(31,32)</w:t>
          </w:r>
        </w:sdtContent>
      </w:sdt>
      <w:r w:rsidR="00C23E02" w:rsidRPr="00265F51">
        <w:rPr>
          <w:rFonts w:ascii="Times New Roman" w:eastAsia="Times New Roman" w:hAnsi="Times New Roman" w:cs="Times New Roman"/>
        </w:rPr>
        <w:t>.</w:t>
      </w:r>
      <w:r w:rsidR="00AE084F" w:rsidRPr="00265F51">
        <w:rPr>
          <w:rFonts w:ascii="Times New Roman" w:eastAsia="Times New Roman" w:hAnsi="Times New Roman" w:cs="Times New Roman"/>
        </w:rPr>
        <w:t xml:space="preserve"> </w:t>
      </w:r>
      <w:r w:rsidR="00C03B4F" w:rsidRPr="00265F51">
        <w:rPr>
          <w:rFonts w:ascii="Times New Roman" w:eastAsia="Times New Roman" w:hAnsi="Times New Roman" w:cs="Times New Roman"/>
          <w:color w:val="000000"/>
        </w:rPr>
        <w:t xml:space="preserve">We consider </w:t>
      </w:r>
      <w:del w:id="201" w:author="Tootooni, Mohammad Samie" w:date="2024-10-16T15:03:00Z">
        <w:r w:rsidR="00C03B4F" w:rsidRPr="00265F51" w:rsidDel="00DD6AB3">
          <w:rPr>
            <w:rFonts w:ascii="Times New Roman" w:eastAsia="Times New Roman" w:hAnsi="Times New Roman" w:cs="Times New Roman"/>
            <w:color w:val="000000"/>
          </w:rPr>
          <w:delText>Low</w:delText>
        </w:r>
        <w:r w:rsidR="00AD1A14" w:rsidRPr="00265F51" w:rsidDel="00DD6AB3">
          <w:rPr>
            <w:rFonts w:ascii="Times New Roman" w:eastAsia="Times New Roman" w:hAnsi="Times New Roman" w:cs="Times New Roman"/>
            <w:color w:val="000000"/>
          </w:rPr>
          <w:delText>ly</w:delText>
        </w:r>
        <w:r w:rsidR="00C03B4F" w:rsidRPr="00265F51" w:rsidDel="00DD6AB3">
          <w:rPr>
            <w:rFonts w:ascii="Times New Roman" w:eastAsia="Times New Roman" w:hAnsi="Times New Roman" w:cs="Times New Roman"/>
            <w:color w:val="000000"/>
          </w:rPr>
          <w:delText xml:space="preserve"> </w:delText>
        </w:r>
      </w:del>
      <w:ins w:id="202" w:author="Tootooni, Mohammad Samie" w:date="2024-10-16T15:04:00Z">
        <w:r w:rsidR="00DD6AB3">
          <w:rPr>
            <w:rFonts w:ascii="Times New Roman" w:eastAsia="Times New Roman" w:hAnsi="Times New Roman" w:cs="Times New Roman"/>
            <w:color w:val="000000"/>
          </w:rPr>
          <w:t xml:space="preserve">less </w:t>
        </w:r>
      </w:ins>
      <w:del w:id="203" w:author="Tootooni, Mohammad Samie" w:date="2024-10-16T15:03:00Z">
        <w:r w:rsidR="00C03B4F" w:rsidRPr="00265F51" w:rsidDel="00DD6AB3">
          <w:rPr>
            <w:rFonts w:ascii="Times New Roman" w:eastAsia="Times New Roman" w:hAnsi="Times New Roman" w:cs="Times New Roman"/>
            <w:color w:val="000000"/>
          </w:rPr>
          <w:delText>Disadvantaged</w:delText>
        </w:r>
        <w:r w:rsidR="00AD1A14" w:rsidRPr="00265F51" w:rsidDel="00DD6AB3">
          <w:rPr>
            <w:rFonts w:ascii="Times New Roman" w:eastAsia="Times New Roman" w:hAnsi="Times New Roman" w:cs="Times New Roman"/>
            <w:color w:val="000000"/>
          </w:rPr>
          <w:delText xml:space="preserve"> </w:delText>
        </w:r>
      </w:del>
      <w:ins w:id="204" w:author="Tootooni, Mohammad Samie" w:date="2024-10-16T15:03:00Z">
        <w:r w:rsidR="00DD6AB3">
          <w:rPr>
            <w:rFonts w:ascii="Times New Roman" w:eastAsia="Times New Roman" w:hAnsi="Times New Roman" w:cs="Times New Roman"/>
            <w:color w:val="000000"/>
          </w:rPr>
          <w:t>d</w:t>
        </w:r>
        <w:r w:rsidR="00DD6AB3" w:rsidRPr="00265F51">
          <w:rPr>
            <w:rFonts w:ascii="Times New Roman" w:eastAsia="Times New Roman" w:hAnsi="Times New Roman" w:cs="Times New Roman"/>
            <w:color w:val="000000"/>
          </w:rPr>
          <w:t xml:space="preserve">isadvantaged </w:t>
        </w:r>
      </w:ins>
      <w:r w:rsidR="00AD1A14" w:rsidRPr="00265F51">
        <w:rPr>
          <w:rFonts w:ascii="Times New Roman" w:eastAsia="Times New Roman" w:hAnsi="Times New Roman" w:cs="Times New Roman"/>
          <w:color w:val="000000"/>
        </w:rPr>
        <w:t>zip codes</w:t>
      </w:r>
      <w:r w:rsidR="00C03B4F" w:rsidRPr="00265F51">
        <w:rPr>
          <w:rFonts w:ascii="Times New Roman" w:eastAsia="Times New Roman" w:hAnsi="Times New Roman" w:cs="Times New Roman"/>
          <w:color w:val="000000"/>
        </w:rPr>
        <w:t xml:space="preserve"> to be scores 1 through 4 (</w:t>
      </w:r>
      <w:r w:rsidR="00C03B4F" w:rsidRPr="00265F51">
        <w:rPr>
          <w:rFonts w:ascii="Times New Roman" w:eastAsia="Times New Roman" w:hAnsi="Times New Roman" w:cs="Times New Roman"/>
          <w:i/>
          <w:iCs/>
          <w:color w:val="000000"/>
        </w:rPr>
        <w:t>N = 86</w:t>
      </w:r>
      <w:r w:rsidR="00C03B4F" w:rsidRPr="00265F51">
        <w:rPr>
          <w:rFonts w:ascii="Times New Roman" w:eastAsia="Times New Roman" w:hAnsi="Times New Roman" w:cs="Times New Roman"/>
          <w:color w:val="000000"/>
        </w:rPr>
        <w:t xml:space="preserve">) and </w:t>
      </w:r>
      <w:del w:id="205" w:author="Tootooni, Mohammad Samie" w:date="2024-10-16T15:04:00Z">
        <w:r w:rsidR="00AD1A14" w:rsidRPr="00265F51" w:rsidDel="00DD6AB3">
          <w:rPr>
            <w:rFonts w:ascii="Times New Roman" w:eastAsia="Times New Roman" w:hAnsi="Times New Roman" w:cs="Times New Roman"/>
            <w:color w:val="000000"/>
          </w:rPr>
          <w:delText xml:space="preserve">Highly </w:delText>
        </w:r>
      </w:del>
      <w:ins w:id="206" w:author="Tootooni, Mohammad Samie" w:date="2024-10-16T15:04:00Z">
        <w:r w:rsidR="00DD6AB3">
          <w:rPr>
            <w:rFonts w:ascii="Times New Roman" w:eastAsia="Times New Roman" w:hAnsi="Times New Roman" w:cs="Times New Roman"/>
            <w:color w:val="000000"/>
          </w:rPr>
          <w:t xml:space="preserve">high </w:t>
        </w:r>
      </w:ins>
      <w:del w:id="207" w:author="Tootooni, Mohammad Samie" w:date="2024-10-16T15:04:00Z">
        <w:r w:rsidR="00C03B4F" w:rsidRPr="00265F51" w:rsidDel="00DD6AB3">
          <w:rPr>
            <w:rFonts w:ascii="Times New Roman" w:eastAsia="Times New Roman" w:hAnsi="Times New Roman" w:cs="Times New Roman"/>
            <w:color w:val="000000"/>
          </w:rPr>
          <w:delText xml:space="preserve">Disadvantaged </w:delText>
        </w:r>
      </w:del>
      <w:ins w:id="208" w:author="Tootooni, Mohammad Samie" w:date="2024-10-16T15:04:00Z">
        <w:r w:rsidR="00DD6AB3">
          <w:rPr>
            <w:rFonts w:ascii="Times New Roman" w:eastAsia="Times New Roman" w:hAnsi="Times New Roman" w:cs="Times New Roman"/>
            <w:color w:val="000000"/>
          </w:rPr>
          <w:t>d</w:t>
        </w:r>
        <w:r w:rsidR="00DD6AB3" w:rsidRPr="00265F51">
          <w:rPr>
            <w:rFonts w:ascii="Times New Roman" w:eastAsia="Times New Roman" w:hAnsi="Times New Roman" w:cs="Times New Roman"/>
            <w:color w:val="000000"/>
          </w:rPr>
          <w:t xml:space="preserve">isadvantaged </w:t>
        </w:r>
      </w:ins>
      <w:r w:rsidR="00AD1A14" w:rsidRPr="00265F51">
        <w:rPr>
          <w:rFonts w:ascii="Times New Roman" w:eastAsia="Times New Roman" w:hAnsi="Times New Roman" w:cs="Times New Roman"/>
          <w:color w:val="000000"/>
        </w:rPr>
        <w:t xml:space="preserve">zip codes </w:t>
      </w:r>
      <w:r w:rsidR="00C03B4F" w:rsidRPr="00265F51">
        <w:rPr>
          <w:rFonts w:ascii="Times New Roman" w:eastAsia="Times New Roman" w:hAnsi="Times New Roman" w:cs="Times New Roman"/>
          <w:color w:val="000000"/>
        </w:rPr>
        <w:t xml:space="preserve">to be </w:t>
      </w:r>
      <w:r w:rsidR="00C03B4F" w:rsidRPr="00D068FC">
        <w:rPr>
          <w:rFonts w:ascii="Times New Roman" w:eastAsia="Times New Roman" w:hAnsi="Times New Roman" w:cs="Times New Roman"/>
          <w:rPrChange w:id="209" w:author="Tootooni, Mohammad Samie" w:date="2024-10-16T15:07:00Z">
            <w:rPr>
              <w:rFonts w:ascii="Times New Roman" w:eastAsia="Times New Roman" w:hAnsi="Times New Roman" w:cs="Times New Roman"/>
              <w:color w:val="000000"/>
            </w:rPr>
          </w:rPrChange>
        </w:rPr>
        <w:t>scores</w:t>
      </w:r>
      <w:r w:rsidR="00C03B4F" w:rsidRPr="00DA49D9">
        <w:rPr>
          <w:rFonts w:ascii="Times New Roman" w:eastAsia="Times New Roman" w:hAnsi="Times New Roman" w:cs="Times New Roman"/>
          <w:color w:val="000000"/>
        </w:rPr>
        <w:t xml:space="preserve"> 5 through 9 (</w:t>
      </w:r>
      <w:r w:rsidR="00C03B4F" w:rsidRPr="00DA49D9">
        <w:rPr>
          <w:rFonts w:ascii="Times New Roman" w:eastAsia="Times New Roman" w:hAnsi="Times New Roman" w:cs="Times New Roman"/>
          <w:i/>
          <w:iCs/>
          <w:color w:val="000000"/>
        </w:rPr>
        <w:t>N = 61</w:t>
      </w:r>
      <w:r w:rsidR="00C03B4F" w:rsidRPr="00DA49D9">
        <w:rPr>
          <w:rFonts w:ascii="Times New Roman" w:eastAsia="Times New Roman" w:hAnsi="Times New Roman" w:cs="Times New Roman"/>
          <w:color w:val="000000"/>
        </w:rPr>
        <w:t>) based on socio</w:t>
      </w:r>
      <w:commentRangeStart w:id="210"/>
      <w:commentRangeStart w:id="211"/>
      <w:r w:rsidR="00C03B4F" w:rsidRPr="00DA49D9">
        <w:rPr>
          <w:rFonts w:ascii="Times New Roman" w:eastAsia="Times New Roman" w:hAnsi="Times New Roman" w:cs="Times New Roman"/>
          <w:color w:val="000000"/>
        </w:rPr>
        <w:t>economic factors</w:t>
      </w:r>
      <w:commentRangeStart w:id="212"/>
      <w:r w:rsidR="00AD1A14" w:rsidRPr="00DA49D9">
        <w:rPr>
          <w:rFonts w:ascii="Times New Roman" w:eastAsia="Times New Roman" w:hAnsi="Times New Roman" w:cs="Times New Roman"/>
          <w:color w:val="000000"/>
        </w:rPr>
        <w:t xml:space="preserve"> </w:t>
      </w:r>
      <w:del w:id="213" w:author="Tootooni, Mohammad Samie" w:date="2024-10-16T15:05:00Z">
        <w:r w:rsidR="00AD1A14" w:rsidRPr="00DA49D9" w:rsidDel="000633E3">
          <w:rPr>
            <w:rFonts w:ascii="Times New Roman" w:eastAsia="Times New Roman" w:hAnsi="Times New Roman" w:cs="Times New Roman"/>
            <w:color w:val="000000"/>
          </w:rPr>
          <w:delText>and similar to the literature</w:delText>
        </w:r>
        <w:r w:rsidR="00821726" w:rsidRPr="00DA49D9" w:rsidDel="000633E3">
          <w:rPr>
            <w:rFonts w:ascii="Times New Roman" w:eastAsia="Times New Roman" w:hAnsi="Times New Roman" w:cs="Times New Roman"/>
            <w:color w:val="000000"/>
          </w:rPr>
          <w:delText xml:space="preserve"> </w:delText>
        </w:r>
      </w:del>
      <w:r w:rsidR="00821726" w:rsidRPr="00265F51">
        <w:rPr>
          <w:rFonts w:ascii="Times New Roman" w:eastAsia="Times New Roman" w:hAnsi="Times New Roman" w:cs="Times New Roman"/>
          <w:color w:val="000000"/>
        </w:rPr>
        <w:t>[39]</w:t>
      </w:r>
      <w:commentRangeEnd w:id="212"/>
      <w:r w:rsidR="00D068FC">
        <w:rPr>
          <w:rStyle w:val="CommentReference"/>
        </w:rPr>
        <w:commentReference w:id="212"/>
      </w:r>
      <w:del w:id="214" w:author="Tootooni, Mohammad Samie" w:date="2024-10-16T15:06:00Z">
        <w:r w:rsidR="00C03B4F" w:rsidRPr="00DA49D9" w:rsidDel="00D068FC">
          <w:rPr>
            <w:rFonts w:ascii="Times New Roman" w:eastAsia="Times New Roman" w:hAnsi="Times New Roman" w:cs="Times New Roman"/>
            <w:color w:val="000000"/>
          </w:rPr>
          <w:delText xml:space="preserve">. </w:delText>
        </w:r>
      </w:del>
      <w:del w:id="215" w:author="Tootooni, Mohammad Samie" w:date="2024-10-16T15:05:00Z">
        <w:r w:rsidR="00C03B4F" w:rsidRPr="00DA49D9" w:rsidDel="00D068FC">
          <w:rPr>
            <w:rFonts w:ascii="Times New Roman" w:eastAsia="Times New Roman" w:hAnsi="Times New Roman" w:cs="Times New Roman"/>
            <w:color w:val="000000"/>
          </w:rPr>
          <w:delText xml:space="preserve">This variable </w:delText>
        </w:r>
        <w:r w:rsidR="00E97B81" w:rsidRPr="00DA49D9" w:rsidDel="00D068FC">
          <w:rPr>
            <w:rFonts w:ascii="Times New Roman" w:eastAsia="Times New Roman" w:hAnsi="Times New Roman" w:cs="Times New Roman"/>
            <w:color w:val="000000"/>
          </w:rPr>
          <w:delText>explores</w:delText>
        </w:r>
        <w:r w:rsidR="00C03B4F" w:rsidRPr="00DA49D9" w:rsidDel="00D068FC">
          <w:rPr>
            <w:rFonts w:ascii="Times New Roman" w:eastAsia="Times New Roman" w:hAnsi="Times New Roman" w:cs="Times New Roman"/>
            <w:color w:val="000000"/>
          </w:rPr>
          <w:delText xml:space="preserve"> disparities in ICU admissions </w:delText>
        </w:r>
      </w:del>
      <w:del w:id="216" w:author="Tootooni, Mohammad Samie" w:date="2024-10-16T15:06:00Z">
        <w:r w:rsidR="00C03B4F" w:rsidRPr="00DA49D9" w:rsidDel="00D068FC">
          <w:rPr>
            <w:rFonts w:ascii="Times New Roman" w:eastAsia="Times New Roman" w:hAnsi="Times New Roman" w:cs="Times New Roman"/>
            <w:color w:val="000000"/>
          </w:rPr>
          <w:delText>and the impact of SHIELD centers in different socioeconomic contexts</w:delText>
        </w:r>
      </w:del>
      <w:r w:rsidR="00C03B4F" w:rsidRPr="00DA49D9">
        <w:rPr>
          <w:rFonts w:ascii="Times New Roman" w:eastAsia="Times New Roman" w:hAnsi="Times New Roman" w:cs="Times New Roman"/>
          <w:color w:val="000000"/>
        </w:rPr>
        <w:t xml:space="preserve">. </w:t>
      </w:r>
    </w:p>
    <w:p w14:paraId="41A39A72" w14:textId="1957F3AF" w:rsidR="00F84E16" w:rsidRPr="00DA49D9" w:rsidRDefault="00585E01">
      <w:pPr>
        <w:spacing w:after="0" w:line="480" w:lineRule="auto"/>
        <w:jc w:val="both"/>
        <w:rPr>
          <w:rFonts w:ascii="Times New Roman" w:eastAsia="Times New Roman" w:hAnsi="Times New Roman" w:cs="Times New Roman"/>
        </w:rPr>
        <w:pPrChange w:id="217" w:author="Tootooni, Mohammad Samie" w:date="2024-10-16T15:07:00Z">
          <w:pPr>
            <w:pBdr>
              <w:top w:val="nil"/>
              <w:left w:val="nil"/>
              <w:bottom w:val="nil"/>
              <w:right w:val="nil"/>
              <w:between w:val="nil"/>
            </w:pBdr>
            <w:spacing w:before="240" w:after="0" w:line="480" w:lineRule="auto"/>
            <w:jc w:val="both"/>
          </w:pPr>
        </w:pPrChange>
      </w:pPr>
      <w:r w:rsidRPr="00DA49D9">
        <w:rPr>
          <w:rFonts w:ascii="Times New Roman" w:eastAsia="Times New Roman" w:hAnsi="Times New Roman" w:cs="Times New Roman"/>
          <w:color w:val="000000"/>
        </w:rPr>
        <w:t xml:space="preserve">In this study, we </w:t>
      </w:r>
      <w:r w:rsidR="00AD1A14" w:rsidRPr="00DA49D9">
        <w:rPr>
          <w:rFonts w:ascii="Times New Roman" w:eastAsia="Times New Roman" w:hAnsi="Times New Roman" w:cs="Times New Roman"/>
          <w:color w:val="000000"/>
        </w:rPr>
        <w:t>use</w:t>
      </w:r>
      <w:r w:rsidRPr="00DA49D9">
        <w:rPr>
          <w:rFonts w:ascii="Times New Roman" w:eastAsia="Times New Roman" w:hAnsi="Times New Roman" w:cs="Times New Roman"/>
          <w:color w:val="000000"/>
        </w:rPr>
        <w:t xml:space="preserve"> the effective number of SHIELD test centers</w:t>
      </w:r>
      <w:r w:rsidR="00AD1A14" w:rsidRPr="00DA49D9">
        <w:rPr>
          <w:rFonts w:ascii="Times New Roman" w:eastAsia="Times New Roman" w:hAnsi="Times New Roman" w:cs="Times New Roman"/>
          <w:color w:val="000000"/>
        </w:rPr>
        <w:t xml:space="preserve"> as the dependent variable</w:t>
      </w:r>
      <w:r w:rsidRPr="00DA49D9">
        <w:rPr>
          <w:rFonts w:ascii="Times New Roman" w:eastAsia="Times New Roman" w:hAnsi="Times New Roman" w:cs="Times New Roman"/>
          <w:color w:val="000000"/>
        </w:rPr>
        <w:t>, defined as the proportion of a test cente</w:t>
      </w:r>
      <w:r w:rsidR="000E14AE" w:rsidRPr="00DA49D9">
        <w:rPr>
          <w:rFonts w:ascii="Times New Roman" w:eastAsia="Times New Roman" w:hAnsi="Times New Roman" w:cs="Times New Roman"/>
          <w:color w:val="000000"/>
        </w:rPr>
        <w:t>r’</w:t>
      </w:r>
      <w:r w:rsidRPr="00DA49D9">
        <w:rPr>
          <w:rFonts w:ascii="Times New Roman" w:eastAsia="Times New Roman" w:hAnsi="Times New Roman" w:cs="Times New Roman"/>
          <w:color w:val="000000"/>
        </w:rPr>
        <w:t xml:space="preserve">s service to a given area. Although these centers are </w:t>
      </w:r>
      <w:del w:id="218" w:author="Tootooni, Mohammad Samie" w:date="2024-10-16T16:39:00Z">
        <w:r w:rsidRPr="00DA49D9" w:rsidDel="00F43692">
          <w:rPr>
            <w:rFonts w:ascii="Times New Roman" w:eastAsia="Times New Roman" w:hAnsi="Times New Roman" w:cs="Times New Roman"/>
            <w:color w:val="000000"/>
          </w:rPr>
          <w:delText xml:space="preserve">located </w:delText>
        </w:r>
      </w:del>
      <w:r w:rsidRPr="00DA49D9">
        <w:rPr>
          <w:rFonts w:ascii="Times New Roman" w:eastAsia="Times New Roman" w:hAnsi="Times New Roman" w:cs="Times New Roman"/>
          <w:color w:val="000000"/>
        </w:rPr>
        <w:t xml:space="preserve">in </w:t>
      </w:r>
      <w:ins w:id="219" w:author="Tootooni, Mohammad Samie" w:date="2024-10-16T16:39:00Z">
        <w:r w:rsidR="00F43692">
          <w:rPr>
            <w:rFonts w:ascii="Times New Roman" w:eastAsia="Times New Roman" w:hAnsi="Times New Roman" w:cs="Times New Roman"/>
            <w:color w:val="000000"/>
          </w:rPr>
          <w:t xml:space="preserve">facilities such as </w:t>
        </w:r>
      </w:ins>
      <w:r w:rsidRPr="00DA49D9">
        <w:rPr>
          <w:rFonts w:ascii="Times New Roman" w:eastAsia="Times New Roman" w:hAnsi="Times New Roman" w:cs="Times New Roman"/>
          <w:color w:val="000000"/>
        </w:rPr>
        <w:t xml:space="preserve">schools within specific zip codes, students often attend schools outside their residential areas. Since students </w:t>
      </w:r>
      <w:r w:rsidRPr="00DA49D9">
        <w:rPr>
          <w:rFonts w:ascii="Times New Roman" w:eastAsia="Times New Roman" w:hAnsi="Times New Roman" w:cs="Times New Roman"/>
          <w:color w:val="000000"/>
        </w:rPr>
        <w:lastRenderedPageBreak/>
        <w:t>represent their home communities, it is crucial to account for the effective number of centers to reflect their broader reach across adjacent regions</w:t>
      </w:r>
      <w:r w:rsidR="00881B7E" w:rsidRPr="00DA49D9">
        <w:rPr>
          <w:rFonts w:ascii="Times New Roman" w:eastAsia="Times New Roman" w:hAnsi="Times New Roman" w:cs="Times New Roman"/>
          <w:color w:val="000000"/>
        </w:rPr>
        <w:t xml:space="preserve">. </w:t>
      </w:r>
      <w:r w:rsidR="00881B7E" w:rsidRPr="00DA49D9">
        <w:rPr>
          <w:rFonts w:ascii="Times New Roman" w:eastAsia="Times New Roman" w:hAnsi="Times New Roman" w:cs="Times New Roman"/>
        </w:rPr>
        <w:t>T</w:t>
      </w:r>
      <w:r w:rsidR="00C03B4F" w:rsidRPr="00DA49D9">
        <w:rPr>
          <w:rFonts w:ascii="Times New Roman" w:eastAsia="Times New Roman" w:hAnsi="Times New Roman" w:cs="Times New Roman"/>
        </w:rPr>
        <w:t>o calculate the effective number of SHIELD test centers each month, we determined the proportion of samples from each center and aggregated these proportions to find the effective number of SHIELD test centers per zip code</w:t>
      </w:r>
      <w:r w:rsidR="00471BFA"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2</w:t>
      </w:r>
      <w:r w:rsidR="00471BFA" w:rsidRPr="00DA49D9">
        <w:rPr>
          <w:rFonts w:ascii="Times New Roman" w:eastAsia="Times New Roman" w:hAnsi="Times New Roman" w:cs="Times New Roman"/>
        </w:rPr>
        <w:t>)</w:t>
      </w:r>
      <w:r w:rsidR="00C03B4F"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Furthermore, we use the COVID-19 ICU admission rate as the dependent variable in this study, calculated as the number of ICU admissions per zip code per month, normalized by the population of each zip code</w:t>
      </w:r>
      <w:r w:rsidR="00AD1A14"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and multiplied by 1,000 for scaling. This measure allows us to standardize the ICU admission data across zip codes of varying population sizes</w:t>
      </w:r>
      <w:r w:rsidR="007106F5"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3</w:t>
      </w:r>
      <w:r w:rsidR="007106F5" w:rsidRPr="00DA49D9">
        <w:rPr>
          <w:rFonts w:ascii="Times New Roman" w:eastAsia="Times New Roman" w:hAnsi="Times New Roman" w:cs="Times New Roman"/>
        </w:rPr>
        <w:t xml:space="preserve">). </w:t>
      </w:r>
      <w:r w:rsidR="00293DBC" w:rsidRPr="00DA49D9">
        <w:rPr>
          <w:rFonts w:ascii="Times New Roman" w:eastAsia="Times New Roman" w:hAnsi="Times New Roman" w:cs="Times New Roman"/>
        </w:rPr>
        <w:t>Ta</w:t>
      </w:r>
      <w:r w:rsidR="00C50398" w:rsidRPr="00DA49D9">
        <w:rPr>
          <w:rFonts w:ascii="Times New Roman" w:eastAsia="Times New Roman" w:hAnsi="Times New Roman" w:cs="Times New Roman"/>
        </w:rPr>
        <w:t xml:space="preserve">ble 1 provides </w:t>
      </w:r>
      <w:r w:rsidR="005A17FB" w:rsidRPr="00DA49D9">
        <w:rPr>
          <w:rFonts w:ascii="Times New Roman" w:eastAsia="Times New Roman" w:hAnsi="Times New Roman" w:cs="Times New Roman"/>
        </w:rPr>
        <w:t>a brief description of each variable included in the dataset</w:t>
      </w:r>
      <w:r w:rsidR="00C50398" w:rsidRPr="00DA49D9">
        <w:rPr>
          <w:rFonts w:ascii="Times New Roman" w:eastAsia="Times New Roman" w:hAnsi="Times New Roman" w:cs="Times New Roman"/>
        </w:rPr>
        <w:t>.</w:t>
      </w:r>
      <w:commentRangeEnd w:id="210"/>
      <w:r w:rsidR="00B806DE" w:rsidRPr="00DA49D9">
        <w:rPr>
          <w:rStyle w:val="CommentReference"/>
          <w:sz w:val="22"/>
          <w:szCs w:val="22"/>
        </w:rPr>
        <w:commentReference w:id="210"/>
      </w:r>
      <w:commentRangeEnd w:id="211"/>
      <w:r w:rsidR="00026B9B" w:rsidRPr="00DA49D9">
        <w:rPr>
          <w:rStyle w:val="CommentReference"/>
          <w:sz w:val="22"/>
          <w:szCs w:val="22"/>
        </w:rPr>
        <w:commentReference w:id="211"/>
      </w:r>
    </w:p>
    <w:p w14:paraId="1478AB1A" w14:textId="7C994449" w:rsidR="00E97B81" w:rsidRDefault="00293DBC" w:rsidP="00207931">
      <w:pPr>
        <w:pBdr>
          <w:top w:val="nil"/>
          <w:left w:val="nil"/>
          <w:bottom w:val="nil"/>
          <w:right w:val="nil"/>
          <w:between w:val="nil"/>
        </w:pBdr>
        <w:spacing w:after="0" w:line="240" w:lineRule="auto"/>
        <w:jc w:val="center"/>
        <w:rPr>
          <w:rFonts w:ascii="Times New Roman" w:eastAsia="Times New Roman" w:hAnsi="Times New Roman" w:cs="Times New Roman"/>
          <w:sz w:val="20"/>
          <w:szCs w:val="20"/>
        </w:rPr>
      </w:pPr>
      <w:r w:rsidRPr="00704994">
        <w:rPr>
          <w:rFonts w:ascii="Times New Roman" w:eastAsia="Times New Roman" w:hAnsi="Times New Roman" w:cs="Times New Roman"/>
          <w:b/>
          <w:bCs/>
          <w:sz w:val="20"/>
          <w:szCs w:val="20"/>
        </w:rPr>
        <w:t>Table 1:</w:t>
      </w:r>
      <w:r>
        <w:rPr>
          <w:rFonts w:ascii="Times New Roman" w:eastAsia="Times New Roman" w:hAnsi="Times New Roman" w:cs="Times New Roman"/>
          <w:sz w:val="20"/>
          <w:szCs w:val="20"/>
        </w:rPr>
        <w:t xml:space="preserve"> Variable description</w:t>
      </w:r>
    </w:p>
    <w:tbl>
      <w:tblPr>
        <w:tblStyle w:val="TableGrid"/>
        <w:tblW w:w="94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394"/>
        <w:gridCol w:w="1231"/>
        <w:gridCol w:w="2544"/>
        <w:gridCol w:w="1276"/>
        <w:gridCol w:w="1399"/>
      </w:tblGrid>
      <w:tr w:rsidR="00003ADF" w:rsidRPr="000627D5" w14:paraId="228FC05B" w14:textId="77777777" w:rsidTr="001C283E">
        <w:trPr>
          <w:trHeight w:val="224"/>
        </w:trPr>
        <w:tc>
          <w:tcPr>
            <w:tcW w:w="1576" w:type="dxa"/>
            <w:tcBorders>
              <w:top w:val="single" w:sz="4" w:space="0" w:color="auto"/>
              <w:bottom w:val="single" w:sz="4" w:space="0" w:color="auto"/>
            </w:tcBorders>
            <w:noWrap/>
            <w:hideMark/>
          </w:tcPr>
          <w:p w14:paraId="700C21B7"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Variable</w:t>
            </w:r>
          </w:p>
        </w:tc>
        <w:tc>
          <w:tcPr>
            <w:tcW w:w="1394" w:type="dxa"/>
            <w:tcBorders>
              <w:top w:val="single" w:sz="4" w:space="0" w:color="auto"/>
              <w:bottom w:val="single" w:sz="4" w:space="0" w:color="auto"/>
            </w:tcBorders>
            <w:noWrap/>
            <w:hideMark/>
          </w:tcPr>
          <w:p w14:paraId="1C76596D"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Type</w:t>
            </w:r>
          </w:p>
        </w:tc>
        <w:tc>
          <w:tcPr>
            <w:tcW w:w="1231" w:type="dxa"/>
            <w:tcBorders>
              <w:top w:val="single" w:sz="4" w:space="0" w:color="auto"/>
              <w:bottom w:val="single" w:sz="4" w:space="0" w:color="auto"/>
            </w:tcBorders>
            <w:noWrap/>
            <w:hideMark/>
          </w:tcPr>
          <w:p w14:paraId="03516C77"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Class</w:t>
            </w:r>
          </w:p>
        </w:tc>
        <w:tc>
          <w:tcPr>
            <w:tcW w:w="2544" w:type="dxa"/>
            <w:tcBorders>
              <w:top w:val="single" w:sz="4" w:space="0" w:color="auto"/>
              <w:bottom w:val="single" w:sz="4" w:space="0" w:color="auto"/>
            </w:tcBorders>
            <w:noWrap/>
            <w:hideMark/>
          </w:tcPr>
          <w:p w14:paraId="65BAB7BE" w14:textId="77777777" w:rsidR="004F036C" w:rsidRPr="000627D5" w:rsidRDefault="004F036C" w:rsidP="004F036C">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Description</w:t>
            </w:r>
          </w:p>
        </w:tc>
        <w:tc>
          <w:tcPr>
            <w:tcW w:w="1276" w:type="dxa"/>
            <w:tcBorders>
              <w:top w:val="single" w:sz="4" w:space="0" w:color="auto"/>
              <w:bottom w:val="single" w:sz="4" w:space="0" w:color="auto"/>
            </w:tcBorders>
            <w:noWrap/>
            <w:hideMark/>
          </w:tcPr>
          <w:p w14:paraId="4727DBCD" w14:textId="77777777" w:rsidR="004F036C" w:rsidRPr="000627D5" w:rsidRDefault="004F036C" w:rsidP="004F036C">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Mean</w:t>
            </w:r>
          </w:p>
        </w:tc>
        <w:tc>
          <w:tcPr>
            <w:tcW w:w="1399" w:type="dxa"/>
            <w:tcBorders>
              <w:top w:val="single" w:sz="4" w:space="0" w:color="auto"/>
              <w:bottom w:val="single" w:sz="4" w:space="0" w:color="auto"/>
            </w:tcBorders>
            <w:noWrap/>
            <w:hideMark/>
          </w:tcPr>
          <w:p w14:paraId="5F2827E7" w14:textId="77777777" w:rsidR="004F036C" w:rsidRPr="000627D5" w:rsidRDefault="004F036C" w:rsidP="004F036C">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SD</w:t>
            </w:r>
          </w:p>
        </w:tc>
      </w:tr>
      <w:tr w:rsidR="00003ADF" w:rsidRPr="000627D5" w14:paraId="472235F2" w14:textId="77777777" w:rsidTr="001C283E">
        <w:trPr>
          <w:trHeight w:val="1349"/>
        </w:trPr>
        <w:tc>
          <w:tcPr>
            <w:tcW w:w="1576" w:type="dxa"/>
            <w:tcBorders>
              <w:top w:val="single" w:sz="4" w:space="0" w:color="auto"/>
            </w:tcBorders>
            <w:noWrap/>
            <w:hideMark/>
          </w:tcPr>
          <w:p w14:paraId="7FD32B10" w14:textId="77777777" w:rsidR="004F036C" w:rsidRPr="000627D5" w:rsidRDefault="004F036C" w:rsidP="004C6F7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COVID-19 ICU admission rate</w:t>
            </w:r>
          </w:p>
        </w:tc>
        <w:tc>
          <w:tcPr>
            <w:tcW w:w="1394" w:type="dxa"/>
            <w:tcBorders>
              <w:top w:val="single" w:sz="4" w:space="0" w:color="auto"/>
            </w:tcBorders>
            <w:noWrap/>
            <w:hideMark/>
          </w:tcPr>
          <w:p w14:paraId="6327F401"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Dependent</w:t>
            </w:r>
          </w:p>
        </w:tc>
        <w:tc>
          <w:tcPr>
            <w:tcW w:w="1231" w:type="dxa"/>
            <w:tcBorders>
              <w:top w:val="single" w:sz="4" w:space="0" w:color="auto"/>
            </w:tcBorders>
            <w:noWrap/>
            <w:hideMark/>
          </w:tcPr>
          <w:p w14:paraId="0EC8B97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tcBorders>
              <w:top w:val="single" w:sz="4" w:space="0" w:color="auto"/>
            </w:tcBorders>
            <w:hideMark/>
          </w:tcPr>
          <w:p w14:paraId="45808BD5"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The rate of ICU admission for COVID-19 per zip code, adjusted for population size. It is calculated by dividing the total COVID-19 ICU admissions by the zip code’s population and </w:t>
            </w:r>
            <w:commentRangeStart w:id="220"/>
            <w:r w:rsidRPr="000627D5">
              <w:rPr>
                <w:rFonts w:ascii="Times New Roman" w:eastAsia="Times New Roman" w:hAnsi="Times New Roman" w:cs="Times New Roman"/>
                <w:color w:val="000000"/>
                <w:sz w:val="16"/>
                <w:szCs w:val="16"/>
              </w:rPr>
              <w:t xml:space="preserve">multiplying by 100,000 </w:t>
            </w:r>
            <w:commentRangeEnd w:id="220"/>
            <w:r w:rsidR="00EB7FC2">
              <w:rPr>
                <w:rStyle w:val="CommentReference"/>
              </w:rPr>
              <w:commentReference w:id="220"/>
            </w:r>
            <w:r w:rsidRPr="000627D5">
              <w:rPr>
                <w:rFonts w:ascii="Times New Roman" w:eastAsia="Times New Roman" w:hAnsi="Times New Roman" w:cs="Times New Roman"/>
                <w:color w:val="000000"/>
                <w:sz w:val="16"/>
                <w:szCs w:val="16"/>
              </w:rPr>
              <w:t xml:space="preserve">to standardize the rate per 100,000 people. </w:t>
            </w:r>
          </w:p>
        </w:tc>
        <w:tc>
          <w:tcPr>
            <w:tcW w:w="1276" w:type="dxa"/>
            <w:tcBorders>
              <w:top w:val="single" w:sz="4" w:space="0" w:color="auto"/>
            </w:tcBorders>
            <w:noWrap/>
            <w:hideMark/>
          </w:tcPr>
          <w:p w14:paraId="6F8156A6"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0.044</w:t>
            </w:r>
          </w:p>
        </w:tc>
        <w:tc>
          <w:tcPr>
            <w:tcW w:w="1399" w:type="dxa"/>
            <w:tcBorders>
              <w:top w:val="single" w:sz="4" w:space="0" w:color="auto"/>
            </w:tcBorders>
            <w:noWrap/>
            <w:hideMark/>
          </w:tcPr>
          <w:p w14:paraId="4FE60A33"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0.091</w:t>
            </w:r>
          </w:p>
        </w:tc>
      </w:tr>
      <w:tr w:rsidR="00003ADF" w:rsidRPr="000627D5" w14:paraId="755B3DCB" w14:textId="77777777" w:rsidTr="001C283E">
        <w:trPr>
          <w:trHeight w:val="755"/>
        </w:trPr>
        <w:tc>
          <w:tcPr>
            <w:tcW w:w="1576" w:type="dxa"/>
            <w:noWrap/>
            <w:hideMark/>
          </w:tcPr>
          <w:p w14:paraId="5D8DC919" w14:textId="13C8B552"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Zip </w:t>
            </w:r>
            <w:r w:rsidR="0007146F" w:rsidRPr="000627D5">
              <w:rPr>
                <w:rFonts w:ascii="Times New Roman" w:eastAsia="Times New Roman" w:hAnsi="Times New Roman" w:cs="Times New Roman"/>
                <w:color w:val="000000"/>
                <w:sz w:val="16"/>
                <w:szCs w:val="16"/>
              </w:rPr>
              <w:t>c</w:t>
            </w:r>
            <w:r w:rsidRPr="000627D5">
              <w:rPr>
                <w:rFonts w:ascii="Times New Roman" w:eastAsia="Times New Roman" w:hAnsi="Times New Roman" w:cs="Times New Roman"/>
                <w:color w:val="000000"/>
                <w:sz w:val="16"/>
                <w:szCs w:val="16"/>
              </w:rPr>
              <w:t>ode</w:t>
            </w:r>
          </w:p>
        </w:tc>
        <w:tc>
          <w:tcPr>
            <w:tcW w:w="1394" w:type="dxa"/>
            <w:noWrap/>
            <w:hideMark/>
          </w:tcPr>
          <w:p w14:paraId="23689BE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7F319BE5"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44" w:type="dxa"/>
            <w:hideMark/>
          </w:tcPr>
          <w:p w14:paraId="2D369C20" w14:textId="4B3DB5DC"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147 unique zip codes across Illinois, where </w:t>
            </w:r>
            <w:del w:id="221" w:author="Tootooni, Mohammad Samie" w:date="2024-10-16T14:51:00Z">
              <w:r w:rsidRPr="000627D5" w:rsidDel="00C7186D">
                <w:rPr>
                  <w:rFonts w:ascii="Times New Roman" w:eastAsia="Times New Roman" w:hAnsi="Times New Roman" w:cs="Times New Roman"/>
                  <w:color w:val="000000"/>
                  <w:sz w:val="16"/>
                  <w:szCs w:val="16"/>
                </w:rPr>
                <w:delText>Loyola University Chicago Hospital</w:delText>
              </w:r>
            </w:del>
            <w:ins w:id="222" w:author="Tootooni, Mohammad Samie" w:date="2024-10-16T14:51:00Z">
              <w:r w:rsidR="00C7186D">
                <w:rPr>
                  <w:rFonts w:ascii="Times New Roman" w:eastAsia="Times New Roman" w:hAnsi="Times New Roman" w:cs="Times New Roman"/>
                  <w:color w:val="000000"/>
                  <w:sz w:val="16"/>
                  <w:szCs w:val="16"/>
                </w:rPr>
                <w:t>LUMC</w:t>
              </w:r>
            </w:ins>
            <w:r w:rsidRPr="000627D5">
              <w:rPr>
                <w:rFonts w:ascii="Times New Roman" w:eastAsia="Times New Roman" w:hAnsi="Times New Roman" w:cs="Times New Roman"/>
                <w:color w:val="000000"/>
                <w:sz w:val="16"/>
                <w:szCs w:val="16"/>
              </w:rPr>
              <w:t xml:space="preserve"> frequently treated COVID-19 patients</w:t>
            </w:r>
          </w:p>
        </w:tc>
        <w:tc>
          <w:tcPr>
            <w:tcW w:w="1276" w:type="dxa"/>
            <w:noWrap/>
            <w:hideMark/>
          </w:tcPr>
          <w:p w14:paraId="23103BE3" w14:textId="3052BD8F" w:rsidR="004F036C" w:rsidRPr="000627D5" w:rsidRDefault="004F036C" w:rsidP="002976D1">
            <w:pPr>
              <w:jc w:val="center"/>
              <w:rPr>
                <w:rFonts w:ascii="Times New Roman" w:eastAsia="Times New Roman" w:hAnsi="Times New Roman" w:cs="Times New Roman"/>
                <w:color w:val="000000"/>
                <w:sz w:val="16"/>
                <w:szCs w:val="16"/>
              </w:rPr>
            </w:pPr>
          </w:p>
        </w:tc>
        <w:tc>
          <w:tcPr>
            <w:tcW w:w="1399" w:type="dxa"/>
            <w:noWrap/>
            <w:hideMark/>
          </w:tcPr>
          <w:p w14:paraId="40D63926" w14:textId="713EDF7A" w:rsidR="004F036C" w:rsidRPr="000627D5" w:rsidRDefault="004F036C" w:rsidP="002976D1">
            <w:pPr>
              <w:jc w:val="center"/>
              <w:rPr>
                <w:rFonts w:ascii="Times New Roman" w:eastAsia="Times New Roman" w:hAnsi="Times New Roman" w:cs="Times New Roman"/>
                <w:color w:val="000000"/>
                <w:sz w:val="16"/>
                <w:szCs w:val="16"/>
              </w:rPr>
            </w:pPr>
          </w:p>
        </w:tc>
      </w:tr>
      <w:tr w:rsidR="00003ADF" w:rsidRPr="000627D5" w14:paraId="599B8F95" w14:textId="77777777" w:rsidTr="001C283E">
        <w:trPr>
          <w:trHeight w:val="617"/>
        </w:trPr>
        <w:tc>
          <w:tcPr>
            <w:tcW w:w="1576" w:type="dxa"/>
            <w:hideMark/>
          </w:tcPr>
          <w:p w14:paraId="221A86E5"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Total COVID-19 ICU admission per zip code per month</w:t>
            </w:r>
          </w:p>
        </w:tc>
        <w:tc>
          <w:tcPr>
            <w:tcW w:w="1394" w:type="dxa"/>
            <w:noWrap/>
            <w:hideMark/>
          </w:tcPr>
          <w:p w14:paraId="6EB5C03A"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4D9C6462"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03C3F26D" w14:textId="33766B74" w:rsidR="004F036C" w:rsidRPr="000627D5" w:rsidRDefault="00502002"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w:t>
            </w:r>
            <w:r w:rsidR="004F036C" w:rsidRPr="000627D5">
              <w:rPr>
                <w:rFonts w:ascii="Times New Roman" w:eastAsia="Times New Roman" w:hAnsi="Times New Roman" w:cs="Times New Roman"/>
                <w:color w:val="000000"/>
                <w:sz w:val="16"/>
                <w:szCs w:val="16"/>
              </w:rPr>
              <w:t>otal number of COVID-19 ICU admissions recorded each month for each zip code</w:t>
            </w:r>
          </w:p>
        </w:tc>
        <w:tc>
          <w:tcPr>
            <w:tcW w:w="1276" w:type="dxa"/>
            <w:noWrap/>
            <w:hideMark/>
          </w:tcPr>
          <w:p w14:paraId="0F37E5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1.152</w:t>
            </w:r>
          </w:p>
        </w:tc>
        <w:tc>
          <w:tcPr>
            <w:tcW w:w="1399" w:type="dxa"/>
            <w:noWrap/>
            <w:hideMark/>
          </w:tcPr>
          <w:p w14:paraId="6E6CA8FB"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1.961</w:t>
            </w:r>
          </w:p>
        </w:tc>
      </w:tr>
      <w:tr w:rsidR="00003ADF" w:rsidRPr="000627D5" w14:paraId="1AD67A9F" w14:textId="77777777" w:rsidTr="001C283E">
        <w:trPr>
          <w:trHeight w:val="307"/>
        </w:trPr>
        <w:tc>
          <w:tcPr>
            <w:tcW w:w="1576" w:type="dxa"/>
            <w:noWrap/>
            <w:hideMark/>
          </w:tcPr>
          <w:p w14:paraId="674B1884"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Zip code population</w:t>
            </w:r>
          </w:p>
        </w:tc>
        <w:tc>
          <w:tcPr>
            <w:tcW w:w="1394" w:type="dxa"/>
            <w:noWrap/>
            <w:hideMark/>
          </w:tcPr>
          <w:p w14:paraId="46F86FA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43E0ECA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26E3B45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population of each zip code</w:t>
            </w:r>
          </w:p>
        </w:tc>
        <w:tc>
          <w:tcPr>
            <w:tcW w:w="1276" w:type="dxa"/>
            <w:noWrap/>
            <w:hideMark/>
          </w:tcPr>
          <w:p w14:paraId="088A0FC7"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35,432.58</w:t>
            </w:r>
          </w:p>
        </w:tc>
        <w:tc>
          <w:tcPr>
            <w:tcW w:w="1399" w:type="dxa"/>
            <w:noWrap/>
            <w:hideMark/>
          </w:tcPr>
          <w:p w14:paraId="338BF22D"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20,722.64</w:t>
            </w:r>
          </w:p>
        </w:tc>
      </w:tr>
      <w:tr w:rsidR="00003ADF" w:rsidRPr="000627D5" w14:paraId="3C7248F6" w14:textId="77777777" w:rsidTr="001C283E">
        <w:trPr>
          <w:trHeight w:val="617"/>
        </w:trPr>
        <w:tc>
          <w:tcPr>
            <w:tcW w:w="1576" w:type="dxa"/>
            <w:hideMark/>
          </w:tcPr>
          <w:p w14:paraId="42D47B08"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Effective number of SHIELD test centers</w:t>
            </w:r>
          </w:p>
        </w:tc>
        <w:tc>
          <w:tcPr>
            <w:tcW w:w="1394" w:type="dxa"/>
            <w:noWrap/>
            <w:hideMark/>
          </w:tcPr>
          <w:p w14:paraId="6C80BA1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noWrap/>
            <w:hideMark/>
          </w:tcPr>
          <w:p w14:paraId="217022E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44" w:type="dxa"/>
            <w:hideMark/>
          </w:tcPr>
          <w:p w14:paraId="65F7DF3E" w14:textId="663F0BAE" w:rsidR="004F036C" w:rsidRPr="000627D5" w:rsidRDefault="00003ADF" w:rsidP="002976D1">
            <w:pPr>
              <w:jc w:val="both"/>
              <w:rPr>
                <w:rFonts w:ascii="Times New Roman" w:eastAsia="Times New Roman" w:hAnsi="Times New Roman" w:cs="Times New Roman"/>
                <w:color w:val="000000"/>
                <w:sz w:val="16"/>
                <w:szCs w:val="16"/>
              </w:rPr>
            </w:pPr>
            <w:commentRangeStart w:id="223"/>
            <w:r w:rsidRPr="000627D5">
              <w:rPr>
                <w:rFonts w:ascii="Times New Roman" w:eastAsia="Times New Roman" w:hAnsi="Times New Roman" w:cs="Times New Roman"/>
                <w:sz w:val="16"/>
                <w:szCs w:val="16"/>
              </w:rPr>
              <w:t>the proportion of a zip code served by a test center</w:t>
            </w:r>
            <w:commentRangeEnd w:id="223"/>
            <w:r w:rsidR="00DC6342">
              <w:rPr>
                <w:rStyle w:val="CommentReference"/>
              </w:rPr>
              <w:commentReference w:id="223"/>
            </w:r>
          </w:p>
        </w:tc>
        <w:tc>
          <w:tcPr>
            <w:tcW w:w="1276" w:type="dxa"/>
            <w:noWrap/>
            <w:hideMark/>
          </w:tcPr>
          <w:p w14:paraId="713C39DE"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1.59</w:t>
            </w:r>
          </w:p>
        </w:tc>
        <w:tc>
          <w:tcPr>
            <w:tcW w:w="1399" w:type="dxa"/>
            <w:noWrap/>
            <w:hideMark/>
          </w:tcPr>
          <w:p w14:paraId="2E84EC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2.676</w:t>
            </w:r>
          </w:p>
        </w:tc>
      </w:tr>
      <w:tr w:rsidR="00003ADF" w:rsidRPr="000627D5" w14:paraId="59C1E4A6" w14:textId="77777777" w:rsidTr="001C283E">
        <w:trPr>
          <w:trHeight w:val="440"/>
        </w:trPr>
        <w:tc>
          <w:tcPr>
            <w:tcW w:w="1576" w:type="dxa"/>
            <w:tcBorders>
              <w:bottom w:val="single" w:sz="4" w:space="0" w:color="auto"/>
            </w:tcBorders>
            <w:noWrap/>
            <w:hideMark/>
          </w:tcPr>
          <w:p w14:paraId="169DDFB0" w14:textId="1C453426" w:rsidR="004F036C" w:rsidRPr="000627D5" w:rsidRDefault="002102A1"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State ADI</w:t>
            </w:r>
          </w:p>
        </w:tc>
        <w:tc>
          <w:tcPr>
            <w:tcW w:w="1394" w:type="dxa"/>
            <w:tcBorders>
              <w:bottom w:val="single" w:sz="4" w:space="0" w:color="auto"/>
            </w:tcBorders>
            <w:noWrap/>
            <w:hideMark/>
          </w:tcPr>
          <w:p w14:paraId="419B2CBE"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231" w:type="dxa"/>
            <w:tcBorders>
              <w:bottom w:val="single" w:sz="4" w:space="0" w:color="auto"/>
            </w:tcBorders>
            <w:noWrap/>
            <w:hideMark/>
          </w:tcPr>
          <w:p w14:paraId="79104BA3"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44" w:type="dxa"/>
            <w:tcBorders>
              <w:bottom w:val="single" w:sz="4" w:space="0" w:color="auto"/>
            </w:tcBorders>
            <w:hideMark/>
          </w:tcPr>
          <w:p w14:paraId="0132AB86" w14:textId="45A0230C"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The </w:t>
            </w:r>
            <w:r w:rsidR="00271EF8" w:rsidRPr="000627D5">
              <w:rPr>
                <w:rFonts w:ascii="Times New Roman" w:eastAsia="Times New Roman" w:hAnsi="Times New Roman" w:cs="Times New Roman"/>
                <w:color w:val="000000"/>
                <w:sz w:val="16"/>
                <w:szCs w:val="16"/>
              </w:rPr>
              <w:t>ADI</w:t>
            </w:r>
            <w:r w:rsidRPr="000627D5">
              <w:rPr>
                <w:rFonts w:ascii="Times New Roman" w:eastAsia="Times New Roman" w:hAnsi="Times New Roman" w:cs="Times New Roman"/>
                <w:color w:val="000000"/>
                <w:sz w:val="16"/>
                <w:szCs w:val="16"/>
              </w:rPr>
              <w:t xml:space="preserve"> score for each zip </w:t>
            </w:r>
            <w:r w:rsidR="0010716E" w:rsidRPr="000627D5">
              <w:rPr>
                <w:rFonts w:ascii="Times New Roman" w:eastAsia="Times New Roman" w:hAnsi="Times New Roman" w:cs="Times New Roman"/>
                <w:color w:val="000000"/>
                <w:sz w:val="16"/>
                <w:szCs w:val="16"/>
              </w:rPr>
              <w:t xml:space="preserve">code </w:t>
            </w:r>
          </w:p>
        </w:tc>
        <w:tc>
          <w:tcPr>
            <w:tcW w:w="1276" w:type="dxa"/>
            <w:tcBorders>
              <w:bottom w:val="single" w:sz="4" w:space="0" w:color="auto"/>
            </w:tcBorders>
            <w:noWrap/>
            <w:hideMark/>
          </w:tcPr>
          <w:p w14:paraId="1FB62A9A" w14:textId="36ECD001" w:rsidR="004F036C" w:rsidRDefault="00826807"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3.00</w:t>
            </w:r>
            <w:r w:rsidR="00D55AB0">
              <w:rPr>
                <w:rFonts w:ascii="Times New Roman" w:eastAsia="Times New Roman" w:hAnsi="Times New Roman" w:cs="Times New Roman"/>
                <w:color w:val="000000"/>
                <w:sz w:val="16"/>
                <w:szCs w:val="16"/>
              </w:rPr>
              <w:t xml:space="preserve"> </w:t>
            </w:r>
            <w:r w:rsidR="00040CE6">
              <w:rPr>
                <w:rFonts w:ascii="Times New Roman" w:eastAsia="Times New Roman" w:hAnsi="Times New Roman" w:cs="Times New Roman"/>
                <w:color w:val="000000"/>
                <w:sz w:val="16"/>
                <w:szCs w:val="16"/>
              </w:rPr>
              <w:t>(low ADI)</w:t>
            </w:r>
          </w:p>
          <w:p w14:paraId="0FEAD82C" w14:textId="02875FB2" w:rsidR="00040CE6" w:rsidRPr="000627D5" w:rsidRDefault="00E110E8"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6.09 (high ADI)</w:t>
            </w:r>
          </w:p>
        </w:tc>
        <w:tc>
          <w:tcPr>
            <w:tcW w:w="1399" w:type="dxa"/>
            <w:tcBorders>
              <w:bottom w:val="single" w:sz="4" w:space="0" w:color="auto"/>
            </w:tcBorders>
            <w:noWrap/>
            <w:hideMark/>
          </w:tcPr>
          <w:p w14:paraId="0DE2AB0F" w14:textId="01FD32E8" w:rsidR="004F036C" w:rsidRDefault="00DA410F" w:rsidP="00704994">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1.8</w:t>
            </w:r>
            <w:r w:rsidR="001C283E">
              <w:rPr>
                <w:rFonts w:ascii="Times New Roman" w:eastAsia="Times New Roman" w:hAnsi="Times New Roman" w:cs="Times New Roman"/>
                <w:color w:val="000000"/>
                <w:sz w:val="16"/>
                <w:szCs w:val="16"/>
              </w:rPr>
              <w:t>1</w:t>
            </w:r>
            <w:r w:rsidR="004F036C" w:rsidRPr="000627D5">
              <w:rPr>
                <w:rFonts w:ascii="Times New Roman" w:eastAsia="Times New Roman" w:hAnsi="Times New Roman" w:cs="Times New Roman"/>
                <w:color w:val="000000"/>
                <w:sz w:val="16"/>
                <w:szCs w:val="16"/>
              </w:rPr>
              <w:t> </w:t>
            </w:r>
            <w:r w:rsidR="001C283E">
              <w:rPr>
                <w:rFonts w:ascii="Times New Roman" w:eastAsia="Times New Roman" w:hAnsi="Times New Roman" w:cs="Times New Roman"/>
                <w:color w:val="000000"/>
                <w:sz w:val="16"/>
                <w:szCs w:val="16"/>
              </w:rPr>
              <w:t>(low ADI)</w:t>
            </w:r>
          </w:p>
          <w:p w14:paraId="3F73D512" w14:textId="4B81A75F" w:rsidR="00FC3293" w:rsidRPr="000627D5" w:rsidRDefault="00FC3293" w:rsidP="00704994">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1.81 (high ADI)</w:t>
            </w:r>
          </w:p>
        </w:tc>
      </w:tr>
      <w:tr w:rsidR="00B02A18" w:rsidRPr="000627D5" w14:paraId="11B48727" w14:textId="77777777" w:rsidTr="001C283E">
        <w:trPr>
          <w:trHeight w:val="617"/>
        </w:trPr>
        <w:tc>
          <w:tcPr>
            <w:tcW w:w="9420" w:type="dxa"/>
            <w:gridSpan w:val="6"/>
            <w:tcBorders>
              <w:top w:val="single" w:sz="4" w:space="0" w:color="auto"/>
              <w:bottom w:val="single" w:sz="4" w:space="0" w:color="auto"/>
            </w:tcBorders>
            <w:noWrap/>
          </w:tcPr>
          <w:p w14:paraId="498BC294" w14:textId="5B925EDF" w:rsidR="00B02A18" w:rsidRPr="000627D5" w:rsidRDefault="00B02A18" w:rsidP="00704994">
            <w:pPr>
              <w:jc w:val="both"/>
              <w:rPr>
                <w:rFonts w:ascii="Times New Roman" w:eastAsia="Times New Roman" w:hAnsi="Times New Roman" w:cs="Times New Roman"/>
                <w:color w:val="000000"/>
                <w:sz w:val="16"/>
                <w:szCs w:val="16"/>
              </w:rPr>
            </w:pPr>
            <w:del w:id="224" w:author="Tootooni, Mohammad Samie" w:date="2024-10-16T16:50:00Z">
              <w:r w:rsidRPr="000627D5" w:rsidDel="0014543F">
                <w:rPr>
                  <w:rFonts w:ascii="Times New Roman" w:eastAsia="Times New Roman" w:hAnsi="Times New Roman" w:cs="Times New Roman"/>
                  <w:i/>
                  <w:iCs/>
                  <w:color w:val="000000"/>
                  <w:sz w:val="16"/>
                  <w:szCs w:val="16"/>
                </w:rPr>
                <w:delText>NOTE</w:delText>
              </w:r>
              <w:r w:rsidRPr="000627D5" w:rsidDel="0014543F">
                <w:rPr>
                  <w:rFonts w:ascii="Times New Roman" w:eastAsia="Times New Roman" w:hAnsi="Times New Roman" w:cs="Times New Roman"/>
                  <w:color w:val="000000"/>
                  <w:sz w:val="16"/>
                  <w:szCs w:val="16"/>
                </w:rPr>
                <w:delText xml:space="preserve">: </w:delText>
              </w:r>
            </w:del>
            <w:r w:rsidRPr="000627D5">
              <w:rPr>
                <w:rFonts w:ascii="Times New Roman" w:eastAsia="Times New Roman" w:hAnsi="Times New Roman" w:cs="Times New Roman"/>
                <w:color w:val="000000"/>
                <w:sz w:val="16"/>
                <w:szCs w:val="16"/>
              </w:rPr>
              <w:t xml:space="preserve">Several </w:t>
            </w:r>
            <w:r w:rsidR="00265B58" w:rsidRPr="000627D5">
              <w:rPr>
                <w:rFonts w:ascii="Times New Roman" w:eastAsia="Times New Roman" w:hAnsi="Times New Roman" w:cs="Times New Roman"/>
                <w:color w:val="000000"/>
                <w:sz w:val="16"/>
                <w:szCs w:val="16"/>
              </w:rPr>
              <w:t xml:space="preserve">control variables were considered to account for </w:t>
            </w:r>
            <w:r w:rsidR="00610FA5" w:rsidRPr="000627D5">
              <w:rPr>
                <w:rFonts w:ascii="Times New Roman" w:eastAsia="Times New Roman" w:hAnsi="Times New Roman" w:cs="Times New Roman"/>
                <w:color w:val="000000"/>
                <w:sz w:val="16"/>
                <w:szCs w:val="16"/>
              </w:rPr>
              <w:t>factors that</w:t>
            </w:r>
            <w:r w:rsidR="00265B58" w:rsidRPr="000627D5">
              <w:rPr>
                <w:rFonts w:ascii="Times New Roman" w:eastAsia="Times New Roman" w:hAnsi="Times New Roman" w:cs="Times New Roman"/>
                <w:color w:val="000000"/>
                <w:sz w:val="16"/>
                <w:szCs w:val="16"/>
              </w:rPr>
              <w:t xml:space="preserve"> may also influence COVID-19</w:t>
            </w:r>
            <w:r w:rsidR="00830754" w:rsidRPr="000627D5">
              <w:rPr>
                <w:rFonts w:ascii="Times New Roman" w:eastAsia="Times New Roman" w:hAnsi="Times New Roman" w:cs="Times New Roman"/>
                <w:color w:val="000000"/>
                <w:sz w:val="16"/>
                <w:szCs w:val="16"/>
              </w:rPr>
              <w:t xml:space="preserve"> ICU admission rates. These include population density, gender distribution, age distribution, </w:t>
            </w:r>
            <w:r w:rsidR="007B69D8" w:rsidRPr="000627D5">
              <w:rPr>
                <w:rFonts w:ascii="Times New Roman" w:eastAsia="Times New Roman" w:hAnsi="Times New Roman" w:cs="Times New Roman"/>
                <w:color w:val="000000"/>
                <w:sz w:val="16"/>
                <w:szCs w:val="16"/>
              </w:rPr>
              <w:t>racial and ethnic composition, pre-existing health conditions</w:t>
            </w:r>
            <w:r w:rsidR="009D3ABE" w:rsidRPr="000627D5">
              <w:rPr>
                <w:rFonts w:ascii="Times New Roman" w:eastAsia="Times New Roman" w:hAnsi="Times New Roman" w:cs="Times New Roman"/>
                <w:color w:val="000000"/>
                <w:sz w:val="16"/>
                <w:szCs w:val="16"/>
              </w:rPr>
              <w:t xml:space="preserve"> (such as diabetes and heart disease), insurance status, and marital status</w:t>
            </w:r>
            <w:r w:rsidR="00610FA5" w:rsidRPr="000627D5">
              <w:rPr>
                <w:rFonts w:ascii="Times New Roman" w:eastAsia="Times New Roman" w:hAnsi="Times New Roman" w:cs="Times New Roman"/>
                <w:color w:val="000000"/>
                <w:sz w:val="16"/>
                <w:szCs w:val="16"/>
              </w:rPr>
              <w:t xml:space="preserve"> across different zip codes.</w:t>
            </w:r>
          </w:p>
        </w:tc>
      </w:tr>
    </w:tbl>
    <w:p w14:paraId="721396FC" w14:textId="77777777" w:rsidR="003A50D4" w:rsidRDefault="003A50D4" w:rsidP="003A50D4">
      <w:pPr>
        <w:pBdr>
          <w:top w:val="nil"/>
          <w:left w:val="nil"/>
          <w:bottom w:val="nil"/>
          <w:right w:val="nil"/>
          <w:between w:val="nil"/>
        </w:pBdr>
        <w:spacing w:after="0" w:line="360" w:lineRule="auto"/>
        <w:jc w:val="both"/>
        <w:rPr>
          <w:rFonts w:ascii="Times New Roman" w:eastAsia="Times New Roman" w:hAnsi="Times New Roman" w:cs="Times New Roman"/>
          <w:i/>
          <w:color w:val="000000"/>
          <w:sz w:val="20"/>
          <w:szCs w:val="20"/>
        </w:rPr>
      </w:pPr>
    </w:p>
    <w:p w14:paraId="00000044" w14:textId="2B6D558F" w:rsidR="00743DF7" w:rsidRPr="00DA49D9" w:rsidRDefault="005A17FB" w:rsidP="00DA49D9">
      <w:pPr>
        <w:spacing w:after="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 xml:space="preserve">Statistical </w:t>
      </w:r>
      <w:r w:rsidR="000D4E55" w:rsidRPr="00DA49D9">
        <w:rPr>
          <w:rFonts w:ascii="Times New Roman" w:eastAsia="Times New Roman" w:hAnsi="Times New Roman" w:cs="Times New Roman"/>
          <w:b/>
        </w:rPr>
        <w:t>Analyses</w:t>
      </w:r>
    </w:p>
    <w:p w14:paraId="00000047" w14:textId="5DBDAAAB" w:rsidR="00743DF7" w:rsidRPr="00265F51" w:rsidRDefault="007D3E57" w:rsidP="00DA49D9">
      <w:pPr>
        <w:spacing w:after="0" w:line="480" w:lineRule="auto"/>
        <w:jc w:val="both"/>
        <w:rPr>
          <w:rFonts w:ascii="Times New Roman" w:hAnsi="Times New Roman" w:cs="Times New Roman"/>
        </w:rPr>
      </w:pPr>
      <w:r w:rsidRPr="00265F51">
        <w:rPr>
          <w:rFonts w:ascii="Times New Roman" w:eastAsia="Times New Roman" w:hAnsi="Times New Roman" w:cs="Times New Roman"/>
        </w:rPr>
        <w:t>In this study, w</w:t>
      </w:r>
      <w:r w:rsidR="005A17FB" w:rsidRPr="00265F51">
        <w:rPr>
          <w:rFonts w:ascii="Times New Roman" w:eastAsia="Times New Roman" w:hAnsi="Times New Roman" w:cs="Times New Roman"/>
        </w:rPr>
        <w:t>e</w:t>
      </w:r>
      <w:ins w:id="225" w:author="Tootooni, Mohammad Samie" w:date="2024-10-16T16:50:00Z">
        <w:r w:rsidR="00637409" w:rsidRPr="00637409">
          <w:rPr>
            <w:rFonts w:ascii="Times New Roman" w:eastAsia="Times New Roman" w:hAnsi="Times New Roman" w:cs="Times New Roman"/>
          </w:rPr>
          <w:t xml:space="preserve"> </w:t>
        </w:r>
        <w:commentRangeStart w:id="226"/>
        <w:r w:rsidR="00637409" w:rsidRPr="00637409">
          <w:rPr>
            <w:rFonts w:ascii="Times New Roman" w:eastAsia="Times New Roman" w:hAnsi="Times New Roman" w:cs="Times New Roman"/>
          </w:rPr>
          <w:t xml:space="preserve">employed a linear mixed-effects regression (LMER) model </w:t>
        </w:r>
      </w:ins>
      <w:commentRangeEnd w:id="226"/>
      <w:ins w:id="227" w:author="Tootooni, Mohammad Samie" w:date="2024-10-16T17:27:00Z">
        <w:r w:rsidR="00DA0FA8">
          <w:rPr>
            <w:rStyle w:val="CommentReference"/>
          </w:rPr>
          <w:commentReference w:id="226"/>
        </w:r>
      </w:ins>
      <w:ins w:id="228" w:author="Tootooni, Mohammad Samie" w:date="2024-10-16T16:50:00Z">
        <w:r w:rsidR="00637409" w:rsidRPr="00637409">
          <w:rPr>
            <w:rFonts w:ascii="Times New Roman" w:eastAsia="Times New Roman" w:hAnsi="Times New Roman" w:cs="Times New Roman"/>
          </w:rPr>
          <w:t>to investigate the association between the effective number of SHIELD test centers and the COVID-19 ICU admission rate.</w:t>
        </w:r>
      </w:ins>
      <w:ins w:id="229" w:author="Tootooni, Mohammad Samie" w:date="2024-10-16T16:51:00Z">
        <w:r w:rsidR="00637409">
          <w:rPr>
            <w:rFonts w:ascii="Times New Roman" w:eastAsia="Times New Roman" w:hAnsi="Times New Roman" w:cs="Times New Roman"/>
          </w:rPr>
          <w:t xml:space="preserve"> </w:t>
        </w:r>
      </w:ins>
      <w:del w:id="230" w:author="Tootooni, Mohammad Samie" w:date="2024-10-16T16:50:00Z">
        <w:r w:rsidR="00E97B81" w:rsidRPr="00265F51" w:rsidDel="00637409">
          <w:rPr>
            <w:rFonts w:ascii="Times New Roman" w:eastAsia="Times New Roman" w:hAnsi="Times New Roman" w:cs="Times New Roman"/>
          </w:rPr>
          <w:delText xml:space="preserve"> </w:delText>
        </w:r>
      </w:del>
      <w:customXmlDelRangeStart w:id="231" w:author="Tootooni, Mohammad Samie" w:date="2024-10-16T16:50:00Z"/>
      <w:sdt>
        <w:sdtPr>
          <w:tag w:val="goog_rdk_135"/>
          <w:id w:val="1836415407"/>
        </w:sdtPr>
        <w:sdtEndPr/>
        <w:sdtContent>
          <w:customXmlDelRangeEnd w:id="231"/>
          <w:del w:id="232" w:author="Tootooni, Mohammad Samie" w:date="2024-10-16T16:50:00Z">
            <w:r w:rsidR="00E97B81" w:rsidRPr="00265F51" w:rsidDel="00637409">
              <w:rPr>
                <w:rFonts w:ascii="Times New Roman" w:eastAsia="Times New Roman" w:hAnsi="Times New Roman" w:cs="Times New Roman"/>
              </w:rPr>
              <w:delText>employed a linear mixed-effects regression</w:delText>
            </w:r>
            <w:r w:rsidR="004111F0" w:rsidRPr="00265F51" w:rsidDel="00637409">
              <w:rPr>
                <w:rFonts w:ascii="Times New Roman" w:eastAsia="Times New Roman" w:hAnsi="Times New Roman" w:cs="Times New Roman"/>
              </w:rPr>
              <w:delText xml:space="preserve"> (LMER)</w:delText>
            </w:r>
            <w:r w:rsidR="00E97B81" w:rsidRPr="00265F51" w:rsidDel="00637409">
              <w:rPr>
                <w:rFonts w:ascii="Times New Roman" w:eastAsia="Times New Roman" w:hAnsi="Times New Roman" w:cs="Times New Roman"/>
              </w:rPr>
              <w:delText xml:space="preserve"> model to investigate the association between the effective number of SHIELD test centers and the COVID-19 ICU admission rate</w:delText>
            </w:r>
          </w:del>
          <w:customXmlDelRangeStart w:id="233" w:author="Tootooni, Mohammad Samie" w:date="2024-10-16T16:50:00Z"/>
        </w:sdtContent>
      </w:sdt>
      <w:customXmlDelRangeEnd w:id="233"/>
      <w:del w:id="234" w:author="Tootooni, Mohammad Samie" w:date="2024-10-16T16:50:00Z">
        <w:r w:rsidR="005A17FB" w:rsidRPr="00265F51" w:rsidDel="00637409">
          <w:rPr>
            <w:rFonts w:ascii="Times New Roman" w:eastAsia="Times New Roman" w:hAnsi="Times New Roman" w:cs="Times New Roman"/>
          </w:rPr>
          <w:delText xml:space="preserve">. </w:delText>
        </w:r>
      </w:del>
      <w:r w:rsidR="00E97B81" w:rsidRPr="00265F51">
        <w:rPr>
          <w:rFonts w:ascii="Times New Roman" w:eastAsia="Times New Roman" w:hAnsi="Times New Roman" w:cs="Times New Roman"/>
        </w:rPr>
        <w:t>We focused on</w:t>
      </w:r>
      <w:r w:rsidR="00E97B81" w:rsidRPr="00265F51">
        <w:t xml:space="preserve"> </w:t>
      </w:r>
      <w:r w:rsidR="005A17FB" w:rsidRPr="00265F51">
        <w:rPr>
          <w:rFonts w:ascii="Times New Roman" w:eastAsia="Times New Roman" w:hAnsi="Times New Roman" w:cs="Times New Roman"/>
        </w:rPr>
        <w:t>data from March 2021 to June 2021 for the Alpha wave, August 2021 to November 2021 for the Delta wave</w:t>
      </w:r>
      <w:r w:rsidR="009B5E61" w:rsidRPr="00265F51">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mY4MGM4ZmQtZDlhOS00ZGNmLWFjMTAtYzc3MDAwMTRjYjcyIiwicHJvcGVydGllcyI6eyJub3RlSW5kZXgiOjB9LCJpc0VkaXRlZCI6ZmFsc2UsIm1hbnVhbE92ZXJyaWRlIjp7ImlzTWFudWFsbHlPdmVycmlkZGVuIjpmYWxzZSwiY2l0ZXByb2NUZXh0IjoiKDMz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
          <w:id w:val="-1262840021"/>
          <w:placeholder>
            <w:docPart w:val="DefaultPlaceholder_-1854013440"/>
          </w:placeholder>
        </w:sdtPr>
        <w:sdtEndPr/>
        <w:sdtContent>
          <w:r w:rsidR="008A0684" w:rsidRPr="00265F51">
            <w:rPr>
              <w:rFonts w:ascii="Times New Roman" w:eastAsia="Times New Roman" w:hAnsi="Times New Roman" w:cs="Times New Roman"/>
              <w:color w:val="000000"/>
            </w:rPr>
            <w:t>(33)</w:t>
          </w:r>
        </w:sdtContent>
      </w:sdt>
      <w:r w:rsidR="005A17FB" w:rsidRPr="00265F51">
        <w:rPr>
          <w:rFonts w:ascii="Times New Roman" w:eastAsia="Times New Roman" w:hAnsi="Times New Roman" w:cs="Times New Roman"/>
        </w:rPr>
        <w:t>, and December 2021 to March 2022 for the Omicron wave</w:t>
      </w:r>
      <w:r w:rsidR="00E84648" w:rsidRPr="00265F51">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
          <w:id w:val="-1618365617"/>
          <w:placeholder>
            <w:docPart w:val="DefaultPlaceholder_-1854013440"/>
          </w:placeholder>
        </w:sdtPr>
        <w:sdtEndPr/>
        <w:sdtContent>
          <w:r w:rsidR="008A0684" w:rsidRPr="00265F51">
            <w:rPr>
              <w:rFonts w:ascii="Times New Roman" w:eastAsia="Times New Roman" w:hAnsi="Times New Roman" w:cs="Times New Roman"/>
              <w:color w:val="000000"/>
            </w:rPr>
            <w:t>(2)</w:t>
          </w:r>
        </w:sdtContent>
      </w:sdt>
      <w:r w:rsidR="005A17FB" w:rsidRPr="00265F51">
        <w:rPr>
          <w:rFonts w:ascii="Times New Roman" w:eastAsia="Times New Roman" w:hAnsi="Times New Roman" w:cs="Times New Roman"/>
        </w:rPr>
        <w:t xml:space="preserve">. </w:t>
      </w:r>
      <w:r w:rsidR="00E619DA" w:rsidRPr="00265F51">
        <w:rPr>
          <w:rFonts w:ascii="Times New Roman" w:eastAsia="Times New Roman" w:hAnsi="Times New Roman" w:cs="Times New Roman"/>
        </w:rPr>
        <w:t xml:space="preserve"> The Beta and Gamma COVID-</w:t>
      </w:r>
      <w:r w:rsidR="00E619DA" w:rsidRPr="00265F51">
        <w:rPr>
          <w:rFonts w:ascii="Times New Roman" w:eastAsia="Times New Roman" w:hAnsi="Times New Roman" w:cs="Times New Roman"/>
        </w:rPr>
        <w:lastRenderedPageBreak/>
        <w:t xml:space="preserve">19 waves are not </w:t>
      </w:r>
      <w:r w:rsidR="00FA3905" w:rsidRPr="00265F51">
        <w:rPr>
          <w:rFonts w:ascii="Times New Roman" w:eastAsia="Times New Roman" w:hAnsi="Times New Roman" w:cs="Times New Roman"/>
        </w:rPr>
        <w:t>considered</w:t>
      </w:r>
      <w:r w:rsidR="00E619DA" w:rsidRPr="00265F51">
        <w:rPr>
          <w:rFonts w:ascii="Times New Roman" w:eastAsia="Times New Roman" w:hAnsi="Times New Roman" w:cs="Times New Roman"/>
        </w:rPr>
        <w:t xml:space="preserve"> because of the small number of patients involved </w:t>
      </w:r>
      <w:sdt>
        <w:sdtPr>
          <w:rPr>
            <w:rFonts w:ascii="Times New Roman" w:eastAsia="Times New Roman" w:hAnsi="Times New Roman" w:cs="Times New Roman"/>
            <w:color w:val="000000"/>
          </w:rPr>
          <w:tag w:val="MENDELEY_CITATION_v3_eyJjaXRhdGlvbklEIjoiTUVOREVMRVlfQ0lUQVRJT05fZGY4NmM0ZTQtN2YwNC00NTk2LWEwMzMtOTg3N2NhOTM5MDNmIiwicHJvcGVydGllcyI6eyJub3RlSW5kZXgiOjB9LCJpc0VkaXRlZCI6ZmFsc2UsIm1hbnVhbE92ZXJyaWRlIjp7ImlzTWFudWFsbHlPdmVycmlkZGVuIjpmYWxzZSwiY2l0ZXByb2NUZXh0IjoiKDM0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
          <w:id w:val="1743904453"/>
          <w:placeholder>
            <w:docPart w:val="5AED5326B7D948FEADABF16504428B8C"/>
          </w:placeholder>
        </w:sdtPr>
        <w:sdtEndPr/>
        <w:sdtContent>
          <w:r w:rsidR="008A0684" w:rsidRPr="00265F51">
            <w:rPr>
              <w:rFonts w:ascii="Times New Roman" w:eastAsia="Times New Roman" w:hAnsi="Times New Roman" w:cs="Times New Roman"/>
              <w:color w:val="000000"/>
            </w:rPr>
            <w:t>(34)</w:t>
          </w:r>
        </w:sdtContent>
      </w:sdt>
      <w:r w:rsidR="00E619DA" w:rsidRPr="00265F51">
        <w:rPr>
          <w:rFonts w:ascii="Times New Roman" w:eastAsia="Times New Roman" w:hAnsi="Times New Roman" w:cs="Times New Roman"/>
        </w:rPr>
        <w:t xml:space="preserve">. </w:t>
      </w:r>
      <w:r w:rsidR="005A17FB" w:rsidRPr="00265F51">
        <w:rPr>
          <w:rFonts w:ascii="Times New Roman" w:eastAsia="Times New Roman" w:hAnsi="Times New Roman" w:cs="Times New Roman"/>
        </w:rPr>
        <w:t xml:space="preserve">The model included fixed effects such as </w:t>
      </w:r>
      <w:sdt>
        <w:sdtPr>
          <w:tag w:val="goog_rdk_146"/>
          <w:id w:val="-1400593191"/>
        </w:sdtPr>
        <w:sdtEndPr/>
        <w:sdtContent>
          <w:r w:rsidR="005A17FB" w:rsidRPr="00265F51">
            <w:rPr>
              <w:rFonts w:ascii="Times New Roman" w:eastAsia="Times New Roman" w:hAnsi="Times New Roman" w:cs="Times New Roman"/>
            </w:rPr>
            <w:t xml:space="preserve">the </w:t>
          </w:r>
        </w:sdtContent>
      </w:sdt>
      <w:r w:rsidR="005A17FB" w:rsidRPr="00265F51">
        <w:rPr>
          <w:rFonts w:ascii="Times New Roman" w:eastAsia="Times New Roman" w:hAnsi="Times New Roman" w:cs="Times New Roman"/>
        </w:rPr>
        <w:t xml:space="preserve">effective number of SHIELD centers per zip code per month and </w:t>
      </w:r>
      <w:sdt>
        <w:sdtPr>
          <w:tag w:val="goog_rdk_147"/>
          <w:id w:val="-2136408483"/>
        </w:sdtPr>
        <w:sdtEndPr/>
        <w:sdtContent>
          <w:r w:rsidR="005A17FB" w:rsidRPr="00265F51">
            <w:rPr>
              <w:rFonts w:ascii="Times New Roman" w:eastAsia="Times New Roman" w:hAnsi="Times New Roman" w:cs="Times New Roman"/>
            </w:rPr>
            <w:t xml:space="preserve">the </w:t>
          </w:r>
        </w:sdtContent>
      </w:sdt>
      <w:r w:rsidR="005A17FB" w:rsidRPr="00265F51">
        <w:rPr>
          <w:rFonts w:ascii="Times New Roman" w:eastAsia="Times New Roman" w:hAnsi="Times New Roman" w:cs="Times New Roman"/>
        </w:rPr>
        <w:t>ADI category</w:t>
      </w:r>
      <w:ins w:id="235" w:author="Tootooni, Mohammad Samie" w:date="2024-10-16T16:51:00Z">
        <w:r w:rsidR="00637409">
          <w:rPr>
            <w:rFonts w:ascii="Times New Roman" w:eastAsia="Times New Roman" w:hAnsi="Times New Roman" w:cs="Times New Roman"/>
          </w:rPr>
          <w:t xml:space="preserve">. </w:t>
        </w:r>
        <w:r w:rsidR="00637409" w:rsidRPr="00637409">
          <w:rPr>
            <w:rFonts w:ascii="Times New Roman" w:eastAsia="Times New Roman" w:hAnsi="Times New Roman" w:cs="Times New Roman"/>
          </w:rPr>
          <w:t>We incorporated a zip code-level random intercept for the monthly COVID-19 ICU admission rate clustering</w:t>
        </w:r>
        <w:r w:rsidR="00637409">
          <w:rPr>
            <w:rFonts w:ascii="Times New Roman" w:eastAsia="Times New Roman" w:hAnsi="Times New Roman" w:cs="Times New Roman"/>
          </w:rPr>
          <w:t xml:space="preserve">. </w:t>
        </w:r>
      </w:ins>
      <w:del w:id="236" w:author="Tootooni, Mohammad Samie" w:date="2024-10-16T16:51:00Z">
        <w:r w:rsidR="005A17FB" w:rsidRPr="00265F51" w:rsidDel="00637409">
          <w:rPr>
            <w:rFonts w:ascii="Times New Roman" w:eastAsia="Times New Roman" w:hAnsi="Times New Roman" w:cs="Times New Roman"/>
          </w:rPr>
          <w:delText>.</w:delText>
        </w:r>
        <w:r w:rsidR="004220E7" w:rsidRPr="00265F51" w:rsidDel="00637409">
          <w:rPr>
            <w:rFonts w:ascii="Times New Roman" w:eastAsia="Times New Roman" w:hAnsi="Times New Roman" w:cs="Times New Roman"/>
          </w:rPr>
          <w:delText xml:space="preserve"> </w:delText>
        </w:r>
      </w:del>
      <w:customXmlDelRangeStart w:id="237" w:author="Tootooni, Mohammad Samie" w:date="2024-10-16T16:51:00Z"/>
      <w:sdt>
        <w:sdtPr>
          <w:tag w:val="goog_rdk_148"/>
          <w:id w:val="835187381"/>
        </w:sdtPr>
        <w:sdtEndPr/>
        <w:sdtContent>
          <w:customXmlDelRangeEnd w:id="237"/>
          <w:del w:id="238" w:author="Tootooni, Mohammad Samie" w:date="2024-10-16T16:51:00Z">
            <w:r w:rsidR="004220E7" w:rsidRPr="00265F51" w:rsidDel="00637409">
              <w:rPr>
                <w:rFonts w:ascii="Times New Roman" w:eastAsia="Times New Roman" w:hAnsi="Times New Roman" w:cs="Times New Roman"/>
              </w:rPr>
              <w:delText>We incorporated a zip code-level random intercept for the monthly COVID-19 ICU admission rate clustering</w:delText>
            </w:r>
          </w:del>
          <w:customXmlDelRangeStart w:id="239" w:author="Tootooni, Mohammad Samie" w:date="2024-10-16T16:51:00Z"/>
        </w:sdtContent>
      </w:sdt>
      <w:customXmlDelRangeEnd w:id="239"/>
      <w:del w:id="240" w:author="Tootooni, Mohammad Samie" w:date="2024-10-16T16:51:00Z">
        <w:r w:rsidR="004220E7" w:rsidRPr="00265F51" w:rsidDel="00637409">
          <w:rPr>
            <w:rFonts w:ascii="Times New Roman" w:eastAsia="Times New Roman" w:hAnsi="Times New Roman" w:cs="Times New Roman"/>
          </w:rPr>
          <w:delText xml:space="preserve"> </w:delText>
        </w:r>
        <w:r w:rsidR="00B23BAC" w:rsidRPr="00265F51" w:rsidDel="00637409">
          <w:rPr>
            <w:rFonts w:ascii="Times New Roman" w:eastAsia="Times New Roman" w:hAnsi="Times New Roman" w:cs="Times New Roman"/>
          </w:rPr>
          <w:delText xml:space="preserve"> </w:delText>
        </w:r>
      </w:del>
      <w:r w:rsidR="005A17FB" w:rsidRPr="00265F51">
        <w:rPr>
          <w:rFonts w:ascii="Times New Roman" w:eastAsia="Times New Roman" w:hAnsi="Times New Roman" w:cs="Times New Roman"/>
        </w:rPr>
        <w:t xml:space="preserve">Additionally, we conducted robustness checks using lag analysis to assess the impact of SHIELD testing on the </w:t>
      </w:r>
      <w:sdt>
        <w:sdtPr>
          <w:tag w:val="goog_rdk_153"/>
          <w:id w:val="-1273475027"/>
        </w:sdtPr>
        <w:sdtEndPr/>
        <w:sdtContent>
          <w:r w:rsidR="005A17FB" w:rsidRPr="00265F51">
            <w:rPr>
              <w:rFonts w:ascii="Times New Roman" w:eastAsia="Times New Roman" w:hAnsi="Times New Roman" w:cs="Times New Roman"/>
            </w:rPr>
            <w:t>COVID-19</w:t>
          </w:r>
        </w:sdtContent>
      </w:sdt>
      <w:r w:rsidR="005A17FB" w:rsidRPr="00265F51">
        <w:rPr>
          <w:rFonts w:ascii="Times New Roman" w:eastAsia="Times New Roman" w:hAnsi="Times New Roman" w:cs="Times New Roman"/>
        </w:rPr>
        <w:t xml:space="preserve"> ICU admission rate across different waves. </w:t>
      </w:r>
      <w:del w:id="241" w:author="Tootooni, Mohammad Samie" w:date="2024-10-16T16:52:00Z">
        <w:r w:rsidR="00081EDA" w:rsidRPr="00265F51" w:rsidDel="00F94D3F">
          <w:rPr>
            <w:rFonts w:ascii="Times New Roman" w:eastAsia="Times New Roman" w:hAnsi="Times New Roman" w:cs="Times New Roman"/>
          </w:rPr>
          <w:delText>Specifically, w</w:delText>
        </w:r>
      </w:del>
      <w:ins w:id="242" w:author="Tootooni, Mohammad Samie" w:date="2024-10-16T16:52:00Z">
        <w:r w:rsidR="00F94D3F">
          <w:rPr>
            <w:rFonts w:ascii="Times New Roman" w:eastAsia="Times New Roman" w:hAnsi="Times New Roman" w:cs="Times New Roman"/>
          </w:rPr>
          <w:t>W</w:t>
        </w:r>
      </w:ins>
      <w:r w:rsidR="00081EDA" w:rsidRPr="00265F51">
        <w:rPr>
          <w:rFonts w:ascii="Times New Roman" w:eastAsia="Times New Roman" w:hAnsi="Times New Roman" w:cs="Times New Roman"/>
        </w:rPr>
        <w:t>e examined the effects with two-month lags to determine whether the timing of testing influenced subsequent COVID-19 ICU admissions</w:t>
      </w:r>
      <w:r w:rsidR="00B667B0" w:rsidRPr="00265F51">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YzOTczZDgtNTAwZi00ODk5LWJkMTQtYzhkODg1NjhiN2M4IiwicHJvcGVydGllcyI6eyJub3RlSW5kZXgiOjB9LCJpc0VkaXRlZCI6ZmFsc2UsIm1hbnVhbE92ZXJyaWRlIjp7ImlzTWFudWFsbHlPdmVycmlkZGVuIjpmYWxzZSwiY2l0ZXByb2NUZXh0IjoiKDM1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
          <w:id w:val="-2066247151"/>
          <w:placeholder>
            <w:docPart w:val="DefaultPlaceholder_-1854013440"/>
          </w:placeholder>
        </w:sdtPr>
        <w:sdtEndPr/>
        <w:sdtContent>
          <w:r w:rsidR="008A0684" w:rsidRPr="00265F51">
            <w:rPr>
              <w:rFonts w:ascii="Times New Roman" w:eastAsia="Times New Roman" w:hAnsi="Times New Roman" w:cs="Times New Roman"/>
              <w:color w:val="000000"/>
            </w:rPr>
            <w:t>(35)</w:t>
          </w:r>
        </w:sdtContent>
      </w:sdt>
      <w:r w:rsidR="00081EDA" w:rsidRPr="00265F51">
        <w:rPr>
          <w:rFonts w:ascii="Times New Roman" w:eastAsia="Times New Roman" w:hAnsi="Times New Roman" w:cs="Times New Roman"/>
        </w:rPr>
        <w:t xml:space="preserve">. </w:t>
      </w:r>
      <w:r w:rsidR="005A17FB" w:rsidRPr="00265F51">
        <w:rPr>
          <w:rFonts w:ascii="Times New Roman" w:eastAsia="Times New Roman" w:hAnsi="Times New Roman" w:cs="Times New Roman"/>
        </w:rPr>
        <w:t>All analyses were conducted using R statistical software version 2024.04.1</w:t>
      </w:r>
      <w:r w:rsidR="00FA3905" w:rsidRPr="00265F51">
        <w:rPr>
          <w:rFonts w:ascii="Times New Roman" w:eastAsia="Times New Roman" w:hAnsi="Times New Roman" w:cs="Times New Roman"/>
        </w:rPr>
        <w:t>, and the</w:t>
      </w:r>
      <w:r w:rsidR="005A17FB" w:rsidRPr="00265F51">
        <w:rPr>
          <w:rFonts w:ascii="Times New Roman" w:eastAsia="Times New Roman" w:hAnsi="Times New Roman" w:cs="Times New Roman"/>
        </w:rPr>
        <w:t xml:space="preserve"> data analysis period spanned from March 1, 2024, to August 9, 2024.</w:t>
      </w:r>
      <w:r w:rsidR="00C27082" w:rsidRPr="00265F51">
        <w:rPr>
          <w:rFonts w:ascii="Times New Roman" w:eastAsia="Times New Roman" w:hAnsi="Times New Roman" w:cs="Times New Roman"/>
        </w:rPr>
        <w:t xml:space="preserve"> </w:t>
      </w:r>
      <w:r w:rsidR="00C27082" w:rsidRPr="00265F51">
        <w:rPr>
          <w:rFonts w:ascii="Times New Roman" w:hAnsi="Times New Roman" w:cs="Times New Roman"/>
        </w:rPr>
        <w:t>Additionally, assistance from ChatGPT, a large language model developed by OpenAI, is used for language editing and clarity improvements. The authors have reviewed and approved all final content to ensure accuracy and integrity.</w:t>
      </w:r>
    </w:p>
    <w:p w14:paraId="28C7781F" w14:textId="50BA1128" w:rsidR="00AD1BD9" w:rsidRPr="00DA49D9" w:rsidRDefault="005A17FB" w:rsidP="00DA49D9">
      <w:pPr>
        <w:spacing w:before="120" w:after="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Results</w:t>
      </w:r>
    </w:p>
    <w:p w14:paraId="0EF80E60" w14:textId="7367F40E" w:rsidR="00265F51" w:rsidRPr="00DA49D9" w:rsidRDefault="00F71606" w:rsidP="00DA49D9">
      <w:pPr>
        <w:spacing w:before="120" w:after="0" w:line="480" w:lineRule="auto"/>
        <w:jc w:val="both"/>
        <w:rPr>
          <w:rFonts w:ascii="Times New Roman" w:eastAsia="Times New Roman" w:hAnsi="Times New Roman" w:cs="Times New Roman"/>
        </w:rPr>
      </w:pPr>
      <w:r w:rsidRPr="00DA49D9">
        <w:rPr>
          <w:rFonts w:ascii="Times New Roman" w:eastAsia="Times New Roman" w:hAnsi="Times New Roman" w:cs="Times New Roman"/>
        </w:rPr>
        <w:t xml:space="preserve">The preliminary analysis provides insight into how the </w:t>
      </w:r>
      <w:sdt>
        <w:sdtPr>
          <w:tag w:val="goog_rdk_170"/>
          <w:id w:val="-736011198"/>
        </w:sdtPr>
        <w:sdtEndPr/>
        <w:sdtContent>
          <w:r w:rsidRPr="00DA49D9">
            <w:rPr>
              <w:rFonts w:ascii="Times New Roman" w:eastAsia="Times New Roman" w:hAnsi="Times New Roman" w:cs="Times New Roman"/>
            </w:rPr>
            <w:t>COVID-19</w:t>
          </w:r>
        </w:sdtContent>
      </w:sdt>
      <w:r w:rsidRPr="00DA49D9">
        <w:rPr>
          <w:rFonts w:ascii="Times New Roman" w:eastAsia="Times New Roman" w:hAnsi="Times New Roman" w:cs="Times New Roman"/>
        </w:rPr>
        <w:t xml:space="preserve"> ICU admissions</w:t>
      </w:r>
      <w:sdt>
        <w:sdtPr>
          <w:tag w:val="goog_rdk_172"/>
          <w:id w:val="-1635555081"/>
        </w:sdtPr>
        <w:sdtEndPr/>
        <w:sdtContent>
          <w:r w:rsidRPr="00DA49D9">
            <w:rPr>
              <w:rFonts w:ascii="Times New Roman" w:eastAsia="Times New Roman" w:hAnsi="Times New Roman" w:cs="Times New Roman"/>
            </w:rPr>
            <w:t xml:space="preserve"> rate</w:t>
          </w:r>
        </w:sdtContent>
      </w:sdt>
      <w:r w:rsidRPr="00DA49D9">
        <w:rPr>
          <w:rFonts w:ascii="Times New Roman" w:eastAsia="Times New Roman" w:hAnsi="Times New Roman" w:cs="Times New Roman"/>
        </w:rPr>
        <w:t xml:space="preserve"> and </w:t>
      </w:r>
      <w:sdt>
        <w:sdtPr>
          <w:tag w:val="goog_rdk_173"/>
          <w:id w:val="467168350"/>
        </w:sdtPr>
        <w:sdtEndPr/>
        <w:sdtContent>
          <w:r w:rsidRPr="00DA49D9">
            <w:rPr>
              <w:rFonts w:ascii="Times New Roman" w:eastAsia="Times New Roman" w:hAnsi="Times New Roman" w:cs="Times New Roman"/>
            </w:rPr>
            <w:t xml:space="preserve">the </w:t>
          </w:r>
        </w:sdtContent>
      </w:sdt>
      <w:r w:rsidRPr="00DA49D9">
        <w:rPr>
          <w:rFonts w:ascii="Times New Roman" w:eastAsia="Times New Roman" w:hAnsi="Times New Roman" w:cs="Times New Roman"/>
        </w:rPr>
        <w:t xml:space="preserve">effective number of test centers have evolved during the different COVID-19 waves. </w:t>
      </w:r>
      <w:r w:rsidR="00143794" w:rsidRPr="00265F51">
        <w:rPr>
          <w:rFonts w:ascii="Times New Roman" w:eastAsia="Times New Roman" w:hAnsi="Times New Roman" w:cs="Times New Roman"/>
        </w:rPr>
        <w:t>W</w:t>
      </w:r>
      <w:r w:rsidR="005A17FB" w:rsidRPr="00265F51">
        <w:rPr>
          <w:rFonts w:ascii="Times New Roman" w:eastAsia="Times New Roman" w:hAnsi="Times New Roman" w:cs="Times New Roman"/>
        </w:rPr>
        <w:t xml:space="preserve">e examined the overall trends in the </w:t>
      </w:r>
      <w:sdt>
        <w:sdtPr>
          <w:tag w:val="goog_rdk_167"/>
          <w:id w:val="1901554957"/>
        </w:sdtPr>
        <w:sdtEndPr/>
        <w:sdtContent>
          <w:r w:rsidR="005A17FB" w:rsidRPr="00265F51">
            <w:rPr>
              <w:rFonts w:ascii="Times New Roman" w:eastAsia="Times New Roman" w:hAnsi="Times New Roman" w:cs="Times New Roman"/>
            </w:rPr>
            <w:t>COVID-19</w:t>
          </w:r>
        </w:sdtContent>
      </w:sdt>
      <w:r w:rsidR="005A17FB" w:rsidRPr="00265F51">
        <w:rPr>
          <w:rFonts w:ascii="Times New Roman" w:eastAsia="Times New Roman" w:hAnsi="Times New Roman" w:cs="Times New Roman"/>
        </w:rPr>
        <w:t xml:space="preserve"> ICU admission rate and the availability of SHIELD test centers across all zip codes over the study period. </w:t>
      </w:r>
      <w:r w:rsidR="00596463" w:rsidRPr="00265F51">
        <w:rPr>
          <w:rFonts w:ascii="Times New Roman" w:eastAsia="Times New Roman" w:hAnsi="Times New Roman" w:cs="Times New Roman"/>
        </w:rPr>
        <w:t xml:space="preserve">Figure </w:t>
      </w:r>
      <w:r w:rsidR="00DD3D9A" w:rsidRPr="00265F51">
        <w:rPr>
          <w:rFonts w:ascii="Times New Roman" w:eastAsia="Times New Roman" w:hAnsi="Times New Roman" w:cs="Times New Roman"/>
        </w:rPr>
        <w:t>3</w:t>
      </w:r>
      <w:sdt>
        <w:sdtPr>
          <w:tag w:val="goog_rdk_177"/>
          <w:id w:val="-1810629698"/>
        </w:sdtPr>
        <w:sdtEndPr/>
        <w:sdtContent>
          <w:r w:rsidR="005A17FB" w:rsidRPr="00265F51">
            <w:rPr>
              <w:rFonts w:ascii="Times New Roman" w:eastAsia="Times New Roman" w:hAnsi="Times New Roman" w:cs="Times New Roman"/>
            </w:rPr>
            <w:t xml:space="preserve"> demonstrates</w:t>
          </w:r>
        </w:sdtContent>
      </w:sdt>
      <w:r w:rsidR="005A17FB" w:rsidRPr="00265F51">
        <w:rPr>
          <w:rFonts w:ascii="Times New Roman" w:eastAsia="Times New Roman" w:hAnsi="Times New Roman" w:cs="Times New Roman"/>
        </w:rPr>
        <w:t xml:space="preserve"> the relationship between the </w:t>
      </w:r>
      <w:commentRangeStart w:id="243"/>
      <w:r w:rsidR="005A17FB" w:rsidRPr="00265F51">
        <w:rPr>
          <w:rFonts w:ascii="Times New Roman" w:eastAsia="Times New Roman" w:hAnsi="Times New Roman" w:cs="Times New Roman"/>
        </w:rPr>
        <w:t xml:space="preserve">average </w:t>
      </w:r>
      <w:commentRangeEnd w:id="243"/>
      <w:r w:rsidR="00822C69">
        <w:rPr>
          <w:rStyle w:val="CommentReference"/>
        </w:rPr>
        <w:commentReference w:id="243"/>
      </w:r>
      <w:r w:rsidR="005A17FB" w:rsidRPr="00265F51">
        <w:rPr>
          <w:rFonts w:ascii="Times New Roman" w:eastAsia="Times New Roman" w:hAnsi="Times New Roman" w:cs="Times New Roman"/>
        </w:rPr>
        <w:t xml:space="preserve">effective number of SHIELD test centers and the </w:t>
      </w:r>
      <w:commentRangeStart w:id="244"/>
      <w:r w:rsidR="005A17FB" w:rsidRPr="00265F51">
        <w:rPr>
          <w:rFonts w:ascii="Times New Roman" w:eastAsia="Times New Roman" w:hAnsi="Times New Roman" w:cs="Times New Roman"/>
        </w:rPr>
        <w:t xml:space="preserve">average </w:t>
      </w:r>
      <w:commentRangeEnd w:id="244"/>
      <w:r w:rsidR="00822C69">
        <w:rPr>
          <w:rStyle w:val="CommentReference"/>
        </w:rPr>
        <w:commentReference w:id="244"/>
      </w:r>
      <w:r w:rsidR="005A17FB" w:rsidRPr="00265F51">
        <w:rPr>
          <w:rFonts w:ascii="Times New Roman" w:eastAsia="Times New Roman" w:hAnsi="Times New Roman" w:cs="Times New Roman"/>
        </w:rPr>
        <w:t>COVID-19 ICU admission rates across different zip codes</w:t>
      </w:r>
      <w:r w:rsidR="003C51DF" w:rsidRPr="00265F51">
        <w:rPr>
          <w:rFonts w:ascii="Times New Roman" w:eastAsia="Times New Roman" w:hAnsi="Times New Roman" w:cs="Times New Roman"/>
        </w:rPr>
        <w:t xml:space="preserve"> over time</w:t>
      </w:r>
      <w:r w:rsidR="005A17FB" w:rsidRPr="00265F51">
        <w:rPr>
          <w:rFonts w:ascii="Times New Roman" w:eastAsia="Times New Roman" w:hAnsi="Times New Roman" w:cs="Times New Roman"/>
        </w:rPr>
        <w:t xml:space="preserve">, categorized by their level of deprivation using the ADI. </w:t>
      </w:r>
      <w:commentRangeStart w:id="245"/>
      <w:r w:rsidR="005A17FB" w:rsidRPr="008811B6">
        <w:rPr>
          <w:rFonts w:ascii="Times New Roman" w:eastAsia="Times New Roman" w:hAnsi="Times New Roman" w:cs="Times New Roman"/>
          <w:strike/>
          <w:rPrChange w:id="246" w:author="Tootooni, Mohammad Samie" w:date="2024-10-16T16:55:00Z">
            <w:rPr>
              <w:rFonts w:ascii="Times New Roman" w:eastAsia="Times New Roman" w:hAnsi="Times New Roman" w:cs="Times New Roman"/>
            </w:rPr>
          </w:rPrChange>
        </w:rPr>
        <w:t xml:space="preserve">The green bars represent the average effective number of SHIELD test centers in </w:t>
      </w:r>
      <w:r w:rsidR="006E67B3" w:rsidRPr="008811B6">
        <w:rPr>
          <w:rFonts w:ascii="Times New Roman" w:eastAsia="Times New Roman" w:hAnsi="Times New Roman" w:cs="Times New Roman"/>
          <w:strike/>
          <w:rPrChange w:id="247" w:author="Tootooni, Mohammad Samie" w:date="2024-10-16T16:55:00Z">
            <w:rPr>
              <w:rFonts w:ascii="Times New Roman" w:eastAsia="Times New Roman" w:hAnsi="Times New Roman" w:cs="Times New Roman"/>
            </w:rPr>
          </w:rPrChange>
        </w:rPr>
        <w:t xml:space="preserve">low </w:t>
      </w:r>
      <w:r w:rsidR="005A17FB" w:rsidRPr="008811B6">
        <w:rPr>
          <w:rFonts w:ascii="Times New Roman" w:eastAsia="Times New Roman" w:hAnsi="Times New Roman" w:cs="Times New Roman"/>
          <w:strike/>
          <w:rPrChange w:id="248" w:author="Tootooni, Mohammad Samie" w:date="2024-10-16T16:55:00Z">
            <w:rPr>
              <w:rFonts w:ascii="Times New Roman" w:eastAsia="Times New Roman" w:hAnsi="Times New Roman" w:cs="Times New Roman"/>
            </w:rPr>
          </w:rPrChange>
        </w:rPr>
        <w:t xml:space="preserve">disadvantaged areas, while the orange bars indicate the same in </w:t>
      </w:r>
      <w:r w:rsidR="003D431C" w:rsidRPr="008811B6">
        <w:rPr>
          <w:rFonts w:ascii="Times New Roman" w:eastAsia="Times New Roman" w:hAnsi="Times New Roman" w:cs="Times New Roman"/>
          <w:strike/>
          <w:rPrChange w:id="249" w:author="Tootooni, Mohammad Samie" w:date="2024-10-16T16:55:00Z">
            <w:rPr>
              <w:rFonts w:ascii="Times New Roman" w:eastAsia="Times New Roman" w:hAnsi="Times New Roman" w:cs="Times New Roman"/>
            </w:rPr>
          </w:rPrChange>
        </w:rPr>
        <w:t xml:space="preserve">high </w:t>
      </w:r>
      <w:r w:rsidR="005A17FB" w:rsidRPr="008811B6">
        <w:rPr>
          <w:rFonts w:ascii="Times New Roman" w:eastAsia="Times New Roman" w:hAnsi="Times New Roman" w:cs="Times New Roman"/>
          <w:strike/>
          <w:rPrChange w:id="250" w:author="Tootooni, Mohammad Samie" w:date="2024-10-16T16:55:00Z">
            <w:rPr>
              <w:rFonts w:ascii="Times New Roman" w:eastAsia="Times New Roman" w:hAnsi="Times New Roman" w:cs="Times New Roman"/>
            </w:rPr>
          </w:rPrChange>
        </w:rPr>
        <w:t xml:space="preserve">disadvantaged areas. The green and orange lines track the average </w:t>
      </w:r>
      <w:sdt>
        <w:sdtPr>
          <w:rPr>
            <w:strike/>
          </w:rPr>
          <w:tag w:val="goog_rdk_179"/>
          <w:id w:val="1797718498"/>
        </w:sdtPr>
        <w:sdtEndPr/>
        <w:sdtContent>
          <w:r w:rsidR="005A17FB" w:rsidRPr="008811B6">
            <w:rPr>
              <w:rFonts w:ascii="Times New Roman" w:eastAsia="Times New Roman" w:hAnsi="Times New Roman" w:cs="Times New Roman"/>
              <w:strike/>
              <w:rPrChange w:id="251" w:author="Tootooni, Mohammad Samie" w:date="2024-10-16T16:55:00Z">
                <w:rPr>
                  <w:rFonts w:ascii="Times New Roman" w:eastAsia="Times New Roman" w:hAnsi="Times New Roman" w:cs="Times New Roman"/>
                </w:rPr>
              </w:rPrChange>
            </w:rPr>
            <w:t>COVID-19</w:t>
          </w:r>
        </w:sdtContent>
      </w:sdt>
      <w:r w:rsidR="005A17FB" w:rsidRPr="008811B6">
        <w:rPr>
          <w:rFonts w:ascii="Times New Roman" w:eastAsia="Times New Roman" w:hAnsi="Times New Roman" w:cs="Times New Roman"/>
          <w:strike/>
          <w:rPrChange w:id="252" w:author="Tootooni, Mohammad Samie" w:date="2024-10-16T16:55:00Z">
            <w:rPr>
              <w:rFonts w:ascii="Times New Roman" w:eastAsia="Times New Roman" w:hAnsi="Times New Roman" w:cs="Times New Roman"/>
            </w:rPr>
          </w:rPrChange>
        </w:rPr>
        <w:t xml:space="preserve"> ICU admission rates in </w:t>
      </w:r>
      <w:r w:rsidR="006E67B3" w:rsidRPr="008811B6">
        <w:rPr>
          <w:rFonts w:ascii="Times New Roman" w:eastAsia="Times New Roman" w:hAnsi="Times New Roman" w:cs="Times New Roman"/>
          <w:strike/>
          <w:rPrChange w:id="253" w:author="Tootooni, Mohammad Samie" w:date="2024-10-16T16:55:00Z">
            <w:rPr>
              <w:rFonts w:ascii="Times New Roman" w:eastAsia="Times New Roman" w:hAnsi="Times New Roman" w:cs="Times New Roman"/>
            </w:rPr>
          </w:rPrChange>
        </w:rPr>
        <w:t xml:space="preserve">low </w:t>
      </w:r>
      <w:r w:rsidR="005A17FB" w:rsidRPr="008811B6">
        <w:rPr>
          <w:rFonts w:ascii="Times New Roman" w:eastAsia="Times New Roman" w:hAnsi="Times New Roman" w:cs="Times New Roman"/>
          <w:strike/>
          <w:rPrChange w:id="254" w:author="Tootooni, Mohammad Samie" w:date="2024-10-16T16:55:00Z">
            <w:rPr>
              <w:rFonts w:ascii="Times New Roman" w:eastAsia="Times New Roman" w:hAnsi="Times New Roman" w:cs="Times New Roman"/>
            </w:rPr>
          </w:rPrChange>
        </w:rPr>
        <w:t xml:space="preserve">and </w:t>
      </w:r>
      <w:r w:rsidR="003D431C" w:rsidRPr="008811B6">
        <w:rPr>
          <w:rFonts w:ascii="Times New Roman" w:eastAsia="Times New Roman" w:hAnsi="Times New Roman" w:cs="Times New Roman"/>
          <w:strike/>
          <w:rPrChange w:id="255" w:author="Tootooni, Mohammad Samie" w:date="2024-10-16T16:55:00Z">
            <w:rPr>
              <w:rFonts w:ascii="Times New Roman" w:eastAsia="Times New Roman" w:hAnsi="Times New Roman" w:cs="Times New Roman"/>
            </w:rPr>
          </w:rPrChange>
        </w:rPr>
        <w:t xml:space="preserve">high </w:t>
      </w:r>
      <w:r w:rsidR="005A17FB" w:rsidRPr="008811B6">
        <w:rPr>
          <w:rFonts w:ascii="Times New Roman" w:eastAsia="Times New Roman" w:hAnsi="Times New Roman" w:cs="Times New Roman"/>
          <w:strike/>
          <w:rPrChange w:id="256" w:author="Tootooni, Mohammad Samie" w:date="2024-10-16T16:55:00Z">
            <w:rPr>
              <w:rFonts w:ascii="Times New Roman" w:eastAsia="Times New Roman" w:hAnsi="Times New Roman" w:cs="Times New Roman"/>
            </w:rPr>
          </w:rPrChange>
        </w:rPr>
        <w:t xml:space="preserve">disadvantaged areas. </w:t>
      </w:r>
      <w:commentRangeEnd w:id="245"/>
      <w:r w:rsidR="008811B6">
        <w:rPr>
          <w:rStyle w:val="CommentReference"/>
        </w:rPr>
        <w:commentReference w:id="245"/>
      </w:r>
      <w:ins w:id="257" w:author="Tootooni, Mohammad Samie" w:date="2024-10-16T17:03:00Z">
        <w:r w:rsidR="00167C50" w:rsidRPr="00167C50">
          <w:t xml:space="preserve"> </w:t>
        </w:r>
        <w:r w:rsidR="00167C50" w:rsidRPr="00167C50">
          <w:rPr>
            <w:rFonts w:ascii="Times New Roman" w:eastAsia="Times New Roman" w:hAnsi="Times New Roman" w:cs="Times New Roman"/>
            <w:rPrChange w:id="258" w:author="Tootooni, Mohammad Samie" w:date="2024-10-16T17:03:00Z">
              <w:rPr>
                <w:rFonts w:ascii="Times New Roman" w:eastAsia="Times New Roman" w:hAnsi="Times New Roman" w:cs="Times New Roman"/>
                <w:strike/>
              </w:rPr>
            </w:rPrChange>
          </w:rPr>
          <w:t xml:space="preserve">The data shows that during the peaks of the pandemic, particularly during the Delta and Omicron waves, the number of SHIELD test centers increased significantly in both highly disadvantaged and less-disadvantaged areas. However, less-disadvantaged areas consistently maintained a higher number of effective test centers throughout the period. Despite the rise in test centers, COVID-19 ICU admission rates remained notably higher in more disadvantaged zip codes, especially during these waves. This suggests that, even with increased access to testing, socioeconomically disadvantaged areas </w:t>
        </w:r>
        <w:r w:rsidR="00167C50" w:rsidRPr="00167C50">
          <w:rPr>
            <w:rFonts w:ascii="Times New Roman" w:eastAsia="Times New Roman" w:hAnsi="Times New Roman" w:cs="Times New Roman"/>
            <w:rPrChange w:id="259" w:author="Tootooni, Mohammad Samie" w:date="2024-10-16T17:03:00Z">
              <w:rPr>
                <w:rFonts w:ascii="Times New Roman" w:eastAsia="Times New Roman" w:hAnsi="Times New Roman" w:cs="Times New Roman"/>
                <w:strike/>
              </w:rPr>
            </w:rPrChange>
          </w:rPr>
          <w:lastRenderedPageBreak/>
          <w:t>faced a disproportionately heavier burden of severe COVID-19 cases, underscoring the persistent health disparities in these communities during the pandemic.</w:t>
        </w:r>
      </w:ins>
      <w:del w:id="260" w:author="Tootooni, Mohammad Samie" w:date="2024-10-16T17:03:00Z">
        <w:r w:rsidR="005A17FB" w:rsidRPr="00265F51" w:rsidDel="00167C50">
          <w:rPr>
            <w:rFonts w:ascii="Times New Roman" w:eastAsia="Times New Roman" w:hAnsi="Times New Roman" w:cs="Times New Roman"/>
          </w:rPr>
          <w:delText xml:space="preserve">The data reveals that during the pandemic’s peaks, specifically the Delta and Omicron waves, the effective number of SHIELD test centers increased significantly in both </w:delText>
        </w:r>
        <w:r w:rsidR="001F4F2F" w:rsidRPr="00265F51" w:rsidDel="00167C50">
          <w:rPr>
            <w:rFonts w:ascii="Times New Roman" w:eastAsia="Times New Roman" w:hAnsi="Times New Roman" w:cs="Times New Roman"/>
          </w:rPr>
          <w:delText>high</w:delText>
        </w:r>
        <w:r w:rsidR="005A17FB" w:rsidRPr="00265F51" w:rsidDel="00167C50">
          <w:rPr>
            <w:rFonts w:ascii="Times New Roman" w:eastAsia="Times New Roman" w:hAnsi="Times New Roman" w:cs="Times New Roman"/>
          </w:rPr>
          <w:delText xml:space="preserve"> and </w:delText>
        </w:r>
        <w:r w:rsidR="0010716E" w:rsidRPr="00265F51" w:rsidDel="00167C50">
          <w:rPr>
            <w:rFonts w:ascii="Times New Roman" w:eastAsia="Times New Roman" w:hAnsi="Times New Roman" w:cs="Times New Roman"/>
          </w:rPr>
          <w:delText>low-disadvantaged</w:delText>
        </w:r>
        <w:r w:rsidR="005A17FB" w:rsidRPr="00265F51" w:rsidDel="00167C50">
          <w:rPr>
            <w:rFonts w:ascii="Times New Roman" w:eastAsia="Times New Roman" w:hAnsi="Times New Roman" w:cs="Times New Roman"/>
          </w:rPr>
          <w:delText xml:space="preserve"> areas. However, </w:delText>
        </w:r>
      </w:del>
      <w:del w:id="261" w:author="Tootooni, Mohammad Samie" w:date="2024-10-16T16:57:00Z">
        <w:r w:rsidR="0010716E" w:rsidRPr="00265F51" w:rsidDel="008811B6">
          <w:rPr>
            <w:rFonts w:ascii="Times New Roman" w:eastAsia="Times New Roman" w:hAnsi="Times New Roman" w:cs="Times New Roman"/>
          </w:rPr>
          <w:delText>low-</w:delText>
        </w:r>
      </w:del>
      <w:del w:id="262" w:author="Tootooni, Mohammad Samie" w:date="2024-10-16T17:03:00Z">
        <w:r w:rsidR="0010716E" w:rsidRPr="00265F51" w:rsidDel="00167C50">
          <w:rPr>
            <w:rFonts w:ascii="Times New Roman" w:eastAsia="Times New Roman" w:hAnsi="Times New Roman" w:cs="Times New Roman"/>
          </w:rPr>
          <w:delText>disadvantaged</w:delText>
        </w:r>
        <w:r w:rsidR="005A17FB" w:rsidRPr="00265F51" w:rsidDel="00167C50">
          <w:rPr>
            <w:rFonts w:ascii="Times New Roman" w:eastAsia="Times New Roman" w:hAnsi="Times New Roman" w:cs="Times New Roman"/>
          </w:rPr>
          <w:delText xml:space="preserve"> areas consistently had a higher effective </w:delText>
        </w:r>
      </w:del>
      <w:customXmlDelRangeStart w:id="263" w:author="Tootooni, Mohammad Samie" w:date="2024-10-16T17:03:00Z"/>
      <w:sdt>
        <w:sdtPr>
          <w:tag w:val="goog_rdk_183"/>
          <w:id w:val="-824427060"/>
        </w:sdtPr>
        <w:sdtEndPr/>
        <w:sdtContent>
          <w:customXmlDelRangeEnd w:id="263"/>
          <w:del w:id="264" w:author="Tootooni, Mohammad Samie" w:date="2024-10-16T17:03:00Z">
            <w:r w:rsidR="005A17FB" w:rsidRPr="00265F51" w:rsidDel="00167C50">
              <w:rPr>
                <w:rFonts w:ascii="Times New Roman" w:eastAsia="Times New Roman" w:hAnsi="Times New Roman" w:cs="Times New Roman"/>
              </w:rPr>
              <w:delText xml:space="preserve">number of </w:delText>
            </w:r>
          </w:del>
          <w:customXmlDelRangeStart w:id="265" w:author="Tootooni, Mohammad Samie" w:date="2024-10-16T17:03:00Z"/>
        </w:sdtContent>
      </w:sdt>
      <w:customXmlDelRangeEnd w:id="265"/>
      <w:del w:id="266" w:author="Tootooni, Mohammad Samie" w:date="2024-10-16T17:03:00Z">
        <w:r w:rsidR="005A17FB" w:rsidRPr="00265F51" w:rsidDel="00167C50">
          <w:rPr>
            <w:rFonts w:ascii="Times New Roman" w:eastAsia="Times New Roman" w:hAnsi="Times New Roman" w:cs="Times New Roman"/>
          </w:rPr>
          <w:delText>test centers throughout the observed period.</w:delText>
        </w:r>
        <w:r w:rsidR="00C468BC" w:rsidRPr="00265F51" w:rsidDel="00167C50">
          <w:rPr>
            <w:rFonts w:ascii="Times New Roman" w:eastAsia="Times New Roman" w:hAnsi="Times New Roman" w:cs="Times New Roman"/>
          </w:rPr>
          <w:delText xml:space="preserve"> </w:delText>
        </w:r>
      </w:del>
      <w:del w:id="267" w:author="Tootooni, Mohammad Samie" w:date="2024-10-16T17:00:00Z">
        <w:r w:rsidR="00C468BC" w:rsidRPr="00265F51" w:rsidDel="0006713B">
          <w:rPr>
            <w:rFonts w:ascii="Times New Roman" w:eastAsia="Times New Roman" w:hAnsi="Times New Roman" w:cs="Times New Roman"/>
          </w:rPr>
          <w:delText xml:space="preserve">One possible explanation could be the SHIELD program policy regarding the participants. According to SHIELD, </w:delText>
        </w:r>
        <w:r w:rsidR="00C468BC" w:rsidRPr="00265F51" w:rsidDel="0006713B">
          <w:rPr>
            <w:rFonts w:ascii="Times New Roman" w:hAnsi="Times New Roman" w:cs="Times New Roman"/>
          </w:rPr>
          <w:delText xml:space="preserve">participation in the program was voluntary, and school districts, including Chicago Public Schools, had the final decision on </w:delText>
        </w:r>
        <w:r w:rsidR="003F22AE" w:rsidRPr="00265F51" w:rsidDel="0006713B">
          <w:rPr>
            <w:rFonts w:ascii="Times New Roman" w:hAnsi="Times New Roman" w:cs="Times New Roman"/>
          </w:rPr>
          <w:delText>whether</w:delText>
        </w:r>
        <w:r w:rsidR="00C468BC" w:rsidRPr="00265F51" w:rsidDel="0006713B">
          <w:rPr>
            <w:rFonts w:ascii="Times New Roman" w:hAnsi="Times New Roman" w:cs="Times New Roman"/>
          </w:rPr>
          <w:delText xml:space="preserve"> to engage in the program. </w:delText>
        </w:r>
      </w:del>
      <w:del w:id="268" w:author="Tootooni, Mohammad Samie" w:date="2024-10-16T17:03:00Z">
        <w:r w:rsidR="005A17FB" w:rsidRPr="00265F51" w:rsidDel="00167C50">
          <w:rPr>
            <w:rFonts w:ascii="Times New Roman" w:eastAsia="Times New Roman" w:hAnsi="Times New Roman" w:cs="Times New Roman"/>
          </w:rPr>
          <w:delText xml:space="preserve">Despite this, the COVID-19 ICU admission rates were generally higher in </w:delText>
        </w:r>
      </w:del>
      <w:del w:id="269" w:author="Tootooni, Mohammad Samie" w:date="2024-10-16T15:04:00Z">
        <w:r w:rsidR="0082271A" w:rsidRPr="00265F51" w:rsidDel="000633E3">
          <w:rPr>
            <w:rFonts w:ascii="Times New Roman" w:eastAsia="Times New Roman" w:hAnsi="Times New Roman" w:cs="Times New Roman"/>
          </w:rPr>
          <w:delText>highly</w:delText>
        </w:r>
        <w:r w:rsidR="005A17FB" w:rsidRPr="00265F51" w:rsidDel="000633E3">
          <w:rPr>
            <w:rFonts w:ascii="Times New Roman" w:eastAsia="Times New Roman" w:hAnsi="Times New Roman" w:cs="Times New Roman"/>
          </w:rPr>
          <w:delText xml:space="preserve"> </w:delText>
        </w:r>
      </w:del>
      <w:del w:id="270" w:author="Tootooni, Mohammad Samie" w:date="2024-10-16T17:03:00Z">
        <w:r w:rsidR="005A17FB" w:rsidRPr="00265F51" w:rsidDel="00167C50">
          <w:rPr>
            <w:rFonts w:ascii="Times New Roman" w:eastAsia="Times New Roman" w:hAnsi="Times New Roman" w:cs="Times New Roman"/>
          </w:rPr>
          <w:delText>disadvantaged zip codes, particularly during the Delta and Omicron waves.</w:delText>
        </w:r>
        <w:r w:rsidR="00355B9C" w:rsidRPr="00265F51" w:rsidDel="00167C50">
          <w:rPr>
            <w:rFonts w:ascii="Times New Roman" w:eastAsia="Times New Roman" w:hAnsi="Times New Roman" w:cs="Times New Roman"/>
          </w:rPr>
          <w:delText xml:space="preserve"> </w:delText>
        </w:r>
        <w:r w:rsidR="005A17FB" w:rsidRPr="00265F51" w:rsidDel="00167C50">
          <w:rPr>
            <w:rFonts w:ascii="Times New Roman" w:eastAsia="Times New Roman" w:hAnsi="Times New Roman" w:cs="Times New Roman"/>
          </w:rPr>
          <w:delText xml:space="preserve">This trend suggests that </w:delText>
        </w:r>
        <w:r w:rsidR="003D431C" w:rsidRPr="00DA49D9" w:rsidDel="00167C50">
          <w:rPr>
            <w:rFonts w:ascii="Times New Roman" w:eastAsia="Times New Roman" w:hAnsi="Times New Roman" w:cs="Times New Roman"/>
          </w:rPr>
          <w:delText>high</w:delText>
        </w:r>
        <w:r w:rsidR="003D431C" w:rsidRPr="00265F51" w:rsidDel="00167C50">
          <w:rPr>
            <w:rFonts w:ascii="Times New Roman" w:eastAsia="Times New Roman" w:hAnsi="Times New Roman" w:cs="Times New Roman"/>
          </w:rPr>
          <w:delText xml:space="preserve"> </w:delText>
        </w:r>
        <w:r w:rsidR="005A17FB" w:rsidRPr="00265F51" w:rsidDel="00167C50">
          <w:rPr>
            <w:rFonts w:ascii="Times New Roman" w:eastAsia="Times New Roman" w:hAnsi="Times New Roman" w:cs="Times New Roman"/>
          </w:rPr>
          <w:delText xml:space="preserve">disadvantaged areas experienced a </w:delText>
        </w:r>
        <w:r w:rsidR="0010716E" w:rsidRPr="00265F51" w:rsidDel="00167C50">
          <w:rPr>
            <w:rFonts w:ascii="Times New Roman" w:eastAsia="Times New Roman" w:hAnsi="Times New Roman" w:cs="Times New Roman"/>
          </w:rPr>
          <w:delText xml:space="preserve">more significant </w:delText>
        </w:r>
        <w:r w:rsidR="005A17FB" w:rsidRPr="00265F51" w:rsidDel="00167C50">
          <w:rPr>
            <w:rFonts w:ascii="Times New Roman" w:eastAsia="Times New Roman" w:hAnsi="Times New Roman" w:cs="Times New Roman"/>
          </w:rPr>
          <w:delText xml:space="preserve">burden of severe COVID-19 cases, even as the number of SHIELD centers increased. </w:delText>
        </w:r>
      </w:del>
    </w:p>
    <w:p w14:paraId="0000004D" w14:textId="1C7D8D89" w:rsidR="00743DF7" w:rsidRDefault="002F7A61">
      <w:pPr>
        <w:spacing w:after="0" w:line="360" w:lineRule="auto"/>
        <w:jc w:val="both"/>
        <w:rPr>
          <w:rFonts w:ascii="Arial" w:eastAsia="Arial" w:hAnsi="Arial" w:cs="Arial"/>
          <w:sz w:val="24"/>
          <w:szCs w:val="24"/>
        </w:rPr>
      </w:pPr>
      <w:commentRangeStart w:id="271"/>
      <w:r>
        <w:rPr>
          <w:noProof/>
        </w:rPr>
        <w:drawing>
          <wp:inline distT="0" distB="0" distL="0" distR="0" wp14:anchorId="1AB46629" wp14:editId="33F5122D">
            <wp:extent cx="5943600" cy="3201035"/>
            <wp:effectExtent l="0" t="0" r="0" b="0"/>
            <wp:docPr id="1149597725" name="Picture 1" descr="A graph of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7725" name="Picture 1" descr="A graph of green and orange lines&#10;&#10;Description automatically generated"/>
                    <pic:cNvPicPr/>
                  </pic:nvPicPr>
                  <pic:blipFill>
                    <a:blip r:embed="rId16"/>
                    <a:stretch>
                      <a:fillRect/>
                    </a:stretch>
                  </pic:blipFill>
                  <pic:spPr>
                    <a:xfrm>
                      <a:off x="0" y="0"/>
                      <a:ext cx="5943600" cy="3201035"/>
                    </a:xfrm>
                    <a:prstGeom prst="rect">
                      <a:avLst/>
                    </a:prstGeom>
                  </pic:spPr>
                </pic:pic>
              </a:graphicData>
            </a:graphic>
          </wp:inline>
        </w:drawing>
      </w:r>
      <w:commentRangeEnd w:id="271"/>
      <w:r w:rsidR="0070285F">
        <w:rPr>
          <w:rStyle w:val="CommentReference"/>
        </w:rPr>
        <w:commentReference w:id="271"/>
      </w:r>
    </w:p>
    <w:p w14:paraId="0000004E" w14:textId="72C6D47A" w:rsidR="00743DF7" w:rsidRDefault="00403CD0">
      <w:pPr>
        <w:spacing w:after="240" w:line="240" w:lineRule="auto"/>
        <w:jc w:val="center"/>
        <w:rPr>
          <w:rFonts w:ascii="Times New Roman" w:eastAsia="Times New Roman" w:hAnsi="Times New Roman" w:cs="Times New Roman"/>
          <w:sz w:val="18"/>
          <w:szCs w:val="18"/>
        </w:rPr>
      </w:pPr>
      <w:sdt>
        <w:sdtPr>
          <w:tag w:val="goog_rdk_184"/>
          <w:id w:val="-16080652"/>
          <w:showingPlcHdr/>
        </w:sdtPr>
        <w:sdtEndPr/>
        <w:sdtContent>
          <w:r w:rsidR="003E4048">
            <w:t xml:space="preserve">     </w:t>
          </w:r>
        </w:sdtContent>
      </w:sdt>
      <w:r w:rsidR="005A17FB">
        <w:rPr>
          <w:rFonts w:ascii="Times New Roman" w:eastAsia="Times New Roman" w:hAnsi="Times New Roman" w:cs="Times New Roman"/>
          <w:b/>
          <w:sz w:val="18"/>
          <w:szCs w:val="18"/>
        </w:rPr>
        <w:t xml:space="preserve">Figure </w:t>
      </w:r>
      <w:r w:rsidR="005C5FD4">
        <w:rPr>
          <w:rFonts w:ascii="Times New Roman" w:eastAsia="Times New Roman" w:hAnsi="Times New Roman" w:cs="Times New Roman"/>
          <w:b/>
          <w:sz w:val="18"/>
          <w:szCs w:val="18"/>
        </w:rPr>
        <w:t>3</w:t>
      </w:r>
      <w:r w:rsidR="005A17FB">
        <w:rPr>
          <w:rFonts w:ascii="Times New Roman" w:eastAsia="Times New Roman" w:hAnsi="Times New Roman" w:cs="Times New Roman"/>
          <w:b/>
          <w:sz w:val="18"/>
          <w:szCs w:val="18"/>
        </w:rPr>
        <w:t>:</w:t>
      </w:r>
      <w:r w:rsidR="005A17FB">
        <w:rPr>
          <w:rFonts w:ascii="Times New Roman" w:eastAsia="Times New Roman" w:hAnsi="Times New Roman" w:cs="Times New Roman"/>
          <w:sz w:val="18"/>
          <w:szCs w:val="18"/>
        </w:rPr>
        <w:t xml:space="preserve"> Trends in COVID-19 ICU admission rates and </w:t>
      </w:r>
      <w:r w:rsidR="00E13F01">
        <w:rPr>
          <w:rFonts w:ascii="Times New Roman" w:eastAsia="Times New Roman" w:hAnsi="Times New Roman" w:cs="Times New Roman"/>
          <w:sz w:val="18"/>
          <w:szCs w:val="18"/>
        </w:rPr>
        <w:t xml:space="preserve">effective number of </w:t>
      </w:r>
      <w:r w:rsidR="005A17FB">
        <w:rPr>
          <w:rFonts w:ascii="Times New Roman" w:eastAsia="Times New Roman" w:hAnsi="Times New Roman" w:cs="Times New Roman"/>
          <w:sz w:val="18"/>
          <w:szCs w:val="18"/>
        </w:rPr>
        <w:t xml:space="preserve">SHIELD test </w:t>
      </w:r>
      <w:r w:rsidR="0010716E">
        <w:rPr>
          <w:rFonts w:ascii="Times New Roman" w:eastAsia="Times New Roman" w:hAnsi="Times New Roman" w:cs="Times New Roman"/>
          <w:sz w:val="18"/>
          <w:szCs w:val="18"/>
        </w:rPr>
        <w:t xml:space="preserve">centers </w:t>
      </w:r>
      <w:r w:rsidR="005A17FB">
        <w:rPr>
          <w:rFonts w:ascii="Times New Roman" w:eastAsia="Times New Roman" w:hAnsi="Times New Roman" w:cs="Times New Roman"/>
          <w:sz w:val="18"/>
          <w:szCs w:val="18"/>
        </w:rPr>
        <w:t>across zip codes over time</w:t>
      </w:r>
    </w:p>
    <w:p w14:paraId="0000004F" w14:textId="77777777" w:rsidR="00743DF7" w:rsidRPr="00DA49D9" w:rsidRDefault="005A17FB" w:rsidP="00DA49D9">
      <w:pPr>
        <w:spacing w:before="120" w:after="12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Linear Mixed-Effect Regression Model</w:t>
      </w:r>
    </w:p>
    <w:p w14:paraId="13C317EB" w14:textId="6B868D76" w:rsidR="00415D37" w:rsidRDefault="005A17FB" w:rsidP="00F11953">
      <w:pPr>
        <w:spacing w:before="120" w:after="0" w:line="480" w:lineRule="auto"/>
        <w:jc w:val="both"/>
        <w:rPr>
          <w:ins w:id="272" w:author="Tootooni, Mohammad Samie" w:date="2024-10-16T17:23:00Z"/>
          <w:rFonts w:ascii="Times New Roman" w:eastAsia="Times New Roman" w:hAnsi="Times New Roman" w:cs="Times New Roman"/>
        </w:rPr>
      </w:pPr>
      <w:r w:rsidRPr="00265F51">
        <w:rPr>
          <w:rFonts w:ascii="Times New Roman" w:eastAsia="Times New Roman" w:hAnsi="Times New Roman" w:cs="Times New Roman"/>
        </w:rPr>
        <w:t xml:space="preserve">Table 2 </w:t>
      </w:r>
      <w:sdt>
        <w:sdtPr>
          <w:tag w:val="goog_rdk_185"/>
          <w:id w:val="-683436342"/>
        </w:sdtPr>
        <w:sdtEndPr/>
        <w:sdtContent>
          <w:r w:rsidRPr="00265F51">
            <w:rPr>
              <w:rFonts w:ascii="Times New Roman" w:eastAsia="Times New Roman" w:hAnsi="Times New Roman" w:cs="Times New Roman"/>
            </w:rPr>
            <w:t xml:space="preserve">summarizes </w:t>
          </w:r>
        </w:sdtContent>
      </w:sdt>
      <w:r w:rsidRPr="00265F51">
        <w:rPr>
          <w:rFonts w:ascii="Times New Roman" w:eastAsia="Times New Roman" w:hAnsi="Times New Roman" w:cs="Times New Roman"/>
        </w:rPr>
        <w:t xml:space="preserve">regression models examining the relationship between </w:t>
      </w:r>
      <w:sdt>
        <w:sdtPr>
          <w:tag w:val="goog_rdk_187"/>
          <w:id w:val="-1846079385"/>
        </w:sdtPr>
        <w:sdtEndPr/>
        <w:sdtContent>
          <w:r w:rsidRPr="00265F51">
            <w:rPr>
              <w:rFonts w:ascii="Times New Roman" w:eastAsia="Times New Roman" w:hAnsi="Times New Roman" w:cs="Times New Roman"/>
            </w:rPr>
            <w:t xml:space="preserve">the effective number of </w:t>
          </w:r>
        </w:sdtContent>
      </w:sdt>
      <w:r w:rsidRPr="00265F51">
        <w:rPr>
          <w:rFonts w:ascii="Times New Roman" w:eastAsia="Times New Roman" w:hAnsi="Times New Roman" w:cs="Times New Roman"/>
        </w:rPr>
        <w:t xml:space="preserve">SHIELD test centers and </w:t>
      </w:r>
      <w:sdt>
        <w:sdtPr>
          <w:tag w:val="goog_rdk_188"/>
          <w:id w:val="2075311640"/>
        </w:sdtPr>
        <w:sdtEnd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during the Alpha, Delta, and </w:t>
      </w:r>
      <w:commentRangeStart w:id="273"/>
      <w:r w:rsidRPr="00265F51">
        <w:rPr>
          <w:rFonts w:ascii="Times New Roman" w:eastAsia="Times New Roman" w:hAnsi="Times New Roman" w:cs="Times New Roman"/>
        </w:rPr>
        <w:t>Omicron waves.</w:t>
      </w:r>
      <w:r w:rsidR="006350C1" w:rsidRPr="00265F51">
        <w:rPr>
          <w:rFonts w:ascii="Times New Roman" w:eastAsia="Times New Roman" w:hAnsi="Times New Roman" w:cs="Times New Roman"/>
        </w:rPr>
        <w:t xml:space="preserve"> </w:t>
      </w:r>
      <w:commentRangeEnd w:id="273"/>
      <w:r w:rsidR="00DA0FA8">
        <w:rPr>
          <w:rStyle w:val="CommentReference"/>
        </w:rPr>
        <w:commentReference w:id="273"/>
      </w:r>
      <w:r w:rsidR="007849F3" w:rsidRPr="00265F51">
        <w:rPr>
          <w:rFonts w:ascii="Times New Roman" w:eastAsia="Times New Roman" w:hAnsi="Times New Roman" w:cs="Times New Roman"/>
        </w:rPr>
        <w:t>While none of the models indicat</w:t>
      </w:r>
      <w:r w:rsidR="00056818" w:rsidRPr="00265F51">
        <w:rPr>
          <w:rFonts w:ascii="Times New Roman" w:eastAsia="Times New Roman" w:hAnsi="Times New Roman" w:cs="Times New Roman"/>
        </w:rPr>
        <w:t>e</w:t>
      </w:r>
      <w:r w:rsidR="007849F3" w:rsidRPr="00265F51">
        <w:rPr>
          <w:rFonts w:ascii="Times New Roman" w:eastAsia="Times New Roman" w:hAnsi="Times New Roman" w:cs="Times New Roman"/>
        </w:rPr>
        <w:t xml:space="preserve"> a significant impact of SHIELD test centers in disadvantaged areas during the Alpha wave, Model 2 during the Delta wave shows a positive and statistically significant effect </w:t>
      </w:r>
      <w:r w:rsidRPr="00265F51">
        <w:rPr>
          <w:rFonts w:ascii="Times New Roman" w:eastAsia="Times New Roman" w:hAnsi="Times New Roman" w:cs="Times New Roman"/>
        </w:rPr>
        <w:t>(</w:t>
      </w:r>
      <w:sdt>
        <w:sdtPr>
          <w:rPr>
            <w:i/>
          </w:rPr>
          <w:tag w:val="goog_rdk_195"/>
          <w:id w:val="1558355366"/>
        </w:sdtPr>
        <w:sdtEndPr/>
        <w:sdtContent>
          <m:oMath>
            <m:r>
              <w:rPr>
                <w:rFonts w:ascii="Cambria Math" w:hAnsi="Cambria Math"/>
              </w:rPr>
              <m:t>β=0.016, p&lt;0.1</m:t>
            </m:r>
          </m:oMath>
        </w:sdtContent>
      </w:sdt>
      <w:sdt>
        <w:sdtPr>
          <w:rPr>
            <w:i/>
            <w:iCs/>
          </w:rPr>
          <w:tag w:val="goog_rdk_194"/>
          <w:id w:val="507648515"/>
        </w:sdtPr>
        <w:sdtEndPr/>
        <w:sdtContent/>
      </w:sdt>
      <w:r w:rsidRPr="00265F51">
        <w:rPr>
          <w:rFonts w:ascii="Times New Roman" w:eastAsia="Times New Roman" w:hAnsi="Times New Roman" w:cs="Times New Roman"/>
        </w:rPr>
        <w:t xml:space="preserve">) </w:t>
      </w:r>
      <w:r w:rsidR="002A50A2" w:rsidRPr="00265F51">
        <w:t xml:space="preserve"> </w:t>
      </w:r>
      <w:r w:rsidR="002A50A2" w:rsidRPr="00265F51">
        <w:rPr>
          <w:rFonts w:ascii="Times New Roman" w:eastAsia="Times New Roman" w:hAnsi="Times New Roman" w:cs="Times New Roman"/>
        </w:rPr>
        <w:t>for areas with a higher ADI</w:t>
      </w:r>
      <w:r w:rsidR="00DD3D9A" w:rsidRPr="00265F51">
        <w:t xml:space="preserve">. </w:t>
      </w:r>
      <w:r w:rsidRPr="00265F51">
        <w:rPr>
          <w:rFonts w:ascii="Times New Roman" w:eastAsia="Times New Roman" w:hAnsi="Times New Roman" w:cs="Times New Roman"/>
        </w:rPr>
        <w:t xml:space="preserve">This suggests that these zip codes experienced higher </w:t>
      </w:r>
      <w:sdt>
        <w:sdtPr>
          <w:tag w:val="goog_rdk_201"/>
          <w:id w:val="-259912640"/>
        </w:sdtPr>
        <w:sdtEnd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w:t>
      </w:r>
      <w:r w:rsidR="00AD1A14" w:rsidRPr="00265F51">
        <w:rPr>
          <w:rFonts w:ascii="Times New Roman" w:eastAsia="Times New Roman" w:hAnsi="Times New Roman" w:cs="Times New Roman"/>
        </w:rPr>
        <w:t>,</w:t>
      </w:r>
      <w:r w:rsidRPr="00265F51">
        <w:rPr>
          <w:rFonts w:ascii="Times New Roman" w:eastAsia="Times New Roman" w:hAnsi="Times New Roman" w:cs="Times New Roman"/>
        </w:rPr>
        <w:t xml:space="preserve"> reflecting a </w:t>
      </w:r>
      <w:sdt>
        <w:sdtPr>
          <w:tag w:val="goog_rdk_203"/>
          <w:id w:val="-1594078716"/>
        </w:sdtPr>
        <w:sdtEndPr/>
        <w:sdtContent>
          <w:r w:rsidRPr="00265F51">
            <w:rPr>
              <w:rFonts w:ascii="Times New Roman" w:eastAsia="Times New Roman" w:hAnsi="Times New Roman" w:cs="Times New Roman"/>
            </w:rPr>
            <w:t>socioeconomic</w:t>
          </w:r>
        </w:sdtContent>
      </w:sdt>
      <w:r w:rsidRPr="00265F51">
        <w:rPr>
          <w:rFonts w:ascii="Times New Roman" w:eastAsia="Times New Roman" w:hAnsi="Times New Roman" w:cs="Times New Roman"/>
        </w:rPr>
        <w:t xml:space="preserve"> disparity in the burden of severe COVID-19 cases. For the Omicron wave, </w:t>
      </w:r>
      <w:r w:rsidR="006C398D" w:rsidRPr="00265F51">
        <w:rPr>
          <w:rFonts w:ascii="Times New Roman" w:eastAsia="Times New Roman" w:hAnsi="Times New Roman" w:cs="Times New Roman"/>
        </w:rPr>
        <w:t>M</w:t>
      </w:r>
      <w:r w:rsidRPr="00265F51">
        <w:rPr>
          <w:rFonts w:ascii="Times New Roman" w:eastAsia="Times New Roman" w:hAnsi="Times New Roman" w:cs="Times New Roman"/>
        </w:rPr>
        <w:t>odel 2 shows a positive and statistically significant</w:t>
      </w:r>
      <w:r w:rsidR="00854C25" w:rsidRPr="00DA49D9">
        <w:rPr>
          <w:rFonts w:ascii="Times New Roman" w:eastAsia="Times New Roman" w:hAnsi="Times New Roman" w:cs="Times New Roman"/>
        </w:rPr>
        <w:t xml:space="preserve"> impact of </w:t>
      </w:r>
      <w:del w:id="274" w:author="Tootooni, Mohammad Samie" w:date="2024-10-16T17:26:00Z">
        <w:r w:rsidRPr="00265F51" w:rsidDel="00C048F0">
          <w:rPr>
            <w:rFonts w:ascii="Times New Roman" w:eastAsia="Times New Roman" w:hAnsi="Times New Roman" w:cs="Times New Roman"/>
          </w:rPr>
          <w:delText xml:space="preserve"> </w:delText>
        </w:r>
      </w:del>
      <w:r w:rsidR="00C00FB3" w:rsidRPr="00DA49D9">
        <w:rPr>
          <w:rFonts w:ascii="Times New Roman" w:eastAsia="Times New Roman" w:hAnsi="Times New Roman" w:cs="Times New Roman"/>
        </w:rPr>
        <w:t>ADI</w:t>
      </w:r>
      <w:r w:rsidR="00C00FB3" w:rsidRPr="00265F51">
        <w:rPr>
          <w:rFonts w:ascii="Times New Roman" w:eastAsia="Times New Roman" w:hAnsi="Times New Roman" w:cs="Times New Roman"/>
        </w:rPr>
        <w:t xml:space="preserve"> </w:t>
      </w:r>
      <w:commentRangeStart w:id="275"/>
      <w:commentRangeEnd w:id="275"/>
      <w:r w:rsidR="00AD1A14" w:rsidRPr="00DA49D9">
        <w:rPr>
          <w:rStyle w:val="CommentReference"/>
          <w:sz w:val="22"/>
          <w:szCs w:val="22"/>
        </w:rPr>
        <w:commentReference w:id="275"/>
      </w:r>
      <w:r w:rsidR="00654135" w:rsidRPr="00265F51">
        <w:rPr>
          <w:rFonts w:ascii="Times New Roman" w:eastAsia="Times New Roman" w:hAnsi="Times New Roman" w:cs="Times New Roman"/>
        </w:rPr>
        <w:t>(</w:t>
      </w:r>
      <m:oMath>
        <m:r>
          <w:rPr>
            <w:rFonts w:ascii="Cambria Math" w:eastAsia="Times New Roman" w:hAnsi="Cambria Math" w:cs="Times New Roman"/>
          </w:rPr>
          <m:t>β=0.02</m:t>
        </m:r>
      </m:oMath>
      <w:r w:rsidR="00DD276C" w:rsidRPr="00265F51">
        <w:rPr>
          <w:rFonts w:ascii="Times New Roman" w:eastAsia="Times New Roman" w:hAnsi="Times New Roman" w:cs="Times New Roman"/>
        </w:rPr>
        <w:t xml:space="preserve"> </w:t>
      </w:r>
      <w:r w:rsidRPr="00265F51">
        <w:rPr>
          <w:rFonts w:ascii="Times New Roman" w:eastAsia="Times New Roman" w:hAnsi="Times New Roman" w:cs="Times New Roman"/>
        </w:rPr>
        <w:t>,</w:t>
      </w:r>
      <m:oMath>
        <m:r>
          <w:rPr>
            <w:rFonts w:ascii="Cambria Math" w:eastAsia="Times New Roman" w:hAnsi="Cambria Math" w:cs="Times New Roman"/>
          </w:rPr>
          <m:t xml:space="preserve"> p&lt;0.1</m:t>
        </m:r>
      </m:oMath>
      <w:r w:rsidR="006E1429" w:rsidRPr="00265F51">
        <w:rPr>
          <w:rFonts w:ascii="Times New Roman" w:eastAsia="Times New Roman" w:hAnsi="Times New Roman" w:cs="Times New Roman"/>
          <w:iCs/>
        </w:rPr>
        <w:t>)</w:t>
      </w:r>
      <w:r w:rsidR="00AD1A14" w:rsidRPr="00265F51">
        <w:rPr>
          <w:rFonts w:ascii="Times New Roman" w:eastAsia="Times New Roman" w:hAnsi="Times New Roman" w:cs="Times New Roman"/>
          <w:iCs/>
        </w:rPr>
        <w:t>,</w:t>
      </w:r>
      <w:r w:rsidRPr="00265F51">
        <w:rPr>
          <w:rFonts w:ascii="Times New Roman" w:eastAsia="Times New Roman" w:hAnsi="Times New Roman" w:cs="Times New Roman"/>
        </w:rPr>
        <w:t xml:space="preserve"> indicating that </w:t>
      </w:r>
      <w:r w:rsidR="003D431C" w:rsidRPr="00DA49D9">
        <w:rPr>
          <w:rFonts w:ascii="Times New Roman" w:eastAsia="Times New Roman" w:hAnsi="Times New Roman" w:cs="Times New Roman"/>
        </w:rPr>
        <w:t>high</w:t>
      </w:r>
      <w:r w:rsidR="003D431C" w:rsidRPr="00265F51">
        <w:rPr>
          <w:rFonts w:ascii="Times New Roman" w:eastAsia="Times New Roman" w:hAnsi="Times New Roman" w:cs="Times New Roman"/>
        </w:rPr>
        <w:t xml:space="preserve"> </w:t>
      </w:r>
      <w:r w:rsidRPr="00265F51">
        <w:rPr>
          <w:rFonts w:ascii="Times New Roman" w:eastAsia="Times New Roman" w:hAnsi="Times New Roman" w:cs="Times New Roman"/>
        </w:rPr>
        <w:t xml:space="preserve">disadvantaged zip codes experienced higher COVID-19 ICU admission rates </w:t>
      </w:r>
      <w:sdt>
        <w:sdtPr>
          <w:tag w:val="goog_rdk_205"/>
          <w:id w:val="133222882"/>
        </w:sdtPr>
        <w:sdtEndPr/>
        <w:sdtContent>
          <w:r w:rsidRPr="00265F51">
            <w:rPr>
              <w:rFonts w:ascii="Times New Roman" w:eastAsia="Times New Roman" w:hAnsi="Times New Roman" w:cs="Times New Roman"/>
            </w:rPr>
            <w:t>than</w:t>
          </w:r>
        </w:sdtContent>
      </w:sdt>
      <w:r w:rsidRPr="00265F51">
        <w:rPr>
          <w:rFonts w:ascii="Times New Roman" w:eastAsia="Times New Roman" w:hAnsi="Times New Roman" w:cs="Times New Roman"/>
        </w:rPr>
        <w:t xml:space="preserve"> </w:t>
      </w:r>
      <w:r w:rsidR="003D431C" w:rsidRPr="00DA49D9">
        <w:rPr>
          <w:rFonts w:ascii="Times New Roman" w:eastAsia="Times New Roman" w:hAnsi="Times New Roman" w:cs="Times New Roman"/>
        </w:rPr>
        <w:t>low</w:t>
      </w:r>
      <w:r w:rsidR="003D431C" w:rsidRPr="00265F51">
        <w:rPr>
          <w:rFonts w:ascii="Times New Roman" w:eastAsia="Times New Roman" w:hAnsi="Times New Roman" w:cs="Times New Roman"/>
        </w:rPr>
        <w:t xml:space="preserve"> </w:t>
      </w:r>
      <w:sdt>
        <w:sdtPr>
          <w:tag w:val="goog_rdk_207"/>
          <w:id w:val="147414656"/>
        </w:sdtPr>
        <w:sdtEndPr/>
        <w:sdtContent/>
      </w:sdt>
      <w:sdt>
        <w:sdtPr>
          <w:tag w:val="goog_rdk_208"/>
          <w:id w:val="-1213645322"/>
        </w:sdtPr>
        <w:sdtEndPr/>
        <w:sdtContent/>
      </w:sdt>
      <w:r w:rsidRPr="00265F51">
        <w:rPr>
          <w:rFonts w:ascii="Times New Roman" w:eastAsia="Times New Roman" w:hAnsi="Times New Roman" w:cs="Times New Roman"/>
        </w:rPr>
        <w:t xml:space="preserve">disadvantaged areas. Additionally, </w:t>
      </w:r>
      <w:r w:rsidR="006C398D" w:rsidRPr="00265F51">
        <w:rPr>
          <w:rFonts w:ascii="Times New Roman" w:eastAsia="Times New Roman" w:hAnsi="Times New Roman" w:cs="Times New Roman"/>
        </w:rPr>
        <w:t>M</w:t>
      </w:r>
      <w:r w:rsidRPr="00265F51">
        <w:rPr>
          <w:rFonts w:ascii="Times New Roman" w:eastAsia="Times New Roman" w:hAnsi="Times New Roman" w:cs="Times New Roman"/>
        </w:rPr>
        <w:t xml:space="preserve">odel 3 reveals that an increase in the effective number of SHIELD centers in </w:t>
      </w:r>
      <w:r w:rsidR="003D431C" w:rsidRPr="00DA49D9">
        <w:rPr>
          <w:rFonts w:ascii="Times New Roman" w:eastAsia="Times New Roman" w:hAnsi="Times New Roman" w:cs="Times New Roman"/>
        </w:rPr>
        <w:t>high</w:t>
      </w:r>
      <w:r w:rsidR="003D431C" w:rsidRPr="00265F51">
        <w:rPr>
          <w:rFonts w:ascii="Times New Roman" w:eastAsia="Times New Roman" w:hAnsi="Times New Roman" w:cs="Times New Roman"/>
        </w:rPr>
        <w:t xml:space="preserve"> </w:t>
      </w:r>
      <w:r w:rsidRPr="00265F51">
        <w:rPr>
          <w:rFonts w:ascii="Times New Roman" w:eastAsia="Times New Roman" w:hAnsi="Times New Roman" w:cs="Times New Roman"/>
        </w:rPr>
        <w:t xml:space="preserve">disadvantaged ADI areas is associated </w:t>
      </w:r>
      <w:r w:rsidR="005C5498" w:rsidRPr="00265F51">
        <w:rPr>
          <w:rFonts w:ascii="Times New Roman" w:eastAsia="Times New Roman" w:hAnsi="Times New Roman" w:cs="Times New Roman"/>
        </w:rPr>
        <w:t>reduction in the COVID-19</w:t>
      </w:r>
      <w:r w:rsidRPr="00265F51">
        <w:rPr>
          <w:rFonts w:ascii="Times New Roman" w:eastAsia="Times New Roman" w:hAnsi="Times New Roman" w:cs="Times New Roman"/>
        </w:rPr>
        <w:t xml:space="preserve"> admission rate (</w:t>
      </w:r>
      <m:oMath>
        <m:r>
          <w:rPr>
            <w:rFonts w:ascii="Cambria Math" w:eastAsia="Times New Roman" w:hAnsi="Cambria Math" w:cs="Times New Roman"/>
          </w:rPr>
          <m:t xml:space="preserve">β=-0.005, </m:t>
        </m:r>
      </m:oMath>
      <w:r w:rsidRPr="00265F51">
        <w:rPr>
          <w:rFonts w:ascii="Times New Roman" w:eastAsia="Times New Roman" w:hAnsi="Times New Roman" w:cs="Times New Roman"/>
          <w:i/>
        </w:rPr>
        <w:t xml:space="preserve">p </w:t>
      </w:r>
      <w:r w:rsidRPr="00265F51">
        <w:rPr>
          <w:rFonts w:ascii="Times New Roman" w:eastAsia="Times New Roman" w:hAnsi="Times New Roman" w:cs="Times New Roman"/>
          <w:iCs/>
        </w:rPr>
        <w:t>&lt; 0.1</w:t>
      </w:r>
      <w:r w:rsidRPr="00265F51">
        <w:rPr>
          <w:rFonts w:ascii="Times New Roman" w:eastAsia="Times New Roman" w:hAnsi="Times New Roman" w:cs="Times New Roman"/>
        </w:rPr>
        <w:t xml:space="preserve">). </w:t>
      </w:r>
      <w:r w:rsidR="00CC4779" w:rsidRPr="00CC4779">
        <w:rPr>
          <w:rFonts w:ascii="Times New Roman" w:eastAsia="Times New Roman" w:hAnsi="Times New Roman" w:cs="Times New Roman"/>
        </w:rPr>
        <w:t xml:space="preserve">Our data indicates that the average COVID-19 ICU admission rate in </w:t>
      </w:r>
      <w:del w:id="276" w:author="Tootooni, Mohammad Samie" w:date="2024-10-16T15:04:00Z">
        <w:r w:rsidR="00CC4779" w:rsidRPr="00CC4779" w:rsidDel="000633E3">
          <w:rPr>
            <w:rFonts w:ascii="Times New Roman" w:eastAsia="Times New Roman" w:hAnsi="Times New Roman" w:cs="Times New Roman"/>
          </w:rPr>
          <w:delText xml:space="preserve">highly </w:delText>
        </w:r>
      </w:del>
      <w:ins w:id="277" w:author="Tootooni, Mohammad Samie" w:date="2024-10-16T15:04:00Z">
        <w:r w:rsidR="000633E3">
          <w:rPr>
            <w:rFonts w:ascii="Times New Roman" w:eastAsia="Times New Roman" w:hAnsi="Times New Roman" w:cs="Times New Roman"/>
          </w:rPr>
          <w:t>more</w:t>
        </w:r>
        <w:r w:rsidR="000633E3" w:rsidRPr="00CC4779">
          <w:rPr>
            <w:rFonts w:ascii="Times New Roman" w:eastAsia="Times New Roman" w:hAnsi="Times New Roman" w:cs="Times New Roman"/>
          </w:rPr>
          <w:t xml:space="preserve"> </w:t>
        </w:r>
      </w:ins>
      <w:r w:rsidR="00CC4779" w:rsidRPr="00CC4779">
        <w:rPr>
          <w:rFonts w:ascii="Times New Roman" w:eastAsia="Times New Roman" w:hAnsi="Times New Roman" w:cs="Times New Roman"/>
        </w:rPr>
        <w:lastRenderedPageBreak/>
        <w:t>disadvantaged zip codes is 0.063 per 1,000 population. By increasing the effective number of SHIELD test centers by one unit, we estimate a reduction in the average ICU admission rate to 0.057 per 1,000 population</w:t>
      </w:r>
      <w:r w:rsidR="008D786C" w:rsidRPr="00265F51">
        <w:rPr>
          <w:rFonts w:ascii="Times New Roman" w:eastAsia="Times New Roman" w:hAnsi="Times New Roman" w:cs="Times New Roman"/>
        </w:rPr>
        <w:t>.</w:t>
      </w:r>
    </w:p>
    <w:p w14:paraId="5DB25CE1" w14:textId="77777777" w:rsidR="008A01BD" w:rsidRPr="00D2324A" w:rsidRDefault="008A01BD" w:rsidP="008A01BD">
      <w:pPr>
        <w:spacing w:after="0" w:line="240" w:lineRule="auto"/>
        <w:jc w:val="center"/>
        <w:rPr>
          <w:ins w:id="278" w:author="Tootooni, Mohammad Samie" w:date="2024-10-16T17:23:00Z"/>
          <w:rFonts w:ascii="Times New Roman" w:eastAsia="Times New Roman" w:hAnsi="Times New Roman" w:cs="Times New Roman"/>
          <w:sz w:val="18"/>
          <w:szCs w:val="18"/>
        </w:rPr>
      </w:pPr>
      <w:ins w:id="279" w:author="Tootooni, Mohammad Samie" w:date="2024-10-16T17:23:00Z">
        <w:r>
          <w:rPr>
            <w:rFonts w:ascii="Times New Roman" w:eastAsia="Times New Roman" w:hAnsi="Times New Roman" w:cs="Times New Roman"/>
            <w:b/>
            <w:sz w:val="18"/>
            <w:szCs w:val="18"/>
          </w:rPr>
          <w:t>Table 2</w:t>
        </w:r>
        <w:r>
          <w:rPr>
            <w:rFonts w:ascii="Times New Roman" w:eastAsia="Times New Roman" w:hAnsi="Times New Roman" w:cs="Times New Roman"/>
            <w:sz w:val="18"/>
            <w:szCs w:val="18"/>
          </w:rPr>
          <w:t>: Impact of SHIELD test centers and ADI on COVID</w:t>
        </w:r>
      </w:ins>
      <w:customXmlInsRangeStart w:id="280" w:author="Tootooni, Mohammad Samie" w:date="2024-10-16T17:23:00Z"/>
      <w:sdt>
        <w:sdtPr>
          <w:tag w:val="goog_rdk_216"/>
          <w:id w:val="305588278"/>
        </w:sdtPr>
        <w:sdtEndPr/>
        <w:sdtContent>
          <w:customXmlInsRangeEnd w:id="280"/>
          <w:ins w:id="281" w:author="Tootooni, Mohammad Samie" w:date="2024-10-16T17:23:00Z">
            <w:r>
              <w:rPr>
                <w:rFonts w:ascii="Times New Roman" w:eastAsia="Times New Roman" w:hAnsi="Times New Roman" w:cs="Times New Roman"/>
                <w:sz w:val="18"/>
                <w:szCs w:val="18"/>
              </w:rPr>
              <w:t>-19</w:t>
            </w:r>
          </w:ins>
          <w:customXmlInsRangeStart w:id="282" w:author="Tootooni, Mohammad Samie" w:date="2024-10-16T17:23:00Z"/>
        </w:sdtContent>
      </w:sdt>
      <w:customXmlInsRangeEnd w:id="282"/>
      <w:ins w:id="283" w:author="Tootooni, Mohammad Samie" w:date="2024-10-16T17:23:00Z">
        <w:r>
          <w:rPr>
            <w:rFonts w:ascii="Times New Roman" w:eastAsia="Times New Roman" w:hAnsi="Times New Roman" w:cs="Times New Roman"/>
            <w:sz w:val="18"/>
            <w:szCs w:val="18"/>
          </w:rPr>
          <w:t xml:space="preserve"> ICU admission rates </w:t>
        </w:r>
      </w:ins>
    </w:p>
    <w:tbl>
      <w:tblPr>
        <w:tblStyle w:val="TableGrid"/>
        <w:tblW w:w="981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5"/>
        <w:gridCol w:w="895"/>
        <w:gridCol w:w="900"/>
        <w:gridCol w:w="900"/>
        <w:gridCol w:w="900"/>
        <w:gridCol w:w="900"/>
        <w:gridCol w:w="900"/>
        <w:gridCol w:w="900"/>
        <w:gridCol w:w="990"/>
        <w:gridCol w:w="900"/>
      </w:tblGrid>
      <w:tr w:rsidR="008A01BD" w:rsidRPr="00151563" w14:paraId="5529EA06" w14:textId="77777777" w:rsidTr="008740BB">
        <w:trPr>
          <w:trHeight w:val="213"/>
          <w:jc w:val="center"/>
          <w:ins w:id="284" w:author="Tootooni, Mohammad Samie" w:date="2024-10-16T17:23:00Z"/>
        </w:trPr>
        <w:tc>
          <w:tcPr>
            <w:tcW w:w="1625" w:type="dxa"/>
            <w:tcBorders>
              <w:top w:val="single" w:sz="4" w:space="0" w:color="auto"/>
              <w:bottom w:val="single" w:sz="4" w:space="0" w:color="auto"/>
            </w:tcBorders>
            <w:noWrap/>
            <w:hideMark/>
          </w:tcPr>
          <w:p w14:paraId="1EA20E10" w14:textId="77777777" w:rsidR="008A01BD" w:rsidRPr="00151563" w:rsidRDefault="008A01BD" w:rsidP="008740BB">
            <w:pPr>
              <w:rPr>
                <w:ins w:id="285" w:author="Tootooni, Mohammad Samie" w:date="2024-10-16T17:23:00Z"/>
                <w:rFonts w:ascii="Times New Roman" w:eastAsia="Times New Roman" w:hAnsi="Times New Roman" w:cs="Times New Roman"/>
                <w:color w:val="000000"/>
                <w:sz w:val="16"/>
                <w:szCs w:val="16"/>
              </w:rPr>
            </w:pPr>
            <w:ins w:id="286" w:author="Tootooni, Mohammad Samie" w:date="2024-10-16T17:23:00Z">
              <w:r w:rsidRPr="00151563">
                <w:rPr>
                  <w:rFonts w:ascii="Times New Roman" w:eastAsia="Times New Roman" w:hAnsi="Times New Roman" w:cs="Times New Roman"/>
                  <w:color w:val="000000"/>
                  <w:sz w:val="16"/>
                  <w:szCs w:val="16"/>
                </w:rPr>
                <w:t> </w:t>
              </w:r>
            </w:ins>
          </w:p>
        </w:tc>
        <w:tc>
          <w:tcPr>
            <w:tcW w:w="8185" w:type="dxa"/>
            <w:gridSpan w:val="9"/>
            <w:tcBorders>
              <w:top w:val="single" w:sz="4" w:space="0" w:color="auto"/>
              <w:bottom w:val="single" w:sz="4" w:space="0" w:color="auto"/>
            </w:tcBorders>
            <w:noWrap/>
            <w:hideMark/>
          </w:tcPr>
          <w:p w14:paraId="4A024BFC" w14:textId="77777777" w:rsidR="008A01BD" w:rsidRPr="00151563" w:rsidRDefault="008A01BD" w:rsidP="008740BB">
            <w:pPr>
              <w:jc w:val="center"/>
              <w:rPr>
                <w:ins w:id="287" w:author="Tootooni, Mohammad Samie" w:date="2024-10-16T17:23:00Z"/>
                <w:rFonts w:ascii="Times New Roman" w:eastAsia="Times New Roman" w:hAnsi="Times New Roman" w:cs="Times New Roman"/>
                <w:color w:val="000000"/>
                <w:sz w:val="16"/>
                <w:szCs w:val="16"/>
              </w:rPr>
            </w:pPr>
            <w:ins w:id="288" w:author="Tootooni, Mohammad Samie" w:date="2024-10-16T17:23:00Z">
              <w:r w:rsidRPr="00151563">
                <w:rPr>
                  <w:rFonts w:ascii="Times New Roman" w:eastAsia="Times New Roman" w:hAnsi="Times New Roman" w:cs="Times New Roman"/>
                  <w:color w:val="000000"/>
                  <w:sz w:val="16"/>
                  <w:szCs w:val="16"/>
                </w:rPr>
                <w:t>Dependent Variable: COVID-19 ICU Admission Rate</w:t>
              </w:r>
            </w:ins>
          </w:p>
        </w:tc>
      </w:tr>
      <w:tr w:rsidR="008A01BD" w:rsidRPr="00151563" w14:paraId="00782668" w14:textId="77777777" w:rsidTr="008740BB">
        <w:trPr>
          <w:trHeight w:val="458"/>
          <w:jc w:val="center"/>
          <w:ins w:id="289" w:author="Tootooni, Mohammad Samie" w:date="2024-10-16T17:23:00Z"/>
        </w:trPr>
        <w:tc>
          <w:tcPr>
            <w:tcW w:w="1625" w:type="dxa"/>
            <w:tcBorders>
              <w:top w:val="single" w:sz="4" w:space="0" w:color="auto"/>
            </w:tcBorders>
            <w:noWrap/>
            <w:hideMark/>
          </w:tcPr>
          <w:p w14:paraId="4403BC19" w14:textId="77777777" w:rsidR="008A01BD" w:rsidRPr="00151563" w:rsidRDefault="008A01BD" w:rsidP="008740BB">
            <w:pPr>
              <w:rPr>
                <w:ins w:id="290" w:author="Tootooni, Mohammad Samie" w:date="2024-10-16T17:23:00Z"/>
                <w:rFonts w:ascii="Times New Roman" w:eastAsia="Times New Roman" w:hAnsi="Times New Roman" w:cs="Times New Roman"/>
                <w:color w:val="000000"/>
                <w:sz w:val="16"/>
                <w:szCs w:val="16"/>
              </w:rPr>
            </w:pPr>
            <w:ins w:id="291" w:author="Tootooni, Mohammad Samie" w:date="2024-10-16T17:23:00Z">
              <w:r w:rsidRPr="00151563">
                <w:rPr>
                  <w:rFonts w:ascii="Times New Roman" w:eastAsia="Times New Roman" w:hAnsi="Times New Roman" w:cs="Times New Roman"/>
                  <w:color w:val="000000"/>
                  <w:sz w:val="16"/>
                  <w:szCs w:val="16"/>
                </w:rPr>
                <w:t>Independent Variable</w:t>
              </w:r>
            </w:ins>
          </w:p>
        </w:tc>
        <w:tc>
          <w:tcPr>
            <w:tcW w:w="895" w:type="dxa"/>
            <w:tcBorders>
              <w:top w:val="single" w:sz="4" w:space="0" w:color="auto"/>
            </w:tcBorders>
            <w:hideMark/>
          </w:tcPr>
          <w:p w14:paraId="5E53F5B4" w14:textId="77777777" w:rsidR="008A01BD" w:rsidRPr="00151563" w:rsidRDefault="008A01BD" w:rsidP="008740BB">
            <w:pPr>
              <w:jc w:val="center"/>
              <w:rPr>
                <w:ins w:id="292" w:author="Tootooni, Mohammad Samie" w:date="2024-10-16T17:23:00Z"/>
                <w:rFonts w:ascii="Times New Roman" w:eastAsia="Times New Roman" w:hAnsi="Times New Roman" w:cs="Times New Roman"/>
                <w:color w:val="000000"/>
                <w:sz w:val="16"/>
                <w:szCs w:val="16"/>
              </w:rPr>
            </w:pPr>
            <w:ins w:id="293" w:author="Tootooni, Mohammad Samie" w:date="2024-10-16T17:23:00Z">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(Alpha)</w:t>
              </w:r>
            </w:ins>
          </w:p>
        </w:tc>
        <w:tc>
          <w:tcPr>
            <w:tcW w:w="900" w:type="dxa"/>
            <w:tcBorders>
              <w:top w:val="single" w:sz="4" w:space="0" w:color="auto"/>
            </w:tcBorders>
            <w:hideMark/>
          </w:tcPr>
          <w:p w14:paraId="5605E670" w14:textId="77777777" w:rsidR="008A01BD" w:rsidRPr="00151563" w:rsidRDefault="008A01BD" w:rsidP="008740BB">
            <w:pPr>
              <w:jc w:val="center"/>
              <w:rPr>
                <w:ins w:id="294" w:author="Tootooni, Mohammad Samie" w:date="2024-10-16T17:23:00Z"/>
                <w:rFonts w:ascii="Times New Roman" w:eastAsia="Times New Roman" w:hAnsi="Times New Roman" w:cs="Times New Roman"/>
                <w:color w:val="000000"/>
                <w:sz w:val="16"/>
                <w:szCs w:val="16"/>
              </w:rPr>
            </w:pPr>
            <w:ins w:id="295" w:author="Tootooni, Mohammad Samie" w:date="2024-10-16T17:23:00Z">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(Delta)</w:t>
              </w:r>
            </w:ins>
          </w:p>
        </w:tc>
        <w:tc>
          <w:tcPr>
            <w:tcW w:w="900" w:type="dxa"/>
            <w:tcBorders>
              <w:top w:val="single" w:sz="4" w:space="0" w:color="auto"/>
            </w:tcBorders>
            <w:hideMark/>
          </w:tcPr>
          <w:p w14:paraId="3B662DAE" w14:textId="77777777" w:rsidR="008A01BD" w:rsidRPr="00151563" w:rsidRDefault="008A01BD" w:rsidP="008740BB">
            <w:pPr>
              <w:jc w:val="center"/>
              <w:rPr>
                <w:ins w:id="296" w:author="Tootooni, Mohammad Samie" w:date="2024-10-16T17:23:00Z"/>
                <w:rFonts w:ascii="Times New Roman" w:eastAsia="Times New Roman" w:hAnsi="Times New Roman" w:cs="Times New Roman"/>
                <w:color w:val="000000"/>
                <w:sz w:val="16"/>
                <w:szCs w:val="16"/>
              </w:rPr>
            </w:pPr>
            <w:ins w:id="297" w:author="Tootooni, Mohammad Samie" w:date="2024-10-16T17:23:00Z">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(Omicron)</w:t>
              </w:r>
            </w:ins>
          </w:p>
        </w:tc>
        <w:tc>
          <w:tcPr>
            <w:tcW w:w="900" w:type="dxa"/>
            <w:tcBorders>
              <w:top w:val="single" w:sz="4" w:space="0" w:color="auto"/>
            </w:tcBorders>
            <w:hideMark/>
          </w:tcPr>
          <w:p w14:paraId="59F341A1" w14:textId="77777777" w:rsidR="008A01BD" w:rsidRPr="00151563" w:rsidRDefault="008A01BD" w:rsidP="008740BB">
            <w:pPr>
              <w:jc w:val="center"/>
              <w:rPr>
                <w:ins w:id="298" w:author="Tootooni, Mohammad Samie" w:date="2024-10-16T17:23:00Z"/>
                <w:rFonts w:ascii="Times New Roman" w:eastAsia="Times New Roman" w:hAnsi="Times New Roman" w:cs="Times New Roman"/>
                <w:color w:val="000000"/>
                <w:sz w:val="16"/>
                <w:szCs w:val="16"/>
              </w:rPr>
            </w:pPr>
            <w:ins w:id="299" w:author="Tootooni, Mohammad Samie" w:date="2024-10-16T17:23:00Z">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(Alpha)</w:t>
              </w:r>
            </w:ins>
          </w:p>
        </w:tc>
        <w:tc>
          <w:tcPr>
            <w:tcW w:w="900" w:type="dxa"/>
            <w:tcBorders>
              <w:top w:val="single" w:sz="4" w:space="0" w:color="auto"/>
            </w:tcBorders>
            <w:hideMark/>
          </w:tcPr>
          <w:p w14:paraId="64299A06" w14:textId="77777777" w:rsidR="008A01BD" w:rsidRPr="00151563" w:rsidRDefault="008A01BD" w:rsidP="008740BB">
            <w:pPr>
              <w:jc w:val="center"/>
              <w:rPr>
                <w:ins w:id="300" w:author="Tootooni, Mohammad Samie" w:date="2024-10-16T17:23:00Z"/>
                <w:rFonts w:ascii="Times New Roman" w:eastAsia="Times New Roman" w:hAnsi="Times New Roman" w:cs="Times New Roman"/>
                <w:color w:val="000000"/>
                <w:sz w:val="16"/>
                <w:szCs w:val="16"/>
              </w:rPr>
            </w:pPr>
            <w:ins w:id="301" w:author="Tootooni, Mohammad Samie" w:date="2024-10-16T17:23:00Z">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(Delta)</w:t>
              </w:r>
            </w:ins>
          </w:p>
        </w:tc>
        <w:tc>
          <w:tcPr>
            <w:tcW w:w="900" w:type="dxa"/>
            <w:tcBorders>
              <w:top w:val="single" w:sz="4" w:space="0" w:color="auto"/>
            </w:tcBorders>
            <w:hideMark/>
          </w:tcPr>
          <w:p w14:paraId="2B06BE89" w14:textId="77777777" w:rsidR="008A01BD" w:rsidRPr="00151563" w:rsidRDefault="008A01BD" w:rsidP="008740BB">
            <w:pPr>
              <w:jc w:val="center"/>
              <w:rPr>
                <w:ins w:id="302" w:author="Tootooni, Mohammad Samie" w:date="2024-10-16T17:23:00Z"/>
                <w:rFonts w:ascii="Times New Roman" w:eastAsia="Times New Roman" w:hAnsi="Times New Roman" w:cs="Times New Roman"/>
                <w:color w:val="000000"/>
                <w:sz w:val="16"/>
                <w:szCs w:val="16"/>
              </w:rPr>
            </w:pPr>
            <w:ins w:id="303" w:author="Tootooni, Mohammad Samie" w:date="2024-10-16T17:23:00Z">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(Omicron)</w:t>
              </w:r>
            </w:ins>
          </w:p>
        </w:tc>
        <w:tc>
          <w:tcPr>
            <w:tcW w:w="900" w:type="dxa"/>
            <w:tcBorders>
              <w:top w:val="single" w:sz="4" w:space="0" w:color="auto"/>
            </w:tcBorders>
            <w:hideMark/>
          </w:tcPr>
          <w:p w14:paraId="3CC845E4" w14:textId="77777777" w:rsidR="008A01BD" w:rsidRPr="00151563" w:rsidRDefault="008A01BD" w:rsidP="008740BB">
            <w:pPr>
              <w:jc w:val="center"/>
              <w:rPr>
                <w:ins w:id="304" w:author="Tootooni, Mohammad Samie" w:date="2024-10-16T17:23:00Z"/>
                <w:rFonts w:ascii="Times New Roman" w:eastAsia="Times New Roman" w:hAnsi="Times New Roman" w:cs="Times New Roman"/>
                <w:color w:val="000000"/>
                <w:sz w:val="16"/>
                <w:szCs w:val="16"/>
              </w:rPr>
            </w:pPr>
            <w:ins w:id="305" w:author="Tootooni, Mohammad Samie" w:date="2024-10-16T17:23:00Z">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(Alpha)</w:t>
              </w:r>
            </w:ins>
          </w:p>
        </w:tc>
        <w:tc>
          <w:tcPr>
            <w:tcW w:w="990" w:type="dxa"/>
            <w:tcBorders>
              <w:top w:val="single" w:sz="4" w:space="0" w:color="auto"/>
            </w:tcBorders>
            <w:hideMark/>
          </w:tcPr>
          <w:p w14:paraId="6A2E178A" w14:textId="77777777" w:rsidR="008A01BD" w:rsidRPr="00151563" w:rsidRDefault="008A01BD" w:rsidP="008740BB">
            <w:pPr>
              <w:jc w:val="center"/>
              <w:rPr>
                <w:ins w:id="306" w:author="Tootooni, Mohammad Samie" w:date="2024-10-16T17:23:00Z"/>
                <w:rFonts w:ascii="Times New Roman" w:eastAsia="Times New Roman" w:hAnsi="Times New Roman" w:cs="Times New Roman"/>
                <w:color w:val="000000"/>
                <w:sz w:val="16"/>
                <w:szCs w:val="16"/>
              </w:rPr>
            </w:pPr>
            <w:ins w:id="307" w:author="Tootooni, Mohammad Samie" w:date="2024-10-16T17:23:00Z">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(Delta)</w:t>
              </w:r>
            </w:ins>
          </w:p>
        </w:tc>
        <w:tc>
          <w:tcPr>
            <w:tcW w:w="900" w:type="dxa"/>
            <w:tcBorders>
              <w:top w:val="single" w:sz="4" w:space="0" w:color="auto"/>
            </w:tcBorders>
            <w:hideMark/>
          </w:tcPr>
          <w:p w14:paraId="0549EF90" w14:textId="77777777" w:rsidR="008A01BD" w:rsidRPr="00151563" w:rsidRDefault="008A01BD" w:rsidP="008740BB">
            <w:pPr>
              <w:jc w:val="center"/>
              <w:rPr>
                <w:ins w:id="308" w:author="Tootooni, Mohammad Samie" w:date="2024-10-16T17:23:00Z"/>
                <w:rFonts w:ascii="Times New Roman" w:eastAsia="Times New Roman" w:hAnsi="Times New Roman" w:cs="Times New Roman"/>
                <w:color w:val="000000"/>
                <w:sz w:val="16"/>
                <w:szCs w:val="16"/>
              </w:rPr>
            </w:pPr>
            <w:ins w:id="309" w:author="Tootooni, Mohammad Samie" w:date="2024-10-16T17:23:00Z">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(Omicron)</w:t>
              </w:r>
            </w:ins>
          </w:p>
        </w:tc>
      </w:tr>
      <w:tr w:rsidR="008A01BD" w:rsidRPr="00151563" w14:paraId="3A4CDD9A" w14:textId="77777777" w:rsidTr="008740BB">
        <w:trPr>
          <w:trHeight w:val="260"/>
          <w:jc w:val="center"/>
          <w:ins w:id="310" w:author="Tootooni, Mohammad Samie" w:date="2024-10-16T17:23:00Z"/>
        </w:trPr>
        <w:tc>
          <w:tcPr>
            <w:tcW w:w="1625" w:type="dxa"/>
            <w:noWrap/>
            <w:hideMark/>
          </w:tcPr>
          <w:p w14:paraId="1C661503" w14:textId="77777777" w:rsidR="008A01BD" w:rsidRPr="00151563" w:rsidRDefault="008A01BD" w:rsidP="008740BB">
            <w:pPr>
              <w:rPr>
                <w:ins w:id="311" w:author="Tootooni, Mohammad Samie" w:date="2024-10-16T17:23:00Z"/>
                <w:rFonts w:ascii="Times New Roman" w:eastAsia="Times New Roman" w:hAnsi="Times New Roman" w:cs="Times New Roman"/>
                <w:color w:val="000000"/>
                <w:sz w:val="16"/>
                <w:szCs w:val="16"/>
              </w:rPr>
            </w:pPr>
            <w:ins w:id="312" w:author="Tootooni, Mohammad Samie" w:date="2024-10-16T17:23:00Z">
              <w:r w:rsidRPr="00151563">
                <w:rPr>
                  <w:rFonts w:ascii="Times New Roman" w:eastAsia="Times New Roman" w:hAnsi="Times New Roman" w:cs="Times New Roman"/>
                  <w:color w:val="000000"/>
                  <w:sz w:val="16"/>
                  <w:szCs w:val="16"/>
                </w:rPr>
                <w:t>Effective Number of SHIELD Centers</w:t>
              </w:r>
            </w:ins>
          </w:p>
        </w:tc>
        <w:tc>
          <w:tcPr>
            <w:tcW w:w="895" w:type="dxa"/>
            <w:hideMark/>
          </w:tcPr>
          <w:p w14:paraId="1340D488" w14:textId="77777777" w:rsidR="008A01BD" w:rsidRPr="00151563" w:rsidRDefault="008A01BD" w:rsidP="008740BB">
            <w:pPr>
              <w:jc w:val="center"/>
              <w:rPr>
                <w:ins w:id="313" w:author="Tootooni, Mohammad Samie" w:date="2024-10-16T17:23:00Z"/>
                <w:rFonts w:ascii="Times New Roman" w:eastAsia="Times New Roman" w:hAnsi="Times New Roman" w:cs="Times New Roman"/>
                <w:color w:val="000000"/>
                <w:sz w:val="16"/>
                <w:szCs w:val="16"/>
              </w:rPr>
            </w:pPr>
            <w:ins w:id="314" w:author="Tootooni, Mohammad Samie" w:date="2024-10-16T17:23:00Z">
              <w:r w:rsidRPr="00151563">
                <w:rPr>
                  <w:rFonts w:ascii="Times New Roman" w:eastAsia="Times New Roman" w:hAnsi="Times New Roman" w:cs="Times New Roman"/>
                  <w:color w:val="000000"/>
                  <w:sz w:val="16"/>
                  <w:szCs w:val="16"/>
                </w:rPr>
                <w:t>-0.00542</w:t>
              </w:r>
              <w:r w:rsidRPr="00151563">
                <w:rPr>
                  <w:rFonts w:ascii="Times New Roman" w:eastAsia="Times New Roman" w:hAnsi="Times New Roman" w:cs="Times New Roman"/>
                  <w:color w:val="000000"/>
                  <w:sz w:val="16"/>
                  <w:szCs w:val="16"/>
                </w:rPr>
                <w:br/>
                <w:t>(0.00542)</w:t>
              </w:r>
            </w:ins>
          </w:p>
        </w:tc>
        <w:tc>
          <w:tcPr>
            <w:tcW w:w="900" w:type="dxa"/>
            <w:hideMark/>
          </w:tcPr>
          <w:p w14:paraId="39262C7A" w14:textId="77777777" w:rsidR="008A01BD" w:rsidRPr="00151563" w:rsidRDefault="008A01BD" w:rsidP="008740BB">
            <w:pPr>
              <w:jc w:val="center"/>
              <w:rPr>
                <w:ins w:id="315" w:author="Tootooni, Mohammad Samie" w:date="2024-10-16T17:23:00Z"/>
                <w:rFonts w:ascii="Times New Roman" w:eastAsia="Times New Roman" w:hAnsi="Times New Roman" w:cs="Times New Roman"/>
                <w:color w:val="000000"/>
                <w:sz w:val="16"/>
                <w:szCs w:val="16"/>
              </w:rPr>
            </w:pPr>
            <w:ins w:id="316" w:author="Tootooni, Mohammad Samie" w:date="2024-10-16T17:23:00Z">
              <w:r w:rsidRPr="00151563">
                <w:rPr>
                  <w:rFonts w:ascii="Times New Roman" w:eastAsia="Times New Roman" w:hAnsi="Times New Roman" w:cs="Times New Roman"/>
                  <w:color w:val="000000"/>
                  <w:sz w:val="16"/>
                  <w:szCs w:val="16"/>
                </w:rPr>
                <w:t>0.00004</w:t>
              </w:r>
              <w:r w:rsidRPr="00151563">
                <w:rPr>
                  <w:rFonts w:ascii="Times New Roman" w:eastAsia="Times New Roman" w:hAnsi="Times New Roman" w:cs="Times New Roman"/>
                  <w:color w:val="000000"/>
                  <w:sz w:val="16"/>
                  <w:szCs w:val="16"/>
                </w:rPr>
                <w:br/>
                <w:t>(0.00088)</w:t>
              </w:r>
            </w:ins>
          </w:p>
          <w:p w14:paraId="088515F5" w14:textId="77777777" w:rsidR="008A01BD" w:rsidRPr="00151563" w:rsidRDefault="008A01BD" w:rsidP="008740BB">
            <w:pPr>
              <w:jc w:val="center"/>
              <w:rPr>
                <w:ins w:id="317" w:author="Tootooni, Mohammad Samie" w:date="2024-10-16T17:23:00Z"/>
                <w:rFonts w:ascii="Times New Roman" w:eastAsia="Times New Roman" w:hAnsi="Times New Roman" w:cs="Times New Roman"/>
                <w:color w:val="000000"/>
                <w:sz w:val="16"/>
                <w:szCs w:val="16"/>
              </w:rPr>
            </w:pPr>
          </w:p>
        </w:tc>
        <w:tc>
          <w:tcPr>
            <w:tcW w:w="900" w:type="dxa"/>
            <w:hideMark/>
          </w:tcPr>
          <w:p w14:paraId="74A81AB0" w14:textId="77777777" w:rsidR="008A01BD" w:rsidRPr="00151563" w:rsidRDefault="008A01BD" w:rsidP="008740BB">
            <w:pPr>
              <w:jc w:val="center"/>
              <w:rPr>
                <w:ins w:id="318" w:author="Tootooni, Mohammad Samie" w:date="2024-10-16T17:23:00Z"/>
                <w:rFonts w:ascii="Times New Roman" w:eastAsia="Times New Roman" w:hAnsi="Times New Roman" w:cs="Times New Roman"/>
                <w:color w:val="000000"/>
                <w:sz w:val="16"/>
                <w:szCs w:val="16"/>
              </w:rPr>
            </w:pPr>
            <w:ins w:id="319" w:author="Tootooni, Mohammad Samie" w:date="2024-10-16T17:23:00Z">
              <w:r w:rsidRPr="00151563">
                <w:rPr>
                  <w:rFonts w:ascii="Times New Roman" w:eastAsia="Times New Roman" w:hAnsi="Times New Roman" w:cs="Times New Roman"/>
                  <w:color w:val="000000"/>
                  <w:sz w:val="16"/>
                  <w:szCs w:val="16"/>
                </w:rPr>
                <w:t>-0.00249</w:t>
              </w:r>
              <w:r w:rsidRPr="00151563">
                <w:rPr>
                  <w:rFonts w:ascii="Times New Roman" w:eastAsia="Times New Roman" w:hAnsi="Times New Roman" w:cs="Times New Roman"/>
                  <w:color w:val="000000"/>
                  <w:sz w:val="16"/>
                  <w:szCs w:val="16"/>
                </w:rPr>
                <w:br/>
                <w:t>(0.00165)</w:t>
              </w:r>
            </w:ins>
          </w:p>
          <w:p w14:paraId="7014C51A" w14:textId="77777777" w:rsidR="008A01BD" w:rsidRPr="00151563" w:rsidRDefault="008A01BD" w:rsidP="008740BB">
            <w:pPr>
              <w:jc w:val="center"/>
              <w:rPr>
                <w:ins w:id="320" w:author="Tootooni, Mohammad Samie" w:date="2024-10-16T17:23:00Z"/>
                <w:rFonts w:ascii="Times New Roman" w:eastAsia="Times New Roman" w:hAnsi="Times New Roman" w:cs="Times New Roman"/>
                <w:color w:val="000000"/>
                <w:sz w:val="16"/>
                <w:szCs w:val="16"/>
              </w:rPr>
            </w:pPr>
          </w:p>
        </w:tc>
        <w:tc>
          <w:tcPr>
            <w:tcW w:w="900" w:type="dxa"/>
            <w:noWrap/>
            <w:hideMark/>
          </w:tcPr>
          <w:p w14:paraId="67DA5753" w14:textId="77777777" w:rsidR="008A01BD" w:rsidRPr="00151563" w:rsidRDefault="008A01BD" w:rsidP="008740BB">
            <w:pPr>
              <w:jc w:val="center"/>
              <w:rPr>
                <w:ins w:id="321" w:author="Tootooni, Mohammad Samie" w:date="2024-10-16T17:23:00Z"/>
                <w:rFonts w:ascii="Times New Roman" w:eastAsia="Times New Roman" w:hAnsi="Times New Roman" w:cs="Times New Roman"/>
                <w:color w:val="000000"/>
                <w:sz w:val="16"/>
                <w:szCs w:val="16"/>
              </w:rPr>
            </w:pPr>
            <w:ins w:id="322" w:author="Tootooni, Mohammad Samie" w:date="2024-10-16T17:23:00Z">
              <w:r w:rsidRPr="00151563">
                <w:rPr>
                  <w:rFonts w:ascii="Times New Roman" w:eastAsia="Times New Roman" w:hAnsi="Times New Roman" w:cs="Times New Roman"/>
                  <w:color w:val="000000"/>
                  <w:sz w:val="16"/>
                  <w:szCs w:val="16"/>
                </w:rPr>
                <w:t> </w:t>
              </w:r>
            </w:ins>
          </w:p>
        </w:tc>
        <w:tc>
          <w:tcPr>
            <w:tcW w:w="900" w:type="dxa"/>
            <w:noWrap/>
            <w:hideMark/>
          </w:tcPr>
          <w:p w14:paraId="3E55061C" w14:textId="77777777" w:rsidR="008A01BD" w:rsidRPr="00151563" w:rsidRDefault="008A01BD" w:rsidP="008740BB">
            <w:pPr>
              <w:jc w:val="center"/>
              <w:rPr>
                <w:ins w:id="323" w:author="Tootooni, Mohammad Samie" w:date="2024-10-16T17:23:00Z"/>
                <w:rFonts w:ascii="Times New Roman" w:eastAsia="Times New Roman" w:hAnsi="Times New Roman" w:cs="Times New Roman"/>
                <w:color w:val="000000"/>
                <w:sz w:val="16"/>
                <w:szCs w:val="16"/>
              </w:rPr>
            </w:pPr>
            <w:ins w:id="324" w:author="Tootooni, Mohammad Samie" w:date="2024-10-16T17:23:00Z">
              <w:r w:rsidRPr="00151563">
                <w:rPr>
                  <w:rFonts w:ascii="Times New Roman" w:eastAsia="Times New Roman" w:hAnsi="Times New Roman" w:cs="Times New Roman"/>
                  <w:color w:val="000000"/>
                  <w:sz w:val="16"/>
                  <w:szCs w:val="16"/>
                </w:rPr>
                <w:t> </w:t>
              </w:r>
            </w:ins>
          </w:p>
        </w:tc>
        <w:tc>
          <w:tcPr>
            <w:tcW w:w="900" w:type="dxa"/>
            <w:noWrap/>
            <w:hideMark/>
          </w:tcPr>
          <w:p w14:paraId="5ED83CC8" w14:textId="77777777" w:rsidR="008A01BD" w:rsidRPr="00151563" w:rsidRDefault="008A01BD" w:rsidP="008740BB">
            <w:pPr>
              <w:jc w:val="center"/>
              <w:rPr>
                <w:ins w:id="325" w:author="Tootooni, Mohammad Samie" w:date="2024-10-16T17:23:00Z"/>
                <w:rFonts w:ascii="Times New Roman" w:eastAsia="Times New Roman" w:hAnsi="Times New Roman" w:cs="Times New Roman"/>
                <w:color w:val="000000"/>
                <w:sz w:val="16"/>
                <w:szCs w:val="16"/>
              </w:rPr>
            </w:pPr>
            <w:ins w:id="326" w:author="Tootooni, Mohammad Samie" w:date="2024-10-16T17:23:00Z">
              <w:r w:rsidRPr="00151563">
                <w:rPr>
                  <w:rFonts w:ascii="Times New Roman" w:eastAsia="Times New Roman" w:hAnsi="Times New Roman" w:cs="Times New Roman"/>
                  <w:color w:val="000000"/>
                  <w:sz w:val="16"/>
                  <w:szCs w:val="16"/>
                </w:rPr>
                <w:t> </w:t>
              </w:r>
            </w:ins>
          </w:p>
        </w:tc>
        <w:tc>
          <w:tcPr>
            <w:tcW w:w="900" w:type="dxa"/>
            <w:noWrap/>
            <w:hideMark/>
          </w:tcPr>
          <w:p w14:paraId="28A0B1FA" w14:textId="77777777" w:rsidR="008A01BD" w:rsidRPr="00151563" w:rsidRDefault="008A01BD" w:rsidP="008740BB">
            <w:pPr>
              <w:jc w:val="center"/>
              <w:rPr>
                <w:ins w:id="327" w:author="Tootooni, Mohammad Samie" w:date="2024-10-16T17:23:00Z"/>
                <w:rFonts w:ascii="Times New Roman" w:eastAsia="Times New Roman" w:hAnsi="Times New Roman" w:cs="Times New Roman"/>
                <w:color w:val="000000"/>
                <w:sz w:val="16"/>
                <w:szCs w:val="16"/>
              </w:rPr>
            </w:pPr>
            <w:ins w:id="328" w:author="Tootooni, Mohammad Samie" w:date="2024-10-16T17:23:00Z">
              <w:r w:rsidRPr="00151563">
                <w:rPr>
                  <w:rFonts w:ascii="Times New Roman" w:eastAsia="Times New Roman" w:hAnsi="Times New Roman" w:cs="Times New Roman"/>
                  <w:color w:val="000000"/>
                  <w:sz w:val="16"/>
                  <w:szCs w:val="16"/>
                </w:rPr>
                <w:t>-0.00853</w:t>
              </w:r>
            </w:ins>
          </w:p>
          <w:p w14:paraId="37D89E2F" w14:textId="77777777" w:rsidR="008A01BD" w:rsidRPr="00151563" w:rsidRDefault="008A01BD" w:rsidP="008740BB">
            <w:pPr>
              <w:jc w:val="center"/>
              <w:rPr>
                <w:ins w:id="329" w:author="Tootooni, Mohammad Samie" w:date="2024-10-16T17:23:00Z"/>
                <w:rFonts w:ascii="Times New Roman" w:eastAsia="Times New Roman" w:hAnsi="Times New Roman" w:cs="Times New Roman"/>
                <w:color w:val="000000"/>
                <w:sz w:val="16"/>
                <w:szCs w:val="16"/>
              </w:rPr>
            </w:pPr>
            <w:ins w:id="330" w:author="Tootooni, Mohammad Samie" w:date="2024-10-16T17:23:00Z">
              <w:r w:rsidRPr="00151563">
                <w:rPr>
                  <w:rFonts w:ascii="Times New Roman" w:eastAsia="Times New Roman" w:hAnsi="Times New Roman" w:cs="Times New Roman"/>
                  <w:color w:val="000000"/>
                  <w:sz w:val="16"/>
                  <w:szCs w:val="16"/>
                </w:rPr>
                <w:t>(0.00957)</w:t>
              </w:r>
            </w:ins>
          </w:p>
        </w:tc>
        <w:tc>
          <w:tcPr>
            <w:tcW w:w="990" w:type="dxa"/>
            <w:noWrap/>
            <w:hideMark/>
          </w:tcPr>
          <w:p w14:paraId="0C394D2A" w14:textId="77777777" w:rsidR="008A01BD" w:rsidRPr="00151563" w:rsidRDefault="008A01BD" w:rsidP="008740BB">
            <w:pPr>
              <w:jc w:val="center"/>
              <w:rPr>
                <w:ins w:id="331" w:author="Tootooni, Mohammad Samie" w:date="2024-10-16T17:23:00Z"/>
                <w:rFonts w:ascii="Times New Roman" w:eastAsia="Times New Roman" w:hAnsi="Times New Roman" w:cs="Times New Roman"/>
                <w:color w:val="000000"/>
                <w:sz w:val="16"/>
                <w:szCs w:val="16"/>
              </w:rPr>
            </w:pPr>
            <w:ins w:id="332" w:author="Tootooni, Mohammad Samie" w:date="2024-10-16T17:23:00Z">
              <w:r w:rsidRPr="00151563">
                <w:rPr>
                  <w:rFonts w:ascii="Times New Roman" w:eastAsia="Times New Roman" w:hAnsi="Times New Roman" w:cs="Times New Roman"/>
                  <w:color w:val="000000"/>
                  <w:sz w:val="16"/>
                  <w:szCs w:val="16"/>
                </w:rPr>
                <w:t> 0.00086</w:t>
              </w:r>
            </w:ins>
          </w:p>
          <w:p w14:paraId="0D5200CE" w14:textId="77777777" w:rsidR="008A01BD" w:rsidRPr="00151563" w:rsidRDefault="008A01BD" w:rsidP="008740BB">
            <w:pPr>
              <w:jc w:val="center"/>
              <w:rPr>
                <w:ins w:id="333" w:author="Tootooni, Mohammad Samie" w:date="2024-10-16T17:23:00Z"/>
                <w:rFonts w:ascii="Times New Roman" w:eastAsia="Times New Roman" w:hAnsi="Times New Roman" w:cs="Times New Roman"/>
                <w:color w:val="000000"/>
                <w:sz w:val="16"/>
                <w:szCs w:val="16"/>
              </w:rPr>
            </w:pPr>
            <w:ins w:id="334" w:author="Tootooni, Mohammad Samie" w:date="2024-10-16T17:23:00Z">
              <w:r w:rsidRPr="00151563">
                <w:rPr>
                  <w:rFonts w:ascii="Times New Roman" w:eastAsia="Times New Roman" w:hAnsi="Times New Roman" w:cs="Times New Roman"/>
                  <w:color w:val="000000"/>
                  <w:sz w:val="16"/>
                  <w:szCs w:val="16"/>
                </w:rPr>
                <w:t>(0.00104)</w:t>
              </w:r>
            </w:ins>
          </w:p>
          <w:p w14:paraId="1DF58953" w14:textId="77777777" w:rsidR="008A01BD" w:rsidRPr="00151563" w:rsidRDefault="008A01BD" w:rsidP="008740BB">
            <w:pPr>
              <w:jc w:val="center"/>
              <w:rPr>
                <w:ins w:id="335" w:author="Tootooni, Mohammad Samie" w:date="2024-10-16T17:23:00Z"/>
                <w:rFonts w:ascii="Times New Roman" w:eastAsia="Times New Roman" w:hAnsi="Times New Roman" w:cs="Times New Roman"/>
                <w:color w:val="000000"/>
                <w:sz w:val="16"/>
                <w:szCs w:val="16"/>
              </w:rPr>
            </w:pPr>
          </w:p>
        </w:tc>
        <w:tc>
          <w:tcPr>
            <w:tcW w:w="900" w:type="dxa"/>
            <w:noWrap/>
            <w:hideMark/>
          </w:tcPr>
          <w:p w14:paraId="6FA1E840" w14:textId="77777777" w:rsidR="008A01BD" w:rsidRPr="00151563" w:rsidRDefault="008A01BD" w:rsidP="008740BB">
            <w:pPr>
              <w:jc w:val="center"/>
              <w:rPr>
                <w:ins w:id="336" w:author="Tootooni, Mohammad Samie" w:date="2024-10-16T17:23:00Z"/>
                <w:rFonts w:ascii="Times New Roman" w:eastAsia="Times New Roman" w:hAnsi="Times New Roman" w:cs="Times New Roman"/>
                <w:color w:val="000000"/>
                <w:sz w:val="16"/>
                <w:szCs w:val="16"/>
              </w:rPr>
            </w:pPr>
            <w:ins w:id="337" w:author="Tootooni, Mohammad Samie" w:date="2024-10-16T17:23:00Z">
              <w:r w:rsidRPr="00151563">
                <w:rPr>
                  <w:rFonts w:ascii="Times New Roman" w:eastAsia="Times New Roman" w:hAnsi="Times New Roman" w:cs="Times New Roman"/>
                  <w:color w:val="000000"/>
                  <w:sz w:val="16"/>
                  <w:szCs w:val="16"/>
                </w:rPr>
                <w:t>0.00030</w:t>
              </w:r>
            </w:ins>
          </w:p>
          <w:p w14:paraId="3157DACF" w14:textId="77777777" w:rsidR="008A01BD" w:rsidRPr="00151563" w:rsidRDefault="008A01BD" w:rsidP="008740BB">
            <w:pPr>
              <w:jc w:val="center"/>
              <w:rPr>
                <w:ins w:id="338" w:author="Tootooni, Mohammad Samie" w:date="2024-10-16T17:23:00Z"/>
                <w:rFonts w:ascii="Times New Roman" w:eastAsia="Times New Roman" w:hAnsi="Times New Roman" w:cs="Times New Roman"/>
                <w:color w:val="000000"/>
                <w:sz w:val="16"/>
                <w:szCs w:val="16"/>
              </w:rPr>
            </w:pPr>
            <w:ins w:id="339" w:author="Tootooni, Mohammad Samie" w:date="2024-10-16T17:23:00Z">
              <w:r w:rsidRPr="00151563">
                <w:rPr>
                  <w:rFonts w:ascii="Times New Roman" w:eastAsia="Times New Roman" w:hAnsi="Times New Roman" w:cs="Times New Roman"/>
                  <w:color w:val="000000"/>
                  <w:sz w:val="16"/>
                  <w:szCs w:val="16"/>
                </w:rPr>
                <w:t>(0.00217) </w:t>
              </w:r>
            </w:ins>
          </w:p>
          <w:p w14:paraId="1271FEE9" w14:textId="77777777" w:rsidR="008A01BD" w:rsidRPr="00151563" w:rsidRDefault="008A01BD" w:rsidP="008740BB">
            <w:pPr>
              <w:jc w:val="center"/>
              <w:rPr>
                <w:ins w:id="340" w:author="Tootooni, Mohammad Samie" w:date="2024-10-16T17:23:00Z"/>
                <w:rFonts w:ascii="Times New Roman" w:eastAsia="Times New Roman" w:hAnsi="Times New Roman" w:cs="Times New Roman"/>
                <w:color w:val="000000"/>
                <w:sz w:val="16"/>
                <w:szCs w:val="16"/>
              </w:rPr>
            </w:pPr>
          </w:p>
        </w:tc>
      </w:tr>
      <w:tr w:rsidR="008A01BD" w:rsidRPr="00151563" w14:paraId="31AB1442" w14:textId="77777777" w:rsidTr="008740BB">
        <w:trPr>
          <w:trHeight w:val="377"/>
          <w:jc w:val="center"/>
          <w:ins w:id="341" w:author="Tootooni, Mohammad Samie" w:date="2024-10-16T17:23:00Z"/>
        </w:trPr>
        <w:tc>
          <w:tcPr>
            <w:tcW w:w="1625" w:type="dxa"/>
            <w:noWrap/>
            <w:hideMark/>
          </w:tcPr>
          <w:p w14:paraId="31DE3630" w14:textId="77777777" w:rsidR="008A01BD" w:rsidRPr="00151563" w:rsidRDefault="008A01BD" w:rsidP="008740BB">
            <w:pPr>
              <w:rPr>
                <w:ins w:id="342" w:author="Tootooni, Mohammad Samie" w:date="2024-10-16T17:23:00Z"/>
                <w:rFonts w:ascii="Times New Roman" w:eastAsia="Times New Roman" w:hAnsi="Times New Roman" w:cs="Times New Roman"/>
                <w:color w:val="000000"/>
                <w:sz w:val="16"/>
                <w:szCs w:val="16"/>
              </w:rPr>
            </w:pPr>
            <w:ins w:id="343" w:author="Tootooni, Mohammad Samie" w:date="2024-10-16T17:23:00Z">
              <w:r w:rsidRPr="00151563">
                <w:rPr>
                  <w:rFonts w:ascii="Times New Roman" w:eastAsia="Times New Roman" w:hAnsi="Times New Roman" w:cs="Times New Roman"/>
                  <w:color w:val="000000"/>
                  <w:sz w:val="16"/>
                  <w:szCs w:val="16"/>
                </w:rPr>
                <w:t>ADI (High Disadvantaged)</w:t>
              </w:r>
            </w:ins>
          </w:p>
        </w:tc>
        <w:tc>
          <w:tcPr>
            <w:tcW w:w="895" w:type="dxa"/>
            <w:noWrap/>
            <w:hideMark/>
          </w:tcPr>
          <w:p w14:paraId="34D18FBA" w14:textId="77777777" w:rsidR="008A01BD" w:rsidRPr="00151563" w:rsidRDefault="008A01BD" w:rsidP="008740BB">
            <w:pPr>
              <w:jc w:val="center"/>
              <w:rPr>
                <w:ins w:id="344" w:author="Tootooni, Mohammad Samie" w:date="2024-10-16T17:23:00Z"/>
                <w:rFonts w:ascii="Times New Roman" w:eastAsia="Times New Roman" w:hAnsi="Times New Roman" w:cs="Times New Roman"/>
                <w:color w:val="000000"/>
                <w:sz w:val="16"/>
                <w:szCs w:val="16"/>
              </w:rPr>
            </w:pPr>
            <w:ins w:id="345" w:author="Tootooni, Mohammad Samie" w:date="2024-10-16T17:23:00Z">
              <w:r w:rsidRPr="00151563">
                <w:rPr>
                  <w:rFonts w:ascii="Times New Roman" w:eastAsia="Times New Roman" w:hAnsi="Times New Roman" w:cs="Times New Roman"/>
                  <w:color w:val="000000"/>
                  <w:sz w:val="16"/>
                  <w:szCs w:val="16"/>
                </w:rPr>
                <w:t> </w:t>
              </w:r>
            </w:ins>
          </w:p>
        </w:tc>
        <w:tc>
          <w:tcPr>
            <w:tcW w:w="900" w:type="dxa"/>
            <w:noWrap/>
            <w:hideMark/>
          </w:tcPr>
          <w:p w14:paraId="6683A690" w14:textId="77777777" w:rsidR="008A01BD" w:rsidRPr="00151563" w:rsidRDefault="008A01BD" w:rsidP="008740BB">
            <w:pPr>
              <w:jc w:val="center"/>
              <w:rPr>
                <w:ins w:id="346" w:author="Tootooni, Mohammad Samie" w:date="2024-10-16T17:23:00Z"/>
                <w:rFonts w:ascii="Times New Roman" w:eastAsia="Times New Roman" w:hAnsi="Times New Roman" w:cs="Times New Roman"/>
                <w:color w:val="000000"/>
                <w:sz w:val="16"/>
                <w:szCs w:val="16"/>
              </w:rPr>
            </w:pPr>
            <w:ins w:id="347" w:author="Tootooni, Mohammad Samie" w:date="2024-10-16T17:23:00Z">
              <w:r w:rsidRPr="00151563">
                <w:rPr>
                  <w:rFonts w:ascii="Times New Roman" w:eastAsia="Times New Roman" w:hAnsi="Times New Roman" w:cs="Times New Roman"/>
                  <w:color w:val="000000"/>
                  <w:sz w:val="16"/>
                  <w:szCs w:val="16"/>
                </w:rPr>
                <w:t> </w:t>
              </w:r>
            </w:ins>
          </w:p>
        </w:tc>
        <w:tc>
          <w:tcPr>
            <w:tcW w:w="900" w:type="dxa"/>
            <w:noWrap/>
            <w:hideMark/>
          </w:tcPr>
          <w:p w14:paraId="6399D3E7" w14:textId="77777777" w:rsidR="008A01BD" w:rsidRPr="00151563" w:rsidRDefault="008A01BD" w:rsidP="008740BB">
            <w:pPr>
              <w:jc w:val="center"/>
              <w:rPr>
                <w:ins w:id="348" w:author="Tootooni, Mohammad Samie" w:date="2024-10-16T17:23:00Z"/>
                <w:rFonts w:ascii="Times New Roman" w:eastAsia="Times New Roman" w:hAnsi="Times New Roman" w:cs="Times New Roman"/>
                <w:color w:val="000000"/>
                <w:sz w:val="16"/>
                <w:szCs w:val="16"/>
              </w:rPr>
            </w:pPr>
            <w:ins w:id="349" w:author="Tootooni, Mohammad Samie" w:date="2024-10-16T17:23:00Z">
              <w:r w:rsidRPr="00151563">
                <w:rPr>
                  <w:rFonts w:ascii="Times New Roman" w:eastAsia="Times New Roman" w:hAnsi="Times New Roman" w:cs="Times New Roman"/>
                  <w:color w:val="000000"/>
                  <w:sz w:val="16"/>
                  <w:szCs w:val="16"/>
                </w:rPr>
                <w:t> </w:t>
              </w:r>
            </w:ins>
          </w:p>
        </w:tc>
        <w:tc>
          <w:tcPr>
            <w:tcW w:w="900" w:type="dxa"/>
            <w:hideMark/>
          </w:tcPr>
          <w:p w14:paraId="1F632CD9" w14:textId="77777777" w:rsidR="008A01BD" w:rsidRPr="00151563" w:rsidRDefault="008A01BD" w:rsidP="008740BB">
            <w:pPr>
              <w:jc w:val="center"/>
              <w:rPr>
                <w:ins w:id="350" w:author="Tootooni, Mohammad Samie" w:date="2024-10-16T17:23:00Z"/>
                <w:rFonts w:ascii="Times New Roman" w:eastAsia="Times New Roman" w:hAnsi="Times New Roman" w:cs="Times New Roman"/>
                <w:color w:val="000000"/>
                <w:sz w:val="16"/>
                <w:szCs w:val="16"/>
              </w:rPr>
            </w:pPr>
            <w:commentRangeStart w:id="351"/>
            <w:ins w:id="352" w:author="Tootooni, Mohammad Samie" w:date="2024-10-16T17:23:00Z">
              <w:r w:rsidRPr="00151563">
                <w:rPr>
                  <w:rFonts w:ascii="Times New Roman" w:eastAsia="Times New Roman" w:hAnsi="Times New Roman" w:cs="Times New Roman"/>
                  <w:color w:val="000000"/>
                  <w:sz w:val="16"/>
                  <w:szCs w:val="16"/>
                </w:rPr>
                <w:t>0.00873</w:t>
              </w:r>
              <w:r w:rsidRPr="00151563">
                <w:rPr>
                  <w:rFonts w:ascii="Times New Roman" w:eastAsia="Times New Roman" w:hAnsi="Times New Roman" w:cs="Times New Roman"/>
                  <w:color w:val="000000"/>
                  <w:sz w:val="16"/>
                  <w:szCs w:val="16"/>
                </w:rPr>
                <w:br/>
                <w:t>(0.00839)</w:t>
              </w:r>
            </w:ins>
          </w:p>
        </w:tc>
        <w:tc>
          <w:tcPr>
            <w:tcW w:w="900" w:type="dxa"/>
            <w:hideMark/>
          </w:tcPr>
          <w:p w14:paraId="3ABC31D6" w14:textId="77777777" w:rsidR="008A01BD" w:rsidRPr="00151563" w:rsidRDefault="008A01BD" w:rsidP="008740BB">
            <w:pPr>
              <w:jc w:val="center"/>
              <w:rPr>
                <w:ins w:id="353" w:author="Tootooni, Mohammad Samie" w:date="2024-10-16T17:23:00Z"/>
                <w:rFonts w:ascii="Times New Roman" w:eastAsia="Times New Roman" w:hAnsi="Times New Roman" w:cs="Times New Roman"/>
                <w:color w:val="000000"/>
                <w:sz w:val="16"/>
                <w:szCs w:val="16"/>
              </w:rPr>
            </w:pPr>
            <w:ins w:id="354" w:author="Tootooni, Mohammad Samie" w:date="2024-10-16T17:23:00Z">
              <w:r w:rsidRPr="00151563">
                <w:rPr>
                  <w:rFonts w:ascii="Times New Roman" w:eastAsia="Times New Roman" w:hAnsi="Times New Roman" w:cs="Times New Roman"/>
                  <w:color w:val="000000"/>
                  <w:sz w:val="16"/>
                  <w:szCs w:val="16"/>
                </w:rPr>
                <w:t>0.01609</w:t>
              </w:r>
              <w:r w:rsidRPr="00151563">
                <w:rPr>
                  <w:rFonts w:ascii="Times New Roman" w:eastAsia="Times New Roman" w:hAnsi="Times New Roman" w:cs="Times New Roman"/>
                  <w:b/>
                  <w:bCs/>
                  <w:color w:val="000000"/>
                  <w:sz w:val="16"/>
                  <w:szCs w:val="16"/>
                </w:rPr>
                <w:t>*</w:t>
              </w:r>
              <w:r w:rsidRPr="00151563">
                <w:rPr>
                  <w:rFonts w:ascii="Times New Roman" w:eastAsia="Times New Roman" w:hAnsi="Times New Roman" w:cs="Times New Roman"/>
                  <w:color w:val="000000"/>
                  <w:sz w:val="16"/>
                  <w:szCs w:val="16"/>
                </w:rPr>
                <w:br/>
                <w:t>(0.00935)</w:t>
              </w:r>
            </w:ins>
          </w:p>
          <w:p w14:paraId="60D0B0A3" w14:textId="77777777" w:rsidR="008A01BD" w:rsidRPr="00151563" w:rsidRDefault="008A01BD" w:rsidP="008740BB">
            <w:pPr>
              <w:jc w:val="center"/>
              <w:rPr>
                <w:ins w:id="355" w:author="Tootooni, Mohammad Samie" w:date="2024-10-16T17:23:00Z"/>
                <w:rFonts w:ascii="Times New Roman" w:eastAsia="Times New Roman" w:hAnsi="Times New Roman" w:cs="Times New Roman"/>
                <w:color w:val="000000"/>
                <w:sz w:val="16"/>
                <w:szCs w:val="16"/>
              </w:rPr>
            </w:pPr>
          </w:p>
        </w:tc>
        <w:tc>
          <w:tcPr>
            <w:tcW w:w="900" w:type="dxa"/>
            <w:hideMark/>
          </w:tcPr>
          <w:p w14:paraId="41154B82" w14:textId="77777777" w:rsidR="008A01BD" w:rsidRPr="00151563" w:rsidRDefault="008A01BD" w:rsidP="008740BB">
            <w:pPr>
              <w:jc w:val="center"/>
              <w:rPr>
                <w:ins w:id="356" w:author="Tootooni, Mohammad Samie" w:date="2024-10-16T17:23:00Z"/>
                <w:rFonts w:ascii="Times New Roman" w:eastAsia="Times New Roman" w:hAnsi="Times New Roman" w:cs="Times New Roman"/>
                <w:color w:val="000000"/>
                <w:sz w:val="16"/>
                <w:szCs w:val="16"/>
              </w:rPr>
            </w:pPr>
            <w:ins w:id="357" w:author="Tootooni, Mohammad Samie" w:date="2024-10-16T17:23:00Z">
              <w:r w:rsidRPr="00151563">
                <w:rPr>
                  <w:rFonts w:ascii="Times New Roman" w:eastAsia="Times New Roman" w:hAnsi="Times New Roman" w:cs="Times New Roman"/>
                  <w:color w:val="000000"/>
                  <w:sz w:val="16"/>
                  <w:szCs w:val="16"/>
                </w:rPr>
                <w:t>0.02076</w:t>
              </w:r>
              <w:r w:rsidRPr="00151563">
                <w:rPr>
                  <w:rFonts w:ascii="Times New Roman" w:eastAsia="Times New Roman" w:hAnsi="Times New Roman" w:cs="Times New Roman"/>
                  <w:b/>
                  <w:bCs/>
                  <w:color w:val="000000"/>
                  <w:sz w:val="16"/>
                  <w:szCs w:val="16"/>
                </w:rPr>
                <w:t>*</w:t>
              </w:r>
              <w:r w:rsidRPr="00151563">
                <w:rPr>
                  <w:rFonts w:ascii="Times New Roman" w:eastAsia="Times New Roman" w:hAnsi="Times New Roman" w:cs="Times New Roman"/>
                  <w:color w:val="000000"/>
                  <w:sz w:val="16"/>
                  <w:szCs w:val="16"/>
                </w:rPr>
                <w:br/>
                <w:t>(0.01259)</w:t>
              </w:r>
            </w:ins>
          </w:p>
          <w:p w14:paraId="68FEA273" w14:textId="77777777" w:rsidR="008A01BD" w:rsidRPr="00151563" w:rsidRDefault="008A01BD" w:rsidP="008740BB">
            <w:pPr>
              <w:jc w:val="center"/>
              <w:rPr>
                <w:ins w:id="358" w:author="Tootooni, Mohammad Samie" w:date="2024-10-16T17:23:00Z"/>
                <w:rFonts w:ascii="Times New Roman" w:eastAsia="Times New Roman" w:hAnsi="Times New Roman" w:cs="Times New Roman"/>
                <w:color w:val="000000"/>
                <w:sz w:val="16"/>
                <w:szCs w:val="16"/>
              </w:rPr>
            </w:pPr>
          </w:p>
        </w:tc>
        <w:tc>
          <w:tcPr>
            <w:tcW w:w="900" w:type="dxa"/>
            <w:noWrap/>
            <w:hideMark/>
          </w:tcPr>
          <w:p w14:paraId="0BAB0905" w14:textId="77777777" w:rsidR="008A01BD" w:rsidRPr="00151563" w:rsidRDefault="008A01BD" w:rsidP="008740BB">
            <w:pPr>
              <w:jc w:val="center"/>
              <w:rPr>
                <w:ins w:id="359" w:author="Tootooni, Mohammad Samie" w:date="2024-10-16T17:23:00Z"/>
                <w:rFonts w:ascii="Times New Roman" w:eastAsia="Times New Roman" w:hAnsi="Times New Roman" w:cs="Times New Roman"/>
                <w:color w:val="000000"/>
                <w:sz w:val="16"/>
                <w:szCs w:val="16"/>
              </w:rPr>
            </w:pPr>
            <w:ins w:id="360" w:author="Tootooni, Mohammad Samie" w:date="2024-10-16T17:23:00Z">
              <w:r w:rsidRPr="00151563">
                <w:rPr>
                  <w:rFonts w:ascii="Times New Roman" w:eastAsia="Times New Roman" w:hAnsi="Times New Roman" w:cs="Times New Roman"/>
                  <w:color w:val="000000"/>
                  <w:sz w:val="16"/>
                  <w:szCs w:val="16"/>
                </w:rPr>
                <w:t> 0.00833</w:t>
              </w:r>
            </w:ins>
          </w:p>
          <w:p w14:paraId="3B85C63B" w14:textId="77777777" w:rsidR="008A01BD" w:rsidRPr="00151563" w:rsidRDefault="008A01BD" w:rsidP="008740BB">
            <w:pPr>
              <w:jc w:val="center"/>
              <w:rPr>
                <w:ins w:id="361" w:author="Tootooni, Mohammad Samie" w:date="2024-10-16T17:23:00Z"/>
                <w:rFonts w:ascii="Times New Roman" w:eastAsia="Times New Roman" w:hAnsi="Times New Roman" w:cs="Times New Roman"/>
                <w:color w:val="000000"/>
                <w:sz w:val="16"/>
                <w:szCs w:val="16"/>
              </w:rPr>
            </w:pPr>
            <w:ins w:id="362" w:author="Tootooni, Mohammad Samie" w:date="2024-10-16T17:23:00Z">
              <w:r w:rsidRPr="00151563">
                <w:rPr>
                  <w:rFonts w:ascii="Times New Roman" w:eastAsia="Times New Roman" w:hAnsi="Times New Roman" w:cs="Times New Roman"/>
                  <w:color w:val="000000"/>
                  <w:sz w:val="16"/>
                  <w:szCs w:val="16"/>
                </w:rPr>
                <w:t>(0.00883)</w:t>
              </w:r>
            </w:ins>
          </w:p>
          <w:p w14:paraId="16128EDE" w14:textId="77777777" w:rsidR="008A01BD" w:rsidRPr="00151563" w:rsidRDefault="008A01BD" w:rsidP="008740BB">
            <w:pPr>
              <w:jc w:val="center"/>
              <w:rPr>
                <w:ins w:id="363" w:author="Tootooni, Mohammad Samie" w:date="2024-10-16T17:23:00Z"/>
                <w:rFonts w:ascii="Times New Roman" w:eastAsia="Times New Roman" w:hAnsi="Times New Roman" w:cs="Times New Roman"/>
                <w:color w:val="000000"/>
                <w:sz w:val="16"/>
                <w:szCs w:val="16"/>
              </w:rPr>
            </w:pPr>
          </w:p>
        </w:tc>
        <w:tc>
          <w:tcPr>
            <w:tcW w:w="990" w:type="dxa"/>
            <w:noWrap/>
            <w:hideMark/>
          </w:tcPr>
          <w:p w14:paraId="60FF8E6C" w14:textId="77777777" w:rsidR="008A01BD" w:rsidRPr="00151563" w:rsidRDefault="008A01BD" w:rsidP="008740BB">
            <w:pPr>
              <w:jc w:val="center"/>
              <w:rPr>
                <w:ins w:id="364" w:author="Tootooni, Mohammad Samie" w:date="2024-10-16T17:23:00Z"/>
                <w:rFonts w:ascii="Times New Roman" w:eastAsia="Times New Roman" w:hAnsi="Times New Roman" w:cs="Times New Roman"/>
                <w:color w:val="000000"/>
                <w:sz w:val="16"/>
                <w:szCs w:val="16"/>
              </w:rPr>
            </w:pPr>
            <w:ins w:id="365" w:author="Tootooni, Mohammad Samie" w:date="2024-10-16T17:23:00Z">
              <w:r w:rsidRPr="00151563">
                <w:rPr>
                  <w:rFonts w:ascii="Times New Roman" w:eastAsia="Times New Roman" w:hAnsi="Times New Roman" w:cs="Times New Roman"/>
                  <w:color w:val="000000"/>
                  <w:sz w:val="16"/>
                  <w:szCs w:val="16"/>
                </w:rPr>
                <w:t> 0.02103**</w:t>
              </w:r>
            </w:ins>
          </w:p>
          <w:p w14:paraId="4707B2C8" w14:textId="77777777" w:rsidR="008A01BD" w:rsidRPr="00151563" w:rsidRDefault="008A01BD" w:rsidP="008740BB">
            <w:pPr>
              <w:jc w:val="center"/>
              <w:rPr>
                <w:ins w:id="366" w:author="Tootooni, Mohammad Samie" w:date="2024-10-16T17:23:00Z"/>
                <w:rFonts w:ascii="Times New Roman" w:eastAsia="Times New Roman" w:hAnsi="Times New Roman" w:cs="Times New Roman"/>
                <w:color w:val="000000"/>
                <w:sz w:val="16"/>
                <w:szCs w:val="16"/>
              </w:rPr>
            </w:pPr>
            <w:ins w:id="367" w:author="Tootooni, Mohammad Samie" w:date="2024-10-16T17:23:00Z">
              <w:r w:rsidRPr="00151563">
                <w:rPr>
                  <w:rFonts w:ascii="Times New Roman" w:eastAsia="Times New Roman" w:hAnsi="Times New Roman" w:cs="Times New Roman"/>
                  <w:color w:val="000000"/>
                  <w:sz w:val="16"/>
                  <w:szCs w:val="16"/>
                </w:rPr>
                <w:t>(0.01012)</w:t>
              </w:r>
            </w:ins>
          </w:p>
          <w:p w14:paraId="0D626B91" w14:textId="77777777" w:rsidR="008A01BD" w:rsidRPr="00151563" w:rsidRDefault="008A01BD" w:rsidP="008740BB">
            <w:pPr>
              <w:jc w:val="center"/>
              <w:rPr>
                <w:ins w:id="368" w:author="Tootooni, Mohammad Samie" w:date="2024-10-16T17:23:00Z"/>
                <w:rFonts w:ascii="Times New Roman" w:eastAsia="Times New Roman" w:hAnsi="Times New Roman" w:cs="Times New Roman"/>
                <w:color w:val="000000"/>
                <w:sz w:val="16"/>
                <w:szCs w:val="16"/>
              </w:rPr>
            </w:pPr>
          </w:p>
        </w:tc>
        <w:tc>
          <w:tcPr>
            <w:tcW w:w="900" w:type="dxa"/>
            <w:noWrap/>
            <w:hideMark/>
          </w:tcPr>
          <w:p w14:paraId="13C5430A" w14:textId="77777777" w:rsidR="008A01BD" w:rsidRPr="00151563" w:rsidRDefault="008A01BD" w:rsidP="008740BB">
            <w:pPr>
              <w:jc w:val="center"/>
              <w:rPr>
                <w:ins w:id="369" w:author="Tootooni, Mohammad Samie" w:date="2024-10-16T17:23:00Z"/>
                <w:rFonts w:ascii="Times New Roman" w:eastAsia="Times New Roman" w:hAnsi="Times New Roman" w:cs="Times New Roman"/>
                <w:color w:val="000000"/>
                <w:sz w:val="16"/>
                <w:szCs w:val="16"/>
              </w:rPr>
            </w:pPr>
            <w:ins w:id="370" w:author="Tootooni, Mohammad Samie" w:date="2024-10-16T17:23:00Z">
              <w:r w:rsidRPr="00151563">
                <w:rPr>
                  <w:rFonts w:ascii="Times New Roman" w:eastAsia="Times New Roman" w:hAnsi="Times New Roman" w:cs="Times New Roman"/>
                  <w:color w:val="000000"/>
                  <w:sz w:val="16"/>
                  <w:szCs w:val="16"/>
                </w:rPr>
                <w:t>0.03842**</w:t>
              </w:r>
            </w:ins>
          </w:p>
          <w:p w14:paraId="11A9944D" w14:textId="77777777" w:rsidR="008A01BD" w:rsidRPr="00151563" w:rsidRDefault="008A01BD" w:rsidP="008740BB">
            <w:pPr>
              <w:jc w:val="center"/>
              <w:rPr>
                <w:ins w:id="371" w:author="Tootooni, Mohammad Samie" w:date="2024-10-16T17:23:00Z"/>
                <w:rFonts w:ascii="Times New Roman" w:eastAsia="Times New Roman" w:hAnsi="Times New Roman" w:cs="Times New Roman"/>
                <w:color w:val="000000"/>
                <w:sz w:val="16"/>
                <w:szCs w:val="16"/>
              </w:rPr>
            </w:pPr>
            <w:ins w:id="372" w:author="Tootooni, Mohammad Samie" w:date="2024-10-16T17:23:00Z">
              <w:r w:rsidRPr="00151563">
                <w:rPr>
                  <w:rFonts w:ascii="Times New Roman" w:eastAsia="Times New Roman" w:hAnsi="Times New Roman" w:cs="Times New Roman"/>
                  <w:color w:val="000000"/>
                  <w:sz w:val="16"/>
                  <w:szCs w:val="16"/>
                </w:rPr>
                <w:t>(0.01652) </w:t>
              </w:r>
              <w:commentRangeEnd w:id="351"/>
              <w:r w:rsidRPr="00151563">
                <w:rPr>
                  <w:rStyle w:val="CommentReference"/>
                </w:rPr>
                <w:commentReference w:id="351"/>
              </w:r>
            </w:ins>
          </w:p>
        </w:tc>
      </w:tr>
      <w:tr w:rsidR="008A01BD" w:rsidRPr="00151563" w14:paraId="6BF6B063" w14:textId="77777777" w:rsidTr="008740BB">
        <w:trPr>
          <w:trHeight w:val="350"/>
          <w:jc w:val="center"/>
          <w:ins w:id="373" w:author="Tootooni, Mohammad Samie" w:date="2024-10-16T17:23:00Z"/>
        </w:trPr>
        <w:tc>
          <w:tcPr>
            <w:tcW w:w="1625" w:type="dxa"/>
            <w:tcBorders>
              <w:bottom w:val="single" w:sz="4" w:space="0" w:color="auto"/>
            </w:tcBorders>
            <w:hideMark/>
          </w:tcPr>
          <w:p w14:paraId="0B34E9FE" w14:textId="77777777" w:rsidR="008A01BD" w:rsidRPr="00151563" w:rsidRDefault="008A01BD" w:rsidP="008740BB">
            <w:pPr>
              <w:rPr>
                <w:ins w:id="374" w:author="Tootooni, Mohammad Samie" w:date="2024-10-16T17:23:00Z"/>
                <w:rFonts w:ascii="Times New Roman" w:eastAsia="Times New Roman" w:hAnsi="Times New Roman" w:cs="Times New Roman"/>
                <w:color w:val="000000"/>
                <w:sz w:val="16"/>
                <w:szCs w:val="16"/>
              </w:rPr>
            </w:pPr>
            <w:ins w:id="375" w:author="Tootooni, Mohammad Samie" w:date="2024-10-16T17:23:00Z">
              <w:r w:rsidRPr="00151563">
                <w:rPr>
                  <w:rFonts w:ascii="Times New Roman" w:eastAsia="Times New Roman" w:hAnsi="Times New Roman" w:cs="Times New Roman"/>
                  <w:color w:val="000000"/>
                  <w:sz w:val="16"/>
                  <w:szCs w:val="16"/>
                </w:rPr>
                <w:t>Effective Number of SHIELD Centers*ADI (High Disadvantaged)</w:t>
              </w:r>
            </w:ins>
          </w:p>
        </w:tc>
        <w:tc>
          <w:tcPr>
            <w:tcW w:w="895" w:type="dxa"/>
            <w:tcBorders>
              <w:bottom w:val="single" w:sz="4" w:space="0" w:color="auto"/>
            </w:tcBorders>
            <w:noWrap/>
            <w:hideMark/>
          </w:tcPr>
          <w:p w14:paraId="080169BA" w14:textId="77777777" w:rsidR="008A01BD" w:rsidRPr="00151563" w:rsidRDefault="008A01BD" w:rsidP="008740BB">
            <w:pPr>
              <w:jc w:val="center"/>
              <w:rPr>
                <w:ins w:id="376" w:author="Tootooni, Mohammad Samie" w:date="2024-10-16T17:23:00Z"/>
                <w:rFonts w:ascii="Times New Roman" w:eastAsia="Times New Roman" w:hAnsi="Times New Roman" w:cs="Times New Roman"/>
                <w:color w:val="000000"/>
                <w:sz w:val="16"/>
                <w:szCs w:val="16"/>
              </w:rPr>
            </w:pPr>
            <w:ins w:id="377" w:author="Tootooni, Mohammad Samie" w:date="2024-10-16T17:23:00Z">
              <w:r w:rsidRPr="00151563">
                <w:rPr>
                  <w:rFonts w:ascii="Times New Roman" w:eastAsia="Times New Roman" w:hAnsi="Times New Roman" w:cs="Times New Roman"/>
                  <w:color w:val="000000"/>
                  <w:sz w:val="16"/>
                  <w:szCs w:val="16"/>
                </w:rPr>
                <w:t> </w:t>
              </w:r>
            </w:ins>
          </w:p>
        </w:tc>
        <w:tc>
          <w:tcPr>
            <w:tcW w:w="900" w:type="dxa"/>
            <w:tcBorders>
              <w:bottom w:val="single" w:sz="4" w:space="0" w:color="auto"/>
            </w:tcBorders>
            <w:noWrap/>
            <w:hideMark/>
          </w:tcPr>
          <w:p w14:paraId="3941BDBE" w14:textId="77777777" w:rsidR="008A01BD" w:rsidRPr="00151563" w:rsidRDefault="008A01BD" w:rsidP="008740BB">
            <w:pPr>
              <w:jc w:val="center"/>
              <w:rPr>
                <w:ins w:id="378" w:author="Tootooni, Mohammad Samie" w:date="2024-10-16T17:23:00Z"/>
                <w:rFonts w:ascii="Times New Roman" w:eastAsia="Times New Roman" w:hAnsi="Times New Roman" w:cs="Times New Roman"/>
                <w:color w:val="000000"/>
                <w:sz w:val="16"/>
                <w:szCs w:val="16"/>
              </w:rPr>
            </w:pPr>
            <w:ins w:id="379" w:author="Tootooni, Mohammad Samie" w:date="2024-10-16T17:23:00Z">
              <w:r w:rsidRPr="00151563">
                <w:rPr>
                  <w:rFonts w:ascii="Times New Roman" w:eastAsia="Times New Roman" w:hAnsi="Times New Roman" w:cs="Times New Roman"/>
                  <w:color w:val="000000"/>
                  <w:sz w:val="16"/>
                  <w:szCs w:val="16"/>
                </w:rPr>
                <w:t> </w:t>
              </w:r>
            </w:ins>
          </w:p>
        </w:tc>
        <w:tc>
          <w:tcPr>
            <w:tcW w:w="900" w:type="dxa"/>
            <w:tcBorders>
              <w:bottom w:val="single" w:sz="4" w:space="0" w:color="auto"/>
            </w:tcBorders>
            <w:noWrap/>
            <w:hideMark/>
          </w:tcPr>
          <w:p w14:paraId="2A18EC34" w14:textId="77777777" w:rsidR="008A01BD" w:rsidRPr="00151563" w:rsidRDefault="008A01BD" w:rsidP="008740BB">
            <w:pPr>
              <w:jc w:val="center"/>
              <w:rPr>
                <w:ins w:id="380" w:author="Tootooni, Mohammad Samie" w:date="2024-10-16T17:23:00Z"/>
                <w:rFonts w:ascii="Times New Roman" w:eastAsia="Times New Roman" w:hAnsi="Times New Roman" w:cs="Times New Roman"/>
                <w:color w:val="000000"/>
                <w:sz w:val="16"/>
                <w:szCs w:val="16"/>
              </w:rPr>
            </w:pPr>
            <w:ins w:id="381" w:author="Tootooni, Mohammad Samie" w:date="2024-10-16T17:23:00Z">
              <w:r w:rsidRPr="00151563">
                <w:rPr>
                  <w:rFonts w:ascii="Times New Roman" w:eastAsia="Times New Roman" w:hAnsi="Times New Roman" w:cs="Times New Roman"/>
                  <w:color w:val="000000"/>
                  <w:sz w:val="16"/>
                  <w:szCs w:val="16"/>
                </w:rPr>
                <w:t> </w:t>
              </w:r>
            </w:ins>
          </w:p>
        </w:tc>
        <w:tc>
          <w:tcPr>
            <w:tcW w:w="900" w:type="dxa"/>
            <w:tcBorders>
              <w:bottom w:val="single" w:sz="4" w:space="0" w:color="auto"/>
            </w:tcBorders>
            <w:noWrap/>
            <w:hideMark/>
          </w:tcPr>
          <w:p w14:paraId="192A59FD" w14:textId="77777777" w:rsidR="008A01BD" w:rsidRPr="00151563" w:rsidRDefault="008A01BD" w:rsidP="008740BB">
            <w:pPr>
              <w:jc w:val="center"/>
              <w:rPr>
                <w:ins w:id="382" w:author="Tootooni, Mohammad Samie" w:date="2024-10-16T17:23:00Z"/>
                <w:rFonts w:ascii="Times New Roman" w:eastAsia="Times New Roman" w:hAnsi="Times New Roman" w:cs="Times New Roman"/>
                <w:color w:val="000000"/>
                <w:sz w:val="16"/>
                <w:szCs w:val="16"/>
              </w:rPr>
            </w:pPr>
            <w:ins w:id="383" w:author="Tootooni, Mohammad Samie" w:date="2024-10-16T17:23:00Z">
              <w:r w:rsidRPr="00151563">
                <w:rPr>
                  <w:rFonts w:ascii="Times New Roman" w:eastAsia="Times New Roman" w:hAnsi="Times New Roman" w:cs="Times New Roman"/>
                  <w:color w:val="000000"/>
                  <w:sz w:val="16"/>
                  <w:szCs w:val="16"/>
                </w:rPr>
                <w:t> </w:t>
              </w:r>
            </w:ins>
          </w:p>
        </w:tc>
        <w:tc>
          <w:tcPr>
            <w:tcW w:w="900" w:type="dxa"/>
            <w:tcBorders>
              <w:bottom w:val="single" w:sz="4" w:space="0" w:color="auto"/>
            </w:tcBorders>
            <w:noWrap/>
            <w:hideMark/>
          </w:tcPr>
          <w:p w14:paraId="08CB0340" w14:textId="77777777" w:rsidR="008A01BD" w:rsidRPr="00151563" w:rsidRDefault="008A01BD" w:rsidP="008740BB">
            <w:pPr>
              <w:jc w:val="center"/>
              <w:rPr>
                <w:ins w:id="384" w:author="Tootooni, Mohammad Samie" w:date="2024-10-16T17:23:00Z"/>
                <w:rFonts w:ascii="Times New Roman" w:eastAsia="Times New Roman" w:hAnsi="Times New Roman" w:cs="Times New Roman"/>
                <w:color w:val="000000"/>
                <w:sz w:val="16"/>
                <w:szCs w:val="16"/>
              </w:rPr>
            </w:pPr>
            <w:ins w:id="385" w:author="Tootooni, Mohammad Samie" w:date="2024-10-16T17:23:00Z">
              <w:r w:rsidRPr="00151563">
                <w:rPr>
                  <w:rFonts w:ascii="Times New Roman" w:eastAsia="Times New Roman" w:hAnsi="Times New Roman" w:cs="Times New Roman"/>
                  <w:color w:val="000000"/>
                  <w:sz w:val="16"/>
                  <w:szCs w:val="16"/>
                </w:rPr>
                <w:t> </w:t>
              </w:r>
            </w:ins>
          </w:p>
        </w:tc>
        <w:tc>
          <w:tcPr>
            <w:tcW w:w="900" w:type="dxa"/>
            <w:tcBorders>
              <w:bottom w:val="single" w:sz="4" w:space="0" w:color="auto"/>
            </w:tcBorders>
            <w:noWrap/>
            <w:hideMark/>
          </w:tcPr>
          <w:p w14:paraId="6F485489" w14:textId="77777777" w:rsidR="008A01BD" w:rsidRPr="00151563" w:rsidRDefault="008A01BD" w:rsidP="008740BB">
            <w:pPr>
              <w:jc w:val="center"/>
              <w:rPr>
                <w:ins w:id="386" w:author="Tootooni, Mohammad Samie" w:date="2024-10-16T17:23:00Z"/>
                <w:rFonts w:ascii="Times New Roman" w:eastAsia="Times New Roman" w:hAnsi="Times New Roman" w:cs="Times New Roman"/>
                <w:color w:val="000000"/>
                <w:sz w:val="16"/>
                <w:szCs w:val="16"/>
              </w:rPr>
            </w:pPr>
            <w:ins w:id="387" w:author="Tootooni, Mohammad Samie" w:date="2024-10-16T17:23:00Z">
              <w:r w:rsidRPr="00151563">
                <w:rPr>
                  <w:rFonts w:ascii="Times New Roman" w:eastAsia="Times New Roman" w:hAnsi="Times New Roman" w:cs="Times New Roman"/>
                  <w:color w:val="000000"/>
                  <w:sz w:val="16"/>
                  <w:szCs w:val="16"/>
                </w:rPr>
                <w:t> </w:t>
              </w:r>
            </w:ins>
          </w:p>
        </w:tc>
        <w:tc>
          <w:tcPr>
            <w:tcW w:w="900" w:type="dxa"/>
            <w:tcBorders>
              <w:bottom w:val="single" w:sz="4" w:space="0" w:color="auto"/>
            </w:tcBorders>
            <w:hideMark/>
          </w:tcPr>
          <w:p w14:paraId="44E00501" w14:textId="77777777" w:rsidR="008A01BD" w:rsidRPr="00151563" w:rsidRDefault="008A01BD" w:rsidP="008740BB">
            <w:pPr>
              <w:jc w:val="center"/>
              <w:rPr>
                <w:ins w:id="388" w:author="Tootooni, Mohammad Samie" w:date="2024-10-16T17:23:00Z"/>
                <w:rFonts w:ascii="Times New Roman" w:eastAsia="Times New Roman" w:hAnsi="Times New Roman" w:cs="Times New Roman"/>
                <w:color w:val="000000"/>
                <w:sz w:val="16"/>
                <w:szCs w:val="16"/>
              </w:rPr>
            </w:pPr>
            <w:ins w:id="389" w:author="Tootooni, Mohammad Samie" w:date="2024-10-16T17:23:00Z">
              <w:r w:rsidRPr="00151563">
                <w:rPr>
                  <w:rFonts w:ascii="Times New Roman" w:eastAsia="Times New Roman" w:hAnsi="Times New Roman" w:cs="Times New Roman"/>
                  <w:color w:val="000000"/>
                  <w:sz w:val="16"/>
                  <w:szCs w:val="16"/>
                </w:rPr>
                <w:t>0.00408</w:t>
              </w:r>
              <w:r w:rsidRPr="00151563">
                <w:rPr>
                  <w:rFonts w:ascii="Times New Roman" w:eastAsia="Times New Roman" w:hAnsi="Times New Roman" w:cs="Times New Roman"/>
                  <w:color w:val="000000"/>
                  <w:sz w:val="16"/>
                  <w:szCs w:val="16"/>
                </w:rPr>
                <w:br/>
                <w:t>(0.01162)</w:t>
              </w:r>
            </w:ins>
          </w:p>
        </w:tc>
        <w:tc>
          <w:tcPr>
            <w:tcW w:w="990" w:type="dxa"/>
            <w:tcBorders>
              <w:bottom w:val="single" w:sz="4" w:space="0" w:color="auto"/>
            </w:tcBorders>
            <w:hideMark/>
          </w:tcPr>
          <w:p w14:paraId="612CCD4E" w14:textId="77777777" w:rsidR="008A01BD" w:rsidRPr="00151563" w:rsidRDefault="008A01BD" w:rsidP="008740BB">
            <w:pPr>
              <w:jc w:val="center"/>
              <w:rPr>
                <w:ins w:id="390" w:author="Tootooni, Mohammad Samie" w:date="2024-10-16T17:23:00Z"/>
                <w:rFonts w:ascii="Times New Roman" w:eastAsia="Times New Roman" w:hAnsi="Times New Roman" w:cs="Times New Roman"/>
                <w:color w:val="000000"/>
                <w:sz w:val="16"/>
                <w:szCs w:val="16"/>
              </w:rPr>
            </w:pPr>
            <w:ins w:id="391" w:author="Tootooni, Mohammad Samie" w:date="2024-10-16T17:23:00Z">
              <w:r w:rsidRPr="00151563">
                <w:rPr>
                  <w:rFonts w:ascii="Times New Roman" w:eastAsia="Times New Roman" w:hAnsi="Times New Roman" w:cs="Times New Roman"/>
                  <w:color w:val="000000"/>
                  <w:sz w:val="16"/>
                  <w:szCs w:val="16"/>
                </w:rPr>
                <w:t>-0.00247</w:t>
              </w:r>
              <w:r w:rsidRPr="00151563">
                <w:rPr>
                  <w:rFonts w:ascii="Times New Roman" w:eastAsia="Times New Roman" w:hAnsi="Times New Roman" w:cs="Times New Roman"/>
                  <w:color w:val="000000"/>
                  <w:sz w:val="16"/>
                  <w:szCs w:val="16"/>
                </w:rPr>
                <w:br/>
                <w:t>(0.00199)</w:t>
              </w:r>
            </w:ins>
          </w:p>
        </w:tc>
        <w:tc>
          <w:tcPr>
            <w:tcW w:w="900" w:type="dxa"/>
            <w:tcBorders>
              <w:bottom w:val="single" w:sz="4" w:space="0" w:color="auto"/>
            </w:tcBorders>
            <w:hideMark/>
          </w:tcPr>
          <w:p w14:paraId="0ECD104A" w14:textId="77777777" w:rsidR="008A01BD" w:rsidRPr="00151563" w:rsidRDefault="008A01BD" w:rsidP="008740BB">
            <w:pPr>
              <w:jc w:val="center"/>
              <w:rPr>
                <w:ins w:id="392" w:author="Tootooni, Mohammad Samie" w:date="2024-10-16T17:23:00Z"/>
                <w:rFonts w:ascii="Times New Roman" w:eastAsia="Times New Roman" w:hAnsi="Times New Roman" w:cs="Times New Roman"/>
                <w:color w:val="000000"/>
                <w:sz w:val="16"/>
                <w:szCs w:val="16"/>
              </w:rPr>
            </w:pPr>
            <w:ins w:id="393" w:author="Tootooni, Mohammad Samie" w:date="2024-10-16T17:23:00Z">
              <w:r w:rsidRPr="00151563">
                <w:rPr>
                  <w:rFonts w:ascii="Times New Roman" w:eastAsia="Times New Roman" w:hAnsi="Times New Roman" w:cs="Times New Roman"/>
                  <w:color w:val="000000"/>
                  <w:sz w:val="16"/>
                  <w:szCs w:val="16"/>
                </w:rPr>
                <w:t>-0.00594*</w:t>
              </w:r>
              <w:r w:rsidRPr="00151563">
                <w:rPr>
                  <w:rFonts w:ascii="Times New Roman" w:eastAsia="Times New Roman" w:hAnsi="Times New Roman" w:cs="Times New Roman"/>
                  <w:color w:val="000000"/>
                  <w:sz w:val="16"/>
                  <w:szCs w:val="16"/>
                </w:rPr>
                <w:br/>
                <w:t>(0.00331)</w:t>
              </w:r>
            </w:ins>
          </w:p>
        </w:tc>
      </w:tr>
      <w:tr w:rsidR="008A01BD" w:rsidRPr="00151563" w14:paraId="2FE8A6DA" w14:textId="77777777" w:rsidTr="008740BB">
        <w:trPr>
          <w:trHeight w:val="125"/>
          <w:jc w:val="center"/>
          <w:ins w:id="394" w:author="Tootooni, Mohammad Samie" w:date="2024-10-16T17:23:00Z"/>
        </w:trPr>
        <w:tc>
          <w:tcPr>
            <w:tcW w:w="1625" w:type="dxa"/>
            <w:tcBorders>
              <w:top w:val="single" w:sz="4" w:space="0" w:color="auto"/>
              <w:bottom w:val="nil"/>
            </w:tcBorders>
            <w:noWrap/>
            <w:hideMark/>
          </w:tcPr>
          <w:p w14:paraId="71D9A712" w14:textId="77777777" w:rsidR="008A01BD" w:rsidRPr="00151563" w:rsidRDefault="008A01BD" w:rsidP="008740BB">
            <w:pPr>
              <w:rPr>
                <w:ins w:id="395" w:author="Tootooni, Mohammad Samie" w:date="2024-10-16T17:23:00Z"/>
                <w:rFonts w:ascii="Times New Roman" w:eastAsia="Times New Roman" w:hAnsi="Times New Roman" w:cs="Times New Roman"/>
                <w:color w:val="000000"/>
                <w:sz w:val="16"/>
                <w:szCs w:val="16"/>
              </w:rPr>
            </w:pPr>
            <w:ins w:id="396" w:author="Tootooni, Mohammad Samie" w:date="2024-10-16T17:23:00Z">
              <w:r w:rsidRPr="00151563">
                <w:rPr>
                  <w:rFonts w:ascii="Times New Roman" w:eastAsia="Times New Roman" w:hAnsi="Times New Roman" w:cs="Times New Roman"/>
                  <w:color w:val="000000"/>
                  <w:sz w:val="16"/>
                  <w:szCs w:val="16"/>
                </w:rPr>
                <w:t>Number of observations</w:t>
              </w:r>
            </w:ins>
          </w:p>
        </w:tc>
        <w:tc>
          <w:tcPr>
            <w:tcW w:w="895" w:type="dxa"/>
            <w:tcBorders>
              <w:top w:val="single" w:sz="4" w:space="0" w:color="auto"/>
              <w:bottom w:val="nil"/>
            </w:tcBorders>
            <w:noWrap/>
            <w:hideMark/>
          </w:tcPr>
          <w:p w14:paraId="45EB46F7" w14:textId="77777777" w:rsidR="008A01BD" w:rsidRPr="00151563" w:rsidRDefault="008A01BD" w:rsidP="008740BB">
            <w:pPr>
              <w:jc w:val="center"/>
              <w:rPr>
                <w:ins w:id="397" w:author="Tootooni, Mohammad Samie" w:date="2024-10-16T17:23:00Z"/>
                <w:rFonts w:ascii="Times New Roman" w:eastAsia="Times New Roman" w:hAnsi="Times New Roman" w:cs="Times New Roman"/>
                <w:color w:val="000000"/>
                <w:sz w:val="16"/>
                <w:szCs w:val="16"/>
              </w:rPr>
            </w:pPr>
            <w:ins w:id="398" w:author="Tootooni, Mohammad Samie" w:date="2024-10-16T17:23:00Z">
              <w:r w:rsidRPr="00151563">
                <w:rPr>
                  <w:rFonts w:ascii="Times New Roman" w:eastAsia="Times New Roman" w:hAnsi="Times New Roman" w:cs="Times New Roman"/>
                  <w:color w:val="000000"/>
                  <w:sz w:val="16"/>
                  <w:szCs w:val="16"/>
                </w:rPr>
                <w:t>573</w:t>
              </w:r>
            </w:ins>
          </w:p>
          <w:p w14:paraId="6E0E3B15" w14:textId="77777777" w:rsidR="008A01BD" w:rsidRPr="00151563" w:rsidRDefault="008A01BD" w:rsidP="008740BB">
            <w:pPr>
              <w:jc w:val="center"/>
              <w:rPr>
                <w:ins w:id="399" w:author="Tootooni, Mohammad Samie" w:date="2024-10-16T17:23:00Z"/>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32FD8E2A" w14:textId="77777777" w:rsidR="008A01BD" w:rsidRPr="00151563" w:rsidRDefault="008A01BD" w:rsidP="008740BB">
            <w:pPr>
              <w:jc w:val="center"/>
              <w:rPr>
                <w:ins w:id="400" w:author="Tootooni, Mohammad Samie" w:date="2024-10-16T17:23:00Z"/>
                <w:rFonts w:ascii="Times New Roman" w:eastAsia="Times New Roman" w:hAnsi="Times New Roman" w:cs="Times New Roman"/>
                <w:color w:val="000000"/>
                <w:sz w:val="16"/>
                <w:szCs w:val="16"/>
              </w:rPr>
            </w:pPr>
            <w:ins w:id="401" w:author="Tootooni, Mohammad Samie" w:date="2024-10-16T17:23:00Z">
              <w:r w:rsidRPr="00151563">
                <w:rPr>
                  <w:rFonts w:ascii="Times New Roman" w:eastAsia="Times New Roman" w:hAnsi="Times New Roman" w:cs="Times New Roman"/>
                  <w:color w:val="000000"/>
                  <w:sz w:val="16"/>
                  <w:szCs w:val="16"/>
                </w:rPr>
                <w:t>588</w:t>
              </w:r>
            </w:ins>
          </w:p>
        </w:tc>
        <w:tc>
          <w:tcPr>
            <w:tcW w:w="900" w:type="dxa"/>
            <w:tcBorders>
              <w:top w:val="single" w:sz="4" w:space="0" w:color="auto"/>
              <w:bottom w:val="nil"/>
            </w:tcBorders>
            <w:noWrap/>
            <w:hideMark/>
          </w:tcPr>
          <w:p w14:paraId="4443ACB6" w14:textId="77777777" w:rsidR="008A01BD" w:rsidRPr="00151563" w:rsidRDefault="008A01BD" w:rsidP="008740BB">
            <w:pPr>
              <w:jc w:val="center"/>
              <w:rPr>
                <w:ins w:id="402" w:author="Tootooni, Mohammad Samie" w:date="2024-10-16T17:23:00Z"/>
                <w:rFonts w:ascii="Times New Roman" w:eastAsia="Times New Roman" w:hAnsi="Times New Roman" w:cs="Times New Roman"/>
                <w:color w:val="000000"/>
                <w:sz w:val="16"/>
                <w:szCs w:val="16"/>
              </w:rPr>
            </w:pPr>
            <w:ins w:id="403" w:author="Tootooni, Mohammad Samie" w:date="2024-10-16T17:23:00Z">
              <w:r w:rsidRPr="00151563">
                <w:rPr>
                  <w:rFonts w:ascii="Times New Roman" w:eastAsia="Times New Roman" w:hAnsi="Times New Roman" w:cs="Times New Roman"/>
                  <w:color w:val="000000"/>
                  <w:sz w:val="16"/>
                  <w:szCs w:val="16"/>
                </w:rPr>
                <w:t>588</w:t>
              </w:r>
            </w:ins>
          </w:p>
        </w:tc>
        <w:tc>
          <w:tcPr>
            <w:tcW w:w="900" w:type="dxa"/>
            <w:tcBorders>
              <w:top w:val="single" w:sz="4" w:space="0" w:color="auto"/>
              <w:bottom w:val="nil"/>
            </w:tcBorders>
            <w:noWrap/>
            <w:hideMark/>
          </w:tcPr>
          <w:p w14:paraId="73459895" w14:textId="77777777" w:rsidR="008A01BD" w:rsidRPr="00151563" w:rsidRDefault="008A01BD" w:rsidP="008740BB">
            <w:pPr>
              <w:jc w:val="center"/>
              <w:rPr>
                <w:ins w:id="404" w:author="Tootooni, Mohammad Samie" w:date="2024-10-16T17:23:00Z"/>
                <w:rFonts w:ascii="Times New Roman" w:eastAsia="Times New Roman" w:hAnsi="Times New Roman" w:cs="Times New Roman"/>
                <w:color w:val="000000"/>
                <w:sz w:val="16"/>
                <w:szCs w:val="16"/>
              </w:rPr>
            </w:pPr>
            <w:ins w:id="405" w:author="Tootooni, Mohammad Samie" w:date="2024-10-16T17:23:00Z">
              <w:r w:rsidRPr="00151563">
                <w:rPr>
                  <w:rFonts w:ascii="Times New Roman" w:eastAsia="Times New Roman" w:hAnsi="Times New Roman" w:cs="Times New Roman"/>
                  <w:color w:val="000000"/>
                  <w:sz w:val="16"/>
                  <w:szCs w:val="16"/>
                </w:rPr>
                <w:t>573</w:t>
              </w:r>
            </w:ins>
          </w:p>
        </w:tc>
        <w:tc>
          <w:tcPr>
            <w:tcW w:w="900" w:type="dxa"/>
            <w:tcBorders>
              <w:top w:val="single" w:sz="4" w:space="0" w:color="auto"/>
              <w:bottom w:val="nil"/>
            </w:tcBorders>
            <w:noWrap/>
            <w:hideMark/>
          </w:tcPr>
          <w:p w14:paraId="4FFB7D7F" w14:textId="77777777" w:rsidR="008A01BD" w:rsidRPr="00151563" w:rsidRDefault="008A01BD" w:rsidP="008740BB">
            <w:pPr>
              <w:jc w:val="center"/>
              <w:rPr>
                <w:ins w:id="406" w:author="Tootooni, Mohammad Samie" w:date="2024-10-16T17:23:00Z"/>
                <w:rFonts w:ascii="Times New Roman" w:eastAsia="Times New Roman" w:hAnsi="Times New Roman" w:cs="Times New Roman"/>
                <w:color w:val="000000"/>
                <w:sz w:val="16"/>
                <w:szCs w:val="16"/>
              </w:rPr>
            </w:pPr>
            <w:ins w:id="407" w:author="Tootooni, Mohammad Samie" w:date="2024-10-16T17:23:00Z">
              <w:r w:rsidRPr="00151563">
                <w:rPr>
                  <w:rFonts w:ascii="Times New Roman" w:eastAsia="Times New Roman" w:hAnsi="Times New Roman" w:cs="Times New Roman"/>
                  <w:color w:val="000000"/>
                  <w:sz w:val="16"/>
                  <w:szCs w:val="16"/>
                </w:rPr>
                <w:t>588</w:t>
              </w:r>
            </w:ins>
          </w:p>
        </w:tc>
        <w:tc>
          <w:tcPr>
            <w:tcW w:w="900" w:type="dxa"/>
            <w:tcBorders>
              <w:top w:val="single" w:sz="4" w:space="0" w:color="auto"/>
              <w:bottom w:val="nil"/>
            </w:tcBorders>
            <w:noWrap/>
            <w:hideMark/>
          </w:tcPr>
          <w:p w14:paraId="7E0A443B" w14:textId="77777777" w:rsidR="008A01BD" w:rsidRPr="00151563" w:rsidRDefault="008A01BD" w:rsidP="008740BB">
            <w:pPr>
              <w:jc w:val="center"/>
              <w:rPr>
                <w:ins w:id="408" w:author="Tootooni, Mohammad Samie" w:date="2024-10-16T17:23:00Z"/>
                <w:rFonts w:ascii="Times New Roman" w:eastAsia="Times New Roman" w:hAnsi="Times New Roman" w:cs="Times New Roman"/>
                <w:color w:val="000000"/>
                <w:sz w:val="16"/>
                <w:szCs w:val="16"/>
              </w:rPr>
            </w:pPr>
            <w:ins w:id="409" w:author="Tootooni, Mohammad Samie" w:date="2024-10-16T17:23:00Z">
              <w:r w:rsidRPr="00151563">
                <w:rPr>
                  <w:rFonts w:ascii="Times New Roman" w:eastAsia="Times New Roman" w:hAnsi="Times New Roman" w:cs="Times New Roman"/>
                  <w:color w:val="000000"/>
                  <w:sz w:val="16"/>
                  <w:szCs w:val="16"/>
                </w:rPr>
                <w:t>588</w:t>
              </w:r>
            </w:ins>
          </w:p>
          <w:p w14:paraId="6AE87621" w14:textId="77777777" w:rsidR="008A01BD" w:rsidRPr="00151563" w:rsidRDefault="008A01BD" w:rsidP="008740BB">
            <w:pPr>
              <w:jc w:val="center"/>
              <w:rPr>
                <w:ins w:id="410" w:author="Tootooni, Mohammad Samie" w:date="2024-10-16T17:23:00Z"/>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7308C300" w14:textId="77777777" w:rsidR="008A01BD" w:rsidRPr="00151563" w:rsidRDefault="008A01BD" w:rsidP="008740BB">
            <w:pPr>
              <w:jc w:val="center"/>
              <w:rPr>
                <w:ins w:id="411" w:author="Tootooni, Mohammad Samie" w:date="2024-10-16T17:23:00Z"/>
                <w:rFonts w:ascii="Times New Roman" w:eastAsia="Times New Roman" w:hAnsi="Times New Roman" w:cs="Times New Roman"/>
                <w:color w:val="000000"/>
                <w:sz w:val="16"/>
                <w:szCs w:val="16"/>
              </w:rPr>
            </w:pPr>
            <w:ins w:id="412" w:author="Tootooni, Mohammad Samie" w:date="2024-10-16T17:23:00Z">
              <w:r w:rsidRPr="00151563">
                <w:rPr>
                  <w:rFonts w:ascii="Times New Roman" w:eastAsia="Times New Roman" w:hAnsi="Times New Roman" w:cs="Times New Roman"/>
                  <w:color w:val="000000"/>
                  <w:sz w:val="16"/>
                  <w:szCs w:val="16"/>
                </w:rPr>
                <w:t>573</w:t>
              </w:r>
            </w:ins>
          </w:p>
          <w:p w14:paraId="322DD04F" w14:textId="77777777" w:rsidR="008A01BD" w:rsidRPr="00151563" w:rsidRDefault="008A01BD" w:rsidP="008740BB">
            <w:pPr>
              <w:jc w:val="center"/>
              <w:rPr>
                <w:ins w:id="413" w:author="Tootooni, Mohammad Samie" w:date="2024-10-16T17:23:00Z"/>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229D438A" w14:textId="77777777" w:rsidR="008A01BD" w:rsidRPr="00151563" w:rsidRDefault="008A01BD" w:rsidP="008740BB">
            <w:pPr>
              <w:jc w:val="center"/>
              <w:rPr>
                <w:ins w:id="414" w:author="Tootooni, Mohammad Samie" w:date="2024-10-16T17:23:00Z"/>
                <w:rFonts w:ascii="Times New Roman" w:eastAsia="Times New Roman" w:hAnsi="Times New Roman" w:cs="Times New Roman"/>
                <w:color w:val="000000"/>
                <w:sz w:val="16"/>
                <w:szCs w:val="16"/>
              </w:rPr>
            </w:pPr>
            <w:ins w:id="415" w:author="Tootooni, Mohammad Samie" w:date="2024-10-16T17:23:00Z">
              <w:r w:rsidRPr="00151563">
                <w:rPr>
                  <w:rFonts w:ascii="Times New Roman" w:eastAsia="Times New Roman" w:hAnsi="Times New Roman" w:cs="Times New Roman"/>
                  <w:color w:val="000000"/>
                  <w:sz w:val="16"/>
                  <w:szCs w:val="16"/>
                </w:rPr>
                <w:t>588</w:t>
              </w:r>
            </w:ins>
          </w:p>
        </w:tc>
        <w:tc>
          <w:tcPr>
            <w:tcW w:w="900" w:type="dxa"/>
            <w:tcBorders>
              <w:top w:val="single" w:sz="4" w:space="0" w:color="auto"/>
              <w:bottom w:val="nil"/>
            </w:tcBorders>
            <w:noWrap/>
            <w:hideMark/>
          </w:tcPr>
          <w:p w14:paraId="0634BAA3" w14:textId="77777777" w:rsidR="008A01BD" w:rsidRPr="00151563" w:rsidRDefault="008A01BD" w:rsidP="008740BB">
            <w:pPr>
              <w:jc w:val="center"/>
              <w:rPr>
                <w:ins w:id="416" w:author="Tootooni, Mohammad Samie" w:date="2024-10-16T17:23:00Z"/>
                <w:rFonts w:ascii="Times New Roman" w:eastAsia="Times New Roman" w:hAnsi="Times New Roman" w:cs="Times New Roman"/>
                <w:color w:val="000000"/>
                <w:sz w:val="16"/>
                <w:szCs w:val="16"/>
              </w:rPr>
            </w:pPr>
            <w:ins w:id="417" w:author="Tootooni, Mohammad Samie" w:date="2024-10-16T17:23:00Z">
              <w:r w:rsidRPr="00151563">
                <w:rPr>
                  <w:rFonts w:ascii="Times New Roman" w:eastAsia="Times New Roman" w:hAnsi="Times New Roman" w:cs="Times New Roman"/>
                  <w:color w:val="000000"/>
                  <w:sz w:val="16"/>
                  <w:szCs w:val="16"/>
                </w:rPr>
                <w:t>588</w:t>
              </w:r>
            </w:ins>
          </w:p>
        </w:tc>
      </w:tr>
      <w:tr w:rsidR="008A01BD" w:rsidRPr="00151563" w14:paraId="1EEFAD6A" w14:textId="77777777" w:rsidTr="008740BB">
        <w:trPr>
          <w:trHeight w:val="384"/>
          <w:jc w:val="center"/>
          <w:ins w:id="418" w:author="Tootooni, Mohammad Samie" w:date="2024-10-16T17:23:00Z"/>
        </w:trPr>
        <w:tc>
          <w:tcPr>
            <w:tcW w:w="1625" w:type="dxa"/>
            <w:tcBorders>
              <w:top w:val="nil"/>
            </w:tcBorders>
            <w:noWrap/>
            <w:hideMark/>
          </w:tcPr>
          <w:p w14:paraId="0B55D669" w14:textId="77777777" w:rsidR="008A01BD" w:rsidRPr="00151563" w:rsidRDefault="008A01BD" w:rsidP="008740BB">
            <w:pPr>
              <w:rPr>
                <w:ins w:id="419" w:author="Tootooni, Mohammad Samie" w:date="2024-10-16T17:23:00Z"/>
                <w:rFonts w:ascii="Times New Roman" w:eastAsia="Times New Roman" w:hAnsi="Times New Roman" w:cs="Times New Roman"/>
                <w:color w:val="000000"/>
                <w:sz w:val="16"/>
                <w:szCs w:val="16"/>
              </w:rPr>
            </w:pPr>
            <w:ins w:id="420" w:author="Tootooni, Mohammad Samie" w:date="2024-10-16T17:23:00Z">
              <w:r w:rsidRPr="00151563">
                <w:rPr>
                  <w:rFonts w:ascii="Times New Roman" w:eastAsia="Times New Roman" w:hAnsi="Times New Roman" w:cs="Times New Roman"/>
                  <w:color w:val="000000"/>
                  <w:sz w:val="16"/>
                  <w:szCs w:val="16"/>
                </w:rPr>
                <w:t>Mean of the dependent variable in the control group</w:t>
              </w:r>
            </w:ins>
          </w:p>
        </w:tc>
        <w:tc>
          <w:tcPr>
            <w:tcW w:w="895" w:type="dxa"/>
            <w:tcBorders>
              <w:top w:val="nil"/>
            </w:tcBorders>
            <w:noWrap/>
            <w:hideMark/>
          </w:tcPr>
          <w:p w14:paraId="770F2C1E" w14:textId="77777777" w:rsidR="008A01BD" w:rsidRPr="00151563" w:rsidRDefault="008A01BD" w:rsidP="008740BB">
            <w:pPr>
              <w:jc w:val="center"/>
              <w:rPr>
                <w:ins w:id="421" w:author="Tootooni, Mohammad Samie" w:date="2024-10-16T17:23:00Z"/>
                <w:rFonts w:ascii="Times New Roman" w:eastAsia="Times New Roman" w:hAnsi="Times New Roman" w:cs="Times New Roman"/>
                <w:color w:val="000000"/>
                <w:sz w:val="16"/>
                <w:szCs w:val="16"/>
              </w:rPr>
            </w:pPr>
            <w:ins w:id="422" w:author="Tootooni, Mohammad Samie" w:date="2024-10-16T17:23:00Z">
              <w:r w:rsidRPr="00151563">
                <w:rPr>
                  <w:rFonts w:ascii="Times New Roman" w:eastAsia="Times New Roman" w:hAnsi="Times New Roman" w:cs="Times New Roman"/>
                  <w:color w:val="000000"/>
                  <w:sz w:val="16"/>
                  <w:szCs w:val="16"/>
                </w:rPr>
                <w:t>0.03</w:t>
              </w:r>
            </w:ins>
          </w:p>
        </w:tc>
        <w:tc>
          <w:tcPr>
            <w:tcW w:w="900" w:type="dxa"/>
            <w:tcBorders>
              <w:top w:val="nil"/>
            </w:tcBorders>
            <w:noWrap/>
            <w:hideMark/>
          </w:tcPr>
          <w:p w14:paraId="1C1C8106" w14:textId="77777777" w:rsidR="008A01BD" w:rsidRPr="00151563" w:rsidRDefault="008A01BD" w:rsidP="008740BB">
            <w:pPr>
              <w:jc w:val="center"/>
              <w:rPr>
                <w:ins w:id="423" w:author="Tootooni, Mohammad Samie" w:date="2024-10-16T17:23:00Z"/>
                <w:rFonts w:ascii="Times New Roman" w:eastAsia="Times New Roman" w:hAnsi="Times New Roman" w:cs="Times New Roman"/>
                <w:color w:val="000000"/>
                <w:sz w:val="16"/>
                <w:szCs w:val="16"/>
              </w:rPr>
            </w:pPr>
            <w:ins w:id="424" w:author="Tootooni, Mohammad Samie" w:date="2024-10-16T17:23:00Z">
              <w:r w:rsidRPr="00151563">
                <w:rPr>
                  <w:rFonts w:ascii="Times New Roman" w:eastAsia="Times New Roman" w:hAnsi="Times New Roman" w:cs="Times New Roman"/>
                  <w:color w:val="000000"/>
                  <w:sz w:val="16"/>
                  <w:szCs w:val="16"/>
                </w:rPr>
                <w:t>0.04</w:t>
              </w:r>
            </w:ins>
          </w:p>
        </w:tc>
        <w:tc>
          <w:tcPr>
            <w:tcW w:w="900" w:type="dxa"/>
            <w:tcBorders>
              <w:top w:val="nil"/>
            </w:tcBorders>
            <w:noWrap/>
            <w:hideMark/>
          </w:tcPr>
          <w:p w14:paraId="0C8E7C0E" w14:textId="77777777" w:rsidR="008A01BD" w:rsidRPr="00151563" w:rsidRDefault="008A01BD" w:rsidP="008740BB">
            <w:pPr>
              <w:jc w:val="center"/>
              <w:rPr>
                <w:ins w:id="425" w:author="Tootooni, Mohammad Samie" w:date="2024-10-16T17:23:00Z"/>
                <w:rFonts w:ascii="Times New Roman" w:eastAsia="Times New Roman" w:hAnsi="Times New Roman" w:cs="Times New Roman"/>
                <w:color w:val="000000"/>
                <w:sz w:val="16"/>
                <w:szCs w:val="16"/>
              </w:rPr>
            </w:pPr>
            <w:ins w:id="426" w:author="Tootooni, Mohammad Samie" w:date="2024-10-16T17:23:00Z">
              <w:r w:rsidRPr="00151563">
                <w:rPr>
                  <w:rFonts w:ascii="Times New Roman" w:eastAsia="Times New Roman" w:hAnsi="Times New Roman" w:cs="Times New Roman"/>
                  <w:color w:val="000000"/>
                  <w:sz w:val="16"/>
                  <w:szCs w:val="16"/>
                </w:rPr>
                <w:t>0.04</w:t>
              </w:r>
            </w:ins>
          </w:p>
        </w:tc>
        <w:tc>
          <w:tcPr>
            <w:tcW w:w="900" w:type="dxa"/>
            <w:tcBorders>
              <w:top w:val="nil"/>
            </w:tcBorders>
            <w:noWrap/>
            <w:hideMark/>
          </w:tcPr>
          <w:p w14:paraId="5139D364" w14:textId="77777777" w:rsidR="008A01BD" w:rsidRPr="00151563" w:rsidRDefault="008A01BD" w:rsidP="008740BB">
            <w:pPr>
              <w:jc w:val="center"/>
              <w:rPr>
                <w:ins w:id="427" w:author="Tootooni, Mohammad Samie" w:date="2024-10-16T17:23:00Z"/>
                <w:rFonts w:ascii="Times New Roman" w:eastAsia="Times New Roman" w:hAnsi="Times New Roman" w:cs="Times New Roman"/>
                <w:color w:val="000000"/>
                <w:sz w:val="16"/>
                <w:szCs w:val="16"/>
              </w:rPr>
            </w:pPr>
            <w:ins w:id="428" w:author="Tootooni, Mohammad Samie" w:date="2024-10-16T17:23:00Z">
              <w:r w:rsidRPr="00151563">
                <w:rPr>
                  <w:rFonts w:ascii="Times New Roman" w:eastAsia="Times New Roman" w:hAnsi="Times New Roman" w:cs="Times New Roman"/>
                  <w:color w:val="000000"/>
                  <w:sz w:val="16"/>
                  <w:szCs w:val="16"/>
                </w:rPr>
                <w:t>0.03</w:t>
              </w:r>
            </w:ins>
          </w:p>
        </w:tc>
        <w:tc>
          <w:tcPr>
            <w:tcW w:w="900" w:type="dxa"/>
            <w:tcBorders>
              <w:top w:val="nil"/>
            </w:tcBorders>
            <w:noWrap/>
            <w:hideMark/>
          </w:tcPr>
          <w:p w14:paraId="326F86E9" w14:textId="77777777" w:rsidR="008A01BD" w:rsidRPr="00151563" w:rsidRDefault="008A01BD" w:rsidP="008740BB">
            <w:pPr>
              <w:jc w:val="center"/>
              <w:rPr>
                <w:ins w:id="429" w:author="Tootooni, Mohammad Samie" w:date="2024-10-16T17:23:00Z"/>
                <w:rFonts w:ascii="Times New Roman" w:eastAsia="Times New Roman" w:hAnsi="Times New Roman" w:cs="Times New Roman"/>
                <w:color w:val="000000"/>
                <w:sz w:val="16"/>
                <w:szCs w:val="16"/>
              </w:rPr>
            </w:pPr>
            <w:ins w:id="430" w:author="Tootooni, Mohammad Samie" w:date="2024-10-16T17:23:00Z">
              <w:r w:rsidRPr="00151563">
                <w:rPr>
                  <w:rFonts w:ascii="Times New Roman" w:eastAsia="Times New Roman" w:hAnsi="Times New Roman" w:cs="Times New Roman"/>
                  <w:color w:val="000000"/>
                  <w:sz w:val="16"/>
                  <w:szCs w:val="16"/>
                </w:rPr>
                <w:t>0.04</w:t>
              </w:r>
            </w:ins>
          </w:p>
        </w:tc>
        <w:tc>
          <w:tcPr>
            <w:tcW w:w="900" w:type="dxa"/>
            <w:tcBorders>
              <w:top w:val="nil"/>
            </w:tcBorders>
            <w:noWrap/>
            <w:hideMark/>
          </w:tcPr>
          <w:p w14:paraId="7B975B7A" w14:textId="77777777" w:rsidR="008A01BD" w:rsidRPr="00151563" w:rsidRDefault="008A01BD" w:rsidP="008740BB">
            <w:pPr>
              <w:jc w:val="center"/>
              <w:rPr>
                <w:ins w:id="431" w:author="Tootooni, Mohammad Samie" w:date="2024-10-16T17:23:00Z"/>
                <w:rFonts w:ascii="Times New Roman" w:eastAsia="Times New Roman" w:hAnsi="Times New Roman" w:cs="Times New Roman"/>
                <w:color w:val="000000"/>
                <w:sz w:val="16"/>
                <w:szCs w:val="16"/>
              </w:rPr>
            </w:pPr>
            <w:ins w:id="432" w:author="Tootooni, Mohammad Samie" w:date="2024-10-16T17:23:00Z">
              <w:r w:rsidRPr="00151563">
                <w:rPr>
                  <w:rFonts w:ascii="Times New Roman" w:eastAsia="Times New Roman" w:hAnsi="Times New Roman" w:cs="Times New Roman"/>
                  <w:color w:val="000000"/>
                  <w:sz w:val="16"/>
                  <w:szCs w:val="16"/>
                </w:rPr>
                <w:t>0.04</w:t>
              </w:r>
            </w:ins>
          </w:p>
        </w:tc>
        <w:tc>
          <w:tcPr>
            <w:tcW w:w="900" w:type="dxa"/>
            <w:tcBorders>
              <w:top w:val="nil"/>
            </w:tcBorders>
            <w:noWrap/>
            <w:hideMark/>
          </w:tcPr>
          <w:p w14:paraId="789D586B" w14:textId="77777777" w:rsidR="008A01BD" w:rsidRPr="00151563" w:rsidRDefault="008A01BD" w:rsidP="008740BB">
            <w:pPr>
              <w:jc w:val="center"/>
              <w:rPr>
                <w:ins w:id="433" w:author="Tootooni, Mohammad Samie" w:date="2024-10-16T17:23:00Z"/>
                <w:rFonts w:ascii="Times New Roman" w:eastAsia="Times New Roman" w:hAnsi="Times New Roman" w:cs="Times New Roman"/>
                <w:color w:val="000000"/>
                <w:sz w:val="16"/>
                <w:szCs w:val="16"/>
              </w:rPr>
            </w:pPr>
            <w:ins w:id="434" w:author="Tootooni, Mohammad Samie" w:date="2024-10-16T17:23:00Z">
              <w:r w:rsidRPr="00151563">
                <w:rPr>
                  <w:rFonts w:ascii="Times New Roman" w:eastAsia="Times New Roman" w:hAnsi="Times New Roman" w:cs="Times New Roman"/>
                  <w:color w:val="000000"/>
                  <w:sz w:val="16"/>
                  <w:szCs w:val="16"/>
                </w:rPr>
                <w:t>0.03</w:t>
              </w:r>
            </w:ins>
          </w:p>
        </w:tc>
        <w:tc>
          <w:tcPr>
            <w:tcW w:w="990" w:type="dxa"/>
            <w:tcBorders>
              <w:top w:val="nil"/>
            </w:tcBorders>
            <w:noWrap/>
            <w:hideMark/>
          </w:tcPr>
          <w:p w14:paraId="4755FFE0" w14:textId="77777777" w:rsidR="008A01BD" w:rsidRPr="00151563" w:rsidRDefault="008A01BD" w:rsidP="008740BB">
            <w:pPr>
              <w:jc w:val="center"/>
              <w:rPr>
                <w:ins w:id="435" w:author="Tootooni, Mohammad Samie" w:date="2024-10-16T17:23:00Z"/>
                <w:rFonts w:ascii="Times New Roman" w:eastAsia="Times New Roman" w:hAnsi="Times New Roman" w:cs="Times New Roman"/>
                <w:color w:val="000000"/>
                <w:sz w:val="16"/>
                <w:szCs w:val="16"/>
              </w:rPr>
            </w:pPr>
            <w:ins w:id="436" w:author="Tootooni, Mohammad Samie" w:date="2024-10-16T17:23:00Z">
              <w:r w:rsidRPr="00151563">
                <w:rPr>
                  <w:rFonts w:ascii="Times New Roman" w:eastAsia="Times New Roman" w:hAnsi="Times New Roman" w:cs="Times New Roman"/>
                  <w:color w:val="000000"/>
                  <w:sz w:val="16"/>
                  <w:szCs w:val="16"/>
                </w:rPr>
                <w:t>0.04</w:t>
              </w:r>
            </w:ins>
          </w:p>
        </w:tc>
        <w:tc>
          <w:tcPr>
            <w:tcW w:w="900" w:type="dxa"/>
            <w:tcBorders>
              <w:top w:val="nil"/>
            </w:tcBorders>
            <w:noWrap/>
            <w:hideMark/>
          </w:tcPr>
          <w:p w14:paraId="494609B8" w14:textId="77777777" w:rsidR="008A01BD" w:rsidRPr="00151563" w:rsidRDefault="008A01BD" w:rsidP="008740BB">
            <w:pPr>
              <w:jc w:val="center"/>
              <w:rPr>
                <w:ins w:id="437" w:author="Tootooni, Mohammad Samie" w:date="2024-10-16T17:23:00Z"/>
                <w:rFonts w:ascii="Times New Roman" w:eastAsia="Times New Roman" w:hAnsi="Times New Roman" w:cs="Times New Roman"/>
                <w:color w:val="000000"/>
                <w:sz w:val="16"/>
                <w:szCs w:val="16"/>
              </w:rPr>
            </w:pPr>
            <w:ins w:id="438" w:author="Tootooni, Mohammad Samie" w:date="2024-10-16T17:23:00Z">
              <w:r w:rsidRPr="00151563">
                <w:rPr>
                  <w:rFonts w:ascii="Times New Roman" w:eastAsia="Times New Roman" w:hAnsi="Times New Roman" w:cs="Times New Roman"/>
                  <w:color w:val="000000"/>
                  <w:sz w:val="16"/>
                  <w:szCs w:val="16"/>
                </w:rPr>
                <w:t>0.04</w:t>
              </w:r>
            </w:ins>
          </w:p>
        </w:tc>
      </w:tr>
      <w:tr w:rsidR="008A01BD" w:rsidRPr="00151563" w14:paraId="5F8D338F" w14:textId="77777777" w:rsidTr="008740BB">
        <w:trPr>
          <w:trHeight w:val="188"/>
          <w:jc w:val="center"/>
          <w:ins w:id="439" w:author="Tootooni, Mohammad Samie" w:date="2024-10-16T17:23:00Z"/>
        </w:trPr>
        <w:tc>
          <w:tcPr>
            <w:tcW w:w="1625" w:type="dxa"/>
            <w:tcBorders>
              <w:bottom w:val="nil"/>
            </w:tcBorders>
            <w:noWrap/>
            <w:hideMark/>
          </w:tcPr>
          <w:p w14:paraId="6BDC7F9E" w14:textId="77777777" w:rsidR="008A01BD" w:rsidRPr="00151563" w:rsidRDefault="008A01BD" w:rsidP="008740BB">
            <w:pPr>
              <w:rPr>
                <w:ins w:id="440" w:author="Tootooni, Mohammad Samie" w:date="2024-10-16T17:23:00Z"/>
                <w:rFonts w:ascii="Times New Roman" w:eastAsia="Times New Roman" w:hAnsi="Times New Roman" w:cs="Times New Roman"/>
                <w:color w:val="000000"/>
                <w:sz w:val="16"/>
                <w:szCs w:val="16"/>
              </w:rPr>
            </w:pPr>
            <w:ins w:id="441" w:author="Tootooni, Mohammad Samie" w:date="2024-10-16T17:23:00Z">
              <w:r w:rsidRPr="00151563">
                <w:rPr>
                  <w:rFonts w:ascii="Times New Roman" w:eastAsia="Times New Roman" w:hAnsi="Times New Roman" w:cs="Times New Roman"/>
                  <w:color w:val="000000"/>
                  <w:sz w:val="16"/>
                  <w:szCs w:val="16"/>
                </w:rPr>
                <w:t>Conditional R squared</w:t>
              </w:r>
            </w:ins>
          </w:p>
        </w:tc>
        <w:tc>
          <w:tcPr>
            <w:tcW w:w="895" w:type="dxa"/>
            <w:tcBorders>
              <w:bottom w:val="nil"/>
            </w:tcBorders>
            <w:noWrap/>
            <w:hideMark/>
          </w:tcPr>
          <w:p w14:paraId="0518AE83" w14:textId="77777777" w:rsidR="008A01BD" w:rsidRPr="00151563" w:rsidRDefault="008A01BD" w:rsidP="008740BB">
            <w:pPr>
              <w:jc w:val="center"/>
              <w:rPr>
                <w:ins w:id="442" w:author="Tootooni, Mohammad Samie" w:date="2024-10-16T17:23:00Z"/>
                <w:rFonts w:ascii="Times New Roman" w:eastAsia="Times New Roman" w:hAnsi="Times New Roman" w:cs="Times New Roman"/>
                <w:color w:val="000000"/>
                <w:sz w:val="16"/>
                <w:szCs w:val="16"/>
              </w:rPr>
            </w:pPr>
            <w:ins w:id="443" w:author="Tootooni, Mohammad Samie" w:date="2024-10-16T17:23:00Z">
              <w:r w:rsidRPr="00151563">
                <w:rPr>
                  <w:rFonts w:ascii="Times New Roman" w:eastAsia="Times New Roman" w:hAnsi="Times New Roman" w:cs="Times New Roman"/>
                  <w:color w:val="000000"/>
                  <w:sz w:val="16"/>
                  <w:szCs w:val="16"/>
                </w:rPr>
                <w:t>0.59</w:t>
              </w:r>
            </w:ins>
          </w:p>
        </w:tc>
        <w:tc>
          <w:tcPr>
            <w:tcW w:w="900" w:type="dxa"/>
            <w:tcBorders>
              <w:bottom w:val="nil"/>
            </w:tcBorders>
            <w:noWrap/>
            <w:hideMark/>
          </w:tcPr>
          <w:p w14:paraId="1EEB9076" w14:textId="77777777" w:rsidR="008A01BD" w:rsidRPr="00151563" w:rsidRDefault="008A01BD" w:rsidP="008740BB">
            <w:pPr>
              <w:jc w:val="center"/>
              <w:rPr>
                <w:ins w:id="444" w:author="Tootooni, Mohammad Samie" w:date="2024-10-16T17:23:00Z"/>
                <w:rFonts w:ascii="Times New Roman" w:eastAsia="Times New Roman" w:hAnsi="Times New Roman" w:cs="Times New Roman"/>
                <w:color w:val="000000"/>
                <w:sz w:val="16"/>
                <w:szCs w:val="16"/>
              </w:rPr>
            </w:pPr>
            <w:ins w:id="445" w:author="Tootooni, Mohammad Samie" w:date="2024-10-16T17:23:00Z">
              <w:r w:rsidRPr="00151563">
                <w:rPr>
                  <w:rFonts w:ascii="Times New Roman" w:eastAsia="Times New Roman" w:hAnsi="Times New Roman" w:cs="Times New Roman"/>
                  <w:color w:val="000000"/>
                  <w:sz w:val="16"/>
                  <w:szCs w:val="16"/>
                </w:rPr>
                <w:t>0.60</w:t>
              </w:r>
            </w:ins>
          </w:p>
        </w:tc>
        <w:tc>
          <w:tcPr>
            <w:tcW w:w="900" w:type="dxa"/>
            <w:tcBorders>
              <w:bottom w:val="nil"/>
            </w:tcBorders>
            <w:noWrap/>
            <w:hideMark/>
          </w:tcPr>
          <w:p w14:paraId="4E11D389" w14:textId="77777777" w:rsidR="008A01BD" w:rsidRPr="00151563" w:rsidRDefault="008A01BD" w:rsidP="008740BB">
            <w:pPr>
              <w:jc w:val="center"/>
              <w:rPr>
                <w:ins w:id="446" w:author="Tootooni, Mohammad Samie" w:date="2024-10-16T17:23:00Z"/>
                <w:rFonts w:ascii="Times New Roman" w:eastAsia="Times New Roman" w:hAnsi="Times New Roman" w:cs="Times New Roman"/>
                <w:color w:val="000000"/>
                <w:sz w:val="16"/>
                <w:szCs w:val="16"/>
              </w:rPr>
            </w:pPr>
            <w:ins w:id="447" w:author="Tootooni, Mohammad Samie" w:date="2024-10-16T17:23:00Z">
              <w:r w:rsidRPr="00151563">
                <w:rPr>
                  <w:rFonts w:ascii="Times New Roman" w:eastAsia="Times New Roman" w:hAnsi="Times New Roman" w:cs="Times New Roman"/>
                  <w:color w:val="000000"/>
                  <w:sz w:val="16"/>
                  <w:szCs w:val="16"/>
                </w:rPr>
                <w:t>0.76</w:t>
              </w:r>
            </w:ins>
          </w:p>
        </w:tc>
        <w:tc>
          <w:tcPr>
            <w:tcW w:w="900" w:type="dxa"/>
            <w:tcBorders>
              <w:bottom w:val="nil"/>
            </w:tcBorders>
            <w:noWrap/>
            <w:hideMark/>
          </w:tcPr>
          <w:p w14:paraId="1CED125A" w14:textId="77777777" w:rsidR="008A01BD" w:rsidRPr="00151563" w:rsidRDefault="008A01BD" w:rsidP="008740BB">
            <w:pPr>
              <w:jc w:val="center"/>
              <w:rPr>
                <w:ins w:id="448" w:author="Tootooni, Mohammad Samie" w:date="2024-10-16T17:23:00Z"/>
                <w:rFonts w:ascii="Times New Roman" w:eastAsia="Times New Roman" w:hAnsi="Times New Roman" w:cs="Times New Roman"/>
                <w:color w:val="000000"/>
                <w:sz w:val="16"/>
                <w:szCs w:val="16"/>
              </w:rPr>
            </w:pPr>
            <w:ins w:id="449" w:author="Tootooni, Mohammad Samie" w:date="2024-10-16T17:23:00Z">
              <w:r w:rsidRPr="00151563">
                <w:rPr>
                  <w:rFonts w:ascii="Times New Roman" w:eastAsia="Times New Roman" w:hAnsi="Times New Roman" w:cs="Times New Roman"/>
                  <w:color w:val="000000"/>
                  <w:sz w:val="16"/>
                  <w:szCs w:val="16"/>
                </w:rPr>
                <w:t>0.59</w:t>
              </w:r>
            </w:ins>
          </w:p>
        </w:tc>
        <w:tc>
          <w:tcPr>
            <w:tcW w:w="900" w:type="dxa"/>
            <w:tcBorders>
              <w:bottom w:val="nil"/>
            </w:tcBorders>
            <w:noWrap/>
            <w:hideMark/>
          </w:tcPr>
          <w:p w14:paraId="4DE5C988" w14:textId="77777777" w:rsidR="008A01BD" w:rsidRPr="00151563" w:rsidRDefault="008A01BD" w:rsidP="008740BB">
            <w:pPr>
              <w:jc w:val="center"/>
              <w:rPr>
                <w:ins w:id="450" w:author="Tootooni, Mohammad Samie" w:date="2024-10-16T17:23:00Z"/>
                <w:rFonts w:ascii="Times New Roman" w:eastAsia="Times New Roman" w:hAnsi="Times New Roman" w:cs="Times New Roman"/>
                <w:color w:val="000000"/>
                <w:sz w:val="16"/>
                <w:szCs w:val="16"/>
              </w:rPr>
            </w:pPr>
            <w:ins w:id="451" w:author="Tootooni, Mohammad Samie" w:date="2024-10-16T17:23:00Z">
              <w:r w:rsidRPr="00151563">
                <w:rPr>
                  <w:rFonts w:ascii="Times New Roman" w:eastAsia="Times New Roman" w:hAnsi="Times New Roman" w:cs="Times New Roman"/>
                  <w:color w:val="000000"/>
                  <w:sz w:val="16"/>
                  <w:szCs w:val="16"/>
                </w:rPr>
                <w:t>0.60</w:t>
              </w:r>
            </w:ins>
          </w:p>
        </w:tc>
        <w:tc>
          <w:tcPr>
            <w:tcW w:w="900" w:type="dxa"/>
            <w:tcBorders>
              <w:bottom w:val="nil"/>
            </w:tcBorders>
            <w:noWrap/>
            <w:hideMark/>
          </w:tcPr>
          <w:p w14:paraId="03714126" w14:textId="77777777" w:rsidR="008A01BD" w:rsidRPr="00151563" w:rsidRDefault="008A01BD" w:rsidP="008740BB">
            <w:pPr>
              <w:jc w:val="center"/>
              <w:rPr>
                <w:ins w:id="452" w:author="Tootooni, Mohammad Samie" w:date="2024-10-16T17:23:00Z"/>
                <w:rFonts w:ascii="Times New Roman" w:eastAsia="Times New Roman" w:hAnsi="Times New Roman" w:cs="Times New Roman"/>
                <w:color w:val="000000"/>
                <w:sz w:val="16"/>
                <w:szCs w:val="16"/>
              </w:rPr>
            </w:pPr>
            <w:ins w:id="453" w:author="Tootooni, Mohammad Samie" w:date="2024-10-16T17:23:00Z">
              <w:r w:rsidRPr="00151563">
                <w:rPr>
                  <w:rFonts w:ascii="Times New Roman" w:eastAsia="Times New Roman" w:hAnsi="Times New Roman" w:cs="Times New Roman"/>
                  <w:color w:val="000000"/>
                  <w:sz w:val="16"/>
                  <w:szCs w:val="16"/>
                </w:rPr>
                <w:t>0.76</w:t>
              </w:r>
            </w:ins>
          </w:p>
        </w:tc>
        <w:tc>
          <w:tcPr>
            <w:tcW w:w="900" w:type="dxa"/>
            <w:tcBorders>
              <w:bottom w:val="nil"/>
            </w:tcBorders>
            <w:noWrap/>
            <w:hideMark/>
          </w:tcPr>
          <w:p w14:paraId="2ADD0102" w14:textId="77777777" w:rsidR="008A01BD" w:rsidRPr="00151563" w:rsidRDefault="008A01BD" w:rsidP="008740BB">
            <w:pPr>
              <w:jc w:val="center"/>
              <w:rPr>
                <w:ins w:id="454" w:author="Tootooni, Mohammad Samie" w:date="2024-10-16T17:23:00Z"/>
                <w:rFonts w:ascii="Times New Roman" w:eastAsia="Times New Roman" w:hAnsi="Times New Roman" w:cs="Times New Roman"/>
                <w:color w:val="000000"/>
                <w:sz w:val="16"/>
                <w:szCs w:val="16"/>
              </w:rPr>
            </w:pPr>
            <w:ins w:id="455" w:author="Tootooni, Mohammad Samie" w:date="2024-10-16T17:23:00Z">
              <w:r w:rsidRPr="00151563">
                <w:rPr>
                  <w:rFonts w:ascii="Times New Roman" w:eastAsia="Times New Roman" w:hAnsi="Times New Roman" w:cs="Times New Roman"/>
                  <w:color w:val="000000"/>
                  <w:sz w:val="16"/>
                  <w:szCs w:val="16"/>
                </w:rPr>
                <w:t>0.60</w:t>
              </w:r>
            </w:ins>
          </w:p>
        </w:tc>
        <w:tc>
          <w:tcPr>
            <w:tcW w:w="990" w:type="dxa"/>
            <w:tcBorders>
              <w:bottom w:val="nil"/>
            </w:tcBorders>
            <w:noWrap/>
            <w:hideMark/>
          </w:tcPr>
          <w:p w14:paraId="7B7C7806" w14:textId="77777777" w:rsidR="008A01BD" w:rsidRPr="00151563" w:rsidRDefault="008A01BD" w:rsidP="008740BB">
            <w:pPr>
              <w:jc w:val="center"/>
              <w:rPr>
                <w:ins w:id="456" w:author="Tootooni, Mohammad Samie" w:date="2024-10-16T17:23:00Z"/>
                <w:rFonts w:ascii="Times New Roman" w:eastAsia="Times New Roman" w:hAnsi="Times New Roman" w:cs="Times New Roman"/>
                <w:color w:val="000000"/>
                <w:sz w:val="16"/>
                <w:szCs w:val="16"/>
              </w:rPr>
            </w:pPr>
            <w:ins w:id="457" w:author="Tootooni, Mohammad Samie" w:date="2024-10-16T17:23:00Z">
              <w:r w:rsidRPr="00151563">
                <w:rPr>
                  <w:rFonts w:ascii="Times New Roman" w:eastAsia="Times New Roman" w:hAnsi="Times New Roman" w:cs="Times New Roman"/>
                  <w:color w:val="000000"/>
                  <w:sz w:val="16"/>
                  <w:szCs w:val="16"/>
                </w:rPr>
                <w:t>0.59</w:t>
              </w:r>
            </w:ins>
          </w:p>
        </w:tc>
        <w:tc>
          <w:tcPr>
            <w:tcW w:w="900" w:type="dxa"/>
            <w:tcBorders>
              <w:bottom w:val="nil"/>
            </w:tcBorders>
            <w:noWrap/>
            <w:hideMark/>
          </w:tcPr>
          <w:p w14:paraId="71157743" w14:textId="77777777" w:rsidR="008A01BD" w:rsidRPr="00151563" w:rsidRDefault="008A01BD" w:rsidP="008740BB">
            <w:pPr>
              <w:jc w:val="center"/>
              <w:rPr>
                <w:ins w:id="458" w:author="Tootooni, Mohammad Samie" w:date="2024-10-16T17:23:00Z"/>
                <w:rFonts w:ascii="Times New Roman" w:eastAsia="Times New Roman" w:hAnsi="Times New Roman" w:cs="Times New Roman"/>
                <w:color w:val="000000"/>
                <w:sz w:val="16"/>
                <w:szCs w:val="16"/>
              </w:rPr>
            </w:pPr>
            <w:ins w:id="459" w:author="Tootooni, Mohammad Samie" w:date="2024-10-16T17:23:00Z">
              <w:r w:rsidRPr="00151563">
                <w:rPr>
                  <w:rFonts w:ascii="Times New Roman" w:eastAsia="Times New Roman" w:hAnsi="Times New Roman" w:cs="Times New Roman"/>
                  <w:color w:val="000000"/>
                  <w:sz w:val="16"/>
                  <w:szCs w:val="16"/>
                </w:rPr>
                <w:t>0.76</w:t>
              </w:r>
            </w:ins>
          </w:p>
        </w:tc>
      </w:tr>
      <w:tr w:rsidR="008A01BD" w:rsidRPr="00151563" w14:paraId="4AD79E4D" w14:textId="77777777" w:rsidTr="008740BB">
        <w:trPr>
          <w:trHeight w:val="350"/>
          <w:jc w:val="center"/>
          <w:ins w:id="460" w:author="Tootooni, Mohammad Samie" w:date="2024-10-16T17:23:00Z"/>
        </w:trPr>
        <w:tc>
          <w:tcPr>
            <w:tcW w:w="1625" w:type="dxa"/>
            <w:tcBorders>
              <w:top w:val="nil"/>
              <w:bottom w:val="single" w:sz="4" w:space="0" w:color="auto"/>
            </w:tcBorders>
            <w:noWrap/>
            <w:hideMark/>
          </w:tcPr>
          <w:p w14:paraId="46FFD648" w14:textId="77777777" w:rsidR="008A01BD" w:rsidRPr="00151563" w:rsidRDefault="008A01BD" w:rsidP="008740BB">
            <w:pPr>
              <w:rPr>
                <w:ins w:id="461" w:author="Tootooni, Mohammad Samie" w:date="2024-10-16T17:23:00Z"/>
                <w:rFonts w:ascii="Times New Roman" w:eastAsia="Times New Roman" w:hAnsi="Times New Roman" w:cs="Times New Roman"/>
                <w:color w:val="000000"/>
                <w:sz w:val="16"/>
                <w:szCs w:val="16"/>
              </w:rPr>
            </w:pPr>
            <w:ins w:id="462" w:author="Tootooni, Mohammad Samie" w:date="2024-10-16T17:23:00Z">
              <w:r w:rsidRPr="00151563">
                <w:rPr>
                  <w:rFonts w:ascii="Times New Roman" w:eastAsia="Times New Roman" w:hAnsi="Times New Roman" w:cs="Times New Roman"/>
                  <w:color w:val="000000"/>
                  <w:sz w:val="16"/>
                  <w:szCs w:val="16"/>
                </w:rPr>
                <w:t>Intraclass Correlation Coefficient (ICC)</w:t>
              </w:r>
            </w:ins>
          </w:p>
        </w:tc>
        <w:tc>
          <w:tcPr>
            <w:tcW w:w="895" w:type="dxa"/>
            <w:tcBorders>
              <w:top w:val="nil"/>
              <w:bottom w:val="single" w:sz="4" w:space="0" w:color="auto"/>
            </w:tcBorders>
            <w:noWrap/>
            <w:hideMark/>
          </w:tcPr>
          <w:p w14:paraId="5FCC601F" w14:textId="77777777" w:rsidR="008A01BD" w:rsidRPr="00151563" w:rsidRDefault="008A01BD" w:rsidP="008740BB">
            <w:pPr>
              <w:jc w:val="center"/>
              <w:rPr>
                <w:ins w:id="463" w:author="Tootooni, Mohammad Samie" w:date="2024-10-16T17:23:00Z"/>
                <w:rFonts w:ascii="Times New Roman" w:eastAsia="Times New Roman" w:hAnsi="Times New Roman" w:cs="Times New Roman"/>
                <w:color w:val="000000"/>
                <w:sz w:val="16"/>
                <w:szCs w:val="16"/>
              </w:rPr>
            </w:pPr>
            <w:ins w:id="464" w:author="Tootooni, Mohammad Samie" w:date="2024-10-16T17:23:00Z">
              <w:r w:rsidRPr="00151563">
                <w:rPr>
                  <w:rFonts w:ascii="Times New Roman" w:eastAsia="Times New Roman" w:hAnsi="Times New Roman" w:cs="Times New Roman"/>
                  <w:color w:val="000000"/>
                  <w:sz w:val="16"/>
                  <w:szCs w:val="16"/>
                </w:rPr>
                <w:t>0.60</w:t>
              </w:r>
            </w:ins>
          </w:p>
        </w:tc>
        <w:tc>
          <w:tcPr>
            <w:tcW w:w="900" w:type="dxa"/>
            <w:tcBorders>
              <w:top w:val="nil"/>
              <w:bottom w:val="single" w:sz="4" w:space="0" w:color="auto"/>
            </w:tcBorders>
            <w:noWrap/>
            <w:hideMark/>
          </w:tcPr>
          <w:p w14:paraId="3E90688B" w14:textId="77777777" w:rsidR="008A01BD" w:rsidRPr="00151563" w:rsidRDefault="008A01BD" w:rsidP="008740BB">
            <w:pPr>
              <w:jc w:val="center"/>
              <w:rPr>
                <w:ins w:id="465" w:author="Tootooni, Mohammad Samie" w:date="2024-10-16T17:23:00Z"/>
                <w:rFonts w:ascii="Times New Roman" w:eastAsia="Times New Roman" w:hAnsi="Times New Roman" w:cs="Times New Roman"/>
                <w:color w:val="000000"/>
                <w:sz w:val="16"/>
                <w:szCs w:val="16"/>
              </w:rPr>
            </w:pPr>
            <w:ins w:id="466" w:author="Tootooni, Mohammad Samie" w:date="2024-10-16T17:23:00Z">
              <w:r w:rsidRPr="00151563">
                <w:rPr>
                  <w:rFonts w:ascii="Times New Roman" w:eastAsia="Times New Roman" w:hAnsi="Times New Roman" w:cs="Times New Roman"/>
                  <w:color w:val="000000"/>
                  <w:sz w:val="16"/>
                  <w:szCs w:val="16"/>
                </w:rPr>
                <w:t>0.60</w:t>
              </w:r>
            </w:ins>
          </w:p>
        </w:tc>
        <w:tc>
          <w:tcPr>
            <w:tcW w:w="900" w:type="dxa"/>
            <w:tcBorders>
              <w:top w:val="nil"/>
              <w:bottom w:val="single" w:sz="4" w:space="0" w:color="auto"/>
            </w:tcBorders>
            <w:noWrap/>
            <w:hideMark/>
          </w:tcPr>
          <w:p w14:paraId="450769D2" w14:textId="77777777" w:rsidR="008A01BD" w:rsidRPr="00151563" w:rsidRDefault="008A01BD" w:rsidP="008740BB">
            <w:pPr>
              <w:jc w:val="center"/>
              <w:rPr>
                <w:ins w:id="467" w:author="Tootooni, Mohammad Samie" w:date="2024-10-16T17:23:00Z"/>
                <w:rFonts w:ascii="Times New Roman" w:eastAsia="Times New Roman" w:hAnsi="Times New Roman" w:cs="Times New Roman"/>
                <w:color w:val="000000"/>
                <w:sz w:val="16"/>
                <w:szCs w:val="16"/>
              </w:rPr>
            </w:pPr>
            <w:ins w:id="468" w:author="Tootooni, Mohammad Samie" w:date="2024-10-16T17:23:00Z">
              <w:r w:rsidRPr="00151563">
                <w:rPr>
                  <w:rFonts w:ascii="Times New Roman" w:eastAsia="Times New Roman" w:hAnsi="Times New Roman" w:cs="Times New Roman"/>
                  <w:color w:val="000000"/>
                  <w:sz w:val="16"/>
                  <w:szCs w:val="16"/>
                </w:rPr>
                <w:t>0.76</w:t>
              </w:r>
            </w:ins>
          </w:p>
        </w:tc>
        <w:tc>
          <w:tcPr>
            <w:tcW w:w="900" w:type="dxa"/>
            <w:tcBorders>
              <w:top w:val="nil"/>
              <w:bottom w:val="single" w:sz="4" w:space="0" w:color="auto"/>
            </w:tcBorders>
            <w:noWrap/>
            <w:hideMark/>
          </w:tcPr>
          <w:p w14:paraId="48738883" w14:textId="77777777" w:rsidR="008A01BD" w:rsidRPr="00151563" w:rsidRDefault="008A01BD" w:rsidP="008740BB">
            <w:pPr>
              <w:jc w:val="center"/>
              <w:rPr>
                <w:ins w:id="469" w:author="Tootooni, Mohammad Samie" w:date="2024-10-16T17:23:00Z"/>
                <w:rFonts w:ascii="Times New Roman" w:eastAsia="Times New Roman" w:hAnsi="Times New Roman" w:cs="Times New Roman"/>
                <w:color w:val="000000"/>
                <w:sz w:val="16"/>
                <w:szCs w:val="16"/>
              </w:rPr>
            </w:pPr>
            <w:ins w:id="470" w:author="Tootooni, Mohammad Samie" w:date="2024-10-16T17:23:00Z">
              <w:r w:rsidRPr="00151563">
                <w:rPr>
                  <w:rFonts w:ascii="Times New Roman" w:eastAsia="Times New Roman" w:hAnsi="Times New Roman" w:cs="Times New Roman"/>
                  <w:color w:val="000000"/>
                  <w:sz w:val="16"/>
                  <w:szCs w:val="16"/>
                </w:rPr>
                <w:t>0.60</w:t>
              </w:r>
            </w:ins>
          </w:p>
        </w:tc>
        <w:tc>
          <w:tcPr>
            <w:tcW w:w="900" w:type="dxa"/>
            <w:tcBorders>
              <w:top w:val="nil"/>
              <w:bottom w:val="single" w:sz="4" w:space="0" w:color="auto"/>
            </w:tcBorders>
            <w:noWrap/>
            <w:hideMark/>
          </w:tcPr>
          <w:p w14:paraId="1348E0A9" w14:textId="77777777" w:rsidR="008A01BD" w:rsidRPr="00151563" w:rsidRDefault="008A01BD" w:rsidP="008740BB">
            <w:pPr>
              <w:jc w:val="center"/>
              <w:rPr>
                <w:ins w:id="471" w:author="Tootooni, Mohammad Samie" w:date="2024-10-16T17:23:00Z"/>
                <w:rFonts w:ascii="Times New Roman" w:eastAsia="Times New Roman" w:hAnsi="Times New Roman" w:cs="Times New Roman"/>
                <w:color w:val="000000"/>
                <w:sz w:val="16"/>
                <w:szCs w:val="16"/>
              </w:rPr>
            </w:pPr>
            <w:ins w:id="472" w:author="Tootooni, Mohammad Samie" w:date="2024-10-16T17:23:00Z">
              <w:r w:rsidRPr="00151563">
                <w:rPr>
                  <w:rFonts w:ascii="Times New Roman" w:eastAsia="Times New Roman" w:hAnsi="Times New Roman" w:cs="Times New Roman"/>
                  <w:color w:val="000000"/>
                  <w:sz w:val="16"/>
                  <w:szCs w:val="16"/>
                </w:rPr>
                <w:t>0.60</w:t>
              </w:r>
            </w:ins>
          </w:p>
        </w:tc>
        <w:tc>
          <w:tcPr>
            <w:tcW w:w="900" w:type="dxa"/>
            <w:tcBorders>
              <w:top w:val="nil"/>
              <w:bottom w:val="single" w:sz="4" w:space="0" w:color="auto"/>
            </w:tcBorders>
            <w:noWrap/>
            <w:hideMark/>
          </w:tcPr>
          <w:p w14:paraId="6DDF696A" w14:textId="77777777" w:rsidR="008A01BD" w:rsidRPr="00151563" w:rsidRDefault="008A01BD" w:rsidP="008740BB">
            <w:pPr>
              <w:jc w:val="center"/>
              <w:rPr>
                <w:ins w:id="473" w:author="Tootooni, Mohammad Samie" w:date="2024-10-16T17:23:00Z"/>
                <w:rFonts w:ascii="Times New Roman" w:eastAsia="Times New Roman" w:hAnsi="Times New Roman" w:cs="Times New Roman"/>
                <w:color w:val="000000"/>
                <w:sz w:val="16"/>
                <w:szCs w:val="16"/>
              </w:rPr>
            </w:pPr>
            <w:ins w:id="474" w:author="Tootooni, Mohammad Samie" w:date="2024-10-16T17:23:00Z">
              <w:r w:rsidRPr="00151563">
                <w:rPr>
                  <w:rFonts w:ascii="Times New Roman" w:eastAsia="Times New Roman" w:hAnsi="Times New Roman" w:cs="Times New Roman"/>
                  <w:color w:val="000000"/>
                  <w:sz w:val="16"/>
                  <w:szCs w:val="16"/>
                </w:rPr>
                <w:t>0.76</w:t>
              </w:r>
            </w:ins>
          </w:p>
        </w:tc>
        <w:tc>
          <w:tcPr>
            <w:tcW w:w="900" w:type="dxa"/>
            <w:tcBorders>
              <w:top w:val="nil"/>
              <w:bottom w:val="single" w:sz="4" w:space="0" w:color="auto"/>
            </w:tcBorders>
            <w:noWrap/>
            <w:hideMark/>
          </w:tcPr>
          <w:p w14:paraId="2EDC064A" w14:textId="77777777" w:rsidR="008A01BD" w:rsidRPr="00151563" w:rsidRDefault="008A01BD" w:rsidP="008740BB">
            <w:pPr>
              <w:jc w:val="center"/>
              <w:rPr>
                <w:ins w:id="475" w:author="Tootooni, Mohammad Samie" w:date="2024-10-16T17:23:00Z"/>
                <w:rFonts w:ascii="Times New Roman" w:eastAsia="Times New Roman" w:hAnsi="Times New Roman" w:cs="Times New Roman"/>
                <w:color w:val="000000"/>
                <w:sz w:val="16"/>
                <w:szCs w:val="16"/>
              </w:rPr>
            </w:pPr>
            <w:ins w:id="476" w:author="Tootooni, Mohammad Samie" w:date="2024-10-16T17:23:00Z">
              <w:r w:rsidRPr="00151563">
                <w:rPr>
                  <w:rFonts w:ascii="Times New Roman" w:eastAsia="Times New Roman" w:hAnsi="Times New Roman" w:cs="Times New Roman"/>
                  <w:color w:val="000000"/>
                  <w:sz w:val="16"/>
                  <w:szCs w:val="16"/>
                </w:rPr>
                <w:t>0.60</w:t>
              </w:r>
            </w:ins>
          </w:p>
        </w:tc>
        <w:tc>
          <w:tcPr>
            <w:tcW w:w="990" w:type="dxa"/>
            <w:tcBorders>
              <w:top w:val="nil"/>
              <w:bottom w:val="single" w:sz="4" w:space="0" w:color="auto"/>
            </w:tcBorders>
            <w:noWrap/>
            <w:hideMark/>
          </w:tcPr>
          <w:p w14:paraId="49EA053F" w14:textId="77777777" w:rsidR="008A01BD" w:rsidRPr="00151563" w:rsidRDefault="008A01BD" w:rsidP="008740BB">
            <w:pPr>
              <w:jc w:val="center"/>
              <w:rPr>
                <w:ins w:id="477" w:author="Tootooni, Mohammad Samie" w:date="2024-10-16T17:23:00Z"/>
                <w:rFonts w:ascii="Times New Roman" w:eastAsia="Times New Roman" w:hAnsi="Times New Roman" w:cs="Times New Roman"/>
                <w:color w:val="000000"/>
                <w:sz w:val="16"/>
                <w:szCs w:val="16"/>
              </w:rPr>
            </w:pPr>
            <w:ins w:id="478" w:author="Tootooni, Mohammad Samie" w:date="2024-10-16T17:23:00Z">
              <w:r w:rsidRPr="00151563">
                <w:rPr>
                  <w:rFonts w:ascii="Times New Roman" w:eastAsia="Times New Roman" w:hAnsi="Times New Roman" w:cs="Times New Roman"/>
                  <w:color w:val="000000"/>
                  <w:sz w:val="16"/>
                  <w:szCs w:val="16"/>
                </w:rPr>
                <w:t>0.59</w:t>
              </w:r>
            </w:ins>
          </w:p>
        </w:tc>
        <w:tc>
          <w:tcPr>
            <w:tcW w:w="900" w:type="dxa"/>
            <w:tcBorders>
              <w:top w:val="nil"/>
              <w:bottom w:val="single" w:sz="4" w:space="0" w:color="auto"/>
            </w:tcBorders>
            <w:noWrap/>
            <w:hideMark/>
          </w:tcPr>
          <w:p w14:paraId="31D81CDA" w14:textId="77777777" w:rsidR="008A01BD" w:rsidRPr="00151563" w:rsidRDefault="008A01BD" w:rsidP="008740BB">
            <w:pPr>
              <w:jc w:val="center"/>
              <w:rPr>
                <w:ins w:id="479" w:author="Tootooni, Mohammad Samie" w:date="2024-10-16T17:23:00Z"/>
                <w:rFonts w:ascii="Times New Roman" w:eastAsia="Times New Roman" w:hAnsi="Times New Roman" w:cs="Times New Roman"/>
                <w:color w:val="000000"/>
                <w:sz w:val="16"/>
                <w:szCs w:val="16"/>
              </w:rPr>
            </w:pPr>
            <w:ins w:id="480" w:author="Tootooni, Mohammad Samie" w:date="2024-10-16T17:23:00Z">
              <w:r w:rsidRPr="00151563">
                <w:rPr>
                  <w:rFonts w:ascii="Times New Roman" w:eastAsia="Times New Roman" w:hAnsi="Times New Roman" w:cs="Times New Roman"/>
                  <w:color w:val="000000"/>
                  <w:sz w:val="16"/>
                  <w:szCs w:val="16"/>
                </w:rPr>
                <w:t>0.76</w:t>
              </w:r>
            </w:ins>
          </w:p>
        </w:tc>
      </w:tr>
      <w:tr w:rsidR="008A01BD" w:rsidRPr="00151563" w14:paraId="68D5C946" w14:textId="77777777" w:rsidTr="008740BB">
        <w:trPr>
          <w:trHeight w:val="159"/>
          <w:jc w:val="center"/>
          <w:ins w:id="481" w:author="Tootooni, Mohammad Samie" w:date="2024-10-16T17:23:00Z"/>
        </w:trPr>
        <w:tc>
          <w:tcPr>
            <w:tcW w:w="9810" w:type="dxa"/>
            <w:gridSpan w:val="10"/>
            <w:tcBorders>
              <w:top w:val="single" w:sz="4" w:space="0" w:color="auto"/>
            </w:tcBorders>
            <w:noWrap/>
          </w:tcPr>
          <w:p w14:paraId="4CE0D846" w14:textId="77777777" w:rsidR="008A01BD" w:rsidRPr="00151563" w:rsidRDefault="008A01BD" w:rsidP="008740BB">
            <w:pPr>
              <w:jc w:val="both"/>
              <w:rPr>
                <w:ins w:id="482" w:author="Tootooni, Mohammad Samie" w:date="2024-10-16T17:23:00Z"/>
                <w:rFonts w:ascii="Times New Roman" w:eastAsia="Times New Roman" w:hAnsi="Times New Roman" w:cs="Times New Roman"/>
                <w:color w:val="000000"/>
                <w:sz w:val="16"/>
                <w:szCs w:val="16"/>
              </w:rPr>
            </w:pPr>
            <w:ins w:id="483" w:author="Tootooni, Mohammad Samie" w:date="2024-10-16T17:23:00Z">
              <w:r w:rsidRPr="00151563">
                <w:rPr>
                  <w:rFonts w:ascii="Times New Roman" w:eastAsia="Times New Roman" w:hAnsi="Times New Roman" w:cs="Times New Roman"/>
                  <w:i/>
                  <w:iCs/>
                  <w:color w:val="000000"/>
                  <w:sz w:val="16"/>
                  <w:szCs w:val="16"/>
                </w:rPr>
                <w:t>NOTE</w:t>
              </w:r>
              <w:r w:rsidRPr="00151563">
                <w:rPr>
                  <w:rFonts w:ascii="Times New Roman" w:eastAsia="Times New Roman" w:hAnsi="Times New Roman" w:cs="Times New Roman"/>
                  <w:color w:val="000000"/>
                  <w:sz w:val="16"/>
                  <w:szCs w:val="16"/>
                </w:rPr>
                <w:t>: The LMER model</w:t>
              </w:r>
              <w:r w:rsidRPr="00151563">
                <w:rPr>
                  <w:rFonts w:ascii="Times New Roman" w:eastAsia="Times New Roman" w:hAnsi="Times New Roman" w:cs="Times New Roman"/>
                  <w:sz w:val="16"/>
                  <w:szCs w:val="16"/>
                </w:rPr>
                <w:t xml:space="preserve"> included fixed effects such as </w:t>
              </w:r>
            </w:ins>
            <w:customXmlInsRangeStart w:id="484" w:author="Tootooni, Mohammad Samie" w:date="2024-10-16T17:23:00Z"/>
            <w:sdt>
              <w:sdtPr>
                <w:rPr>
                  <w:sz w:val="16"/>
                  <w:szCs w:val="16"/>
                </w:rPr>
                <w:tag w:val="goog_rdk_146"/>
                <w:id w:val="-645202635"/>
              </w:sdtPr>
              <w:sdtEndPr/>
              <w:sdtContent>
                <w:customXmlInsRangeEnd w:id="484"/>
                <w:ins w:id="485" w:author="Tootooni, Mohammad Samie" w:date="2024-10-16T17:23:00Z">
                  <w:r w:rsidRPr="00151563">
                    <w:rPr>
                      <w:rFonts w:ascii="Times New Roman" w:eastAsia="Times New Roman" w:hAnsi="Times New Roman" w:cs="Times New Roman"/>
                      <w:sz w:val="16"/>
                      <w:szCs w:val="16"/>
                    </w:rPr>
                    <w:t xml:space="preserve">the </w:t>
                  </w:r>
                </w:ins>
                <w:customXmlInsRangeStart w:id="486" w:author="Tootooni, Mohammad Samie" w:date="2024-10-16T17:23:00Z"/>
              </w:sdtContent>
            </w:sdt>
            <w:customXmlInsRangeEnd w:id="486"/>
            <w:ins w:id="487" w:author="Tootooni, Mohammad Samie" w:date="2024-10-16T17:23:00Z">
              <w:r w:rsidRPr="00151563">
                <w:rPr>
                  <w:rFonts w:ascii="Times New Roman" w:eastAsia="Times New Roman" w:hAnsi="Times New Roman" w:cs="Times New Roman"/>
                  <w:sz w:val="16"/>
                  <w:szCs w:val="16"/>
                </w:rPr>
                <w:t xml:space="preserve">effective number of SHIELD centers per zip code per month and </w:t>
              </w:r>
            </w:ins>
            <w:customXmlInsRangeStart w:id="488" w:author="Tootooni, Mohammad Samie" w:date="2024-10-16T17:23:00Z"/>
            <w:sdt>
              <w:sdtPr>
                <w:rPr>
                  <w:sz w:val="16"/>
                  <w:szCs w:val="16"/>
                </w:rPr>
                <w:tag w:val="goog_rdk_147"/>
                <w:id w:val="1199504836"/>
              </w:sdtPr>
              <w:sdtEndPr/>
              <w:sdtContent>
                <w:customXmlInsRangeEnd w:id="488"/>
                <w:ins w:id="489" w:author="Tootooni, Mohammad Samie" w:date="2024-10-16T17:23:00Z">
                  <w:r w:rsidRPr="00151563">
                    <w:rPr>
                      <w:rFonts w:ascii="Times New Roman" w:eastAsia="Times New Roman" w:hAnsi="Times New Roman" w:cs="Times New Roman"/>
                      <w:sz w:val="16"/>
                      <w:szCs w:val="16"/>
                    </w:rPr>
                    <w:t xml:space="preserve">the </w:t>
                  </w:r>
                </w:ins>
                <w:customXmlInsRangeStart w:id="490" w:author="Tootooni, Mohammad Samie" w:date="2024-10-16T17:23:00Z"/>
              </w:sdtContent>
            </w:sdt>
            <w:customXmlInsRangeEnd w:id="490"/>
            <w:ins w:id="491" w:author="Tootooni, Mohammad Samie" w:date="2024-10-16T17:23:00Z">
              <w:r w:rsidRPr="00151563">
                <w:rPr>
                  <w:rFonts w:ascii="Times New Roman" w:eastAsia="Times New Roman" w:hAnsi="Times New Roman" w:cs="Times New Roman"/>
                  <w:sz w:val="16"/>
                  <w:szCs w:val="16"/>
                </w:rPr>
                <w:t>ADI category. The model included a random effect for zip code.</w:t>
              </w:r>
              <w:r w:rsidRPr="00151563">
                <w:rPr>
                  <w:rFonts w:ascii="Times New Roman" w:eastAsia="Times New Roman" w:hAnsi="Times New Roman" w:cs="Times New Roman"/>
                  <w:color w:val="000000"/>
                  <w:sz w:val="16"/>
                  <w:szCs w:val="16"/>
                </w:rPr>
                <w:t xml:space="preserve"> The unit of observation is the number of zip codes that have patients in </w:t>
              </w:r>
              <w:r>
                <w:rPr>
                  <w:rFonts w:ascii="Times New Roman" w:eastAsia="Times New Roman" w:hAnsi="Times New Roman" w:cs="Times New Roman"/>
                  <w:color w:val="000000"/>
                  <w:sz w:val="16"/>
                  <w:szCs w:val="16"/>
                </w:rPr>
                <w:t xml:space="preserve">LUMC </w:t>
              </w:r>
              <w:r w:rsidRPr="00151563">
                <w:rPr>
                  <w:rFonts w:ascii="Times New Roman" w:eastAsia="Times New Roman" w:hAnsi="Times New Roman" w:cs="Times New Roman"/>
                  <w:color w:val="000000"/>
                  <w:sz w:val="16"/>
                  <w:szCs w:val="16"/>
                </w:rPr>
                <w:t>ICU. Regression coefficients are shown with robust standard errors in parentheses.  ***p&lt;0.01, **p&lt;0.05, *p&lt;0.1</w:t>
              </w:r>
            </w:ins>
          </w:p>
        </w:tc>
      </w:tr>
    </w:tbl>
    <w:p w14:paraId="6C976615" w14:textId="77777777" w:rsidR="008A01BD" w:rsidRDefault="008A01BD" w:rsidP="008A01BD">
      <w:pPr>
        <w:spacing w:after="0" w:line="360" w:lineRule="auto"/>
        <w:jc w:val="center"/>
        <w:rPr>
          <w:ins w:id="492" w:author="Tootooni, Mohammad Samie" w:date="2024-10-16T17:23:00Z"/>
          <w:rFonts w:ascii="Times New Roman" w:eastAsia="Times New Roman" w:hAnsi="Times New Roman" w:cs="Times New Roman"/>
        </w:rPr>
      </w:pPr>
    </w:p>
    <w:p w14:paraId="1A9AF8F4" w14:textId="5FB349EF" w:rsidR="008A01BD" w:rsidRPr="00265F51" w:rsidDel="008A01BD" w:rsidRDefault="008A01BD" w:rsidP="00DA49D9">
      <w:pPr>
        <w:spacing w:before="120" w:after="0" w:line="480" w:lineRule="auto"/>
        <w:jc w:val="both"/>
        <w:rPr>
          <w:del w:id="493" w:author="Tootooni, Mohammad Samie" w:date="2024-10-16T17:23:00Z"/>
          <w:rFonts w:ascii="Times New Roman" w:eastAsia="Times New Roman" w:hAnsi="Times New Roman" w:cs="Times New Roman"/>
        </w:rPr>
      </w:pPr>
    </w:p>
    <w:p w14:paraId="272085B0" w14:textId="3F615B4C" w:rsidR="0057238B" w:rsidRPr="00265F51" w:rsidRDefault="00026B9B" w:rsidP="0057238B">
      <w:pPr>
        <w:spacing w:before="120"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 xml:space="preserve">Table 3 displays a regression analysis investigating the influence of SHIELD test centers and ADI on </w:t>
      </w:r>
      <w:sdt>
        <w:sdtPr>
          <w:tag w:val="goog_rdk_245"/>
          <w:id w:val="-836227711"/>
        </w:sdtPr>
        <w:sdtEnd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with a two-month delay. While none of the models indicate a significant impact of SHIELD test centers in disadvantaged areas during the Alpha wave, in the Delta wave, Model 1 presents a negative and statistically significant estimate (</w:t>
      </w:r>
      <m:oMath>
        <m:r>
          <w:rPr>
            <w:rFonts w:ascii="Cambria Math" w:eastAsia="Times New Roman" w:hAnsi="Cambria Math" w:cs="Times New Roman"/>
          </w:rPr>
          <m:t>β=-0.001</m:t>
        </m:r>
      </m:oMath>
      <w:r w:rsidRPr="00265F51">
        <w:rPr>
          <w:rFonts w:ascii="Times New Roman" w:eastAsia="Times New Roman" w:hAnsi="Times New Roman" w:cs="Times New Roman"/>
        </w:rPr>
        <w:t xml:space="preserve">, </w:t>
      </w:r>
      <w:r w:rsidRPr="00265F51">
        <w:rPr>
          <w:rFonts w:ascii="Times New Roman" w:eastAsia="Times New Roman" w:hAnsi="Times New Roman" w:cs="Times New Roman"/>
          <w:i/>
        </w:rPr>
        <w:t>p</w:t>
      </w:r>
      <w:r w:rsidRPr="00265F51">
        <w:rPr>
          <w:rFonts w:ascii="Times New Roman" w:eastAsia="Times New Roman" w:hAnsi="Times New Roman" w:cs="Times New Roman"/>
        </w:rPr>
        <w:t xml:space="preserve"> &lt; 0.1)</w:t>
      </w:r>
      <w:sdt>
        <w:sdtPr>
          <w:tag w:val="goog_rdk_247"/>
          <w:id w:val="-54791119"/>
        </w:sdtPr>
        <w:sdtEndPr/>
        <w:sdtContent>
          <w:r w:rsidRPr="00265F51">
            <w:rPr>
              <w:rFonts w:ascii="Times New Roman" w:eastAsia="Times New Roman" w:hAnsi="Times New Roman" w:cs="Times New Roman"/>
            </w:rPr>
            <w:t>,</w:t>
          </w:r>
        </w:sdtContent>
      </w:sdt>
      <w:r w:rsidRPr="00265F51">
        <w:rPr>
          <w:rFonts w:ascii="Times New Roman" w:eastAsia="Times New Roman" w:hAnsi="Times New Roman" w:cs="Times New Roman"/>
        </w:rPr>
        <w:t xml:space="preserve"> indicating a considerable reduction in the COVID-19 ICU admission rate two months after an increase in the effective number of SHIELD test centers. </w:t>
      </w:r>
      <w:commentRangeStart w:id="494"/>
      <w:r w:rsidRPr="00265F51">
        <w:rPr>
          <w:rFonts w:ascii="Times New Roman" w:eastAsia="Times New Roman" w:hAnsi="Times New Roman" w:cs="Times New Roman"/>
        </w:rPr>
        <w:t>The data shows that the average COVID-19 ICU admission rate during the Delta wave is currently 0.045</w:t>
      </w:r>
      <w:r w:rsidR="0057238B">
        <w:rPr>
          <w:rFonts w:ascii="Times New Roman" w:eastAsia="Times New Roman" w:hAnsi="Times New Roman" w:cs="Times New Roman"/>
        </w:rPr>
        <w:t xml:space="preserve"> per 1000 population. </w:t>
      </w:r>
      <w:r w:rsidR="0057238B" w:rsidRPr="00CC4779">
        <w:rPr>
          <w:rFonts w:ascii="Times New Roman" w:eastAsia="Times New Roman" w:hAnsi="Times New Roman" w:cs="Times New Roman"/>
        </w:rPr>
        <w:t>By increasing the effective number of SHIELD test centers by one unit, we estimate a reduction in the average ICU admission rate to 0.0</w:t>
      </w:r>
      <w:r w:rsidR="006154BD">
        <w:rPr>
          <w:rFonts w:ascii="Times New Roman" w:eastAsia="Times New Roman" w:hAnsi="Times New Roman" w:cs="Times New Roman"/>
        </w:rPr>
        <w:t>43</w:t>
      </w:r>
      <w:r w:rsidR="0057238B" w:rsidRPr="00CC4779">
        <w:rPr>
          <w:rFonts w:ascii="Times New Roman" w:eastAsia="Times New Roman" w:hAnsi="Times New Roman" w:cs="Times New Roman"/>
        </w:rPr>
        <w:t xml:space="preserve"> per 1,000 population</w:t>
      </w:r>
      <w:r w:rsidR="0057238B" w:rsidRPr="00265F51">
        <w:rPr>
          <w:rFonts w:ascii="Times New Roman" w:eastAsia="Times New Roman" w:hAnsi="Times New Roman" w:cs="Times New Roman"/>
        </w:rPr>
        <w:t>.</w:t>
      </w:r>
      <w:commentRangeEnd w:id="494"/>
      <w:r w:rsidR="0052458A">
        <w:rPr>
          <w:rStyle w:val="CommentReference"/>
        </w:rPr>
        <w:commentReference w:id="494"/>
      </w:r>
    </w:p>
    <w:p w14:paraId="6C6709BA" w14:textId="4F7905F4" w:rsidR="00517F1B" w:rsidRPr="00DA49D9" w:rsidRDefault="00026B9B" w:rsidP="00DA49D9">
      <w:pPr>
        <w:spacing w:after="0" w:line="480" w:lineRule="auto"/>
        <w:jc w:val="both"/>
        <w:rPr>
          <w:rFonts w:ascii="Times New Roman" w:eastAsia="Times New Roman" w:hAnsi="Times New Roman" w:cs="Times New Roman"/>
          <w:sz w:val="24"/>
          <w:szCs w:val="24"/>
        </w:rPr>
      </w:pPr>
      <w:r w:rsidRPr="00265F51">
        <w:rPr>
          <w:rFonts w:ascii="Times New Roman" w:eastAsia="Times New Roman" w:hAnsi="Times New Roman" w:cs="Times New Roman"/>
        </w:rPr>
        <w:t>Also, model 2 shows a positive and statistically significant estimate (</w:t>
      </w:r>
      <m:oMath>
        <m:r>
          <w:rPr>
            <w:rFonts w:ascii="Cambria Math" w:eastAsia="Times New Roman" w:hAnsi="Cambria Math" w:cs="Times New Roman"/>
          </w:rPr>
          <m:t>β=0.016</m:t>
        </m:r>
      </m:oMath>
      <w:r w:rsidRPr="00265F51">
        <w:rPr>
          <w:rFonts w:ascii="Times New Roman" w:eastAsia="Times New Roman" w:hAnsi="Times New Roman" w:cs="Times New Roman"/>
        </w:rPr>
        <w:t xml:space="preserve">, </w:t>
      </w:r>
      <w:r w:rsidRPr="00265F51">
        <w:rPr>
          <w:rFonts w:ascii="Times New Roman" w:eastAsia="Times New Roman" w:hAnsi="Times New Roman" w:cs="Times New Roman"/>
          <w:i/>
        </w:rPr>
        <w:t>p</w:t>
      </w:r>
      <w:r w:rsidRPr="00265F51">
        <w:rPr>
          <w:rFonts w:ascii="Times New Roman" w:eastAsia="Times New Roman" w:hAnsi="Times New Roman" w:cs="Times New Roman"/>
        </w:rPr>
        <w:t xml:space="preserve"> &lt; 0.1) for the </w:t>
      </w:r>
      <w:r w:rsidR="003D431C" w:rsidRPr="00DA49D9">
        <w:rPr>
          <w:rFonts w:ascii="Times New Roman" w:eastAsia="Times New Roman" w:hAnsi="Times New Roman" w:cs="Times New Roman"/>
        </w:rPr>
        <w:t>high</w:t>
      </w:r>
      <w:r w:rsidR="003D431C" w:rsidRPr="00265F51">
        <w:rPr>
          <w:rFonts w:ascii="Times New Roman" w:eastAsia="Times New Roman" w:hAnsi="Times New Roman" w:cs="Times New Roman"/>
        </w:rPr>
        <w:t xml:space="preserve"> </w:t>
      </w:r>
      <w:r w:rsidRPr="00265F51">
        <w:rPr>
          <w:rFonts w:ascii="Times New Roman" w:eastAsia="Times New Roman" w:hAnsi="Times New Roman" w:cs="Times New Roman"/>
        </w:rPr>
        <w:t xml:space="preserve">disadvantaged zip codes, suggesting that these areas experienced significantly higher </w:t>
      </w:r>
      <w:sdt>
        <w:sdtPr>
          <w:tag w:val="goog_rdk_248"/>
          <w:id w:val="1917520523"/>
        </w:sdtPr>
        <w:sdtEnd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two months after testing. In </w:t>
      </w:r>
      <w:sdt>
        <w:sdtPr>
          <w:tag w:val="goog_rdk_250"/>
          <w:id w:val="-1150751616"/>
        </w:sdtPr>
        <w:sdtEndPr/>
        <w:sdtContent>
          <w:r w:rsidRPr="00265F51">
            <w:rPr>
              <w:rFonts w:ascii="Times New Roman" w:eastAsia="Times New Roman" w:hAnsi="Times New Roman" w:cs="Times New Roman"/>
            </w:rPr>
            <w:t xml:space="preserve">the </w:t>
          </w:r>
        </w:sdtContent>
      </w:sdt>
      <w:r w:rsidRPr="00265F51">
        <w:rPr>
          <w:rFonts w:ascii="Times New Roman" w:eastAsia="Times New Roman" w:hAnsi="Times New Roman" w:cs="Times New Roman"/>
        </w:rPr>
        <w:t>Omicron wave, Model 2 shows a positive and statistically significant estimate (</w:t>
      </w:r>
      <m:oMath>
        <m:r>
          <w:rPr>
            <w:rFonts w:ascii="Cambria Math" w:eastAsia="Times New Roman" w:hAnsi="Cambria Math" w:cs="Times New Roman"/>
          </w:rPr>
          <m:t>β=</m:t>
        </m:r>
        <m:r>
          <m:rPr>
            <m:sty m:val="p"/>
          </m:rPr>
          <w:rPr>
            <w:rFonts w:ascii="Cambria Math" w:eastAsia="Times New Roman" w:hAnsi="Cambria Math" w:cs="Times New Roman"/>
          </w:rPr>
          <m:t>0.02</m:t>
        </m:r>
      </m:oMath>
      <w:r w:rsidRPr="00265F51">
        <w:rPr>
          <w:rFonts w:ascii="Times New Roman" w:eastAsia="Times New Roman" w:hAnsi="Times New Roman" w:cs="Times New Roman"/>
        </w:rPr>
        <w:t xml:space="preserve">, </w:t>
      </w:r>
      <w:r w:rsidRPr="00265F51">
        <w:rPr>
          <w:rFonts w:ascii="Times New Roman" w:eastAsia="Times New Roman" w:hAnsi="Times New Roman" w:cs="Times New Roman"/>
          <w:i/>
        </w:rPr>
        <w:t>p</w:t>
      </w:r>
      <w:r w:rsidRPr="00265F51">
        <w:rPr>
          <w:rFonts w:ascii="Times New Roman" w:eastAsia="Times New Roman" w:hAnsi="Times New Roman" w:cs="Times New Roman"/>
        </w:rPr>
        <w:t xml:space="preserve"> &lt; 0.1) for the </w:t>
      </w:r>
      <w:r w:rsidR="003D431C" w:rsidRPr="00DA49D9">
        <w:rPr>
          <w:rFonts w:ascii="Times New Roman" w:eastAsia="Times New Roman" w:hAnsi="Times New Roman" w:cs="Times New Roman"/>
        </w:rPr>
        <w:t>high</w:t>
      </w:r>
      <w:r w:rsidR="003D431C" w:rsidRPr="00265F51">
        <w:rPr>
          <w:rFonts w:ascii="Times New Roman" w:eastAsia="Times New Roman" w:hAnsi="Times New Roman" w:cs="Times New Roman"/>
        </w:rPr>
        <w:t xml:space="preserve"> </w:t>
      </w:r>
      <w:r w:rsidRPr="00265F51">
        <w:rPr>
          <w:rFonts w:ascii="Times New Roman" w:eastAsia="Times New Roman" w:hAnsi="Times New Roman" w:cs="Times New Roman"/>
        </w:rPr>
        <w:t xml:space="preserve">disadvantaged zip codes. This suggests that these </w:t>
      </w:r>
      <w:r w:rsidRPr="00265F51">
        <w:rPr>
          <w:rFonts w:ascii="Times New Roman" w:eastAsia="Times New Roman" w:hAnsi="Times New Roman" w:cs="Times New Roman"/>
        </w:rPr>
        <w:lastRenderedPageBreak/>
        <w:t xml:space="preserve">experienced significantly higher </w:t>
      </w:r>
      <w:sdt>
        <w:sdtPr>
          <w:tag w:val="goog_rdk_251"/>
          <w:id w:val="1509105094"/>
        </w:sdtPr>
        <w:sdtEnd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two months after testing. Also, Model 3 presents a negative estimate (</w:t>
      </w:r>
      <m:oMath>
        <m:r>
          <w:rPr>
            <w:rFonts w:ascii="Cambria Math" w:eastAsia="Times New Roman" w:hAnsi="Cambria Math" w:cs="Times New Roman"/>
          </w:rPr>
          <m:t>β=</m:t>
        </m:r>
        <m:r>
          <m:rPr>
            <m:sty m:val="p"/>
          </m:rPr>
          <w:rPr>
            <w:rFonts w:ascii="Cambria Math" w:eastAsia="Times New Roman" w:hAnsi="Cambria Math" w:cs="Times New Roman"/>
          </w:rPr>
          <m:t>-0.006</m:t>
        </m:r>
      </m:oMath>
      <w:r w:rsidRPr="00265F51">
        <w:rPr>
          <w:rFonts w:ascii="Times New Roman" w:eastAsia="Times New Roman" w:hAnsi="Times New Roman" w:cs="Times New Roman"/>
        </w:rPr>
        <w:t xml:space="preserve">, </w:t>
      </w:r>
      <w:r w:rsidRPr="00265F51">
        <w:rPr>
          <w:rFonts w:ascii="Times New Roman" w:eastAsia="Times New Roman" w:hAnsi="Times New Roman" w:cs="Times New Roman"/>
          <w:i/>
        </w:rPr>
        <w:t>p</w:t>
      </w:r>
      <w:r w:rsidRPr="00265F51">
        <w:rPr>
          <w:rFonts w:ascii="Times New Roman" w:eastAsia="Times New Roman" w:hAnsi="Times New Roman" w:cs="Times New Roman"/>
        </w:rPr>
        <w:t xml:space="preserve"> &lt; 0.1) for the interaction between the effective number of SHIELD test centers and high disadvantaged zip codes. </w:t>
      </w:r>
      <w:commentRangeStart w:id="495"/>
      <w:r w:rsidRPr="00265F51">
        <w:rPr>
          <w:rFonts w:ascii="Times New Roman" w:eastAsia="Times New Roman" w:hAnsi="Times New Roman" w:cs="Times New Roman"/>
        </w:rPr>
        <w:t>Our data shows that during the Omicron wave, the average COVID-19 ICU admission rate in high disadvantaged zip codes is currently 0.063</w:t>
      </w:r>
      <w:r w:rsidR="00ED1FC0">
        <w:rPr>
          <w:rFonts w:ascii="Times New Roman" w:eastAsia="Times New Roman" w:hAnsi="Times New Roman" w:cs="Times New Roman"/>
        </w:rPr>
        <w:t xml:space="preserve"> per 1000 </w:t>
      </w:r>
      <w:r w:rsidR="00E435B5">
        <w:rPr>
          <w:rFonts w:ascii="Times New Roman" w:eastAsia="Times New Roman" w:hAnsi="Times New Roman" w:cs="Times New Roman"/>
        </w:rPr>
        <w:t>population</w:t>
      </w:r>
      <w:r w:rsidRPr="00265F51">
        <w:rPr>
          <w:rFonts w:ascii="Times New Roman" w:eastAsia="Times New Roman" w:hAnsi="Times New Roman" w:cs="Times New Roman"/>
        </w:rPr>
        <w:t>.</w:t>
      </w:r>
      <w:r w:rsidR="00E435B5">
        <w:rPr>
          <w:rFonts w:ascii="Times New Roman" w:eastAsia="Times New Roman" w:hAnsi="Times New Roman" w:cs="Times New Roman"/>
        </w:rPr>
        <w:t xml:space="preserve"> </w:t>
      </w:r>
      <w:r w:rsidR="00E435B5" w:rsidRPr="00CC4779">
        <w:rPr>
          <w:rFonts w:ascii="Times New Roman" w:eastAsia="Times New Roman" w:hAnsi="Times New Roman" w:cs="Times New Roman"/>
        </w:rPr>
        <w:t>By increasing the effective number of SHIELD test centers by one unit, we estimate a reduction in the average ICU admission rate to 0.0</w:t>
      </w:r>
      <w:r w:rsidR="00E435B5">
        <w:rPr>
          <w:rFonts w:ascii="Times New Roman" w:eastAsia="Times New Roman" w:hAnsi="Times New Roman" w:cs="Times New Roman"/>
        </w:rPr>
        <w:t>57</w:t>
      </w:r>
      <w:r w:rsidR="00E435B5" w:rsidRPr="00CC4779">
        <w:rPr>
          <w:rFonts w:ascii="Times New Roman" w:eastAsia="Times New Roman" w:hAnsi="Times New Roman" w:cs="Times New Roman"/>
        </w:rPr>
        <w:t xml:space="preserve"> per 1,000 population</w:t>
      </w:r>
      <w:commentRangeEnd w:id="495"/>
      <w:r w:rsidR="00AA7983">
        <w:rPr>
          <w:rStyle w:val="CommentReference"/>
        </w:rPr>
        <w:commentReference w:id="495"/>
      </w:r>
      <w:r w:rsidRPr="00265F51">
        <w:rPr>
          <w:rFonts w:ascii="Times New Roman" w:eastAsia="Times New Roman" w:hAnsi="Times New Roman" w:cs="Times New Roman"/>
        </w:rPr>
        <w:t>.</w:t>
      </w:r>
      <w:r w:rsidR="00296920">
        <w:rPr>
          <w:rFonts w:ascii="Times New Roman" w:eastAsia="Times New Roman" w:hAnsi="Times New Roman" w:cs="Times New Roman"/>
        </w:rPr>
        <w:t xml:space="preserve"> </w:t>
      </w:r>
      <w:r w:rsidR="00203819" w:rsidRPr="00203819">
        <w:rPr>
          <w:rFonts w:ascii="Times New Roman" w:eastAsia="Times New Roman" w:hAnsi="Times New Roman" w:cs="Times New Roman"/>
        </w:rPr>
        <w:t xml:space="preserve">For all models in the analysis, multicollinearity </w:t>
      </w:r>
      <w:r w:rsidR="00A2667B">
        <w:rPr>
          <w:rFonts w:ascii="Times New Roman" w:eastAsia="Times New Roman" w:hAnsi="Times New Roman" w:cs="Times New Roman"/>
        </w:rPr>
        <w:t>is</w:t>
      </w:r>
      <w:r w:rsidR="00203819" w:rsidRPr="00203819">
        <w:rPr>
          <w:rFonts w:ascii="Times New Roman" w:eastAsia="Times New Roman" w:hAnsi="Times New Roman" w:cs="Times New Roman"/>
        </w:rPr>
        <w:t xml:space="preserve"> assessed using the Variance Inflation Factor (VIF), with all VIF values remaining below 4. This indicates that multicollinearity is not a concern in the models, ensuring reliable coefficient estimates.</w:t>
      </w:r>
    </w:p>
    <w:p w14:paraId="0E777788" w14:textId="77777777" w:rsidR="00265F51" w:rsidRDefault="00265F51" w:rsidP="00D2324A">
      <w:pPr>
        <w:spacing w:after="0" w:line="240" w:lineRule="auto"/>
        <w:jc w:val="center"/>
        <w:rPr>
          <w:rFonts w:ascii="Times New Roman" w:eastAsia="Times New Roman" w:hAnsi="Times New Roman" w:cs="Times New Roman"/>
          <w:b/>
          <w:sz w:val="18"/>
          <w:szCs w:val="18"/>
        </w:rPr>
      </w:pPr>
    </w:p>
    <w:p w14:paraId="5821BF79" w14:textId="78BC69BC" w:rsidR="00FF6534" w:rsidRPr="00D2324A" w:rsidDel="008A01BD" w:rsidRDefault="00D2324A" w:rsidP="00D2324A">
      <w:pPr>
        <w:spacing w:after="0" w:line="240" w:lineRule="auto"/>
        <w:jc w:val="center"/>
        <w:rPr>
          <w:del w:id="496" w:author="Tootooni, Mohammad Samie" w:date="2024-10-16T17:23:00Z"/>
          <w:rFonts w:ascii="Times New Roman" w:eastAsia="Times New Roman" w:hAnsi="Times New Roman" w:cs="Times New Roman"/>
          <w:sz w:val="18"/>
          <w:szCs w:val="18"/>
        </w:rPr>
      </w:pPr>
      <w:del w:id="497" w:author="Tootooni, Mohammad Samie" w:date="2024-10-16T17:23:00Z">
        <w:r w:rsidDel="008A01BD">
          <w:rPr>
            <w:rFonts w:ascii="Times New Roman" w:eastAsia="Times New Roman" w:hAnsi="Times New Roman" w:cs="Times New Roman"/>
            <w:b/>
            <w:sz w:val="18"/>
            <w:szCs w:val="18"/>
          </w:rPr>
          <w:delText>Table 2</w:delText>
        </w:r>
        <w:r w:rsidDel="008A01BD">
          <w:rPr>
            <w:rFonts w:ascii="Times New Roman" w:eastAsia="Times New Roman" w:hAnsi="Times New Roman" w:cs="Times New Roman"/>
            <w:sz w:val="18"/>
            <w:szCs w:val="18"/>
          </w:rPr>
          <w:delText>: Impact of SHIELD test centers and ADI on COVID</w:delText>
        </w:r>
      </w:del>
      <w:customXmlDelRangeStart w:id="498" w:author="Tootooni, Mohammad Samie" w:date="2024-10-16T17:23:00Z"/>
      <w:sdt>
        <w:sdtPr>
          <w:tag w:val="goog_rdk_216"/>
          <w:id w:val="178479917"/>
        </w:sdtPr>
        <w:sdtEndPr/>
        <w:sdtContent>
          <w:customXmlDelRangeEnd w:id="498"/>
          <w:del w:id="499" w:author="Tootooni, Mohammad Samie" w:date="2024-10-16T17:23:00Z">
            <w:r w:rsidDel="008A01BD">
              <w:rPr>
                <w:rFonts w:ascii="Times New Roman" w:eastAsia="Times New Roman" w:hAnsi="Times New Roman" w:cs="Times New Roman"/>
                <w:sz w:val="18"/>
                <w:szCs w:val="18"/>
              </w:rPr>
              <w:delText>-19</w:delText>
            </w:r>
          </w:del>
          <w:customXmlDelRangeStart w:id="500" w:author="Tootooni, Mohammad Samie" w:date="2024-10-16T17:23:00Z"/>
        </w:sdtContent>
      </w:sdt>
      <w:customXmlDelRangeEnd w:id="500"/>
      <w:del w:id="501" w:author="Tootooni, Mohammad Samie" w:date="2024-10-16T17:23:00Z">
        <w:r w:rsidDel="008A01BD">
          <w:rPr>
            <w:rFonts w:ascii="Times New Roman" w:eastAsia="Times New Roman" w:hAnsi="Times New Roman" w:cs="Times New Roman"/>
            <w:sz w:val="18"/>
            <w:szCs w:val="18"/>
          </w:rPr>
          <w:delText xml:space="preserve"> ICU admission rates </w:delText>
        </w:r>
      </w:del>
    </w:p>
    <w:tbl>
      <w:tblPr>
        <w:tblStyle w:val="TableGrid"/>
        <w:tblW w:w="981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5"/>
        <w:gridCol w:w="895"/>
        <w:gridCol w:w="900"/>
        <w:gridCol w:w="900"/>
        <w:gridCol w:w="900"/>
        <w:gridCol w:w="900"/>
        <w:gridCol w:w="900"/>
        <w:gridCol w:w="900"/>
        <w:gridCol w:w="990"/>
        <w:gridCol w:w="900"/>
      </w:tblGrid>
      <w:tr w:rsidR="00E66C95" w:rsidRPr="00151563" w:rsidDel="008A01BD" w14:paraId="599D54BC" w14:textId="68EEDD84" w:rsidTr="00E66C95">
        <w:trPr>
          <w:trHeight w:val="213"/>
          <w:jc w:val="center"/>
          <w:del w:id="502" w:author="Tootooni, Mohammad Samie" w:date="2024-10-16T17:23:00Z"/>
        </w:trPr>
        <w:tc>
          <w:tcPr>
            <w:tcW w:w="1625" w:type="dxa"/>
            <w:tcBorders>
              <w:top w:val="single" w:sz="4" w:space="0" w:color="auto"/>
              <w:bottom w:val="single" w:sz="4" w:space="0" w:color="auto"/>
            </w:tcBorders>
            <w:noWrap/>
            <w:hideMark/>
          </w:tcPr>
          <w:p w14:paraId="2F6DEAE1" w14:textId="4F27EEAB" w:rsidR="00FF6534" w:rsidRPr="00151563" w:rsidDel="008A01BD" w:rsidRDefault="00FF6534" w:rsidP="00B67953">
            <w:pPr>
              <w:rPr>
                <w:del w:id="503" w:author="Tootooni, Mohammad Samie" w:date="2024-10-16T17:23:00Z"/>
                <w:rFonts w:ascii="Times New Roman" w:eastAsia="Times New Roman" w:hAnsi="Times New Roman" w:cs="Times New Roman"/>
                <w:color w:val="000000"/>
                <w:sz w:val="16"/>
                <w:szCs w:val="16"/>
              </w:rPr>
            </w:pPr>
            <w:del w:id="504"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8185" w:type="dxa"/>
            <w:gridSpan w:val="9"/>
            <w:tcBorders>
              <w:top w:val="single" w:sz="4" w:space="0" w:color="auto"/>
              <w:bottom w:val="single" w:sz="4" w:space="0" w:color="auto"/>
            </w:tcBorders>
            <w:noWrap/>
            <w:hideMark/>
          </w:tcPr>
          <w:p w14:paraId="26D878C1" w14:textId="601D8E74" w:rsidR="00FF6534" w:rsidRPr="00151563" w:rsidDel="008A01BD" w:rsidRDefault="00FF6534" w:rsidP="00B67953">
            <w:pPr>
              <w:jc w:val="center"/>
              <w:rPr>
                <w:del w:id="505" w:author="Tootooni, Mohammad Samie" w:date="2024-10-16T17:23:00Z"/>
                <w:rFonts w:ascii="Times New Roman" w:eastAsia="Times New Roman" w:hAnsi="Times New Roman" w:cs="Times New Roman"/>
                <w:color w:val="000000"/>
                <w:sz w:val="16"/>
                <w:szCs w:val="16"/>
              </w:rPr>
            </w:pPr>
            <w:del w:id="506" w:author="Tootooni, Mohammad Samie" w:date="2024-10-16T17:23:00Z">
              <w:r w:rsidRPr="00151563" w:rsidDel="008A01BD">
                <w:rPr>
                  <w:rFonts w:ascii="Times New Roman" w:eastAsia="Times New Roman" w:hAnsi="Times New Roman" w:cs="Times New Roman"/>
                  <w:color w:val="000000"/>
                  <w:sz w:val="16"/>
                  <w:szCs w:val="16"/>
                </w:rPr>
                <w:delText>Dependent Variable: COVID-19 ICU Admission Rate</w:delText>
              </w:r>
            </w:del>
          </w:p>
        </w:tc>
      </w:tr>
      <w:tr w:rsidR="00E66C95" w:rsidRPr="00151563" w:rsidDel="008A01BD" w14:paraId="45C82055" w14:textId="2AE0D3AE" w:rsidTr="00E66C95">
        <w:trPr>
          <w:trHeight w:val="458"/>
          <w:jc w:val="center"/>
          <w:del w:id="507" w:author="Tootooni, Mohammad Samie" w:date="2024-10-16T17:23:00Z"/>
        </w:trPr>
        <w:tc>
          <w:tcPr>
            <w:tcW w:w="1625" w:type="dxa"/>
            <w:tcBorders>
              <w:top w:val="single" w:sz="4" w:space="0" w:color="auto"/>
            </w:tcBorders>
            <w:noWrap/>
            <w:hideMark/>
          </w:tcPr>
          <w:p w14:paraId="03C89B39" w14:textId="71FE6D1C" w:rsidR="00FF6534" w:rsidRPr="00151563" w:rsidDel="008A01BD" w:rsidRDefault="00FF6534" w:rsidP="00B67953">
            <w:pPr>
              <w:rPr>
                <w:del w:id="508" w:author="Tootooni, Mohammad Samie" w:date="2024-10-16T17:23:00Z"/>
                <w:rFonts w:ascii="Times New Roman" w:eastAsia="Times New Roman" w:hAnsi="Times New Roman" w:cs="Times New Roman"/>
                <w:color w:val="000000"/>
                <w:sz w:val="16"/>
                <w:szCs w:val="16"/>
              </w:rPr>
            </w:pPr>
            <w:del w:id="509" w:author="Tootooni, Mohammad Samie" w:date="2024-10-16T17:23:00Z">
              <w:r w:rsidRPr="00151563" w:rsidDel="008A01BD">
                <w:rPr>
                  <w:rFonts w:ascii="Times New Roman" w:eastAsia="Times New Roman" w:hAnsi="Times New Roman" w:cs="Times New Roman"/>
                  <w:color w:val="000000"/>
                  <w:sz w:val="16"/>
                  <w:szCs w:val="16"/>
                </w:rPr>
                <w:delText>Independent Variable</w:delText>
              </w:r>
            </w:del>
          </w:p>
        </w:tc>
        <w:tc>
          <w:tcPr>
            <w:tcW w:w="895" w:type="dxa"/>
            <w:tcBorders>
              <w:top w:val="single" w:sz="4" w:space="0" w:color="auto"/>
            </w:tcBorders>
            <w:hideMark/>
          </w:tcPr>
          <w:p w14:paraId="41F794E7" w14:textId="236B4898" w:rsidR="00FF6534" w:rsidRPr="00151563" w:rsidDel="008A01BD" w:rsidRDefault="00FF6534" w:rsidP="00B67953">
            <w:pPr>
              <w:jc w:val="center"/>
              <w:rPr>
                <w:del w:id="510" w:author="Tootooni, Mohammad Samie" w:date="2024-10-16T17:23:00Z"/>
                <w:rFonts w:ascii="Times New Roman" w:eastAsia="Times New Roman" w:hAnsi="Times New Roman" w:cs="Times New Roman"/>
                <w:color w:val="000000"/>
                <w:sz w:val="16"/>
                <w:szCs w:val="16"/>
              </w:rPr>
            </w:pPr>
            <w:del w:id="511" w:author="Tootooni, Mohammad Samie" w:date="2024-10-16T17:23:00Z">
              <w:r w:rsidRPr="00151563" w:rsidDel="008A01BD">
                <w:rPr>
                  <w:rFonts w:ascii="Times New Roman" w:eastAsia="Times New Roman" w:hAnsi="Times New Roman" w:cs="Times New Roman"/>
                  <w:color w:val="000000"/>
                  <w:sz w:val="16"/>
                  <w:szCs w:val="16"/>
                </w:rPr>
                <w:delText xml:space="preserve">Model 1 </w:delText>
              </w:r>
              <w:r w:rsidRPr="00151563" w:rsidDel="008A01BD">
                <w:rPr>
                  <w:rFonts w:ascii="Times New Roman" w:eastAsia="Times New Roman" w:hAnsi="Times New Roman" w:cs="Times New Roman"/>
                  <w:color w:val="000000"/>
                  <w:sz w:val="16"/>
                  <w:szCs w:val="16"/>
                </w:rPr>
                <w:br/>
                <w:delText>(Alpha)</w:delText>
              </w:r>
            </w:del>
          </w:p>
        </w:tc>
        <w:tc>
          <w:tcPr>
            <w:tcW w:w="900" w:type="dxa"/>
            <w:tcBorders>
              <w:top w:val="single" w:sz="4" w:space="0" w:color="auto"/>
            </w:tcBorders>
            <w:hideMark/>
          </w:tcPr>
          <w:p w14:paraId="5218286D" w14:textId="7830E552" w:rsidR="00FF6534" w:rsidRPr="00151563" w:rsidDel="008A01BD" w:rsidRDefault="00FF6534" w:rsidP="00B67953">
            <w:pPr>
              <w:jc w:val="center"/>
              <w:rPr>
                <w:del w:id="512" w:author="Tootooni, Mohammad Samie" w:date="2024-10-16T17:23:00Z"/>
                <w:rFonts w:ascii="Times New Roman" w:eastAsia="Times New Roman" w:hAnsi="Times New Roman" w:cs="Times New Roman"/>
                <w:color w:val="000000"/>
                <w:sz w:val="16"/>
                <w:szCs w:val="16"/>
              </w:rPr>
            </w:pPr>
            <w:del w:id="513" w:author="Tootooni, Mohammad Samie" w:date="2024-10-16T17:23:00Z">
              <w:r w:rsidRPr="00151563" w:rsidDel="008A01BD">
                <w:rPr>
                  <w:rFonts w:ascii="Times New Roman" w:eastAsia="Times New Roman" w:hAnsi="Times New Roman" w:cs="Times New Roman"/>
                  <w:color w:val="000000"/>
                  <w:sz w:val="16"/>
                  <w:szCs w:val="16"/>
                </w:rPr>
                <w:delText xml:space="preserve">Model 1 </w:delText>
              </w:r>
              <w:r w:rsidRPr="00151563" w:rsidDel="008A01BD">
                <w:rPr>
                  <w:rFonts w:ascii="Times New Roman" w:eastAsia="Times New Roman" w:hAnsi="Times New Roman" w:cs="Times New Roman"/>
                  <w:color w:val="000000"/>
                  <w:sz w:val="16"/>
                  <w:szCs w:val="16"/>
                </w:rPr>
                <w:br/>
                <w:delText>(Delta)</w:delText>
              </w:r>
            </w:del>
          </w:p>
        </w:tc>
        <w:tc>
          <w:tcPr>
            <w:tcW w:w="900" w:type="dxa"/>
            <w:tcBorders>
              <w:top w:val="single" w:sz="4" w:space="0" w:color="auto"/>
            </w:tcBorders>
            <w:hideMark/>
          </w:tcPr>
          <w:p w14:paraId="03D3B485" w14:textId="07CF86E3" w:rsidR="00FF6534" w:rsidRPr="00151563" w:rsidDel="008A01BD" w:rsidRDefault="00FF6534" w:rsidP="00B67953">
            <w:pPr>
              <w:jc w:val="center"/>
              <w:rPr>
                <w:del w:id="514" w:author="Tootooni, Mohammad Samie" w:date="2024-10-16T17:23:00Z"/>
                <w:rFonts w:ascii="Times New Roman" w:eastAsia="Times New Roman" w:hAnsi="Times New Roman" w:cs="Times New Roman"/>
                <w:color w:val="000000"/>
                <w:sz w:val="16"/>
                <w:szCs w:val="16"/>
              </w:rPr>
            </w:pPr>
            <w:del w:id="515" w:author="Tootooni, Mohammad Samie" w:date="2024-10-16T17:23:00Z">
              <w:r w:rsidRPr="00151563" w:rsidDel="008A01BD">
                <w:rPr>
                  <w:rFonts w:ascii="Times New Roman" w:eastAsia="Times New Roman" w:hAnsi="Times New Roman" w:cs="Times New Roman"/>
                  <w:color w:val="000000"/>
                  <w:sz w:val="16"/>
                  <w:szCs w:val="16"/>
                </w:rPr>
                <w:delText xml:space="preserve">Model 1 </w:delText>
              </w:r>
              <w:r w:rsidRPr="00151563" w:rsidDel="008A01BD">
                <w:rPr>
                  <w:rFonts w:ascii="Times New Roman" w:eastAsia="Times New Roman" w:hAnsi="Times New Roman" w:cs="Times New Roman"/>
                  <w:color w:val="000000"/>
                  <w:sz w:val="16"/>
                  <w:szCs w:val="16"/>
                </w:rPr>
                <w:br/>
                <w:delText>(Omicron)</w:delText>
              </w:r>
            </w:del>
          </w:p>
        </w:tc>
        <w:tc>
          <w:tcPr>
            <w:tcW w:w="900" w:type="dxa"/>
            <w:tcBorders>
              <w:top w:val="single" w:sz="4" w:space="0" w:color="auto"/>
            </w:tcBorders>
            <w:hideMark/>
          </w:tcPr>
          <w:p w14:paraId="6BC0FA67" w14:textId="3CFDB70A" w:rsidR="00FF6534" w:rsidRPr="00151563" w:rsidDel="008A01BD" w:rsidRDefault="00FF6534" w:rsidP="00B67953">
            <w:pPr>
              <w:jc w:val="center"/>
              <w:rPr>
                <w:del w:id="516" w:author="Tootooni, Mohammad Samie" w:date="2024-10-16T17:23:00Z"/>
                <w:rFonts w:ascii="Times New Roman" w:eastAsia="Times New Roman" w:hAnsi="Times New Roman" w:cs="Times New Roman"/>
                <w:color w:val="000000"/>
                <w:sz w:val="16"/>
                <w:szCs w:val="16"/>
              </w:rPr>
            </w:pPr>
            <w:del w:id="517" w:author="Tootooni, Mohammad Samie" w:date="2024-10-16T17:23:00Z">
              <w:r w:rsidRPr="00151563" w:rsidDel="008A01BD">
                <w:rPr>
                  <w:rFonts w:ascii="Times New Roman" w:eastAsia="Times New Roman" w:hAnsi="Times New Roman" w:cs="Times New Roman"/>
                  <w:color w:val="000000"/>
                  <w:sz w:val="16"/>
                  <w:szCs w:val="16"/>
                </w:rPr>
                <w:delText xml:space="preserve">Model 2 </w:delText>
              </w:r>
              <w:r w:rsidRPr="00151563" w:rsidDel="008A01BD">
                <w:rPr>
                  <w:rFonts w:ascii="Times New Roman" w:eastAsia="Times New Roman" w:hAnsi="Times New Roman" w:cs="Times New Roman"/>
                  <w:color w:val="000000"/>
                  <w:sz w:val="16"/>
                  <w:szCs w:val="16"/>
                </w:rPr>
                <w:br/>
                <w:delText>(Alpha)</w:delText>
              </w:r>
            </w:del>
          </w:p>
        </w:tc>
        <w:tc>
          <w:tcPr>
            <w:tcW w:w="900" w:type="dxa"/>
            <w:tcBorders>
              <w:top w:val="single" w:sz="4" w:space="0" w:color="auto"/>
            </w:tcBorders>
            <w:hideMark/>
          </w:tcPr>
          <w:p w14:paraId="65532213" w14:textId="4EEEBFB4" w:rsidR="00FF6534" w:rsidRPr="00151563" w:rsidDel="008A01BD" w:rsidRDefault="00FF6534" w:rsidP="00B67953">
            <w:pPr>
              <w:jc w:val="center"/>
              <w:rPr>
                <w:del w:id="518" w:author="Tootooni, Mohammad Samie" w:date="2024-10-16T17:23:00Z"/>
                <w:rFonts w:ascii="Times New Roman" w:eastAsia="Times New Roman" w:hAnsi="Times New Roman" w:cs="Times New Roman"/>
                <w:color w:val="000000"/>
                <w:sz w:val="16"/>
                <w:szCs w:val="16"/>
              </w:rPr>
            </w:pPr>
            <w:del w:id="519" w:author="Tootooni, Mohammad Samie" w:date="2024-10-16T17:23:00Z">
              <w:r w:rsidRPr="00151563" w:rsidDel="008A01BD">
                <w:rPr>
                  <w:rFonts w:ascii="Times New Roman" w:eastAsia="Times New Roman" w:hAnsi="Times New Roman" w:cs="Times New Roman"/>
                  <w:color w:val="000000"/>
                  <w:sz w:val="16"/>
                  <w:szCs w:val="16"/>
                </w:rPr>
                <w:delText xml:space="preserve">Model 2 </w:delText>
              </w:r>
              <w:r w:rsidRPr="00151563" w:rsidDel="008A01BD">
                <w:rPr>
                  <w:rFonts w:ascii="Times New Roman" w:eastAsia="Times New Roman" w:hAnsi="Times New Roman" w:cs="Times New Roman"/>
                  <w:color w:val="000000"/>
                  <w:sz w:val="16"/>
                  <w:szCs w:val="16"/>
                </w:rPr>
                <w:br/>
                <w:delText>(Delta)</w:delText>
              </w:r>
            </w:del>
          </w:p>
        </w:tc>
        <w:tc>
          <w:tcPr>
            <w:tcW w:w="900" w:type="dxa"/>
            <w:tcBorders>
              <w:top w:val="single" w:sz="4" w:space="0" w:color="auto"/>
            </w:tcBorders>
            <w:hideMark/>
          </w:tcPr>
          <w:p w14:paraId="414F1908" w14:textId="2002BF59" w:rsidR="00FF6534" w:rsidRPr="00151563" w:rsidDel="008A01BD" w:rsidRDefault="00FF6534" w:rsidP="00B67953">
            <w:pPr>
              <w:jc w:val="center"/>
              <w:rPr>
                <w:del w:id="520" w:author="Tootooni, Mohammad Samie" w:date="2024-10-16T17:23:00Z"/>
                <w:rFonts w:ascii="Times New Roman" w:eastAsia="Times New Roman" w:hAnsi="Times New Roman" w:cs="Times New Roman"/>
                <w:color w:val="000000"/>
                <w:sz w:val="16"/>
                <w:szCs w:val="16"/>
              </w:rPr>
            </w:pPr>
            <w:del w:id="521" w:author="Tootooni, Mohammad Samie" w:date="2024-10-16T17:23:00Z">
              <w:r w:rsidRPr="00151563" w:rsidDel="008A01BD">
                <w:rPr>
                  <w:rFonts w:ascii="Times New Roman" w:eastAsia="Times New Roman" w:hAnsi="Times New Roman" w:cs="Times New Roman"/>
                  <w:color w:val="000000"/>
                  <w:sz w:val="16"/>
                  <w:szCs w:val="16"/>
                </w:rPr>
                <w:delText xml:space="preserve">Model 2 </w:delText>
              </w:r>
              <w:r w:rsidRPr="00151563" w:rsidDel="008A01BD">
                <w:rPr>
                  <w:rFonts w:ascii="Times New Roman" w:eastAsia="Times New Roman" w:hAnsi="Times New Roman" w:cs="Times New Roman"/>
                  <w:color w:val="000000"/>
                  <w:sz w:val="16"/>
                  <w:szCs w:val="16"/>
                </w:rPr>
                <w:br/>
                <w:delText>(Omicron)</w:delText>
              </w:r>
            </w:del>
          </w:p>
        </w:tc>
        <w:tc>
          <w:tcPr>
            <w:tcW w:w="900" w:type="dxa"/>
            <w:tcBorders>
              <w:top w:val="single" w:sz="4" w:space="0" w:color="auto"/>
            </w:tcBorders>
            <w:hideMark/>
          </w:tcPr>
          <w:p w14:paraId="1280117D" w14:textId="7E412EEA" w:rsidR="00FF6534" w:rsidRPr="00151563" w:rsidDel="008A01BD" w:rsidRDefault="00FF6534" w:rsidP="00B67953">
            <w:pPr>
              <w:jc w:val="center"/>
              <w:rPr>
                <w:del w:id="522" w:author="Tootooni, Mohammad Samie" w:date="2024-10-16T17:23:00Z"/>
                <w:rFonts w:ascii="Times New Roman" w:eastAsia="Times New Roman" w:hAnsi="Times New Roman" w:cs="Times New Roman"/>
                <w:color w:val="000000"/>
                <w:sz w:val="16"/>
                <w:szCs w:val="16"/>
              </w:rPr>
            </w:pPr>
            <w:del w:id="523" w:author="Tootooni, Mohammad Samie" w:date="2024-10-16T17:23:00Z">
              <w:r w:rsidRPr="00151563" w:rsidDel="008A01BD">
                <w:rPr>
                  <w:rFonts w:ascii="Times New Roman" w:eastAsia="Times New Roman" w:hAnsi="Times New Roman" w:cs="Times New Roman"/>
                  <w:color w:val="000000"/>
                  <w:sz w:val="16"/>
                  <w:szCs w:val="16"/>
                </w:rPr>
                <w:delText xml:space="preserve">Model 3 </w:delText>
              </w:r>
              <w:r w:rsidRPr="00151563" w:rsidDel="008A01BD">
                <w:rPr>
                  <w:rFonts w:ascii="Times New Roman" w:eastAsia="Times New Roman" w:hAnsi="Times New Roman" w:cs="Times New Roman"/>
                  <w:color w:val="000000"/>
                  <w:sz w:val="16"/>
                  <w:szCs w:val="16"/>
                </w:rPr>
                <w:br/>
                <w:delText>(Alpha)</w:delText>
              </w:r>
            </w:del>
          </w:p>
        </w:tc>
        <w:tc>
          <w:tcPr>
            <w:tcW w:w="990" w:type="dxa"/>
            <w:tcBorders>
              <w:top w:val="single" w:sz="4" w:space="0" w:color="auto"/>
            </w:tcBorders>
            <w:hideMark/>
          </w:tcPr>
          <w:p w14:paraId="562BAA1F" w14:textId="30EC2C17" w:rsidR="00FF6534" w:rsidRPr="00151563" w:rsidDel="008A01BD" w:rsidRDefault="00FF6534" w:rsidP="00B67953">
            <w:pPr>
              <w:jc w:val="center"/>
              <w:rPr>
                <w:del w:id="524" w:author="Tootooni, Mohammad Samie" w:date="2024-10-16T17:23:00Z"/>
                <w:rFonts w:ascii="Times New Roman" w:eastAsia="Times New Roman" w:hAnsi="Times New Roman" w:cs="Times New Roman"/>
                <w:color w:val="000000"/>
                <w:sz w:val="16"/>
                <w:szCs w:val="16"/>
              </w:rPr>
            </w:pPr>
            <w:del w:id="525" w:author="Tootooni, Mohammad Samie" w:date="2024-10-16T17:23:00Z">
              <w:r w:rsidRPr="00151563" w:rsidDel="008A01BD">
                <w:rPr>
                  <w:rFonts w:ascii="Times New Roman" w:eastAsia="Times New Roman" w:hAnsi="Times New Roman" w:cs="Times New Roman"/>
                  <w:color w:val="000000"/>
                  <w:sz w:val="16"/>
                  <w:szCs w:val="16"/>
                </w:rPr>
                <w:delText xml:space="preserve">Model 3 </w:delText>
              </w:r>
              <w:r w:rsidRPr="00151563" w:rsidDel="008A01BD">
                <w:rPr>
                  <w:rFonts w:ascii="Times New Roman" w:eastAsia="Times New Roman" w:hAnsi="Times New Roman" w:cs="Times New Roman"/>
                  <w:color w:val="000000"/>
                  <w:sz w:val="16"/>
                  <w:szCs w:val="16"/>
                </w:rPr>
                <w:br/>
                <w:delText>(Delta)</w:delText>
              </w:r>
            </w:del>
          </w:p>
        </w:tc>
        <w:tc>
          <w:tcPr>
            <w:tcW w:w="900" w:type="dxa"/>
            <w:tcBorders>
              <w:top w:val="single" w:sz="4" w:space="0" w:color="auto"/>
            </w:tcBorders>
            <w:hideMark/>
          </w:tcPr>
          <w:p w14:paraId="642A4C90" w14:textId="7124C685" w:rsidR="00FF6534" w:rsidRPr="00151563" w:rsidDel="008A01BD" w:rsidRDefault="00FF6534" w:rsidP="00B67953">
            <w:pPr>
              <w:jc w:val="center"/>
              <w:rPr>
                <w:del w:id="526" w:author="Tootooni, Mohammad Samie" w:date="2024-10-16T17:23:00Z"/>
                <w:rFonts w:ascii="Times New Roman" w:eastAsia="Times New Roman" w:hAnsi="Times New Roman" w:cs="Times New Roman"/>
                <w:color w:val="000000"/>
                <w:sz w:val="16"/>
                <w:szCs w:val="16"/>
              </w:rPr>
            </w:pPr>
            <w:del w:id="527" w:author="Tootooni, Mohammad Samie" w:date="2024-10-16T17:23:00Z">
              <w:r w:rsidRPr="00151563" w:rsidDel="008A01BD">
                <w:rPr>
                  <w:rFonts w:ascii="Times New Roman" w:eastAsia="Times New Roman" w:hAnsi="Times New Roman" w:cs="Times New Roman"/>
                  <w:color w:val="000000"/>
                  <w:sz w:val="16"/>
                  <w:szCs w:val="16"/>
                </w:rPr>
                <w:delText xml:space="preserve">Model 3 </w:delText>
              </w:r>
              <w:r w:rsidRPr="00151563" w:rsidDel="008A01BD">
                <w:rPr>
                  <w:rFonts w:ascii="Times New Roman" w:eastAsia="Times New Roman" w:hAnsi="Times New Roman" w:cs="Times New Roman"/>
                  <w:color w:val="000000"/>
                  <w:sz w:val="16"/>
                  <w:szCs w:val="16"/>
                </w:rPr>
                <w:br/>
                <w:delText>(Omicron)</w:delText>
              </w:r>
            </w:del>
          </w:p>
        </w:tc>
      </w:tr>
      <w:tr w:rsidR="00DA1EFA" w:rsidRPr="00151563" w:rsidDel="008A01BD" w14:paraId="6DBB9387" w14:textId="1BA018DC" w:rsidTr="00DA49D9">
        <w:trPr>
          <w:trHeight w:val="260"/>
          <w:jc w:val="center"/>
          <w:del w:id="528" w:author="Tootooni, Mohammad Samie" w:date="2024-10-16T17:23:00Z"/>
        </w:trPr>
        <w:tc>
          <w:tcPr>
            <w:tcW w:w="1625" w:type="dxa"/>
            <w:noWrap/>
            <w:hideMark/>
          </w:tcPr>
          <w:p w14:paraId="298D2590" w14:textId="4EF8F312" w:rsidR="00FF6534" w:rsidRPr="00151563" w:rsidDel="008A01BD" w:rsidRDefault="00FF6534" w:rsidP="00B67953">
            <w:pPr>
              <w:rPr>
                <w:del w:id="529" w:author="Tootooni, Mohammad Samie" w:date="2024-10-16T17:23:00Z"/>
                <w:rFonts w:ascii="Times New Roman" w:eastAsia="Times New Roman" w:hAnsi="Times New Roman" w:cs="Times New Roman"/>
                <w:color w:val="000000"/>
                <w:sz w:val="16"/>
                <w:szCs w:val="16"/>
              </w:rPr>
            </w:pPr>
            <w:del w:id="530" w:author="Tootooni, Mohammad Samie" w:date="2024-10-16T17:23:00Z">
              <w:r w:rsidRPr="00151563" w:rsidDel="008A01BD">
                <w:rPr>
                  <w:rFonts w:ascii="Times New Roman" w:eastAsia="Times New Roman" w:hAnsi="Times New Roman" w:cs="Times New Roman"/>
                  <w:color w:val="000000"/>
                  <w:sz w:val="16"/>
                  <w:szCs w:val="16"/>
                </w:rPr>
                <w:delText>Effective Number of SHIELD Centers</w:delText>
              </w:r>
            </w:del>
          </w:p>
        </w:tc>
        <w:tc>
          <w:tcPr>
            <w:tcW w:w="895" w:type="dxa"/>
            <w:hideMark/>
          </w:tcPr>
          <w:p w14:paraId="26E6C022" w14:textId="5AEAE4F1" w:rsidR="00FF6534" w:rsidRPr="00151563" w:rsidDel="008A01BD" w:rsidRDefault="00FF6534" w:rsidP="00B67953">
            <w:pPr>
              <w:jc w:val="center"/>
              <w:rPr>
                <w:del w:id="531" w:author="Tootooni, Mohammad Samie" w:date="2024-10-16T17:23:00Z"/>
                <w:rFonts w:ascii="Times New Roman" w:eastAsia="Times New Roman" w:hAnsi="Times New Roman" w:cs="Times New Roman"/>
                <w:color w:val="000000"/>
                <w:sz w:val="16"/>
                <w:szCs w:val="16"/>
              </w:rPr>
            </w:pPr>
            <w:del w:id="532" w:author="Tootooni, Mohammad Samie" w:date="2024-10-16T17:23:00Z">
              <w:r w:rsidRPr="00151563" w:rsidDel="008A01BD">
                <w:rPr>
                  <w:rFonts w:ascii="Times New Roman" w:eastAsia="Times New Roman" w:hAnsi="Times New Roman" w:cs="Times New Roman"/>
                  <w:color w:val="000000"/>
                  <w:sz w:val="16"/>
                  <w:szCs w:val="16"/>
                </w:rPr>
                <w:delText>-0.00542</w:delText>
              </w:r>
              <w:r w:rsidRPr="00151563" w:rsidDel="008A01BD">
                <w:rPr>
                  <w:rFonts w:ascii="Times New Roman" w:eastAsia="Times New Roman" w:hAnsi="Times New Roman" w:cs="Times New Roman"/>
                  <w:color w:val="000000"/>
                  <w:sz w:val="16"/>
                  <w:szCs w:val="16"/>
                </w:rPr>
                <w:br/>
                <w:delText>(0.00542)</w:delText>
              </w:r>
            </w:del>
          </w:p>
        </w:tc>
        <w:tc>
          <w:tcPr>
            <w:tcW w:w="900" w:type="dxa"/>
            <w:hideMark/>
          </w:tcPr>
          <w:p w14:paraId="7D65A261" w14:textId="33CA5A8C" w:rsidR="00FF6534" w:rsidRPr="00151563" w:rsidDel="008A01BD" w:rsidRDefault="00FF6534" w:rsidP="00B67953">
            <w:pPr>
              <w:jc w:val="center"/>
              <w:rPr>
                <w:del w:id="533" w:author="Tootooni, Mohammad Samie" w:date="2024-10-16T17:23:00Z"/>
                <w:rFonts w:ascii="Times New Roman" w:eastAsia="Times New Roman" w:hAnsi="Times New Roman" w:cs="Times New Roman"/>
                <w:color w:val="000000"/>
                <w:sz w:val="16"/>
                <w:szCs w:val="16"/>
              </w:rPr>
            </w:pPr>
            <w:del w:id="534" w:author="Tootooni, Mohammad Samie" w:date="2024-10-16T17:23:00Z">
              <w:r w:rsidRPr="00151563" w:rsidDel="008A01BD">
                <w:rPr>
                  <w:rFonts w:ascii="Times New Roman" w:eastAsia="Times New Roman" w:hAnsi="Times New Roman" w:cs="Times New Roman"/>
                  <w:color w:val="000000"/>
                  <w:sz w:val="16"/>
                  <w:szCs w:val="16"/>
                </w:rPr>
                <w:delText>0.00004</w:delText>
              </w:r>
              <w:r w:rsidRPr="00151563" w:rsidDel="008A01BD">
                <w:rPr>
                  <w:rFonts w:ascii="Times New Roman" w:eastAsia="Times New Roman" w:hAnsi="Times New Roman" w:cs="Times New Roman"/>
                  <w:color w:val="000000"/>
                  <w:sz w:val="16"/>
                  <w:szCs w:val="16"/>
                </w:rPr>
                <w:br/>
                <w:delText>(0.00088)</w:delText>
              </w:r>
            </w:del>
          </w:p>
          <w:p w14:paraId="3F134EC3" w14:textId="75007B3B" w:rsidR="00FF6534" w:rsidRPr="00151563" w:rsidDel="008A01BD" w:rsidRDefault="00FF6534" w:rsidP="00B67953">
            <w:pPr>
              <w:jc w:val="center"/>
              <w:rPr>
                <w:del w:id="535" w:author="Tootooni, Mohammad Samie" w:date="2024-10-16T17:23:00Z"/>
                <w:rFonts w:ascii="Times New Roman" w:eastAsia="Times New Roman" w:hAnsi="Times New Roman" w:cs="Times New Roman"/>
                <w:color w:val="000000"/>
                <w:sz w:val="16"/>
                <w:szCs w:val="16"/>
              </w:rPr>
            </w:pPr>
          </w:p>
        </w:tc>
        <w:tc>
          <w:tcPr>
            <w:tcW w:w="900" w:type="dxa"/>
            <w:hideMark/>
          </w:tcPr>
          <w:p w14:paraId="62C15B7D" w14:textId="2D282D39" w:rsidR="00FF6534" w:rsidRPr="00151563" w:rsidDel="008A01BD" w:rsidRDefault="00FF6534" w:rsidP="00B67953">
            <w:pPr>
              <w:jc w:val="center"/>
              <w:rPr>
                <w:del w:id="536" w:author="Tootooni, Mohammad Samie" w:date="2024-10-16T17:23:00Z"/>
                <w:rFonts w:ascii="Times New Roman" w:eastAsia="Times New Roman" w:hAnsi="Times New Roman" w:cs="Times New Roman"/>
                <w:color w:val="000000"/>
                <w:sz w:val="16"/>
                <w:szCs w:val="16"/>
              </w:rPr>
            </w:pPr>
            <w:del w:id="537" w:author="Tootooni, Mohammad Samie" w:date="2024-10-16T17:23:00Z">
              <w:r w:rsidRPr="00151563" w:rsidDel="008A01BD">
                <w:rPr>
                  <w:rFonts w:ascii="Times New Roman" w:eastAsia="Times New Roman" w:hAnsi="Times New Roman" w:cs="Times New Roman"/>
                  <w:color w:val="000000"/>
                  <w:sz w:val="16"/>
                  <w:szCs w:val="16"/>
                </w:rPr>
                <w:delText>-0.00249</w:delText>
              </w:r>
              <w:r w:rsidRPr="00151563" w:rsidDel="008A01BD">
                <w:rPr>
                  <w:rFonts w:ascii="Times New Roman" w:eastAsia="Times New Roman" w:hAnsi="Times New Roman" w:cs="Times New Roman"/>
                  <w:color w:val="000000"/>
                  <w:sz w:val="16"/>
                  <w:szCs w:val="16"/>
                </w:rPr>
                <w:br/>
                <w:delText>(0.00165)</w:delText>
              </w:r>
            </w:del>
          </w:p>
          <w:p w14:paraId="2EDFC3A5" w14:textId="795BA5F1" w:rsidR="00FF6534" w:rsidRPr="00151563" w:rsidDel="008A01BD" w:rsidRDefault="00FF6534" w:rsidP="00B67953">
            <w:pPr>
              <w:jc w:val="center"/>
              <w:rPr>
                <w:del w:id="538" w:author="Tootooni, Mohammad Samie" w:date="2024-10-16T17:23:00Z"/>
                <w:rFonts w:ascii="Times New Roman" w:eastAsia="Times New Roman" w:hAnsi="Times New Roman" w:cs="Times New Roman"/>
                <w:color w:val="000000"/>
                <w:sz w:val="16"/>
                <w:szCs w:val="16"/>
              </w:rPr>
            </w:pPr>
          </w:p>
        </w:tc>
        <w:tc>
          <w:tcPr>
            <w:tcW w:w="900" w:type="dxa"/>
            <w:noWrap/>
            <w:hideMark/>
          </w:tcPr>
          <w:p w14:paraId="596166BC" w14:textId="509C7050" w:rsidR="00FF6534" w:rsidRPr="00151563" w:rsidDel="008A01BD" w:rsidRDefault="00FF6534" w:rsidP="00B67953">
            <w:pPr>
              <w:jc w:val="center"/>
              <w:rPr>
                <w:del w:id="539" w:author="Tootooni, Mohammad Samie" w:date="2024-10-16T17:23:00Z"/>
                <w:rFonts w:ascii="Times New Roman" w:eastAsia="Times New Roman" w:hAnsi="Times New Roman" w:cs="Times New Roman"/>
                <w:color w:val="000000"/>
                <w:sz w:val="16"/>
                <w:szCs w:val="16"/>
              </w:rPr>
            </w:pPr>
            <w:del w:id="540"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900" w:type="dxa"/>
            <w:noWrap/>
            <w:hideMark/>
          </w:tcPr>
          <w:p w14:paraId="08AF1351" w14:textId="7B5ACAA6" w:rsidR="00FF6534" w:rsidRPr="00151563" w:rsidDel="008A01BD" w:rsidRDefault="00FF6534" w:rsidP="00B67953">
            <w:pPr>
              <w:jc w:val="center"/>
              <w:rPr>
                <w:del w:id="541" w:author="Tootooni, Mohammad Samie" w:date="2024-10-16T17:23:00Z"/>
                <w:rFonts w:ascii="Times New Roman" w:eastAsia="Times New Roman" w:hAnsi="Times New Roman" w:cs="Times New Roman"/>
                <w:color w:val="000000"/>
                <w:sz w:val="16"/>
                <w:szCs w:val="16"/>
              </w:rPr>
            </w:pPr>
            <w:del w:id="542"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900" w:type="dxa"/>
            <w:noWrap/>
            <w:hideMark/>
          </w:tcPr>
          <w:p w14:paraId="3F84B5CF" w14:textId="2D9EB1A2" w:rsidR="00FF6534" w:rsidRPr="00151563" w:rsidDel="008A01BD" w:rsidRDefault="00FF6534" w:rsidP="00B67953">
            <w:pPr>
              <w:jc w:val="center"/>
              <w:rPr>
                <w:del w:id="543" w:author="Tootooni, Mohammad Samie" w:date="2024-10-16T17:23:00Z"/>
                <w:rFonts w:ascii="Times New Roman" w:eastAsia="Times New Roman" w:hAnsi="Times New Roman" w:cs="Times New Roman"/>
                <w:color w:val="000000"/>
                <w:sz w:val="16"/>
                <w:szCs w:val="16"/>
              </w:rPr>
            </w:pPr>
            <w:del w:id="544"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900" w:type="dxa"/>
            <w:noWrap/>
            <w:hideMark/>
          </w:tcPr>
          <w:p w14:paraId="613FA68E" w14:textId="031D1750" w:rsidR="00FF6534" w:rsidRPr="00151563" w:rsidDel="008A01BD" w:rsidRDefault="00FF6534" w:rsidP="00B67953">
            <w:pPr>
              <w:jc w:val="center"/>
              <w:rPr>
                <w:del w:id="545" w:author="Tootooni, Mohammad Samie" w:date="2024-10-16T17:23:00Z"/>
                <w:rFonts w:ascii="Times New Roman" w:eastAsia="Times New Roman" w:hAnsi="Times New Roman" w:cs="Times New Roman"/>
                <w:color w:val="000000"/>
                <w:sz w:val="16"/>
                <w:szCs w:val="16"/>
              </w:rPr>
            </w:pPr>
            <w:del w:id="546" w:author="Tootooni, Mohammad Samie" w:date="2024-10-16T17:23:00Z">
              <w:r w:rsidRPr="00151563" w:rsidDel="008A01BD">
                <w:rPr>
                  <w:rFonts w:ascii="Times New Roman" w:eastAsia="Times New Roman" w:hAnsi="Times New Roman" w:cs="Times New Roman"/>
                  <w:color w:val="000000"/>
                  <w:sz w:val="16"/>
                  <w:szCs w:val="16"/>
                </w:rPr>
                <w:delText>-0.00853</w:delText>
              </w:r>
            </w:del>
          </w:p>
          <w:p w14:paraId="61E5860D" w14:textId="337E4E20" w:rsidR="00FF6534" w:rsidRPr="00151563" w:rsidDel="008A01BD" w:rsidRDefault="00FF6534" w:rsidP="00B67953">
            <w:pPr>
              <w:jc w:val="center"/>
              <w:rPr>
                <w:del w:id="547" w:author="Tootooni, Mohammad Samie" w:date="2024-10-16T17:23:00Z"/>
                <w:rFonts w:ascii="Times New Roman" w:eastAsia="Times New Roman" w:hAnsi="Times New Roman" w:cs="Times New Roman"/>
                <w:color w:val="000000"/>
                <w:sz w:val="16"/>
                <w:szCs w:val="16"/>
              </w:rPr>
            </w:pPr>
            <w:del w:id="548" w:author="Tootooni, Mohammad Samie" w:date="2024-10-16T17:23:00Z">
              <w:r w:rsidRPr="00151563" w:rsidDel="008A01BD">
                <w:rPr>
                  <w:rFonts w:ascii="Times New Roman" w:eastAsia="Times New Roman" w:hAnsi="Times New Roman" w:cs="Times New Roman"/>
                  <w:color w:val="000000"/>
                  <w:sz w:val="16"/>
                  <w:szCs w:val="16"/>
                </w:rPr>
                <w:delText>(0.00957)</w:delText>
              </w:r>
            </w:del>
          </w:p>
        </w:tc>
        <w:tc>
          <w:tcPr>
            <w:tcW w:w="990" w:type="dxa"/>
            <w:noWrap/>
            <w:hideMark/>
          </w:tcPr>
          <w:p w14:paraId="3D549337" w14:textId="6D3A27BF" w:rsidR="00FF6534" w:rsidRPr="00151563" w:rsidDel="008A01BD" w:rsidRDefault="00FF6534" w:rsidP="00B67953">
            <w:pPr>
              <w:jc w:val="center"/>
              <w:rPr>
                <w:del w:id="549" w:author="Tootooni, Mohammad Samie" w:date="2024-10-16T17:23:00Z"/>
                <w:rFonts w:ascii="Times New Roman" w:eastAsia="Times New Roman" w:hAnsi="Times New Roman" w:cs="Times New Roman"/>
                <w:color w:val="000000"/>
                <w:sz w:val="16"/>
                <w:szCs w:val="16"/>
              </w:rPr>
            </w:pPr>
            <w:del w:id="550" w:author="Tootooni, Mohammad Samie" w:date="2024-10-16T17:23:00Z">
              <w:r w:rsidRPr="00151563" w:rsidDel="008A01BD">
                <w:rPr>
                  <w:rFonts w:ascii="Times New Roman" w:eastAsia="Times New Roman" w:hAnsi="Times New Roman" w:cs="Times New Roman"/>
                  <w:color w:val="000000"/>
                  <w:sz w:val="16"/>
                  <w:szCs w:val="16"/>
                </w:rPr>
                <w:delText> 0.00086</w:delText>
              </w:r>
            </w:del>
          </w:p>
          <w:p w14:paraId="70A06D6F" w14:textId="703BE104" w:rsidR="00FF6534" w:rsidRPr="00151563" w:rsidDel="008A01BD" w:rsidRDefault="00FF6534" w:rsidP="00B67953">
            <w:pPr>
              <w:jc w:val="center"/>
              <w:rPr>
                <w:del w:id="551" w:author="Tootooni, Mohammad Samie" w:date="2024-10-16T17:23:00Z"/>
                <w:rFonts w:ascii="Times New Roman" w:eastAsia="Times New Roman" w:hAnsi="Times New Roman" w:cs="Times New Roman"/>
                <w:color w:val="000000"/>
                <w:sz w:val="16"/>
                <w:szCs w:val="16"/>
              </w:rPr>
            </w:pPr>
            <w:del w:id="552" w:author="Tootooni, Mohammad Samie" w:date="2024-10-16T17:23:00Z">
              <w:r w:rsidRPr="00151563" w:rsidDel="008A01BD">
                <w:rPr>
                  <w:rFonts w:ascii="Times New Roman" w:eastAsia="Times New Roman" w:hAnsi="Times New Roman" w:cs="Times New Roman"/>
                  <w:color w:val="000000"/>
                  <w:sz w:val="16"/>
                  <w:szCs w:val="16"/>
                </w:rPr>
                <w:delText>(0.00104)</w:delText>
              </w:r>
            </w:del>
          </w:p>
          <w:p w14:paraId="55932DF7" w14:textId="443442E0" w:rsidR="00FF6534" w:rsidRPr="00151563" w:rsidDel="008A01BD" w:rsidRDefault="00FF6534" w:rsidP="00B67953">
            <w:pPr>
              <w:jc w:val="center"/>
              <w:rPr>
                <w:del w:id="553" w:author="Tootooni, Mohammad Samie" w:date="2024-10-16T17:23:00Z"/>
                <w:rFonts w:ascii="Times New Roman" w:eastAsia="Times New Roman" w:hAnsi="Times New Roman" w:cs="Times New Roman"/>
                <w:color w:val="000000"/>
                <w:sz w:val="16"/>
                <w:szCs w:val="16"/>
              </w:rPr>
            </w:pPr>
          </w:p>
        </w:tc>
        <w:tc>
          <w:tcPr>
            <w:tcW w:w="900" w:type="dxa"/>
            <w:noWrap/>
            <w:hideMark/>
          </w:tcPr>
          <w:p w14:paraId="0A573347" w14:textId="3DA44B84" w:rsidR="00FF6534" w:rsidRPr="00151563" w:rsidDel="008A01BD" w:rsidRDefault="00FF6534" w:rsidP="00B67953">
            <w:pPr>
              <w:jc w:val="center"/>
              <w:rPr>
                <w:del w:id="554" w:author="Tootooni, Mohammad Samie" w:date="2024-10-16T17:23:00Z"/>
                <w:rFonts w:ascii="Times New Roman" w:eastAsia="Times New Roman" w:hAnsi="Times New Roman" w:cs="Times New Roman"/>
                <w:color w:val="000000"/>
                <w:sz w:val="16"/>
                <w:szCs w:val="16"/>
              </w:rPr>
            </w:pPr>
            <w:del w:id="555" w:author="Tootooni, Mohammad Samie" w:date="2024-10-16T17:23:00Z">
              <w:r w:rsidRPr="00151563" w:rsidDel="008A01BD">
                <w:rPr>
                  <w:rFonts w:ascii="Times New Roman" w:eastAsia="Times New Roman" w:hAnsi="Times New Roman" w:cs="Times New Roman"/>
                  <w:color w:val="000000"/>
                  <w:sz w:val="16"/>
                  <w:szCs w:val="16"/>
                </w:rPr>
                <w:delText>0.00030</w:delText>
              </w:r>
            </w:del>
          </w:p>
          <w:p w14:paraId="4E56D667" w14:textId="745ADCA4" w:rsidR="00FF6534" w:rsidRPr="00151563" w:rsidDel="008A01BD" w:rsidRDefault="00FF6534" w:rsidP="00B67953">
            <w:pPr>
              <w:jc w:val="center"/>
              <w:rPr>
                <w:del w:id="556" w:author="Tootooni, Mohammad Samie" w:date="2024-10-16T17:23:00Z"/>
                <w:rFonts w:ascii="Times New Roman" w:eastAsia="Times New Roman" w:hAnsi="Times New Roman" w:cs="Times New Roman"/>
                <w:color w:val="000000"/>
                <w:sz w:val="16"/>
                <w:szCs w:val="16"/>
              </w:rPr>
            </w:pPr>
            <w:del w:id="557" w:author="Tootooni, Mohammad Samie" w:date="2024-10-16T17:23:00Z">
              <w:r w:rsidRPr="00151563" w:rsidDel="008A01BD">
                <w:rPr>
                  <w:rFonts w:ascii="Times New Roman" w:eastAsia="Times New Roman" w:hAnsi="Times New Roman" w:cs="Times New Roman"/>
                  <w:color w:val="000000"/>
                  <w:sz w:val="16"/>
                  <w:szCs w:val="16"/>
                </w:rPr>
                <w:delText>(0.00217) </w:delText>
              </w:r>
            </w:del>
          </w:p>
          <w:p w14:paraId="746BFC51" w14:textId="5CCF669A" w:rsidR="00FF6534" w:rsidRPr="00151563" w:rsidDel="008A01BD" w:rsidRDefault="00FF6534" w:rsidP="00B67953">
            <w:pPr>
              <w:jc w:val="center"/>
              <w:rPr>
                <w:del w:id="558" w:author="Tootooni, Mohammad Samie" w:date="2024-10-16T17:23:00Z"/>
                <w:rFonts w:ascii="Times New Roman" w:eastAsia="Times New Roman" w:hAnsi="Times New Roman" w:cs="Times New Roman"/>
                <w:color w:val="000000"/>
                <w:sz w:val="16"/>
                <w:szCs w:val="16"/>
              </w:rPr>
            </w:pPr>
          </w:p>
        </w:tc>
      </w:tr>
      <w:tr w:rsidR="00DA1EFA" w:rsidRPr="00151563" w:rsidDel="008A01BD" w14:paraId="73D1D1E0" w14:textId="71B51E74" w:rsidTr="00DA49D9">
        <w:trPr>
          <w:trHeight w:val="377"/>
          <w:jc w:val="center"/>
          <w:del w:id="559" w:author="Tootooni, Mohammad Samie" w:date="2024-10-16T17:23:00Z"/>
        </w:trPr>
        <w:tc>
          <w:tcPr>
            <w:tcW w:w="1625" w:type="dxa"/>
            <w:noWrap/>
            <w:hideMark/>
          </w:tcPr>
          <w:p w14:paraId="501795A8" w14:textId="0E042045" w:rsidR="00FF6534" w:rsidRPr="00151563" w:rsidDel="008A01BD" w:rsidRDefault="00FF6534" w:rsidP="00B67953">
            <w:pPr>
              <w:rPr>
                <w:del w:id="560" w:author="Tootooni, Mohammad Samie" w:date="2024-10-16T17:23:00Z"/>
                <w:rFonts w:ascii="Times New Roman" w:eastAsia="Times New Roman" w:hAnsi="Times New Roman" w:cs="Times New Roman"/>
                <w:color w:val="000000"/>
                <w:sz w:val="16"/>
                <w:szCs w:val="16"/>
              </w:rPr>
            </w:pPr>
            <w:del w:id="561" w:author="Tootooni, Mohammad Samie" w:date="2024-10-16T17:23:00Z">
              <w:r w:rsidRPr="00151563" w:rsidDel="008A01BD">
                <w:rPr>
                  <w:rFonts w:ascii="Times New Roman" w:eastAsia="Times New Roman" w:hAnsi="Times New Roman" w:cs="Times New Roman"/>
                  <w:color w:val="000000"/>
                  <w:sz w:val="16"/>
                  <w:szCs w:val="16"/>
                </w:rPr>
                <w:delText>ADI (High Disadvantaged)</w:delText>
              </w:r>
            </w:del>
          </w:p>
        </w:tc>
        <w:tc>
          <w:tcPr>
            <w:tcW w:w="895" w:type="dxa"/>
            <w:noWrap/>
            <w:hideMark/>
          </w:tcPr>
          <w:p w14:paraId="33D5325C" w14:textId="4DA527F7" w:rsidR="00FF6534" w:rsidRPr="00151563" w:rsidDel="008A01BD" w:rsidRDefault="00FF6534" w:rsidP="00B67953">
            <w:pPr>
              <w:jc w:val="center"/>
              <w:rPr>
                <w:del w:id="562" w:author="Tootooni, Mohammad Samie" w:date="2024-10-16T17:23:00Z"/>
                <w:rFonts w:ascii="Times New Roman" w:eastAsia="Times New Roman" w:hAnsi="Times New Roman" w:cs="Times New Roman"/>
                <w:color w:val="000000"/>
                <w:sz w:val="16"/>
                <w:szCs w:val="16"/>
              </w:rPr>
            </w:pPr>
            <w:del w:id="563"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900" w:type="dxa"/>
            <w:noWrap/>
            <w:hideMark/>
          </w:tcPr>
          <w:p w14:paraId="14F9D595" w14:textId="61E62ACD" w:rsidR="00FF6534" w:rsidRPr="00151563" w:rsidDel="008A01BD" w:rsidRDefault="00FF6534" w:rsidP="00B67953">
            <w:pPr>
              <w:jc w:val="center"/>
              <w:rPr>
                <w:del w:id="564" w:author="Tootooni, Mohammad Samie" w:date="2024-10-16T17:23:00Z"/>
                <w:rFonts w:ascii="Times New Roman" w:eastAsia="Times New Roman" w:hAnsi="Times New Roman" w:cs="Times New Roman"/>
                <w:color w:val="000000"/>
                <w:sz w:val="16"/>
                <w:szCs w:val="16"/>
              </w:rPr>
            </w:pPr>
            <w:del w:id="565"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900" w:type="dxa"/>
            <w:noWrap/>
            <w:hideMark/>
          </w:tcPr>
          <w:p w14:paraId="4F8366A8" w14:textId="16C6FF65" w:rsidR="00FF6534" w:rsidRPr="00151563" w:rsidDel="008A01BD" w:rsidRDefault="00FF6534" w:rsidP="00B67953">
            <w:pPr>
              <w:jc w:val="center"/>
              <w:rPr>
                <w:del w:id="566" w:author="Tootooni, Mohammad Samie" w:date="2024-10-16T17:23:00Z"/>
                <w:rFonts w:ascii="Times New Roman" w:eastAsia="Times New Roman" w:hAnsi="Times New Roman" w:cs="Times New Roman"/>
                <w:color w:val="000000"/>
                <w:sz w:val="16"/>
                <w:szCs w:val="16"/>
              </w:rPr>
            </w:pPr>
            <w:del w:id="567"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900" w:type="dxa"/>
            <w:hideMark/>
          </w:tcPr>
          <w:p w14:paraId="7F061757" w14:textId="256C41AA" w:rsidR="00FF6534" w:rsidRPr="00151563" w:rsidDel="008A01BD" w:rsidRDefault="00FF6534" w:rsidP="00B67953">
            <w:pPr>
              <w:jc w:val="center"/>
              <w:rPr>
                <w:del w:id="568" w:author="Tootooni, Mohammad Samie" w:date="2024-10-16T17:23:00Z"/>
                <w:rFonts w:ascii="Times New Roman" w:eastAsia="Times New Roman" w:hAnsi="Times New Roman" w:cs="Times New Roman"/>
                <w:color w:val="000000"/>
                <w:sz w:val="16"/>
                <w:szCs w:val="16"/>
              </w:rPr>
            </w:pPr>
            <w:commentRangeStart w:id="569"/>
            <w:del w:id="570" w:author="Tootooni, Mohammad Samie" w:date="2024-10-16T17:23:00Z">
              <w:r w:rsidRPr="00151563" w:rsidDel="008A01BD">
                <w:rPr>
                  <w:rFonts w:ascii="Times New Roman" w:eastAsia="Times New Roman" w:hAnsi="Times New Roman" w:cs="Times New Roman"/>
                  <w:color w:val="000000"/>
                  <w:sz w:val="16"/>
                  <w:szCs w:val="16"/>
                </w:rPr>
                <w:delText>0.00873</w:delText>
              </w:r>
              <w:r w:rsidRPr="00151563" w:rsidDel="008A01BD">
                <w:rPr>
                  <w:rFonts w:ascii="Times New Roman" w:eastAsia="Times New Roman" w:hAnsi="Times New Roman" w:cs="Times New Roman"/>
                  <w:color w:val="000000"/>
                  <w:sz w:val="16"/>
                  <w:szCs w:val="16"/>
                </w:rPr>
                <w:br/>
                <w:delText>(0.00839)</w:delText>
              </w:r>
            </w:del>
          </w:p>
        </w:tc>
        <w:tc>
          <w:tcPr>
            <w:tcW w:w="900" w:type="dxa"/>
            <w:hideMark/>
          </w:tcPr>
          <w:p w14:paraId="27BA5C6B" w14:textId="4875C2B8" w:rsidR="00FF6534" w:rsidRPr="00151563" w:rsidDel="008A01BD" w:rsidRDefault="00FF6534" w:rsidP="00B67953">
            <w:pPr>
              <w:jc w:val="center"/>
              <w:rPr>
                <w:del w:id="571" w:author="Tootooni, Mohammad Samie" w:date="2024-10-16T17:23:00Z"/>
                <w:rFonts w:ascii="Times New Roman" w:eastAsia="Times New Roman" w:hAnsi="Times New Roman" w:cs="Times New Roman"/>
                <w:color w:val="000000"/>
                <w:sz w:val="16"/>
                <w:szCs w:val="16"/>
              </w:rPr>
            </w:pPr>
            <w:del w:id="572" w:author="Tootooni, Mohammad Samie" w:date="2024-10-16T17:23:00Z">
              <w:r w:rsidRPr="00151563" w:rsidDel="008A01BD">
                <w:rPr>
                  <w:rFonts w:ascii="Times New Roman" w:eastAsia="Times New Roman" w:hAnsi="Times New Roman" w:cs="Times New Roman"/>
                  <w:color w:val="000000"/>
                  <w:sz w:val="16"/>
                  <w:szCs w:val="16"/>
                </w:rPr>
                <w:delText>0.01609</w:delText>
              </w:r>
              <w:r w:rsidRPr="00151563" w:rsidDel="008A01BD">
                <w:rPr>
                  <w:rFonts w:ascii="Times New Roman" w:eastAsia="Times New Roman" w:hAnsi="Times New Roman" w:cs="Times New Roman"/>
                  <w:b/>
                  <w:bCs/>
                  <w:color w:val="000000"/>
                  <w:sz w:val="16"/>
                  <w:szCs w:val="16"/>
                </w:rPr>
                <w:delText>*</w:delText>
              </w:r>
              <w:r w:rsidRPr="00151563" w:rsidDel="008A01BD">
                <w:rPr>
                  <w:rFonts w:ascii="Times New Roman" w:eastAsia="Times New Roman" w:hAnsi="Times New Roman" w:cs="Times New Roman"/>
                  <w:color w:val="000000"/>
                  <w:sz w:val="16"/>
                  <w:szCs w:val="16"/>
                </w:rPr>
                <w:br/>
                <w:delText>(0.00935)</w:delText>
              </w:r>
            </w:del>
          </w:p>
          <w:p w14:paraId="3378396E" w14:textId="68BBDFB6" w:rsidR="00FF6534" w:rsidRPr="00151563" w:rsidDel="008A01BD" w:rsidRDefault="00FF6534" w:rsidP="00B67953">
            <w:pPr>
              <w:jc w:val="center"/>
              <w:rPr>
                <w:del w:id="573" w:author="Tootooni, Mohammad Samie" w:date="2024-10-16T17:23:00Z"/>
                <w:rFonts w:ascii="Times New Roman" w:eastAsia="Times New Roman" w:hAnsi="Times New Roman" w:cs="Times New Roman"/>
                <w:color w:val="000000"/>
                <w:sz w:val="16"/>
                <w:szCs w:val="16"/>
              </w:rPr>
            </w:pPr>
          </w:p>
        </w:tc>
        <w:tc>
          <w:tcPr>
            <w:tcW w:w="900" w:type="dxa"/>
            <w:hideMark/>
          </w:tcPr>
          <w:p w14:paraId="26401285" w14:textId="687DCF40" w:rsidR="00FF6534" w:rsidRPr="00151563" w:rsidDel="008A01BD" w:rsidRDefault="00FF6534" w:rsidP="00B67953">
            <w:pPr>
              <w:jc w:val="center"/>
              <w:rPr>
                <w:del w:id="574" w:author="Tootooni, Mohammad Samie" w:date="2024-10-16T17:23:00Z"/>
                <w:rFonts w:ascii="Times New Roman" w:eastAsia="Times New Roman" w:hAnsi="Times New Roman" w:cs="Times New Roman"/>
                <w:color w:val="000000"/>
                <w:sz w:val="16"/>
                <w:szCs w:val="16"/>
              </w:rPr>
            </w:pPr>
            <w:del w:id="575" w:author="Tootooni, Mohammad Samie" w:date="2024-10-16T17:23:00Z">
              <w:r w:rsidRPr="00151563" w:rsidDel="008A01BD">
                <w:rPr>
                  <w:rFonts w:ascii="Times New Roman" w:eastAsia="Times New Roman" w:hAnsi="Times New Roman" w:cs="Times New Roman"/>
                  <w:color w:val="000000"/>
                  <w:sz w:val="16"/>
                  <w:szCs w:val="16"/>
                </w:rPr>
                <w:delText>0.02076</w:delText>
              </w:r>
              <w:r w:rsidRPr="00151563" w:rsidDel="008A01BD">
                <w:rPr>
                  <w:rFonts w:ascii="Times New Roman" w:eastAsia="Times New Roman" w:hAnsi="Times New Roman" w:cs="Times New Roman"/>
                  <w:b/>
                  <w:bCs/>
                  <w:color w:val="000000"/>
                  <w:sz w:val="16"/>
                  <w:szCs w:val="16"/>
                </w:rPr>
                <w:delText>*</w:delText>
              </w:r>
              <w:r w:rsidRPr="00151563" w:rsidDel="008A01BD">
                <w:rPr>
                  <w:rFonts w:ascii="Times New Roman" w:eastAsia="Times New Roman" w:hAnsi="Times New Roman" w:cs="Times New Roman"/>
                  <w:color w:val="000000"/>
                  <w:sz w:val="16"/>
                  <w:szCs w:val="16"/>
                </w:rPr>
                <w:br/>
                <w:delText>(0.01259)</w:delText>
              </w:r>
            </w:del>
          </w:p>
          <w:p w14:paraId="03133ED4" w14:textId="3D84BAB8" w:rsidR="00FF6534" w:rsidRPr="00151563" w:rsidDel="008A01BD" w:rsidRDefault="00FF6534" w:rsidP="00B67953">
            <w:pPr>
              <w:jc w:val="center"/>
              <w:rPr>
                <w:del w:id="576" w:author="Tootooni, Mohammad Samie" w:date="2024-10-16T17:23:00Z"/>
                <w:rFonts w:ascii="Times New Roman" w:eastAsia="Times New Roman" w:hAnsi="Times New Roman" w:cs="Times New Roman"/>
                <w:color w:val="000000"/>
                <w:sz w:val="16"/>
                <w:szCs w:val="16"/>
              </w:rPr>
            </w:pPr>
          </w:p>
        </w:tc>
        <w:tc>
          <w:tcPr>
            <w:tcW w:w="900" w:type="dxa"/>
            <w:noWrap/>
            <w:hideMark/>
          </w:tcPr>
          <w:p w14:paraId="145DFB92" w14:textId="075848EB" w:rsidR="00FF6534" w:rsidRPr="00151563" w:rsidDel="008A01BD" w:rsidRDefault="00FF6534" w:rsidP="00B67953">
            <w:pPr>
              <w:jc w:val="center"/>
              <w:rPr>
                <w:del w:id="577" w:author="Tootooni, Mohammad Samie" w:date="2024-10-16T17:23:00Z"/>
                <w:rFonts w:ascii="Times New Roman" w:eastAsia="Times New Roman" w:hAnsi="Times New Roman" w:cs="Times New Roman"/>
                <w:color w:val="000000"/>
                <w:sz w:val="16"/>
                <w:szCs w:val="16"/>
              </w:rPr>
            </w:pPr>
            <w:del w:id="578" w:author="Tootooni, Mohammad Samie" w:date="2024-10-16T17:23:00Z">
              <w:r w:rsidRPr="00151563" w:rsidDel="008A01BD">
                <w:rPr>
                  <w:rFonts w:ascii="Times New Roman" w:eastAsia="Times New Roman" w:hAnsi="Times New Roman" w:cs="Times New Roman"/>
                  <w:color w:val="000000"/>
                  <w:sz w:val="16"/>
                  <w:szCs w:val="16"/>
                </w:rPr>
                <w:delText> 0.00833</w:delText>
              </w:r>
            </w:del>
          </w:p>
          <w:p w14:paraId="7488DE7D" w14:textId="3FC197EA" w:rsidR="00FF6534" w:rsidRPr="00151563" w:rsidDel="008A01BD" w:rsidRDefault="00FF6534" w:rsidP="00B67953">
            <w:pPr>
              <w:jc w:val="center"/>
              <w:rPr>
                <w:del w:id="579" w:author="Tootooni, Mohammad Samie" w:date="2024-10-16T17:23:00Z"/>
                <w:rFonts w:ascii="Times New Roman" w:eastAsia="Times New Roman" w:hAnsi="Times New Roman" w:cs="Times New Roman"/>
                <w:color w:val="000000"/>
                <w:sz w:val="16"/>
                <w:szCs w:val="16"/>
              </w:rPr>
            </w:pPr>
            <w:del w:id="580" w:author="Tootooni, Mohammad Samie" w:date="2024-10-16T17:23:00Z">
              <w:r w:rsidRPr="00151563" w:rsidDel="008A01BD">
                <w:rPr>
                  <w:rFonts w:ascii="Times New Roman" w:eastAsia="Times New Roman" w:hAnsi="Times New Roman" w:cs="Times New Roman"/>
                  <w:color w:val="000000"/>
                  <w:sz w:val="16"/>
                  <w:szCs w:val="16"/>
                </w:rPr>
                <w:delText>(0.00883)</w:delText>
              </w:r>
            </w:del>
          </w:p>
          <w:p w14:paraId="41CC5912" w14:textId="00EDB00C" w:rsidR="00FF6534" w:rsidRPr="00151563" w:rsidDel="008A01BD" w:rsidRDefault="00FF6534" w:rsidP="00B67953">
            <w:pPr>
              <w:jc w:val="center"/>
              <w:rPr>
                <w:del w:id="581" w:author="Tootooni, Mohammad Samie" w:date="2024-10-16T17:23:00Z"/>
                <w:rFonts w:ascii="Times New Roman" w:eastAsia="Times New Roman" w:hAnsi="Times New Roman" w:cs="Times New Roman"/>
                <w:color w:val="000000"/>
                <w:sz w:val="16"/>
                <w:szCs w:val="16"/>
              </w:rPr>
            </w:pPr>
          </w:p>
        </w:tc>
        <w:tc>
          <w:tcPr>
            <w:tcW w:w="990" w:type="dxa"/>
            <w:noWrap/>
            <w:hideMark/>
          </w:tcPr>
          <w:p w14:paraId="5781E486" w14:textId="1B72BB13" w:rsidR="00FF6534" w:rsidRPr="00151563" w:rsidDel="008A01BD" w:rsidRDefault="00FF6534" w:rsidP="00B67953">
            <w:pPr>
              <w:jc w:val="center"/>
              <w:rPr>
                <w:del w:id="582" w:author="Tootooni, Mohammad Samie" w:date="2024-10-16T17:23:00Z"/>
                <w:rFonts w:ascii="Times New Roman" w:eastAsia="Times New Roman" w:hAnsi="Times New Roman" w:cs="Times New Roman"/>
                <w:color w:val="000000"/>
                <w:sz w:val="16"/>
                <w:szCs w:val="16"/>
              </w:rPr>
            </w:pPr>
            <w:del w:id="583" w:author="Tootooni, Mohammad Samie" w:date="2024-10-16T17:23:00Z">
              <w:r w:rsidRPr="00151563" w:rsidDel="008A01BD">
                <w:rPr>
                  <w:rFonts w:ascii="Times New Roman" w:eastAsia="Times New Roman" w:hAnsi="Times New Roman" w:cs="Times New Roman"/>
                  <w:color w:val="000000"/>
                  <w:sz w:val="16"/>
                  <w:szCs w:val="16"/>
                </w:rPr>
                <w:delText> 0.02103**</w:delText>
              </w:r>
            </w:del>
          </w:p>
          <w:p w14:paraId="2D28D27B" w14:textId="05901FB3" w:rsidR="00FF6534" w:rsidRPr="00151563" w:rsidDel="008A01BD" w:rsidRDefault="00FF6534" w:rsidP="00B67953">
            <w:pPr>
              <w:jc w:val="center"/>
              <w:rPr>
                <w:del w:id="584" w:author="Tootooni, Mohammad Samie" w:date="2024-10-16T17:23:00Z"/>
                <w:rFonts w:ascii="Times New Roman" w:eastAsia="Times New Roman" w:hAnsi="Times New Roman" w:cs="Times New Roman"/>
                <w:color w:val="000000"/>
                <w:sz w:val="16"/>
                <w:szCs w:val="16"/>
              </w:rPr>
            </w:pPr>
            <w:del w:id="585" w:author="Tootooni, Mohammad Samie" w:date="2024-10-16T17:23:00Z">
              <w:r w:rsidRPr="00151563" w:rsidDel="008A01BD">
                <w:rPr>
                  <w:rFonts w:ascii="Times New Roman" w:eastAsia="Times New Roman" w:hAnsi="Times New Roman" w:cs="Times New Roman"/>
                  <w:color w:val="000000"/>
                  <w:sz w:val="16"/>
                  <w:szCs w:val="16"/>
                </w:rPr>
                <w:delText>(0.01012)</w:delText>
              </w:r>
            </w:del>
          </w:p>
          <w:p w14:paraId="121F7E72" w14:textId="051CB666" w:rsidR="00FF6534" w:rsidRPr="00151563" w:rsidDel="008A01BD" w:rsidRDefault="00FF6534" w:rsidP="00B67953">
            <w:pPr>
              <w:jc w:val="center"/>
              <w:rPr>
                <w:del w:id="586" w:author="Tootooni, Mohammad Samie" w:date="2024-10-16T17:23:00Z"/>
                <w:rFonts w:ascii="Times New Roman" w:eastAsia="Times New Roman" w:hAnsi="Times New Roman" w:cs="Times New Roman"/>
                <w:color w:val="000000"/>
                <w:sz w:val="16"/>
                <w:szCs w:val="16"/>
              </w:rPr>
            </w:pPr>
          </w:p>
        </w:tc>
        <w:tc>
          <w:tcPr>
            <w:tcW w:w="900" w:type="dxa"/>
            <w:noWrap/>
            <w:hideMark/>
          </w:tcPr>
          <w:p w14:paraId="5D429302" w14:textId="1E4E860B" w:rsidR="00FF6534" w:rsidRPr="00151563" w:rsidDel="008A01BD" w:rsidRDefault="00FF6534" w:rsidP="00B67953">
            <w:pPr>
              <w:jc w:val="center"/>
              <w:rPr>
                <w:del w:id="587" w:author="Tootooni, Mohammad Samie" w:date="2024-10-16T17:23:00Z"/>
                <w:rFonts w:ascii="Times New Roman" w:eastAsia="Times New Roman" w:hAnsi="Times New Roman" w:cs="Times New Roman"/>
                <w:color w:val="000000"/>
                <w:sz w:val="16"/>
                <w:szCs w:val="16"/>
              </w:rPr>
            </w:pPr>
            <w:del w:id="588" w:author="Tootooni, Mohammad Samie" w:date="2024-10-16T17:23:00Z">
              <w:r w:rsidRPr="00151563" w:rsidDel="008A01BD">
                <w:rPr>
                  <w:rFonts w:ascii="Times New Roman" w:eastAsia="Times New Roman" w:hAnsi="Times New Roman" w:cs="Times New Roman"/>
                  <w:color w:val="000000"/>
                  <w:sz w:val="16"/>
                  <w:szCs w:val="16"/>
                </w:rPr>
                <w:delText>0.03842**</w:delText>
              </w:r>
            </w:del>
          </w:p>
          <w:p w14:paraId="5E0EAB63" w14:textId="55CE9849" w:rsidR="00FF6534" w:rsidRPr="00151563" w:rsidDel="008A01BD" w:rsidRDefault="00FF6534" w:rsidP="00B67953">
            <w:pPr>
              <w:jc w:val="center"/>
              <w:rPr>
                <w:del w:id="589" w:author="Tootooni, Mohammad Samie" w:date="2024-10-16T17:23:00Z"/>
                <w:rFonts w:ascii="Times New Roman" w:eastAsia="Times New Roman" w:hAnsi="Times New Roman" w:cs="Times New Roman"/>
                <w:color w:val="000000"/>
                <w:sz w:val="16"/>
                <w:szCs w:val="16"/>
              </w:rPr>
            </w:pPr>
            <w:del w:id="590" w:author="Tootooni, Mohammad Samie" w:date="2024-10-16T17:23:00Z">
              <w:r w:rsidRPr="00151563" w:rsidDel="008A01BD">
                <w:rPr>
                  <w:rFonts w:ascii="Times New Roman" w:eastAsia="Times New Roman" w:hAnsi="Times New Roman" w:cs="Times New Roman"/>
                  <w:color w:val="000000"/>
                  <w:sz w:val="16"/>
                  <w:szCs w:val="16"/>
                </w:rPr>
                <w:delText>(0.01652) </w:delText>
              </w:r>
              <w:commentRangeEnd w:id="569"/>
              <w:r w:rsidRPr="00151563" w:rsidDel="008A01BD">
                <w:rPr>
                  <w:rStyle w:val="CommentReference"/>
                </w:rPr>
                <w:commentReference w:id="569"/>
              </w:r>
            </w:del>
          </w:p>
        </w:tc>
      </w:tr>
      <w:tr w:rsidR="00E66C95" w:rsidRPr="00151563" w:rsidDel="008A01BD" w14:paraId="14CE339C" w14:textId="381F820E" w:rsidTr="00E66C95">
        <w:trPr>
          <w:trHeight w:val="350"/>
          <w:jc w:val="center"/>
          <w:del w:id="591" w:author="Tootooni, Mohammad Samie" w:date="2024-10-16T17:23:00Z"/>
        </w:trPr>
        <w:tc>
          <w:tcPr>
            <w:tcW w:w="1625" w:type="dxa"/>
            <w:tcBorders>
              <w:bottom w:val="single" w:sz="4" w:space="0" w:color="auto"/>
            </w:tcBorders>
            <w:hideMark/>
          </w:tcPr>
          <w:p w14:paraId="536D6134" w14:textId="577A702E" w:rsidR="00FF6534" w:rsidRPr="00151563" w:rsidDel="008A01BD" w:rsidRDefault="00FF6534" w:rsidP="00B67953">
            <w:pPr>
              <w:rPr>
                <w:del w:id="592" w:author="Tootooni, Mohammad Samie" w:date="2024-10-16T17:23:00Z"/>
                <w:rFonts w:ascii="Times New Roman" w:eastAsia="Times New Roman" w:hAnsi="Times New Roman" w:cs="Times New Roman"/>
                <w:color w:val="000000"/>
                <w:sz w:val="16"/>
                <w:szCs w:val="16"/>
              </w:rPr>
            </w:pPr>
            <w:del w:id="593" w:author="Tootooni, Mohammad Samie" w:date="2024-10-16T17:23:00Z">
              <w:r w:rsidRPr="00151563" w:rsidDel="008A01BD">
                <w:rPr>
                  <w:rFonts w:ascii="Times New Roman" w:eastAsia="Times New Roman" w:hAnsi="Times New Roman" w:cs="Times New Roman"/>
                  <w:color w:val="000000"/>
                  <w:sz w:val="16"/>
                  <w:szCs w:val="16"/>
                </w:rPr>
                <w:delText>Effective Number of SHIELD Centers*ADI (High Disadvantaged)</w:delText>
              </w:r>
            </w:del>
          </w:p>
        </w:tc>
        <w:tc>
          <w:tcPr>
            <w:tcW w:w="895" w:type="dxa"/>
            <w:tcBorders>
              <w:bottom w:val="single" w:sz="4" w:space="0" w:color="auto"/>
            </w:tcBorders>
            <w:noWrap/>
            <w:hideMark/>
          </w:tcPr>
          <w:p w14:paraId="2636F836" w14:textId="06702513" w:rsidR="00FF6534" w:rsidRPr="00151563" w:rsidDel="008A01BD" w:rsidRDefault="00FF6534" w:rsidP="00B67953">
            <w:pPr>
              <w:jc w:val="center"/>
              <w:rPr>
                <w:del w:id="594" w:author="Tootooni, Mohammad Samie" w:date="2024-10-16T17:23:00Z"/>
                <w:rFonts w:ascii="Times New Roman" w:eastAsia="Times New Roman" w:hAnsi="Times New Roman" w:cs="Times New Roman"/>
                <w:color w:val="000000"/>
                <w:sz w:val="16"/>
                <w:szCs w:val="16"/>
              </w:rPr>
            </w:pPr>
            <w:del w:id="595"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900" w:type="dxa"/>
            <w:tcBorders>
              <w:bottom w:val="single" w:sz="4" w:space="0" w:color="auto"/>
            </w:tcBorders>
            <w:noWrap/>
            <w:hideMark/>
          </w:tcPr>
          <w:p w14:paraId="25DCEDCF" w14:textId="343D5485" w:rsidR="00FF6534" w:rsidRPr="00151563" w:rsidDel="008A01BD" w:rsidRDefault="00FF6534" w:rsidP="00B67953">
            <w:pPr>
              <w:jc w:val="center"/>
              <w:rPr>
                <w:del w:id="596" w:author="Tootooni, Mohammad Samie" w:date="2024-10-16T17:23:00Z"/>
                <w:rFonts w:ascii="Times New Roman" w:eastAsia="Times New Roman" w:hAnsi="Times New Roman" w:cs="Times New Roman"/>
                <w:color w:val="000000"/>
                <w:sz w:val="16"/>
                <w:szCs w:val="16"/>
              </w:rPr>
            </w:pPr>
            <w:del w:id="597"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900" w:type="dxa"/>
            <w:tcBorders>
              <w:bottom w:val="single" w:sz="4" w:space="0" w:color="auto"/>
            </w:tcBorders>
            <w:noWrap/>
            <w:hideMark/>
          </w:tcPr>
          <w:p w14:paraId="279BEEE6" w14:textId="4C043EA0" w:rsidR="00FF6534" w:rsidRPr="00151563" w:rsidDel="008A01BD" w:rsidRDefault="00FF6534" w:rsidP="00B67953">
            <w:pPr>
              <w:jc w:val="center"/>
              <w:rPr>
                <w:del w:id="598" w:author="Tootooni, Mohammad Samie" w:date="2024-10-16T17:23:00Z"/>
                <w:rFonts w:ascii="Times New Roman" w:eastAsia="Times New Roman" w:hAnsi="Times New Roman" w:cs="Times New Roman"/>
                <w:color w:val="000000"/>
                <w:sz w:val="16"/>
                <w:szCs w:val="16"/>
              </w:rPr>
            </w:pPr>
            <w:del w:id="599"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900" w:type="dxa"/>
            <w:tcBorders>
              <w:bottom w:val="single" w:sz="4" w:space="0" w:color="auto"/>
            </w:tcBorders>
            <w:noWrap/>
            <w:hideMark/>
          </w:tcPr>
          <w:p w14:paraId="2428B916" w14:textId="0052DDAD" w:rsidR="00FF6534" w:rsidRPr="00151563" w:rsidDel="008A01BD" w:rsidRDefault="00FF6534" w:rsidP="00B67953">
            <w:pPr>
              <w:jc w:val="center"/>
              <w:rPr>
                <w:del w:id="600" w:author="Tootooni, Mohammad Samie" w:date="2024-10-16T17:23:00Z"/>
                <w:rFonts w:ascii="Times New Roman" w:eastAsia="Times New Roman" w:hAnsi="Times New Roman" w:cs="Times New Roman"/>
                <w:color w:val="000000"/>
                <w:sz w:val="16"/>
                <w:szCs w:val="16"/>
              </w:rPr>
            </w:pPr>
            <w:del w:id="601"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900" w:type="dxa"/>
            <w:tcBorders>
              <w:bottom w:val="single" w:sz="4" w:space="0" w:color="auto"/>
            </w:tcBorders>
            <w:noWrap/>
            <w:hideMark/>
          </w:tcPr>
          <w:p w14:paraId="49513810" w14:textId="05114738" w:rsidR="00FF6534" w:rsidRPr="00151563" w:rsidDel="008A01BD" w:rsidRDefault="00FF6534" w:rsidP="00B67953">
            <w:pPr>
              <w:jc w:val="center"/>
              <w:rPr>
                <w:del w:id="602" w:author="Tootooni, Mohammad Samie" w:date="2024-10-16T17:23:00Z"/>
                <w:rFonts w:ascii="Times New Roman" w:eastAsia="Times New Roman" w:hAnsi="Times New Roman" w:cs="Times New Roman"/>
                <w:color w:val="000000"/>
                <w:sz w:val="16"/>
                <w:szCs w:val="16"/>
              </w:rPr>
            </w:pPr>
            <w:del w:id="603"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900" w:type="dxa"/>
            <w:tcBorders>
              <w:bottom w:val="single" w:sz="4" w:space="0" w:color="auto"/>
            </w:tcBorders>
            <w:noWrap/>
            <w:hideMark/>
          </w:tcPr>
          <w:p w14:paraId="4BE0AB0F" w14:textId="466C0ECE" w:rsidR="00FF6534" w:rsidRPr="00151563" w:rsidDel="008A01BD" w:rsidRDefault="00FF6534" w:rsidP="00B67953">
            <w:pPr>
              <w:jc w:val="center"/>
              <w:rPr>
                <w:del w:id="604" w:author="Tootooni, Mohammad Samie" w:date="2024-10-16T17:23:00Z"/>
                <w:rFonts w:ascii="Times New Roman" w:eastAsia="Times New Roman" w:hAnsi="Times New Roman" w:cs="Times New Roman"/>
                <w:color w:val="000000"/>
                <w:sz w:val="16"/>
                <w:szCs w:val="16"/>
              </w:rPr>
            </w:pPr>
            <w:del w:id="605" w:author="Tootooni, Mohammad Samie" w:date="2024-10-16T17:23:00Z">
              <w:r w:rsidRPr="00151563" w:rsidDel="008A01BD">
                <w:rPr>
                  <w:rFonts w:ascii="Times New Roman" w:eastAsia="Times New Roman" w:hAnsi="Times New Roman" w:cs="Times New Roman"/>
                  <w:color w:val="000000"/>
                  <w:sz w:val="16"/>
                  <w:szCs w:val="16"/>
                </w:rPr>
                <w:delText> </w:delText>
              </w:r>
            </w:del>
          </w:p>
        </w:tc>
        <w:tc>
          <w:tcPr>
            <w:tcW w:w="900" w:type="dxa"/>
            <w:tcBorders>
              <w:bottom w:val="single" w:sz="4" w:space="0" w:color="auto"/>
            </w:tcBorders>
            <w:hideMark/>
          </w:tcPr>
          <w:p w14:paraId="050F31D9" w14:textId="7D581103" w:rsidR="00FF6534" w:rsidRPr="00151563" w:rsidDel="008A01BD" w:rsidRDefault="00FF6534" w:rsidP="00B67953">
            <w:pPr>
              <w:jc w:val="center"/>
              <w:rPr>
                <w:del w:id="606" w:author="Tootooni, Mohammad Samie" w:date="2024-10-16T17:23:00Z"/>
                <w:rFonts w:ascii="Times New Roman" w:eastAsia="Times New Roman" w:hAnsi="Times New Roman" w:cs="Times New Roman"/>
                <w:color w:val="000000"/>
                <w:sz w:val="16"/>
                <w:szCs w:val="16"/>
              </w:rPr>
            </w:pPr>
            <w:del w:id="607" w:author="Tootooni, Mohammad Samie" w:date="2024-10-16T17:23:00Z">
              <w:r w:rsidRPr="00151563" w:rsidDel="008A01BD">
                <w:rPr>
                  <w:rFonts w:ascii="Times New Roman" w:eastAsia="Times New Roman" w:hAnsi="Times New Roman" w:cs="Times New Roman"/>
                  <w:color w:val="000000"/>
                  <w:sz w:val="16"/>
                  <w:szCs w:val="16"/>
                </w:rPr>
                <w:delText>0.00408</w:delText>
              </w:r>
              <w:r w:rsidRPr="00151563" w:rsidDel="008A01BD">
                <w:rPr>
                  <w:rFonts w:ascii="Times New Roman" w:eastAsia="Times New Roman" w:hAnsi="Times New Roman" w:cs="Times New Roman"/>
                  <w:color w:val="000000"/>
                  <w:sz w:val="16"/>
                  <w:szCs w:val="16"/>
                </w:rPr>
                <w:br/>
                <w:delText>(0.01162)</w:delText>
              </w:r>
            </w:del>
          </w:p>
        </w:tc>
        <w:tc>
          <w:tcPr>
            <w:tcW w:w="990" w:type="dxa"/>
            <w:tcBorders>
              <w:bottom w:val="single" w:sz="4" w:space="0" w:color="auto"/>
            </w:tcBorders>
            <w:hideMark/>
          </w:tcPr>
          <w:p w14:paraId="32F80BAE" w14:textId="0D267EC1" w:rsidR="00FF6534" w:rsidRPr="00151563" w:rsidDel="008A01BD" w:rsidRDefault="00FF6534" w:rsidP="00B67953">
            <w:pPr>
              <w:jc w:val="center"/>
              <w:rPr>
                <w:del w:id="608" w:author="Tootooni, Mohammad Samie" w:date="2024-10-16T17:23:00Z"/>
                <w:rFonts w:ascii="Times New Roman" w:eastAsia="Times New Roman" w:hAnsi="Times New Roman" w:cs="Times New Roman"/>
                <w:color w:val="000000"/>
                <w:sz w:val="16"/>
                <w:szCs w:val="16"/>
              </w:rPr>
            </w:pPr>
            <w:del w:id="609" w:author="Tootooni, Mohammad Samie" w:date="2024-10-16T17:23:00Z">
              <w:r w:rsidRPr="00151563" w:rsidDel="008A01BD">
                <w:rPr>
                  <w:rFonts w:ascii="Times New Roman" w:eastAsia="Times New Roman" w:hAnsi="Times New Roman" w:cs="Times New Roman"/>
                  <w:color w:val="000000"/>
                  <w:sz w:val="16"/>
                  <w:szCs w:val="16"/>
                </w:rPr>
                <w:delText>-0.00247</w:delText>
              </w:r>
              <w:r w:rsidRPr="00151563" w:rsidDel="008A01BD">
                <w:rPr>
                  <w:rFonts w:ascii="Times New Roman" w:eastAsia="Times New Roman" w:hAnsi="Times New Roman" w:cs="Times New Roman"/>
                  <w:color w:val="000000"/>
                  <w:sz w:val="16"/>
                  <w:szCs w:val="16"/>
                </w:rPr>
                <w:br/>
                <w:delText>(0.00199)</w:delText>
              </w:r>
            </w:del>
          </w:p>
        </w:tc>
        <w:tc>
          <w:tcPr>
            <w:tcW w:w="900" w:type="dxa"/>
            <w:tcBorders>
              <w:bottom w:val="single" w:sz="4" w:space="0" w:color="auto"/>
            </w:tcBorders>
            <w:hideMark/>
          </w:tcPr>
          <w:p w14:paraId="70E4CE60" w14:textId="6A541E69" w:rsidR="00FF6534" w:rsidRPr="00151563" w:rsidDel="008A01BD" w:rsidRDefault="00FF6534" w:rsidP="00B67953">
            <w:pPr>
              <w:jc w:val="center"/>
              <w:rPr>
                <w:del w:id="610" w:author="Tootooni, Mohammad Samie" w:date="2024-10-16T17:23:00Z"/>
                <w:rFonts w:ascii="Times New Roman" w:eastAsia="Times New Roman" w:hAnsi="Times New Roman" w:cs="Times New Roman"/>
                <w:color w:val="000000"/>
                <w:sz w:val="16"/>
                <w:szCs w:val="16"/>
              </w:rPr>
            </w:pPr>
            <w:del w:id="611" w:author="Tootooni, Mohammad Samie" w:date="2024-10-16T17:23:00Z">
              <w:r w:rsidRPr="00151563" w:rsidDel="008A01BD">
                <w:rPr>
                  <w:rFonts w:ascii="Times New Roman" w:eastAsia="Times New Roman" w:hAnsi="Times New Roman" w:cs="Times New Roman"/>
                  <w:color w:val="000000"/>
                  <w:sz w:val="16"/>
                  <w:szCs w:val="16"/>
                </w:rPr>
                <w:delText>-0.00594*</w:delText>
              </w:r>
              <w:r w:rsidRPr="00151563" w:rsidDel="008A01BD">
                <w:rPr>
                  <w:rFonts w:ascii="Times New Roman" w:eastAsia="Times New Roman" w:hAnsi="Times New Roman" w:cs="Times New Roman"/>
                  <w:color w:val="000000"/>
                  <w:sz w:val="16"/>
                  <w:szCs w:val="16"/>
                </w:rPr>
                <w:br/>
                <w:delText>(0.00331)</w:delText>
              </w:r>
            </w:del>
          </w:p>
        </w:tc>
      </w:tr>
      <w:tr w:rsidR="00E66C95" w:rsidRPr="00151563" w:rsidDel="008A01BD" w14:paraId="112D6AA3" w14:textId="6A5C5F2A" w:rsidTr="00E66C95">
        <w:trPr>
          <w:trHeight w:val="125"/>
          <w:jc w:val="center"/>
          <w:del w:id="612" w:author="Tootooni, Mohammad Samie" w:date="2024-10-16T17:23:00Z"/>
        </w:trPr>
        <w:tc>
          <w:tcPr>
            <w:tcW w:w="1625" w:type="dxa"/>
            <w:tcBorders>
              <w:top w:val="single" w:sz="4" w:space="0" w:color="auto"/>
              <w:bottom w:val="nil"/>
            </w:tcBorders>
            <w:noWrap/>
            <w:hideMark/>
          </w:tcPr>
          <w:p w14:paraId="459EAF87" w14:textId="766172E0" w:rsidR="00FF6534" w:rsidRPr="00151563" w:rsidDel="008A01BD" w:rsidRDefault="00FF6534" w:rsidP="00B67953">
            <w:pPr>
              <w:rPr>
                <w:del w:id="613" w:author="Tootooni, Mohammad Samie" w:date="2024-10-16T17:23:00Z"/>
                <w:rFonts w:ascii="Times New Roman" w:eastAsia="Times New Roman" w:hAnsi="Times New Roman" w:cs="Times New Roman"/>
                <w:color w:val="000000"/>
                <w:sz w:val="16"/>
                <w:szCs w:val="16"/>
              </w:rPr>
            </w:pPr>
            <w:del w:id="614" w:author="Tootooni, Mohammad Samie" w:date="2024-10-16T17:23:00Z">
              <w:r w:rsidRPr="00151563" w:rsidDel="008A01BD">
                <w:rPr>
                  <w:rFonts w:ascii="Times New Roman" w:eastAsia="Times New Roman" w:hAnsi="Times New Roman" w:cs="Times New Roman"/>
                  <w:color w:val="000000"/>
                  <w:sz w:val="16"/>
                  <w:szCs w:val="16"/>
                </w:rPr>
                <w:delText>Number of observations</w:delText>
              </w:r>
            </w:del>
          </w:p>
        </w:tc>
        <w:tc>
          <w:tcPr>
            <w:tcW w:w="895" w:type="dxa"/>
            <w:tcBorders>
              <w:top w:val="single" w:sz="4" w:space="0" w:color="auto"/>
              <w:bottom w:val="nil"/>
            </w:tcBorders>
            <w:noWrap/>
            <w:hideMark/>
          </w:tcPr>
          <w:p w14:paraId="73C0AF4C" w14:textId="534F1065" w:rsidR="00FF6534" w:rsidRPr="00151563" w:rsidDel="008A01BD" w:rsidRDefault="00FF6534" w:rsidP="00B67953">
            <w:pPr>
              <w:jc w:val="center"/>
              <w:rPr>
                <w:del w:id="615" w:author="Tootooni, Mohammad Samie" w:date="2024-10-16T17:23:00Z"/>
                <w:rFonts w:ascii="Times New Roman" w:eastAsia="Times New Roman" w:hAnsi="Times New Roman" w:cs="Times New Roman"/>
                <w:color w:val="000000"/>
                <w:sz w:val="16"/>
                <w:szCs w:val="16"/>
              </w:rPr>
            </w:pPr>
            <w:del w:id="616" w:author="Tootooni, Mohammad Samie" w:date="2024-10-16T17:23:00Z">
              <w:r w:rsidRPr="00151563" w:rsidDel="008A01BD">
                <w:rPr>
                  <w:rFonts w:ascii="Times New Roman" w:eastAsia="Times New Roman" w:hAnsi="Times New Roman" w:cs="Times New Roman"/>
                  <w:color w:val="000000"/>
                  <w:sz w:val="16"/>
                  <w:szCs w:val="16"/>
                </w:rPr>
                <w:delText>573</w:delText>
              </w:r>
            </w:del>
          </w:p>
          <w:p w14:paraId="4211EDF8" w14:textId="1B34D899" w:rsidR="00FF6534" w:rsidRPr="00151563" w:rsidDel="008A01BD" w:rsidRDefault="00FF6534" w:rsidP="00B67953">
            <w:pPr>
              <w:jc w:val="center"/>
              <w:rPr>
                <w:del w:id="617" w:author="Tootooni, Mohammad Samie" w:date="2024-10-16T17:23:00Z"/>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44E32A92" w14:textId="490A240D" w:rsidR="00FF6534" w:rsidRPr="00151563" w:rsidDel="008A01BD" w:rsidRDefault="00FF6534" w:rsidP="00B67953">
            <w:pPr>
              <w:jc w:val="center"/>
              <w:rPr>
                <w:del w:id="618" w:author="Tootooni, Mohammad Samie" w:date="2024-10-16T17:23:00Z"/>
                <w:rFonts w:ascii="Times New Roman" w:eastAsia="Times New Roman" w:hAnsi="Times New Roman" w:cs="Times New Roman"/>
                <w:color w:val="000000"/>
                <w:sz w:val="16"/>
                <w:szCs w:val="16"/>
              </w:rPr>
            </w:pPr>
            <w:del w:id="619" w:author="Tootooni, Mohammad Samie" w:date="2024-10-16T17:23:00Z">
              <w:r w:rsidRPr="00151563" w:rsidDel="008A01BD">
                <w:rPr>
                  <w:rFonts w:ascii="Times New Roman" w:eastAsia="Times New Roman" w:hAnsi="Times New Roman" w:cs="Times New Roman"/>
                  <w:color w:val="000000"/>
                  <w:sz w:val="16"/>
                  <w:szCs w:val="16"/>
                </w:rPr>
                <w:delText>588</w:delText>
              </w:r>
            </w:del>
          </w:p>
        </w:tc>
        <w:tc>
          <w:tcPr>
            <w:tcW w:w="900" w:type="dxa"/>
            <w:tcBorders>
              <w:top w:val="single" w:sz="4" w:space="0" w:color="auto"/>
              <w:bottom w:val="nil"/>
            </w:tcBorders>
            <w:noWrap/>
            <w:hideMark/>
          </w:tcPr>
          <w:p w14:paraId="59E4F6F5" w14:textId="54E17423" w:rsidR="00FF6534" w:rsidRPr="00151563" w:rsidDel="008A01BD" w:rsidRDefault="00FF6534" w:rsidP="00B67953">
            <w:pPr>
              <w:jc w:val="center"/>
              <w:rPr>
                <w:del w:id="620" w:author="Tootooni, Mohammad Samie" w:date="2024-10-16T17:23:00Z"/>
                <w:rFonts w:ascii="Times New Roman" w:eastAsia="Times New Roman" w:hAnsi="Times New Roman" w:cs="Times New Roman"/>
                <w:color w:val="000000"/>
                <w:sz w:val="16"/>
                <w:szCs w:val="16"/>
              </w:rPr>
            </w:pPr>
            <w:del w:id="621" w:author="Tootooni, Mohammad Samie" w:date="2024-10-16T17:23:00Z">
              <w:r w:rsidRPr="00151563" w:rsidDel="008A01BD">
                <w:rPr>
                  <w:rFonts w:ascii="Times New Roman" w:eastAsia="Times New Roman" w:hAnsi="Times New Roman" w:cs="Times New Roman"/>
                  <w:color w:val="000000"/>
                  <w:sz w:val="16"/>
                  <w:szCs w:val="16"/>
                </w:rPr>
                <w:delText>588</w:delText>
              </w:r>
            </w:del>
          </w:p>
        </w:tc>
        <w:tc>
          <w:tcPr>
            <w:tcW w:w="900" w:type="dxa"/>
            <w:tcBorders>
              <w:top w:val="single" w:sz="4" w:space="0" w:color="auto"/>
              <w:bottom w:val="nil"/>
            </w:tcBorders>
            <w:noWrap/>
            <w:hideMark/>
          </w:tcPr>
          <w:p w14:paraId="3FE2FFA1" w14:textId="44DE5A65" w:rsidR="00FF6534" w:rsidRPr="00151563" w:rsidDel="008A01BD" w:rsidRDefault="00FF6534" w:rsidP="00B67953">
            <w:pPr>
              <w:jc w:val="center"/>
              <w:rPr>
                <w:del w:id="622" w:author="Tootooni, Mohammad Samie" w:date="2024-10-16T17:23:00Z"/>
                <w:rFonts w:ascii="Times New Roman" w:eastAsia="Times New Roman" w:hAnsi="Times New Roman" w:cs="Times New Roman"/>
                <w:color w:val="000000"/>
                <w:sz w:val="16"/>
                <w:szCs w:val="16"/>
              </w:rPr>
            </w:pPr>
            <w:del w:id="623" w:author="Tootooni, Mohammad Samie" w:date="2024-10-16T17:23:00Z">
              <w:r w:rsidRPr="00151563" w:rsidDel="008A01BD">
                <w:rPr>
                  <w:rFonts w:ascii="Times New Roman" w:eastAsia="Times New Roman" w:hAnsi="Times New Roman" w:cs="Times New Roman"/>
                  <w:color w:val="000000"/>
                  <w:sz w:val="16"/>
                  <w:szCs w:val="16"/>
                </w:rPr>
                <w:delText>573</w:delText>
              </w:r>
            </w:del>
          </w:p>
        </w:tc>
        <w:tc>
          <w:tcPr>
            <w:tcW w:w="900" w:type="dxa"/>
            <w:tcBorders>
              <w:top w:val="single" w:sz="4" w:space="0" w:color="auto"/>
              <w:bottom w:val="nil"/>
            </w:tcBorders>
            <w:noWrap/>
            <w:hideMark/>
          </w:tcPr>
          <w:p w14:paraId="0275892D" w14:textId="7C86AB67" w:rsidR="00FF6534" w:rsidRPr="00151563" w:rsidDel="008A01BD" w:rsidRDefault="00FF6534" w:rsidP="00B67953">
            <w:pPr>
              <w:jc w:val="center"/>
              <w:rPr>
                <w:del w:id="624" w:author="Tootooni, Mohammad Samie" w:date="2024-10-16T17:23:00Z"/>
                <w:rFonts w:ascii="Times New Roman" w:eastAsia="Times New Roman" w:hAnsi="Times New Roman" w:cs="Times New Roman"/>
                <w:color w:val="000000"/>
                <w:sz w:val="16"/>
                <w:szCs w:val="16"/>
              </w:rPr>
            </w:pPr>
            <w:del w:id="625" w:author="Tootooni, Mohammad Samie" w:date="2024-10-16T17:23:00Z">
              <w:r w:rsidRPr="00151563" w:rsidDel="008A01BD">
                <w:rPr>
                  <w:rFonts w:ascii="Times New Roman" w:eastAsia="Times New Roman" w:hAnsi="Times New Roman" w:cs="Times New Roman"/>
                  <w:color w:val="000000"/>
                  <w:sz w:val="16"/>
                  <w:szCs w:val="16"/>
                </w:rPr>
                <w:delText>588</w:delText>
              </w:r>
            </w:del>
          </w:p>
        </w:tc>
        <w:tc>
          <w:tcPr>
            <w:tcW w:w="900" w:type="dxa"/>
            <w:tcBorders>
              <w:top w:val="single" w:sz="4" w:space="0" w:color="auto"/>
              <w:bottom w:val="nil"/>
            </w:tcBorders>
            <w:noWrap/>
            <w:hideMark/>
          </w:tcPr>
          <w:p w14:paraId="721C33F9" w14:textId="737B40AE" w:rsidR="00FF6534" w:rsidRPr="00151563" w:rsidDel="008A01BD" w:rsidRDefault="00FF6534" w:rsidP="00B67953">
            <w:pPr>
              <w:jc w:val="center"/>
              <w:rPr>
                <w:del w:id="626" w:author="Tootooni, Mohammad Samie" w:date="2024-10-16T17:23:00Z"/>
                <w:rFonts w:ascii="Times New Roman" w:eastAsia="Times New Roman" w:hAnsi="Times New Roman" w:cs="Times New Roman"/>
                <w:color w:val="000000"/>
                <w:sz w:val="16"/>
                <w:szCs w:val="16"/>
              </w:rPr>
            </w:pPr>
            <w:del w:id="627" w:author="Tootooni, Mohammad Samie" w:date="2024-10-16T17:23:00Z">
              <w:r w:rsidRPr="00151563" w:rsidDel="008A01BD">
                <w:rPr>
                  <w:rFonts w:ascii="Times New Roman" w:eastAsia="Times New Roman" w:hAnsi="Times New Roman" w:cs="Times New Roman"/>
                  <w:color w:val="000000"/>
                  <w:sz w:val="16"/>
                  <w:szCs w:val="16"/>
                </w:rPr>
                <w:delText>588</w:delText>
              </w:r>
            </w:del>
          </w:p>
          <w:p w14:paraId="3F02D33E" w14:textId="5A6D3EF5" w:rsidR="00FF6534" w:rsidRPr="00151563" w:rsidDel="008A01BD" w:rsidRDefault="00FF6534" w:rsidP="00B67953">
            <w:pPr>
              <w:jc w:val="center"/>
              <w:rPr>
                <w:del w:id="628" w:author="Tootooni, Mohammad Samie" w:date="2024-10-16T17:23:00Z"/>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6A6EBEC6" w14:textId="414520B1" w:rsidR="00FF6534" w:rsidRPr="00151563" w:rsidDel="008A01BD" w:rsidRDefault="00FF6534" w:rsidP="00B67953">
            <w:pPr>
              <w:jc w:val="center"/>
              <w:rPr>
                <w:del w:id="629" w:author="Tootooni, Mohammad Samie" w:date="2024-10-16T17:23:00Z"/>
                <w:rFonts w:ascii="Times New Roman" w:eastAsia="Times New Roman" w:hAnsi="Times New Roman" w:cs="Times New Roman"/>
                <w:color w:val="000000"/>
                <w:sz w:val="16"/>
                <w:szCs w:val="16"/>
              </w:rPr>
            </w:pPr>
            <w:del w:id="630" w:author="Tootooni, Mohammad Samie" w:date="2024-10-16T17:23:00Z">
              <w:r w:rsidRPr="00151563" w:rsidDel="008A01BD">
                <w:rPr>
                  <w:rFonts w:ascii="Times New Roman" w:eastAsia="Times New Roman" w:hAnsi="Times New Roman" w:cs="Times New Roman"/>
                  <w:color w:val="000000"/>
                  <w:sz w:val="16"/>
                  <w:szCs w:val="16"/>
                </w:rPr>
                <w:delText>573</w:delText>
              </w:r>
            </w:del>
          </w:p>
          <w:p w14:paraId="3599962F" w14:textId="1403F919" w:rsidR="00FF6534" w:rsidRPr="00151563" w:rsidDel="008A01BD" w:rsidRDefault="00FF6534" w:rsidP="00B67953">
            <w:pPr>
              <w:jc w:val="center"/>
              <w:rPr>
                <w:del w:id="631" w:author="Tootooni, Mohammad Samie" w:date="2024-10-16T17:23:00Z"/>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60236443" w14:textId="52145B6B" w:rsidR="00FF6534" w:rsidRPr="00151563" w:rsidDel="008A01BD" w:rsidRDefault="00FF6534" w:rsidP="00B67953">
            <w:pPr>
              <w:jc w:val="center"/>
              <w:rPr>
                <w:del w:id="632" w:author="Tootooni, Mohammad Samie" w:date="2024-10-16T17:23:00Z"/>
                <w:rFonts w:ascii="Times New Roman" w:eastAsia="Times New Roman" w:hAnsi="Times New Roman" w:cs="Times New Roman"/>
                <w:color w:val="000000"/>
                <w:sz w:val="16"/>
                <w:szCs w:val="16"/>
              </w:rPr>
            </w:pPr>
            <w:del w:id="633" w:author="Tootooni, Mohammad Samie" w:date="2024-10-16T17:23:00Z">
              <w:r w:rsidRPr="00151563" w:rsidDel="008A01BD">
                <w:rPr>
                  <w:rFonts w:ascii="Times New Roman" w:eastAsia="Times New Roman" w:hAnsi="Times New Roman" w:cs="Times New Roman"/>
                  <w:color w:val="000000"/>
                  <w:sz w:val="16"/>
                  <w:szCs w:val="16"/>
                </w:rPr>
                <w:delText>588</w:delText>
              </w:r>
            </w:del>
          </w:p>
        </w:tc>
        <w:tc>
          <w:tcPr>
            <w:tcW w:w="900" w:type="dxa"/>
            <w:tcBorders>
              <w:top w:val="single" w:sz="4" w:space="0" w:color="auto"/>
              <w:bottom w:val="nil"/>
            </w:tcBorders>
            <w:noWrap/>
            <w:hideMark/>
          </w:tcPr>
          <w:p w14:paraId="48CA3A5A" w14:textId="1B1AB347" w:rsidR="00FF6534" w:rsidRPr="00151563" w:rsidDel="008A01BD" w:rsidRDefault="00FF6534" w:rsidP="00B67953">
            <w:pPr>
              <w:jc w:val="center"/>
              <w:rPr>
                <w:del w:id="634" w:author="Tootooni, Mohammad Samie" w:date="2024-10-16T17:23:00Z"/>
                <w:rFonts w:ascii="Times New Roman" w:eastAsia="Times New Roman" w:hAnsi="Times New Roman" w:cs="Times New Roman"/>
                <w:color w:val="000000"/>
                <w:sz w:val="16"/>
                <w:szCs w:val="16"/>
              </w:rPr>
            </w:pPr>
            <w:del w:id="635" w:author="Tootooni, Mohammad Samie" w:date="2024-10-16T17:23:00Z">
              <w:r w:rsidRPr="00151563" w:rsidDel="008A01BD">
                <w:rPr>
                  <w:rFonts w:ascii="Times New Roman" w:eastAsia="Times New Roman" w:hAnsi="Times New Roman" w:cs="Times New Roman"/>
                  <w:color w:val="000000"/>
                  <w:sz w:val="16"/>
                  <w:szCs w:val="16"/>
                </w:rPr>
                <w:delText>588</w:delText>
              </w:r>
            </w:del>
          </w:p>
        </w:tc>
      </w:tr>
      <w:tr w:rsidR="00E66C95" w:rsidRPr="00151563" w:rsidDel="008A01BD" w14:paraId="70C26F08" w14:textId="7F4D5CA9" w:rsidTr="00E66C95">
        <w:trPr>
          <w:trHeight w:val="384"/>
          <w:jc w:val="center"/>
          <w:del w:id="636" w:author="Tootooni, Mohammad Samie" w:date="2024-10-16T17:23:00Z"/>
        </w:trPr>
        <w:tc>
          <w:tcPr>
            <w:tcW w:w="1625" w:type="dxa"/>
            <w:tcBorders>
              <w:top w:val="nil"/>
            </w:tcBorders>
            <w:noWrap/>
            <w:hideMark/>
          </w:tcPr>
          <w:p w14:paraId="16609DD3" w14:textId="2A13BD75" w:rsidR="00FF6534" w:rsidRPr="00151563" w:rsidDel="008A01BD" w:rsidRDefault="00FF6534" w:rsidP="00B67953">
            <w:pPr>
              <w:rPr>
                <w:del w:id="637" w:author="Tootooni, Mohammad Samie" w:date="2024-10-16T17:23:00Z"/>
                <w:rFonts w:ascii="Times New Roman" w:eastAsia="Times New Roman" w:hAnsi="Times New Roman" w:cs="Times New Roman"/>
                <w:color w:val="000000"/>
                <w:sz w:val="16"/>
                <w:szCs w:val="16"/>
              </w:rPr>
            </w:pPr>
            <w:del w:id="638" w:author="Tootooni, Mohammad Samie" w:date="2024-10-16T17:23:00Z">
              <w:r w:rsidRPr="00151563" w:rsidDel="008A01BD">
                <w:rPr>
                  <w:rFonts w:ascii="Times New Roman" w:eastAsia="Times New Roman" w:hAnsi="Times New Roman" w:cs="Times New Roman"/>
                  <w:color w:val="000000"/>
                  <w:sz w:val="16"/>
                  <w:szCs w:val="16"/>
                </w:rPr>
                <w:delText>Mean of the dependent variable in the control group</w:delText>
              </w:r>
            </w:del>
          </w:p>
        </w:tc>
        <w:tc>
          <w:tcPr>
            <w:tcW w:w="895" w:type="dxa"/>
            <w:tcBorders>
              <w:top w:val="nil"/>
            </w:tcBorders>
            <w:noWrap/>
            <w:hideMark/>
          </w:tcPr>
          <w:p w14:paraId="13935A62" w14:textId="151173A8" w:rsidR="00FF6534" w:rsidRPr="00151563" w:rsidDel="008A01BD" w:rsidRDefault="00FF6534" w:rsidP="00B67953">
            <w:pPr>
              <w:jc w:val="center"/>
              <w:rPr>
                <w:del w:id="639" w:author="Tootooni, Mohammad Samie" w:date="2024-10-16T17:23:00Z"/>
                <w:rFonts w:ascii="Times New Roman" w:eastAsia="Times New Roman" w:hAnsi="Times New Roman" w:cs="Times New Roman"/>
                <w:color w:val="000000"/>
                <w:sz w:val="16"/>
                <w:szCs w:val="16"/>
              </w:rPr>
            </w:pPr>
            <w:del w:id="640" w:author="Tootooni, Mohammad Samie" w:date="2024-10-16T17:23:00Z">
              <w:r w:rsidRPr="00151563" w:rsidDel="008A01BD">
                <w:rPr>
                  <w:rFonts w:ascii="Times New Roman" w:eastAsia="Times New Roman" w:hAnsi="Times New Roman" w:cs="Times New Roman"/>
                  <w:color w:val="000000"/>
                  <w:sz w:val="16"/>
                  <w:szCs w:val="16"/>
                </w:rPr>
                <w:delText>0.03</w:delText>
              </w:r>
            </w:del>
          </w:p>
        </w:tc>
        <w:tc>
          <w:tcPr>
            <w:tcW w:w="900" w:type="dxa"/>
            <w:tcBorders>
              <w:top w:val="nil"/>
            </w:tcBorders>
            <w:noWrap/>
            <w:hideMark/>
          </w:tcPr>
          <w:p w14:paraId="16FF13F5" w14:textId="4F782683" w:rsidR="00FF6534" w:rsidRPr="00151563" w:rsidDel="008A01BD" w:rsidRDefault="00FF6534" w:rsidP="00B67953">
            <w:pPr>
              <w:jc w:val="center"/>
              <w:rPr>
                <w:del w:id="641" w:author="Tootooni, Mohammad Samie" w:date="2024-10-16T17:23:00Z"/>
                <w:rFonts w:ascii="Times New Roman" w:eastAsia="Times New Roman" w:hAnsi="Times New Roman" w:cs="Times New Roman"/>
                <w:color w:val="000000"/>
                <w:sz w:val="16"/>
                <w:szCs w:val="16"/>
              </w:rPr>
            </w:pPr>
            <w:del w:id="642" w:author="Tootooni, Mohammad Samie" w:date="2024-10-16T17:23:00Z">
              <w:r w:rsidRPr="00151563" w:rsidDel="008A01BD">
                <w:rPr>
                  <w:rFonts w:ascii="Times New Roman" w:eastAsia="Times New Roman" w:hAnsi="Times New Roman" w:cs="Times New Roman"/>
                  <w:color w:val="000000"/>
                  <w:sz w:val="16"/>
                  <w:szCs w:val="16"/>
                </w:rPr>
                <w:delText>0.04</w:delText>
              </w:r>
            </w:del>
          </w:p>
        </w:tc>
        <w:tc>
          <w:tcPr>
            <w:tcW w:w="900" w:type="dxa"/>
            <w:tcBorders>
              <w:top w:val="nil"/>
            </w:tcBorders>
            <w:noWrap/>
            <w:hideMark/>
          </w:tcPr>
          <w:p w14:paraId="52AD53E0" w14:textId="3C4AAA3A" w:rsidR="00FF6534" w:rsidRPr="00151563" w:rsidDel="008A01BD" w:rsidRDefault="00FF6534" w:rsidP="00B67953">
            <w:pPr>
              <w:jc w:val="center"/>
              <w:rPr>
                <w:del w:id="643" w:author="Tootooni, Mohammad Samie" w:date="2024-10-16T17:23:00Z"/>
                <w:rFonts w:ascii="Times New Roman" w:eastAsia="Times New Roman" w:hAnsi="Times New Roman" w:cs="Times New Roman"/>
                <w:color w:val="000000"/>
                <w:sz w:val="16"/>
                <w:szCs w:val="16"/>
              </w:rPr>
            </w:pPr>
            <w:del w:id="644" w:author="Tootooni, Mohammad Samie" w:date="2024-10-16T17:23:00Z">
              <w:r w:rsidRPr="00151563" w:rsidDel="008A01BD">
                <w:rPr>
                  <w:rFonts w:ascii="Times New Roman" w:eastAsia="Times New Roman" w:hAnsi="Times New Roman" w:cs="Times New Roman"/>
                  <w:color w:val="000000"/>
                  <w:sz w:val="16"/>
                  <w:szCs w:val="16"/>
                </w:rPr>
                <w:delText>0.04</w:delText>
              </w:r>
            </w:del>
          </w:p>
        </w:tc>
        <w:tc>
          <w:tcPr>
            <w:tcW w:w="900" w:type="dxa"/>
            <w:tcBorders>
              <w:top w:val="nil"/>
            </w:tcBorders>
            <w:noWrap/>
            <w:hideMark/>
          </w:tcPr>
          <w:p w14:paraId="5E77A937" w14:textId="70A8F7ED" w:rsidR="00FF6534" w:rsidRPr="00151563" w:rsidDel="008A01BD" w:rsidRDefault="00FF6534" w:rsidP="00B67953">
            <w:pPr>
              <w:jc w:val="center"/>
              <w:rPr>
                <w:del w:id="645" w:author="Tootooni, Mohammad Samie" w:date="2024-10-16T17:23:00Z"/>
                <w:rFonts w:ascii="Times New Roman" w:eastAsia="Times New Roman" w:hAnsi="Times New Roman" w:cs="Times New Roman"/>
                <w:color w:val="000000"/>
                <w:sz w:val="16"/>
                <w:szCs w:val="16"/>
              </w:rPr>
            </w:pPr>
            <w:del w:id="646" w:author="Tootooni, Mohammad Samie" w:date="2024-10-16T17:23:00Z">
              <w:r w:rsidRPr="00151563" w:rsidDel="008A01BD">
                <w:rPr>
                  <w:rFonts w:ascii="Times New Roman" w:eastAsia="Times New Roman" w:hAnsi="Times New Roman" w:cs="Times New Roman"/>
                  <w:color w:val="000000"/>
                  <w:sz w:val="16"/>
                  <w:szCs w:val="16"/>
                </w:rPr>
                <w:delText>0.03</w:delText>
              </w:r>
            </w:del>
          </w:p>
        </w:tc>
        <w:tc>
          <w:tcPr>
            <w:tcW w:w="900" w:type="dxa"/>
            <w:tcBorders>
              <w:top w:val="nil"/>
            </w:tcBorders>
            <w:noWrap/>
            <w:hideMark/>
          </w:tcPr>
          <w:p w14:paraId="2FA391F3" w14:textId="2969B4C3" w:rsidR="00FF6534" w:rsidRPr="00151563" w:rsidDel="008A01BD" w:rsidRDefault="00FF6534" w:rsidP="00B67953">
            <w:pPr>
              <w:jc w:val="center"/>
              <w:rPr>
                <w:del w:id="647" w:author="Tootooni, Mohammad Samie" w:date="2024-10-16T17:23:00Z"/>
                <w:rFonts w:ascii="Times New Roman" w:eastAsia="Times New Roman" w:hAnsi="Times New Roman" w:cs="Times New Roman"/>
                <w:color w:val="000000"/>
                <w:sz w:val="16"/>
                <w:szCs w:val="16"/>
              </w:rPr>
            </w:pPr>
            <w:del w:id="648" w:author="Tootooni, Mohammad Samie" w:date="2024-10-16T17:23:00Z">
              <w:r w:rsidRPr="00151563" w:rsidDel="008A01BD">
                <w:rPr>
                  <w:rFonts w:ascii="Times New Roman" w:eastAsia="Times New Roman" w:hAnsi="Times New Roman" w:cs="Times New Roman"/>
                  <w:color w:val="000000"/>
                  <w:sz w:val="16"/>
                  <w:szCs w:val="16"/>
                </w:rPr>
                <w:delText>0.04</w:delText>
              </w:r>
            </w:del>
          </w:p>
        </w:tc>
        <w:tc>
          <w:tcPr>
            <w:tcW w:w="900" w:type="dxa"/>
            <w:tcBorders>
              <w:top w:val="nil"/>
            </w:tcBorders>
            <w:noWrap/>
            <w:hideMark/>
          </w:tcPr>
          <w:p w14:paraId="3122F17E" w14:textId="0E4C0D6F" w:rsidR="00FF6534" w:rsidRPr="00151563" w:rsidDel="008A01BD" w:rsidRDefault="00FF6534" w:rsidP="00B67953">
            <w:pPr>
              <w:jc w:val="center"/>
              <w:rPr>
                <w:del w:id="649" w:author="Tootooni, Mohammad Samie" w:date="2024-10-16T17:23:00Z"/>
                <w:rFonts w:ascii="Times New Roman" w:eastAsia="Times New Roman" w:hAnsi="Times New Roman" w:cs="Times New Roman"/>
                <w:color w:val="000000"/>
                <w:sz w:val="16"/>
                <w:szCs w:val="16"/>
              </w:rPr>
            </w:pPr>
            <w:del w:id="650" w:author="Tootooni, Mohammad Samie" w:date="2024-10-16T17:23:00Z">
              <w:r w:rsidRPr="00151563" w:rsidDel="008A01BD">
                <w:rPr>
                  <w:rFonts w:ascii="Times New Roman" w:eastAsia="Times New Roman" w:hAnsi="Times New Roman" w:cs="Times New Roman"/>
                  <w:color w:val="000000"/>
                  <w:sz w:val="16"/>
                  <w:szCs w:val="16"/>
                </w:rPr>
                <w:delText>0.04</w:delText>
              </w:r>
            </w:del>
          </w:p>
        </w:tc>
        <w:tc>
          <w:tcPr>
            <w:tcW w:w="900" w:type="dxa"/>
            <w:tcBorders>
              <w:top w:val="nil"/>
            </w:tcBorders>
            <w:noWrap/>
            <w:hideMark/>
          </w:tcPr>
          <w:p w14:paraId="24973CED" w14:textId="63A66A49" w:rsidR="00FF6534" w:rsidRPr="00151563" w:rsidDel="008A01BD" w:rsidRDefault="00FF6534" w:rsidP="00B67953">
            <w:pPr>
              <w:jc w:val="center"/>
              <w:rPr>
                <w:del w:id="651" w:author="Tootooni, Mohammad Samie" w:date="2024-10-16T17:23:00Z"/>
                <w:rFonts w:ascii="Times New Roman" w:eastAsia="Times New Roman" w:hAnsi="Times New Roman" w:cs="Times New Roman"/>
                <w:color w:val="000000"/>
                <w:sz w:val="16"/>
                <w:szCs w:val="16"/>
              </w:rPr>
            </w:pPr>
            <w:del w:id="652" w:author="Tootooni, Mohammad Samie" w:date="2024-10-16T17:23:00Z">
              <w:r w:rsidRPr="00151563" w:rsidDel="008A01BD">
                <w:rPr>
                  <w:rFonts w:ascii="Times New Roman" w:eastAsia="Times New Roman" w:hAnsi="Times New Roman" w:cs="Times New Roman"/>
                  <w:color w:val="000000"/>
                  <w:sz w:val="16"/>
                  <w:szCs w:val="16"/>
                </w:rPr>
                <w:delText>0.03</w:delText>
              </w:r>
            </w:del>
          </w:p>
        </w:tc>
        <w:tc>
          <w:tcPr>
            <w:tcW w:w="990" w:type="dxa"/>
            <w:tcBorders>
              <w:top w:val="nil"/>
            </w:tcBorders>
            <w:noWrap/>
            <w:hideMark/>
          </w:tcPr>
          <w:p w14:paraId="590914E1" w14:textId="2F719FDF" w:rsidR="00FF6534" w:rsidRPr="00151563" w:rsidDel="008A01BD" w:rsidRDefault="00FF6534" w:rsidP="00B67953">
            <w:pPr>
              <w:jc w:val="center"/>
              <w:rPr>
                <w:del w:id="653" w:author="Tootooni, Mohammad Samie" w:date="2024-10-16T17:23:00Z"/>
                <w:rFonts w:ascii="Times New Roman" w:eastAsia="Times New Roman" w:hAnsi="Times New Roman" w:cs="Times New Roman"/>
                <w:color w:val="000000"/>
                <w:sz w:val="16"/>
                <w:szCs w:val="16"/>
              </w:rPr>
            </w:pPr>
            <w:del w:id="654" w:author="Tootooni, Mohammad Samie" w:date="2024-10-16T17:23:00Z">
              <w:r w:rsidRPr="00151563" w:rsidDel="008A01BD">
                <w:rPr>
                  <w:rFonts w:ascii="Times New Roman" w:eastAsia="Times New Roman" w:hAnsi="Times New Roman" w:cs="Times New Roman"/>
                  <w:color w:val="000000"/>
                  <w:sz w:val="16"/>
                  <w:szCs w:val="16"/>
                </w:rPr>
                <w:delText>0.04</w:delText>
              </w:r>
            </w:del>
          </w:p>
        </w:tc>
        <w:tc>
          <w:tcPr>
            <w:tcW w:w="900" w:type="dxa"/>
            <w:tcBorders>
              <w:top w:val="nil"/>
            </w:tcBorders>
            <w:noWrap/>
            <w:hideMark/>
          </w:tcPr>
          <w:p w14:paraId="4C72F233" w14:textId="1D5C76FC" w:rsidR="00FF6534" w:rsidRPr="00151563" w:rsidDel="008A01BD" w:rsidRDefault="00FF6534" w:rsidP="00B67953">
            <w:pPr>
              <w:jc w:val="center"/>
              <w:rPr>
                <w:del w:id="655" w:author="Tootooni, Mohammad Samie" w:date="2024-10-16T17:23:00Z"/>
                <w:rFonts w:ascii="Times New Roman" w:eastAsia="Times New Roman" w:hAnsi="Times New Roman" w:cs="Times New Roman"/>
                <w:color w:val="000000"/>
                <w:sz w:val="16"/>
                <w:szCs w:val="16"/>
              </w:rPr>
            </w:pPr>
            <w:del w:id="656" w:author="Tootooni, Mohammad Samie" w:date="2024-10-16T17:23:00Z">
              <w:r w:rsidRPr="00151563" w:rsidDel="008A01BD">
                <w:rPr>
                  <w:rFonts w:ascii="Times New Roman" w:eastAsia="Times New Roman" w:hAnsi="Times New Roman" w:cs="Times New Roman"/>
                  <w:color w:val="000000"/>
                  <w:sz w:val="16"/>
                  <w:szCs w:val="16"/>
                </w:rPr>
                <w:delText>0.04</w:delText>
              </w:r>
            </w:del>
          </w:p>
        </w:tc>
      </w:tr>
      <w:tr w:rsidR="00E66C95" w:rsidRPr="00151563" w:rsidDel="008A01BD" w14:paraId="70CF5642" w14:textId="478B5C24" w:rsidTr="00E66C95">
        <w:trPr>
          <w:trHeight w:val="188"/>
          <w:jc w:val="center"/>
          <w:del w:id="657" w:author="Tootooni, Mohammad Samie" w:date="2024-10-16T17:23:00Z"/>
        </w:trPr>
        <w:tc>
          <w:tcPr>
            <w:tcW w:w="1625" w:type="dxa"/>
            <w:tcBorders>
              <w:bottom w:val="nil"/>
            </w:tcBorders>
            <w:noWrap/>
            <w:hideMark/>
          </w:tcPr>
          <w:p w14:paraId="6E2A844F" w14:textId="5ED9ED6E" w:rsidR="00FF6534" w:rsidRPr="00151563" w:rsidDel="008A01BD" w:rsidRDefault="00FF6534" w:rsidP="00B67953">
            <w:pPr>
              <w:rPr>
                <w:del w:id="658" w:author="Tootooni, Mohammad Samie" w:date="2024-10-16T17:23:00Z"/>
                <w:rFonts w:ascii="Times New Roman" w:eastAsia="Times New Roman" w:hAnsi="Times New Roman" w:cs="Times New Roman"/>
                <w:color w:val="000000"/>
                <w:sz w:val="16"/>
                <w:szCs w:val="16"/>
              </w:rPr>
            </w:pPr>
            <w:del w:id="659" w:author="Tootooni, Mohammad Samie" w:date="2024-10-16T17:23:00Z">
              <w:r w:rsidRPr="00151563" w:rsidDel="008A01BD">
                <w:rPr>
                  <w:rFonts w:ascii="Times New Roman" w:eastAsia="Times New Roman" w:hAnsi="Times New Roman" w:cs="Times New Roman"/>
                  <w:color w:val="000000"/>
                  <w:sz w:val="16"/>
                  <w:szCs w:val="16"/>
                </w:rPr>
                <w:delText>Conditional R squared</w:delText>
              </w:r>
            </w:del>
          </w:p>
        </w:tc>
        <w:tc>
          <w:tcPr>
            <w:tcW w:w="895" w:type="dxa"/>
            <w:tcBorders>
              <w:bottom w:val="nil"/>
            </w:tcBorders>
            <w:noWrap/>
            <w:hideMark/>
          </w:tcPr>
          <w:p w14:paraId="7022B505" w14:textId="0381F23D" w:rsidR="00FF6534" w:rsidRPr="00151563" w:rsidDel="008A01BD" w:rsidRDefault="00FF6534" w:rsidP="00B67953">
            <w:pPr>
              <w:jc w:val="center"/>
              <w:rPr>
                <w:del w:id="660" w:author="Tootooni, Mohammad Samie" w:date="2024-10-16T17:23:00Z"/>
                <w:rFonts w:ascii="Times New Roman" w:eastAsia="Times New Roman" w:hAnsi="Times New Roman" w:cs="Times New Roman"/>
                <w:color w:val="000000"/>
                <w:sz w:val="16"/>
                <w:szCs w:val="16"/>
              </w:rPr>
            </w:pPr>
            <w:del w:id="661" w:author="Tootooni, Mohammad Samie" w:date="2024-10-16T17:23:00Z">
              <w:r w:rsidRPr="00151563" w:rsidDel="008A01BD">
                <w:rPr>
                  <w:rFonts w:ascii="Times New Roman" w:eastAsia="Times New Roman" w:hAnsi="Times New Roman" w:cs="Times New Roman"/>
                  <w:color w:val="000000"/>
                  <w:sz w:val="16"/>
                  <w:szCs w:val="16"/>
                </w:rPr>
                <w:delText>0.59</w:delText>
              </w:r>
            </w:del>
          </w:p>
        </w:tc>
        <w:tc>
          <w:tcPr>
            <w:tcW w:w="900" w:type="dxa"/>
            <w:tcBorders>
              <w:bottom w:val="nil"/>
            </w:tcBorders>
            <w:noWrap/>
            <w:hideMark/>
          </w:tcPr>
          <w:p w14:paraId="7E87776D" w14:textId="6DD7C595" w:rsidR="00FF6534" w:rsidRPr="00151563" w:rsidDel="008A01BD" w:rsidRDefault="00FF6534" w:rsidP="00B67953">
            <w:pPr>
              <w:jc w:val="center"/>
              <w:rPr>
                <w:del w:id="662" w:author="Tootooni, Mohammad Samie" w:date="2024-10-16T17:23:00Z"/>
                <w:rFonts w:ascii="Times New Roman" w:eastAsia="Times New Roman" w:hAnsi="Times New Roman" w:cs="Times New Roman"/>
                <w:color w:val="000000"/>
                <w:sz w:val="16"/>
                <w:szCs w:val="16"/>
              </w:rPr>
            </w:pPr>
            <w:del w:id="663" w:author="Tootooni, Mohammad Samie" w:date="2024-10-16T17:23:00Z">
              <w:r w:rsidRPr="00151563" w:rsidDel="008A01BD">
                <w:rPr>
                  <w:rFonts w:ascii="Times New Roman" w:eastAsia="Times New Roman" w:hAnsi="Times New Roman" w:cs="Times New Roman"/>
                  <w:color w:val="000000"/>
                  <w:sz w:val="16"/>
                  <w:szCs w:val="16"/>
                </w:rPr>
                <w:delText>0.60</w:delText>
              </w:r>
            </w:del>
          </w:p>
        </w:tc>
        <w:tc>
          <w:tcPr>
            <w:tcW w:w="900" w:type="dxa"/>
            <w:tcBorders>
              <w:bottom w:val="nil"/>
            </w:tcBorders>
            <w:noWrap/>
            <w:hideMark/>
          </w:tcPr>
          <w:p w14:paraId="2DFD7F1E" w14:textId="3B83DCBA" w:rsidR="00FF6534" w:rsidRPr="00151563" w:rsidDel="008A01BD" w:rsidRDefault="00FF6534" w:rsidP="00B67953">
            <w:pPr>
              <w:jc w:val="center"/>
              <w:rPr>
                <w:del w:id="664" w:author="Tootooni, Mohammad Samie" w:date="2024-10-16T17:23:00Z"/>
                <w:rFonts w:ascii="Times New Roman" w:eastAsia="Times New Roman" w:hAnsi="Times New Roman" w:cs="Times New Roman"/>
                <w:color w:val="000000"/>
                <w:sz w:val="16"/>
                <w:szCs w:val="16"/>
              </w:rPr>
            </w:pPr>
            <w:del w:id="665" w:author="Tootooni, Mohammad Samie" w:date="2024-10-16T17:23:00Z">
              <w:r w:rsidRPr="00151563" w:rsidDel="008A01BD">
                <w:rPr>
                  <w:rFonts w:ascii="Times New Roman" w:eastAsia="Times New Roman" w:hAnsi="Times New Roman" w:cs="Times New Roman"/>
                  <w:color w:val="000000"/>
                  <w:sz w:val="16"/>
                  <w:szCs w:val="16"/>
                </w:rPr>
                <w:delText>0.76</w:delText>
              </w:r>
            </w:del>
          </w:p>
        </w:tc>
        <w:tc>
          <w:tcPr>
            <w:tcW w:w="900" w:type="dxa"/>
            <w:tcBorders>
              <w:bottom w:val="nil"/>
            </w:tcBorders>
            <w:noWrap/>
            <w:hideMark/>
          </w:tcPr>
          <w:p w14:paraId="710278BD" w14:textId="3BA226B5" w:rsidR="00FF6534" w:rsidRPr="00151563" w:rsidDel="008A01BD" w:rsidRDefault="00FF6534" w:rsidP="00B67953">
            <w:pPr>
              <w:jc w:val="center"/>
              <w:rPr>
                <w:del w:id="666" w:author="Tootooni, Mohammad Samie" w:date="2024-10-16T17:23:00Z"/>
                <w:rFonts w:ascii="Times New Roman" w:eastAsia="Times New Roman" w:hAnsi="Times New Roman" w:cs="Times New Roman"/>
                <w:color w:val="000000"/>
                <w:sz w:val="16"/>
                <w:szCs w:val="16"/>
              </w:rPr>
            </w:pPr>
            <w:del w:id="667" w:author="Tootooni, Mohammad Samie" w:date="2024-10-16T17:23:00Z">
              <w:r w:rsidRPr="00151563" w:rsidDel="008A01BD">
                <w:rPr>
                  <w:rFonts w:ascii="Times New Roman" w:eastAsia="Times New Roman" w:hAnsi="Times New Roman" w:cs="Times New Roman"/>
                  <w:color w:val="000000"/>
                  <w:sz w:val="16"/>
                  <w:szCs w:val="16"/>
                </w:rPr>
                <w:delText>0.59</w:delText>
              </w:r>
            </w:del>
          </w:p>
        </w:tc>
        <w:tc>
          <w:tcPr>
            <w:tcW w:w="900" w:type="dxa"/>
            <w:tcBorders>
              <w:bottom w:val="nil"/>
            </w:tcBorders>
            <w:noWrap/>
            <w:hideMark/>
          </w:tcPr>
          <w:p w14:paraId="06DED882" w14:textId="47596248" w:rsidR="00FF6534" w:rsidRPr="00151563" w:rsidDel="008A01BD" w:rsidRDefault="00FF6534" w:rsidP="00B67953">
            <w:pPr>
              <w:jc w:val="center"/>
              <w:rPr>
                <w:del w:id="668" w:author="Tootooni, Mohammad Samie" w:date="2024-10-16T17:23:00Z"/>
                <w:rFonts w:ascii="Times New Roman" w:eastAsia="Times New Roman" w:hAnsi="Times New Roman" w:cs="Times New Roman"/>
                <w:color w:val="000000"/>
                <w:sz w:val="16"/>
                <w:szCs w:val="16"/>
              </w:rPr>
            </w:pPr>
            <w:del w:id="669" w:author="Tootooni, Mohammad Samie" w:date="2024-10-16T17:23:00Z">
              <w:r w:rsidRPr="00151563" w:rsidDel="008A01BD">
                <w:rPr>
                  <w:rFonts w:ascii="Times New Roman" w:eastAsia="Times New Roman" w:hAnsi="Times New Roman" w:cs="Times New Roman"/>
                  <w:color w:val="000000"/>
                  <w:sz w:val="16"/>
                  <w:szCs w:val="16"/>
                </w:rPr>
                <w:delText>0.60</w:delText>
              </w:r>
            </w:del>
          </w:p>
        </w:tc>
        <w:tc>
          <w:tcPr>
            <w:tcW w:w="900" w:type="dxa"/>
            <w:tcBorders>
              <w:bottom w:val="nil"/>
            </w:tcBorders>
            <w:noWrap/>
            <w:hideMark/>
          </w:tcPr>
          <w:p w14:paraId="2E24B1CB" w14:textId="16D941EC" w:rsidR="00FF6534" w:rsidRPr="00151563" w:rsidDel="008A01BD" w:rsidRDefault="00FF6534" w:rsidP="00B67953">
            <w:pPr>
              <w:jc w:val="center"/>
              <w:rPr>
                <w:del w:id="670" w:author="Tootooni, Mohammad Samie" w:date="2024-10-16T17:23:00Z"/>
                <w:rFonts w:ascii="Times New Roman" w:eastAsia="Times New Roman" w:hAnsi="Times New Roman" w:cs="Times New Roman"/>
                <w:color w:val="000000"/>
                <w:sz w:val="16"/>
                <w:szCs w:val="16"/>
              </w:rPr>
            </w:pPr>
            <w:del w:id="671" w:author="Tootooni, Mohammad Samie" w:date="2024-10-16T17:23:00Z">
              <w:r w:rsidRPr="00151563" w:rsidDel="008A01BD">
                <w:rPr>
                  <w:rFonts w:ascii="Times New Roman" w:eastAsia="Times New Roman" w:hAnsi="Times New Roman" w:cs="Times New Roman"/>
                  <w:color w:val="000000"/>
                  <w:sz w:val="16"/>
                  <w:szCs w:val="16"/>
                </w:rPr>
                <w:delText>0.76</w:delText>
              </w:r>
            </w:del>
          </w:p>
        </w:tc>
        <w:tc>
          <w:tcPr>
            <w:tcW w:w="900" w:type="dxa"/>
            <w:tcBorders>
              <w:bottom w:val="nil"/>
            </w:tcBorders>
            <w:noWrap/>
            <w:hideMark/>
          </w:tcPr>
          <w:p w14:paraId="50C585EC" w14:textId="73CFF1B5" w:rsidR="00FF6534" w:rsidRPr="00151563" w:rsidDel="008A01BD" w:rsidRDefault="00FF6534" w:rsidP="00B67953">
            <w:pPr>
              <w:jc w:val="center"/>
              <w:rPr>
                <w:del w:id="672" w:author="Tootooni, Mohammad Samie" w:date="2024-10-16T17:23:00Z"/>
                <w:rFonts w:ascii="Times New Roman" w:eastAsia="Times New Roman" w:hAnsi="Times New Roman" w:cs="Times New Roman"/>
                <w:color w:val="000000"/>
                <w:sz w:val="16"/>
                <w:szCs w:val="16"/>
              </w:rPr>
            </w:pPr>
            <w:del w:id="673" w:author="Tootooni, Mohammad Samie" w:date="2024-10-16T17:23:00Z">
              <w:r w:rsidRPr="00151563" w:rsidDel="008A01BD">
                <w:rPr>
                  <w:rFonts w:ascii="Times New Roman" w:eastAsia="Times New Roman" w:hAnsi="Times New Roman" w:cs="Times New Roman"/>
                  <w:color w:val="000000"/>
                  <w:sz w:val="16"/>
                  <w:szCs w:val="16"/>
                </w:rPr>
                <w:delText>0.60</w:delText>
              </w:r>
            </w:del>
          </w:p>
        </w:tc>
        <w:tc>
          <w:tcPr>
            <w:tcW w:w="990" w:type="dxa"/>
            <w:tcBorders>
              <w:bottom w:val="nil"/>
            </w:tcBorders>
            <w:noWrap/>
            <w:hideMark/>
          </w:tcPr>
          <w:p w14:paraId="44AF8C05" w14:textId="2DE3B819" w:rsidR="00FF6534" w:rsidRPr="00151563" w:rsidDel="008A01BD" w:rsidRDefault="00FF6534" w:rsidP="00B67953">
            <w:pPr>
              <w:jc w:val="center"/>
              <w:rPr>
                <w:del w:id="674" w:author="Tootooni, Mohammad Samie" w:date="2024-10-16T17:23:00Z"/>
                <w:rFonts w:ascii="Times New Roman" w:eastAsia="Times New Roman" w:hAnsi="Times New Roman" w:cs="Times New Roman"/>
                <w:color w:val="000000"/>
                <w:sz w:val="16"/>
                <w:szCs w:val="16"/>
              </w:rPr>
            </w:pPr>
            <w:del w:id="675" w:author="Tootooni, Mohammad Samie" w:date="2024-10-16T17:23:00Z">
              <w:r w:rsidRPr="00151563" w:rsidDel="008A01BD">
                <w:rPr>
                  <w:rFonts w:ascii="Times New Roman" w:eastAsia="Times New Roman" w:hAnsi="Times New Roman" w:cs="Times New Roman"/>
                  <w:color w:val="000000"/>
                  <w:sz w:val="16"/>
                  <w:szCs w:val="16"/>
                </w:rPr>
                <w:delText>0.59</w:delText>
              </w:r>
            </w:del>
          </w:p>
        </w:tc>
        <w:tc>
          <w:tcPr>
            <w:tcW w:w="900" w:type="dxa"/>
            <w:tcBorders>
              <w:bottom w:val="nil"/>
            </w:tcBorders>
            <w:noWrap/>
            <w:hideMark/>
          </w:tcPr>
          <w:p w14:paraId="1D9B7B21" w14:textId="51B929F4" w:rsidR="00FF6534" w:rsidRPr="00151563" w:rsidDel="008A01BD" w:rsidRDefault="00FF6534" w:rsidP="00B67953">
            <w:pPr>
              <w:jc w:val="center"/>
              <w:rPr>
                <w:del w:id="676" w:author="Tootooni, Mohammad Samie" w:date="2024-10-16T17:23:00Z"/>
                <w:rFonts w:ascii="Times New Roman" w:eastAsia="Times New Roman" w:hAnsi="Times New Roman" w:cs="Times New Roman"/>
                <w:color w:val="000000"/>
                <w:sz w:val="16"/>
                <w:szCs w:val="16"/>
              </w:rPr>
            </w:pPr>
            <w:del w:id="677" w:author="Tootooni, Mohammad Samie" w:date="2024-10-16T17:23:00Z">
              <w:r w:rsidRPr="00151563" w:rsidDel="008A01BD">
                <w:rPr>
                  <w:rFonts w:ascii="Times New Roman" w:eastAsia="Times New Roman" w:hAnsi="Times New Roman" w:cs="Times New Roman"/>
                  <w:color w:val="000000"/>
                  <w:sz w:val="16"/>
                  <w:szCs w:val="16"/>
                </w:rPr>
                <w:delText>0.76</w:delText>
              </w:r>
            </w:del>
          </w:p>
        </w:tc>
      </w:tr>
      <w:tr w:rsidR="00E66C95" w:rsidRPr="00151563" w:rsidDel="008A01BD" w14:paraId="54DE3794" w14:textId="06A62FAB" w:rsidTr="00E66C95">
        <w:trPr>
          <w:trHeight w:val="350"/>
          <w:jc w:val="center"/>
          <w:del w:id="678" w:author="Tootooni, Mohammad Samie" w:date="2024-10-16T17:23:00Z"/>
        </w:trPr>
        <w:tc>
          <w:tcPr>
            <w:tcW w:w="1625" w:type="dxa"/>
            <w:tcBorders>
              <w:top w:val="nil"/>
              <w:bottom w:val="single" w:sz="4" w:space="0" w:color="auto"/>
            </w:tcBorders>
            <w:noWrap/>
            <w:hideMark/>
          </w:tcPr>
          <w:p w14:paraId="5D2D27CC" w14:textId="5C24AAF8" w:rsidR="00FF6534" w:rsidRPr="00151563" w:rsidDel="008A01BD" w:rsidRDefault="00FF6534" w:rsidP="00B67953">
            <w:pPr>
              <w:rPr>
                <w:del w:id="679" w:author="Tootooni, Mohammad Samie" w:date="2024-10-16T17:23:00Z"/>
                <w:rFonts w:ascii="Times New Roman" w:eastAsia="Times New Roman" w:hAnsi="Times New Roman" w:cs="Times New Roman"/>
                <w:color w:val="000000"/>
                <w:sz w:val="16"/>
                <w:szCs w:val="16"/>
              </w:rPr>
            </w:pPr>
            <w:del w:id="680" w:author="Tootooni, Mohammad Samie" w:date="2024-10-16T17:23:00Z">
              <w:r w:rsidRPr="00151563" w:rsidDel="008A01BD">
                <w:rPr>
                  <w:rFonts w:ascii="Times New Roman" w:eastAsia="Times New Roman" w:hAnsi="Times New Roman" w:cs="Times New Roman"/>
                  <w:color w:val="000000"/>
                  <w:sz w:val="16"/>
                  <w:szCs w:val="16"/>
                </w:rPr>
                <w:delText>Intraclass Correlation Coefficient (ICC)</w:delText>
              </w:r>
            </w:del>
          </w:p>
        </w:tc>
        <w:tc>
          <w:tcPr>
            <w:tcW w:w="895" w:type="dxa"/>
            <w:tcBorders>
              <w:top w:val="nil"/>
              <w:bottom w:val="single" w:sz="4" w:space="0" w:color="auto"/>
            </w:tcBorders>
            <w:noWrap/>
            <w:hideMark/>
          </w:tcPr>
          <w:p w14:paraId="285CA6D6" w14:textId="2B18DC7A" w:rsidR="00FF6534" w:rsidRPr="00151563" w:rsidDel="008A01BD" w:rsidRDefault="00FF6534" w:rsidP="00B67953">
            <w:pPr>
              <w:jc w:val="center"/>
              <w:rPr>
                <w:del w:id="681" w:author="Tootooni, Mohammad Samie" w:date="2024-10-16T17:23:00Z"/>
                <w:rFonts w:ascii="Times New Roman" w:eastAsia="Times New Roman" w:hAnsi="Times New Roman" w:cs="Times New Roman"/>
                <w:color w:val="000000"/>
                <w:sz w:val="16"/>
                <w:szCs w:val="16"/>
              </w:rPr>
            </w:pPr>
            <w:del w:id="682" w:author="Tootooni, Mohammad Samie" w:date="2024-10-16T17:23:00Z">
              <w:r w:rsidRPr="00151563" w:rsidDel="008A01BD">
                <w:rPr>
                  <w:rFonts w:ascii="Times New Roman" w:eastAsia="Times New Roman" w:hAnsi="Times New Roman" w:cs="Times New Roman"/>
                  <w:color w:val="000000"/>
                  <w:sz w:val="16"/>
                  <w:szCs w:val="16"/>
                </w:rPr>
                <w:delText>0.60</w:delText>
              </w:r>
            </w:del>
          </w:p>
        </w:tc>
        <w:tc>
          <w:tcPr>
            <w:tcW w:w="900" w:type="dxa"/>
            <w:tcBorders>
              <w:top w:val="nil"/>
              <w:bottom w:val="single" w:sz="4" w:space="0" w:color="auto"/>
            </w:tcBorders>
            <w:noWrap/>
            <w:hideMark/>
          </w:tcPr>
          <w:p w14:paraId="05791E89" w14:textId="689B955C" w:rsidR="00FF6534" w:rsidRPr="00151563" w:rsidDel="008A01BD" w:rsidRDefault="00FF6534" w:rsidP="00B67953">
            <w:pPr>
              <w:jc w:val="center"/>
              <w:rPr>
                <w:del w:id="683" w:author="Tootooni, Mohammad Samie" w:date="2024-10-16T17:23:00Z"/>
                <w:rFonts w:ascii="Times New Roman" w:eastAsia="Times New Roman" w:hAnsi="Times New Roman" w:cs="Times New Roman"/>
                <w:color w:val="000000"/>
                <w:sz w:val="16"/>
                <w:szCs w:val="16"/>
              </w:rPr>
            </w:pPr>
            <w:del w:id="684" w:author="Tootooni, Mohammad Samie" w:date="2024-10-16T17:23:00Z">
              <w:r w:rsidRPr="00151563" w:rsidDel="008A01BD">
                <w:rPr>
                  <w:rFonts w:ascii="Times New Roman" w:eastAsia="Times New Roman" w:hAnsi="Times New Roman" w:cs="Times New Roman"/>
                  <w:color w:val="000000"/>
                  <w:sz w:val="16"/>
                  <w:szCs w:val="16"/>
                </w:rPr>
                <w:delText>0.60</w:delText>
              </w:r>
            </w:del>
          </w:p>
        </w:tc>
        <w:tc>
          <w:tcPr>
            <w:tcW w:w="900" w:type="dxa"/>
            <w:tcBorders>
              <w:top w:val="nil"/>
              <w:bottom w:val="single" w:sz="4" w:space="0" w:color="auto"/>
            </w:tcBorders>
            <w:noWrap/>
            <w:hideMark/>
          </w:tcPr>
          <w:p w14:paraId="1295297E" w14:textId="13D3FC5B" w:rsidR="00FF6534" w:rsidRPr="00151563" w:rsidDel="008A01BD" w:rsidRDefault="00FF6534" w:rsidP="00B67953">
            <w:pPr>
              <w:jc w:val="center"/>
              <w:rPr>
                <w:del w:id="685" w:author="Tootooni, Mohammad Samie" w:date="2024-10-16T17:23:00Z"/>
                <w:rFonts w:ascii="Times New Roman" w:eastAsia="Times New Roman" w:hAnsi="Times New Roman" w:cs="Times New Roman"/>
                <w:color w:val="000000"/>
                <w:sz w:val="16"/>
                <w:szCs w:val="16"/>
              </w:rPr>
            </w:pPr>
            <w:del w:id="686" w:author="Tootooni, Mohammad Samie" w:date="2024-10-16T17:23:00Z">
              <w:r w:rsidRPr="00151563" w:rsidDel="008A01BD">
                <w:rPr>
                  <w:rFonts w:ascii="Times New Roman" w:eastAsia="Times New Roman" w:hAnsi="Times New Roman" w:cs="Times New Roman"/>
                  <w:color w:val="000000"/>
                  <w:sz w:val="16"/>
                  <w:szCs w:val="16"/>
                </w:rPr>
                <w:delText>0.76</w:delText>
              </w:r>
            </w:del>
          </w:p>
        </w:tc>
        <w:tc>
          <w:tcPr>
            <w:tcW w:w="900" w:type="dxa"/>
            <w:tcBorders>
              <w:top w:val="nil"/>
              <w:bottom w:val="single" w:sz="4" w:space="0" w:color="auto"/>
            </w:tcBorders>
            <w:noWrap/>
            <w:hideMark/>
          </w:tcPr>
          <w:p w14:paraId="7F657154" w14:textId="76BF07BA" w:rsidR="00FF6534" w:rsidRPr="00151563" w:rsidDel="008A01BD" w:rsidRDefault="00FF6534" w:rsidP="00B67953">
            <w:pPr>
              <w:jc w:val="center"/>
              <w:rPr>
                <w:del w:id="687" w:author="Tootooni, Mohammad Samie" w:date="2024-10-16T17:23:00Z"/>
                <w:rFonts w:ascii="Times New Roman" w:eastAsia="Times New Roman" w:hAnsi="Times New Roman" w:cs="Times New Roman"/>
                <w:color w:val="000000"/>
                <w:sz w:val="16"/>
                <w:szCs w:val="16"/>
              </w:rPr>
            </w:pPr>
            <w:del w:id="688" w:author="Tootooni, Mohammad Samie" w:date="2024-10-16T17:23:00Z">
              <w:r w:rsidRPr="00151563" w:rsidDel="008A01BD">
                <w:rPr>
                  <w:rFonts w:ascii="Times New Roman" w:eastAsia="Times New Roman" w:hAnsi="Times New Roman" w:cs="Times New Roman"/>
                  <w:color w:val="000000"/>
                  <w:sz w:val="16"/>
                  <w:szCs w:val="16"/>
                </w:rPr>
                <w:delText>0.60</w:delText>
              </w:r>
            </w:del>
          </w:p>
        </w:tc>
        <w:tc>
          <w:tcPr>
            <w:tcW w:w="900" w:type="dxa"/>
            <w:tcBorders>
              <w:top w:val="nil"/>
              <w:bottom w:val="single" w:sz="4" w:space="0" w:color="auto"/>
            </w:tcBorders>
            <w:noWrap/>
            <w:hideMark/>
          </w:tcPr>
          <w:p w14:paraId="71B9AA4F" w14:textId="056D94E4" w:rsidR="00FF6534" w:rsidRPr="00151563" w:rsidDel="008A01BD" w:rsidRDefault="00FF6534" w:rsidP="00B67953">
            <w:pPr>
              <w:jc w:val="center"/>
              <w:rPr>
                <w:del w:id="689" w:author="Tootooni, Mohammad Samie" w:date="2024-10-16T17:23:00Z"/>
                <w:rFonts w:ascii="Times New Roman" w:eastAsia="Times New Roman" w:hAnsi="Times New Roman" w:cs="Times New Roman"/>
                <w:color w:val="000000"/>
                <w:sz w:val="16"/>
                <w:szCs w:val="16"/>
              </w:rPr>
            </w:pPr>
            <w:del w:id="690" w:author="Tootooni, Mohammad Samie" w:date="2024-10-16T17:23:00Z">
              <w:r w:rsidRPr="00151563" w:rsidDel="008A01BD">
                <w:rPr>
                  <w:rFonts w:ascii="Times New Roman" w:eastAsia="Times New Roman" w:hAnsi="Times New Roman" w:cs="Times New Roman"/>
                  <w:color w:val="000000"/>
                  <w:sz w:val="16"/>
                  <w:szCs w:val="16"/>
                </w:rPr>
                <w:delText>0.60</w:delText>
              </w:r>
            </w:del>
          </w:p>
        </w:tc>
        <w:tc>
          <w:tcPr>
            <w:tcW w:w="900" w:type="dxa"/>
            <w:tcBorders>
              <w:top w:val="nil"/>
              <w:bottom w:val="single" w:sz="4" w:space="0" w:color="auto"/>
            </w:tcBorders>
            <w:noWrap/>
            <w:hideMark/>
          </w:tcPr>
          <w:p w14:paraId="7AC79035" w14:textId="04270A1C" w:rsidR="00FF6534" w:rsidRPr="00151563" w:rsidDel="008A01BD" w:rsidRDefault="00FF6534" w:rsidP="00B67953">
            <w:pPr>
              <w:jc w:val="center"/>
              <w:rPr>
                <w:del w:id="691" w:author="Tootooni, Mohammad Samie" w:date="2024-10-16T17:23:00Z"/>
                <w:rFonts w:ascii="Times New Roman" w:eastAsia="Times New Roman" w:hAnsi="Times New Roman" w:cs="Times New Roman"/>
                <w:color w:val="000000"/>
                <w:sz w:val="16"/>
                <w:szCs w:val="16"/>
              </w:rPr>
            </w:pPr>
            <w:del w:id="692" w:author="Tootooni, Mohammad Samie" w:date="2024-10-16T17:23:00Z">
              <w:r w:rsidRPr="00151563" w:rsidDel="008A01BD">
                <w:rPr>
                  <w:rFonts w:ascii="Times New Roman" w:eastAsia="Times New Roman" w:hAnsi="Times New Roman" w:cs="Times New Roman"/>
                  <w:color w:val="000000"/>
                  <w:sz w:val="16"/>
                  <w:szCs w:val="16"/>
                </w:rPr>
                <w:delText>0.76</w:delText>
              </w:r>
            </w:del>
          </w:p>
        </w:tc>
        <w:tc>
          <w:tcPr>
            <w:tcW w:w="900" w:type="dxa"/>
            <w:tcBorders>
              <w:top w:val="nil"/>
              <w:bottom w:val="single" w:sz="4" w:space="0" w:color="auto"/>
            </w:tcBorders>
            <w:noWrap/>
            <w:hideMark/>
          </w:tcPr>
          <w:p w14:paraId="54F436AA" w14:textId="7B923105" w:rsidR="00FF6534" w:rsidRPr="00151563" w:rsidDel="008A01BD" w:rsidRDefault="00FF6534" w:rsidP="00B67953">
            <w:pPr>
              <w:jc w:val="center"/>
              <w:rPr>
                <w:del w:id="693" w:author="Tootooni, Mohammad Samie" w:date="2024-10-16T17:23:00Z"/>
                <w:rFonts w:ascii="Times New Roman" w:eastAsia="Times New Roman" w:hAnsi="Times New Roman" w:cs="Times New Roman"/>
                <w:color w:val="000000"/>
                <w:sz w:val="16"/>
                <w:szCs w:val="16"/>
              </w:rPr>
            </w:pPr>
            <w:del w:id="694" w:author="Tootooni, Mohammad Samie" w:date="2024-10-16T17:23:00Z">
              <w:r w:rsidRPr="00151563" w:rsidDel="008A01BD">
                <w:rPr>
                  <w:rFonts w:ascii="Times New Roman" w:eastAsia="Times New Roman" w:hAnsi="Times New Roman" w:cs="Times New Roman"/>
                  <w:color w:val="000000"/>
                  <w:sz w:val="16"/>
                  <w:szCs w:val="16"/>
                </w:rPr>
                <w:delText>0.60</w:delText>
              </w:r>
            </w:del>
          </w:p>
        </w:tc>
        <w:tc>
          <w:tcPr>
            <w:tcW w:w="990" w:type="dxa"/>
            <w:tcBorders>
              <w:top w:val="nil"/>
              <w:bottom w:val="single" w:sz="4" w:space="0" w:color="auto"/>
            </w:tcBorders>
            <w:noWrap/>
            <w:hideMark/>
          </w:tcPr>
          <w:p w14:paraId="37E209E0" w14:textId="7A6E028F" w:rsidR="00FF6534" w:rsidRPr="00151563" w:rsidDel="008A01BD" w:rsidRDefault="00FF6534" w:rsidP="00B67953">
            <w:pPr>
              <w:jc w:val="center"/>
              <w:rPr>
                <w:del w:id="695" w:author="Tootooni, Mohammad Samie" w:date="2024-10-16T17:23:00Z"/>
                <w:rFonts w:ascii="Times New Roman" w:eastAsia="Times New Roman" w:hAnsi="Times New Roman" w:cs="Times New Roman"/>
                <w:color w:val="000000"/>
                <w:sz w:val="16"/>
                <w:szCs w:val="16"/>
              </w:rPr>
            </w:pPr>
            <w:del w:id="696" w:author="Tootooni, Mohammad Samie" w:date="2024-10-16T17:23:00Z">
              <w:r w:rsidRPr="00151563" w:rsidDel="008A01BD">
                <w:rPr>
                  <w:rFonts w:ascii="Times New Roman" w:eastAsia="Times New Roman" w:hAnsi="Times New Roman" w:cs="Times New Roman"/>
                  <w:color w:val="000000"/>
                  <w:sz w:val="16"/>
                  <w:szCs w:val="16"/>
                </w:rPr>
                <w:delText>0.59</w:delText>
              </w:r>
            </w:del>
          </w:p>
        </w:tc>
        <w:tc>
          <w:tcPr>
            <w:tcW w:w="900" w:type="dxa"/>
            <w:tcBorders>
              <w:top w:val="nil"/>
              <w:bottom w:val="single" w:sz="4" w:space="0" w:color="auto"/>
            </w:tcBorders>
            <w:noWrap/>
            <w:hideMark/>
          </w:tcPr>
          <w:p w14:paraId="75A1A259" w14:textId="6A0CC31D" w:rsidR="00FF6534" w:rsidRPr="00151563" w:rsidDel="008A01BD" w:rsidRDefault="00FF6534" w:rsidP="00B67953">
            <w:pPr>
              <w:jc w:val="center"/>
              <w:rPr>
                <w:del w:id="697" w:author="Tootooni, Mohammad Samie" w:date="2024-10-16T17:23:00Z"/>
                <w:rFonts w:ascii="Times New Roman" w:eastAsia="Times New Roman" w:hAnsi="Times New Roman" w:cs="Times New Roman"/>
                <w:color w:val="000000"/>
                <w:sz w:val="16"/>
                <w:szCs w:val="16"/>
              </w:rPr>
            </w:pPr>
            <w:del w:id="698" w:author="Tootooni, Mohammad Samie" w:date="2024-10-16T17:23:00Z">
              <w:r w:rsidRPr="00151563" w:rsidDel="008A01BD">
                <w:rPr>
                  <w:rFonts w:ascii="Times New Roman" w:eastAsia="Times New Roman" w:hAnsi="Times New Roman" w:cs="Times New Roman"/>
                  <w:color w:val="000000"/>
                  <w:sz w:val="16"/>
                  <w:szCs w:val="16"/>
                </w:rPr>
                <w:delText>0.76</w:delText>
              </w:r>
            </w:del>
          </w:p>
        </w:tc>
      </w:tr>
      <w:tr w:rsidR="00E66C95" w:rsidRPr="00151563" w:rsidDel="008A01BD" w14:paraId="63328F08" w14:textId="49C7CFD3" w:rsidTr="00E66C95">
        <w:trPr>
          <w:trHeight w:val="159"/>
          <w:jc w:val="center"/>
          <w:del w:id="699" w:author="Tootooni, Mohammad Samie" w:date="2024-10-16T17:23:00Z"/>
        </w:trPr>
        <w:tc>
          <w:tcPr>
            <w:tcW w:w="9810" w:type="dxa"/>
            <w:gridSpan w:val="10"/>
            <w:tcBorders>
              <w:top w:val="single" w:sz="4" w:space="0" w:color="auto"/>
            </w:tcBorders>
            <w:noWrap/>
          </w:tcPr>
          <w:p w14:paraId="6C06FD5B" w14:textId="3012515B" w:rsidR="00FF6534" w:rsidRPr="00151563" w:rsidDel="008A01BD" w:rsidRDefault="00FF6534" w:rsidP="00B67953">
            <w:pPr>
              <w:jc w:val="both"/>
              <w:rPr>
                <w:del w:id="700" w:author="Tootooni, Mohammad Samie" w:date="2024-10-16T17:23:00Z"/>
                <w:rFonts w:ascii="Times New Roman" w:eastAsia="Times New Roman" w:hAnsi="Times New Roman" w:cs="Times New Roman"/>
                <w:color w:val="000000"/>
                <w:sz w:val="16"/>
                <w:szCs w:val="16"/>
              </w:rPr>
            </w:pPr>
            <w:del w:id="701" w:author="Tootooni, Mohammad Samie" w:date="2024-10-16T17:23:00Z">
              <w:r w:rsidRPr="00151563" w:rsidDel="008A01BD">
                <w:rPr>
                  <w:rFonts w:ascii="Times New Roman" w:eastAsia="Times New Roman" w:hAnsi="Times New Roman" w:cs="Times New Roman"/>
                  <w:i/>
                  <w:iCs/>
                  <w:color w:val="000000"/>
                  <w:sz w:val="16"/>
                  <w:szCs w:val="16"/>
                </w:rPr>
                <w:delText>NOTE</w:delText>
              </w:r>
              <w:r w:rsidRPr="00151563" w:rsidDel="008A01BD">
                <w:rPr>
                  <w:rFonts w:ascii="Times New Roman" w:eastAsia="Times New Roman" w:hAnsi="Times New Roman" w:cs="Times New Roman"/>
                  <w:color w:val="000000"/>
                  <w:sz w:val="16"/>
                  <w:szCs w:val="16"/>
                </w:rPr>
                <w:delText>: The LMER model</w:delText>
              </w:r>
              <w:r w:rsidRPr="00151563" w:rsidDel="008A01BD">
                <w:rPr>
                  <w:rFonts w:ascii="Times New Roman" w:eastAsia="Times New Roman" w:hAnsi="Times New Roman" w:cs="Times New Roman"/>
                  <w:sz w:val="16"/>
                  <w:szCs w:val="16"/>
                </w:rPr>
                <w:delText xml:space="preserve"> included fixed effects such as </w:delText>
              </w:r>
            </w:del>
            <w:customXmlDelRangeStart w:id="702" w:author="Tootooni, Mohammad Samie" w:date="2024-10-16T17:23:00Z"/>
            <w:sdt>
              <w:sdtPr>
                <w:rPr>
                  <w:sz w:val="16"/>
                  <w:szCs w:val="16"/>
                </w:rPr>
                <w:tag w:val="goog_rdk_146"/>
                <w:id w:val="1544013766"/>
              </w:sdtPr>
              <w:sdtEndPr/>
              <w:sdtContent>
                <w:customXmlDelRangeEnd w:id="702"/>
                <w:del w:id="703" w:author="Tootooni, Mohammad Samie" w:date="2024-10-16T17:23:00Z">
                  <w:r w:rsidRPr="00151563" w:rsidDel="008A01BD">
                    <w:rPr>
                      <w:rFonts w:ascii="Times New Roman" w:eastAsia="Times New Roman" w:hAnsi="Times New Roman" w:cs="Times New Roman"/>
                      <w:sz w:val="16"/>
                      <w:szCs w:val="16"/>
                    </w:rPr>
                    <w:delText xml:space="preserve">the </w:delText>
                  </w:r>
                </w:del>
                <w:customXmlDelRangeStart w:id="704" w:author="Tootooni, Mohammad Samie" w:date="2024-10-16T17:23:00Z"/>
              </w:sdtContent>
            </w:sdt>
            <w:customXmlDelRangeEnd w:id="704"/>
            <w:del w:id="705" w:author="Tootooni, Mohammad Samie" w:date="2024-10-16T17:23:00Z">
              <w:r w:rsidRPr="00151563" w:rsidDel="008A01BD">
                <w:rPr>
                  <w:rFonts w:ascii="Times New Roman" w:eastAsia="Times New Roman" w:hAnsi="Times New Roman" w:cs="Times New Roman"/>
                  <w:sz w:val="16"/>
                  <w:szCs w:val="16"/>
                </w:rPr>
                <w:delText xml:space="preserve">effective number of SHIELD centers per zip code per month and </w:delText>
              </w:r>
            </w:del>
            <w:customXmlDelRangeStart w:id="706" w:author="Tootooni, Mohammad Samie" w:date="2024-10-16T17:23:00Z"/>
            <w:sdt>
              <w:sdtPr>
                <w:rPr>
                  <w:sz w:val="16"/>
                  <w:szCs w:val="16"/>
                </w:rPr>
                <w:tag w:val="goog_rdk_147"/>
                <w:id w:val="1889378610"/>
              </w:sdtPr>
              <w:sdtEndPr/>
              <w:sdtContent>
                <w:customXmlDelRangeEnd w:id="706"/>
                <w:del w:id="707" w:author="Tootooni, Mohammad Samie" w:date="2024-10-16T17:23:00Z">
                  <w:r w:rsidRPr="00151563" w:rsidDel="008A01BD">
                    <w:rPr>
                      <w:rFonts w:ascii="Times New Roman" w:eastAsia="Times New Roman" w:hAnsi="Times New Roman" w:cs="Times New Roman"/>
                      <w:sz w:val="16"/>
                      <w:szCs w:val="16"/>
                    </w:rPr>
                    <w:delText xml:space="preserve">the </w:delText>
                  </w:r>
                </w:del>
                <w:customXmlDelRangeStart w:id="708" w:author="Tootooni, Mohammad Samie" w:date="2024-10-16T17:23:00Z"/>
              </w:sdtContent>
            </w:sdt>
            <w:customXmlDelRangeEnd w:id="708"/>
            <w:del w:id="709" w:author="Tootooni, Mohammad Samie" w:date="2024-10-16T17:23:00Z">
              <w:r w:rsidRPr="00151563" w:rsidDel="008A01BD">
                <w:rPr>
                  <w:rFonts w:ascii="Times New Roman" w:eastAsia="Times New Roman" w:hAnsi="Times New Roman" w:cs="Times New Roman"/>
                  <w:sz w:val="16"/>
                  <w:szCs w:val="16"/>
                </w:rPr>
                <w:delText>ADI category. The model included a random effect for zip code.</w:delText>
              </w:r>
              <w:r w:rsidRPr="00151563" w:rsidDel="008A01BD">
                <w:rPr>
                  <w:rFonts w:ascii="Times New Roman" w:eastAsia="Times New Roman" w:hAnsi="Times New Roman" w:cs="Times New Roman"/>
                  <w:color w:val="000000"/>
                  <w:sz w:val="16"/>
                  <w:szCs w:val="16"/>
                </w:rPr>
                <w:delText xml:space="preserve"> The unit of observation is the number of zip codes that have patients in </w:delText>
              </w:r>
            </w:del>
            <w:del w:id="710" w:author="Tootooni, Mohammad Samie" w:date="2024-10-16T14:53:00Z">
              <w:r w:rsidRPr="00151563" w:rsidDel="00A62CE2">
                <w:rPr>
                  <w:rFonts w:ascii="Times New Roman" w:eastAsia="Times New Roman" w:hAnsi="Times New Roman" w:cs="Times New Roman"/>
                  <w:color w:val="000000"/>
                  <w:sz w:val="16"/>
                  <w:szCs w:val="16"/>
                </w:rPr>
                <w:delText xml:space="preserve">Loyola </w:delText>
              </w:r>
            </w:del>
            <w:del w:id="711" w:author="Tootooni, Mohammad Samie" w:date="2024-10-16T17:23:00Z">
              <w:r w:rsidRPr="00151563" w:rsidDel="008A01BD">
                <w:rPr>
                  <w:rFonts w:ascii="Times New Roman" w:eastAsia="Times New Roman" w:hAnsi="Times New Roman" w:cs="Times New Roman"/>
                  <w:color w:val="000000"/>
                  <w:sz w:val="16"/>
                  <w:szCs w:val="16"/>
                </w:rPr>
                <w:delText>ICU. Regression coefficients are shown with robust standard errors in parentheses.  ***p&lt;0.01, **p&lt;0.05, *p&lt;0.1</w:delText>
              </w:r>
            </w:del>
          </w:p>
        </w:tc>
      </w:tr>
    </w:tbl>
    <w:p w14:paraId="603BDB37" w14:textId="117C9B3C" w:rsidR="00FF6534" w:rsidDel="008A01BD" w:rsidRDefault="00FF6534" w:rsidP="00FF6534">
      <w:pPr>
        <w:spacing w:after="0" w:line="360" w:lineRule="auto"/>
        <w:jc w:val="center"/>
        <w:rPr>
          <w:del w:id="712" w:author="Tootooni, Mohammad Samie" w:date="2024-10-16T17:23:00Z"/>
          <w:rFonts w:ascii="Times New Roman" w:eastAsia="Times New Roman" w:hAnsi="Times New Roman" w:cs="Times New Roman"/>
        </w:rPr>
      </w:pPr>
    </w:p>
    <w:p w14:paraId="30E5C758" w14:textId="53EBF0BC" w:rsidR="00D2410A" w:rsidRPr="00D2410A" w:rsidRDefault="00D2410A" w:rsidP="00D2410A">
      <w:pPr>
        <w:spacing w:before="120"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Table 3</w:t>
      </w:r>
      <w:r>
        <w:rPr>
          <w:rFonts w:ascii="Times New Roman" w:eastAsia="Times New Roman" w:hAnsi="Times New Roman" w:cs="Times New Roman"/>
          <w:sz w:val="18"/>
          <w:szCs w:val="18"/>
        </w:rPr>
        <w:t>: Impact of SHIELD test centers and ADI on COVID-19 ICU admission rates (two-month lag)</w:t>
      </w:r>
    </w:p>
    <w:tbl>
      <w:tblPr>
        <w:tblW w:w="9895" w:type="dxa"/>
        <w:jc w:val="center"/>
        <w:tblBorders>
          <w:top w:val="single" w:sz="4" w:space="0" w:color="auto"/>
          <w:bottom w:val="single" w:sz="4" w:space="0" w:color="auto"/>
        </w:tblBorders>
        <w:tblLayout w:type="fixed"/>
        <w:tblLook w:val="04A0" w:firstRow="1" w:lastRow="0" w:firstColumn="1" w:lastColumn="0" w:noHBand="0" w:noVBand="1"/>
      </w:tblPr>
      <w:tblGrid>
        <w:gridCol w:w="1620"/>
        <w:gridCol w:w="895"/>
        <w:gridCol w:w="900"/>
        <w:gridCol w:w="900"/>
        <w:gridCol w:w="900"/>
        <w:gridCol w:w="900"/>
        <w:gridCol w:w="900"/>
        <w:gridCol w:w="900"/>
        <w:gridCol w:w="990"/>
        <w:gridCol w:w="990"/>
      </w:tblGrid>
      <w:tr w:rsidR="00D2410A" w:rsidRPr="0044380C" w14:paraId="58938DD5" w14:textId="77777777" w:rsidTr="00DA49D9">
        <w:trPr>
          <w:trHeight w:val="231"/>
          <w:jc w:val="center"/>
        </w:trPr>
        <w:tc>
          <w:tcPr>
            <w:tcW w:w="1620" w:type="dxa"/>
            <w:tcBorders>
              <w:top w:val="single" w:sz="4" w:space="0" w:color="auto"/>
              <w:bottom w:val="single" w:sz="4" w:space="0" w:color="auto"/>
            </w:tcBorders>
            <w:shd w:val="clear" w:color="auto" w:fill="auto"/>
            <w:noWrap/>
            <w:vAlign w:val="bottom"/>
            <w:hideMark/>
          </w:tcPr>
          <w:p w14:paraId="2C4359E5"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8275" w:type="dxa"/>
            <w:gridSpan w:val="9"/>
            <w:tcBorders>
              <w:top w:val="single" w:sz="4" w:space="0" w:color="auto"/>
              <w:bottom w:val="single" w:sz="4" w:space="0" w:color="auto"/>
            </w:tcBorders>
            <w:shd w:val="clear" w:color="auto" w:fill="auto"/>
            <w:noWrap/>
            <w:vAlign w:val="bottom"/>
            <w:hideMark/>
          </w:tcPr>
          <w:p w14:paraId="2EDC682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Dependent Variable: COVID-19 ICU Admission Rate</w:t>
            </w:r>
          </w:p>
        </w:tc>
      </w:tr>
      <w:tr w:rsidR="00D2410A" w:rsidRPr="0044380C" w14:paraId="698E9932" w14:textId="77777777" w:rsidTr="00DA49D9">
        <w:trPr>
          <w:trHeight w:val="413"/>
          <w:jc w:val="center"/>
        </w:trPr>
        <w:tc>
          <w:tcPr>
            <w:tcW w:w="1620" w:type="dxa"/>
            <w:tcBorders>
              <w:top w:val="single" w:sz="4" w:space="0" w:color="auto"/>
            </w:tcBorders>
            <w:shd w:val="clear" w:color="auto" w:fill="auto"/>
            <w:noWrap/>
            <w:vAlign w:val="center"/>
            <w:hideMark/>
          </w:tcPr>
          <w:p w14:paraId="2FB50809"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Independent Variable</w:t>
            </w:r>
          </w:p>
        </w:tc>
        <w:tc>
          <w:tcPr>
            <w:tcW w:w="895" w:type="dxa"/>
            <w:tcBorders>
              <w:top w:val="single" w:sz="4" w:space="0" w:color="auto"/>
            </w:tcBorders>
            <w:shd w:val="clear" w:color="auto" w:fill="auto"/>
            <w:vAlign w:val="center"/>
            <w:hideMark/>
          </w:tcPr>
          <w:p w14:paraId="4F020B1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tcBorders>
            <w:shd w:val="clear" w:color="auto" w:fill="auto"/>
            <w:vAlign w:val="center"/>
            <w:hideMark/>
          </w:tcPr>
          <w:p w14:paraId="1C6FAE8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tcBorders>
            <w:shd w:val="clear" w:color="auto" w:fill="auto"/>
            <w:vAlign w:val="center"/>
            <w:hideMark/>
          </w:tcPr>
          <w:p w14:paraId="0386FD4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tcBorders>
            <w:shd w:val="clear" w:color="auto" w:fill="auto"/>
            <w:vAlign w:val="center"/>
            <w:hideMark/>
          </w:tcPr>
          <w:p w14:paraId="6CAE97C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tcBorders>
            <w:shd w:val="clear" w:color="auto" w:fill="auto"/>
            <w:vAlign w:val="center"/>
            <w:hideMark/>
          </w:tcPr>
          <w:p w14:paraId="0100AB9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tcBorders>
            <w:shd w:val="clear" w:color="auto" w:fill="auto"/>
            <w:vAlign w:val="center"/>
            <w:hideMark/>
          </w:tcPr>
          <w:p w14:paraId="11C3B00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tcBorders>
            <w:shd w:val="clear" w:color="auto" w:fill="auto"/>
            <w:vAlign w:val="center"/>
            <w:hideMark/>
          </w:tcPr>
          <w:p w14:paraId="1B44ACC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(Alpha)</w:t>
            </w:r>
          </w:p>
        </w:tc>
        <w:tc>
          <w:tcPr>
            <w:tcW w:w="990" w:type="dxa"/>
            <w:tcBorders>
              <w:top w:val="single" w:sz="4" w:space="0" w:color="auto"/>
            </w:tcBorders>
            <w:shd w:val="clear" w:color="auto" w:fill="auto"/>
            <w:vAlign w:val="center"/>
            <w:hideMark/>
          </w:tcPr>
          <w:p w14:paraId="34A5F28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(Delta)</w:t>
            </w:r>
          </w:p>
        </w:tc>
        <w:tc>
          <w:tcPr>
            <w:tcW w:w="990" w:type="dxa"/>
            <w:tcBorders>
              <w:top w:val="single" w:sz="4" w:space="0" w:color="auto"/>
            </w:tcBorders>
            <w:shd w:val="clear" w:color="auto" w:fill="auto"/>
            <w:vAlign w:val="center"/>
            <w:hideMark/>
          </w:tcPr>
          <w:p w14:paraId="5D56E4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(Omicron)</w:t>
            </w:r>
          </w:p>
        </w:tc>
      </w:tr>
      <w:tr w:rsidR="00296920" w:rsidRPr="0044380C" w14:paraId="58654CBB" w14:textId="77777777" w:rsidTr="00296920">
        <w:trPr>
          <w:trHeight w:val="449"/>
          <w:jc w:val="center"/>
        </w:trPr>
        <w:tc>
          <w:tcPr>
            <w:tcW w:w="1620" w:type="dxa"/>
            <w:shd w:val="clear" w:color="auto" w:fill="auto"/>
            <w:noWrap/>
            <w:vAlign w:val="center"/>
            <w:hideMark/>
          </w:tcPr>
          <w:p w14:paraId="1E97F014"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w:t>
            </w:r>
          </w:p>
        </w:tc>
        <w:tc>
          <w:tcPr>
            <w:tcW w:w="895" w:type="dxa"/>
            <w:shd w:val="clear" w:color="auto" w:fill="auto"/>
            <w:vAlign w:val="bottom"/>
            <w:hideMark/>
          </w:tcPr>
          <w:p w14:paraId="45E1EBB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-0.00154</w:t>
            </w:r>
            <w:r w:rsidRPr="0044380C">
              <w:rPr>
                <w:rFonts w:ascii="Times New Roman" w:eastAsia="Times New Roman" w:hAnsi="Times New Roman" w:cs="Times New Roman"/>
                <w:color w:val="000000"/>
                <w:sz w:val="16"/>
                <w:szCs w:val="16"/>
              </w:rPr>
              <w:br/>
              <w:t>(0.00314)</w:t>
            </w:r>
          </w:p>
          <w:p w14:paraId="071D552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0B597CF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-0.00199</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(0.00114)</w:t>
            </w:r>
          </w:p>
          <w:p w14:paraId="031AB1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321DD2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-0.00236</w:t>
            </w:r>
            <w:r w:rsidRPr="0044380C">
              <w:rPr>
                <w:rFonts w:ascii="Times New Roman" w:eastAsia="Times New Roman" w:hAnsi="Times New Roman" w:cs="Times New Roman"/>
                <w:color w:val="000000"/>
                <w:sz w:val="16"/>
                <w:szCs w:val="16"/>
              </w:rPr>
              <w:br/>
              <w:t>(0.00158)</w:t>
            </w:r>
          </w:p>
          <w:p w14:paraId="3D11C3A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noWrap/>
            <w:vAlign w:val="bottom"/>
            <w:hideMark/>
          </w:tcPr>
          <w:p w14:paraId="6D8CB65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4A3BF01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7875622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4A43C29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0.00049</w:t>
            </w:r>
          </w:p>
          <w:p w14:paraId="248E0DD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(0.00366)</w:t>
            </w:r>
          </w:p>
          <w:p w14:paraId="78B53D1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5BF60C6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-0.00034</w:t>
            </w:r>
          </w:p>
          <w:p w14:paraId="09468BE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(0.00154)</w:t>
            </w:r>
          </w:p>
          <w:p w14:paraId="7273125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439438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0.00038</w:t>
            </w:r>
          </w:p>
          <w:p w14:paraId="284E216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(0.00199)</w:t>
            </w:r>
          </w:p>
        </w:tc>
      </w:tr>
      <w:tr w:rsidR="00296920" w:rsidRPr="0044380C" w14:paraId="3335FB6E" w14:textId="77777777" w:rsidTr="00296920">
        <w:trPr>
          <w:trHeight w:val="440"/>
          <w:jc w:val="center"/>
        </w:trPr>
        <w:tc>
          <w:tcPr>
            <w:tcW w:w="1620" w:type="dxa"/>
            <w:shd w:val="clear" w:color="auto" w:fill="auto"/>
            <w:noWrap/>
            <w:vAlign w:val="center"/>
            <w:hideMark/>
          </w:tcPr>
          <w:p w14:paraId="413D7E9F"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ADI (High Disadvantaged)</w:t>
            </w:r>
          </w:p>
        </w:tc>
        <w:tc>
          <w:tcPr>
            <w:tcW w:w="895" w:type="dxa"/>
            <w:shd w:val="clear" w:color="auto" w:fill="auto"/>
            <w:noWrap/>
            <w:vAlign w:val="bottom"/>
            <w:hideMark/>
          </w:tcPr>
          <w:p w14:paraId="6F2F67A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08A9A12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noWrap/>
            <w:vAlign w:val="bottom"/>
            <w:hideMark/>
          </w:tcPr>
          <w:p w14:paraId="6E993E3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shd w:val="clear" w:color="auto" w:fill="auto"/>
            <w:vAlign w:val="bottom"/>
            <w:hideMark/>
          </w:tcPr>
          <w:p w14:paraId="07F5DD3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0.00885</w:t>
            </w:r>
            <w:r w:rsidRPr="0044380C">
              <w:rPr>
                <w:rFonts w:ascii="Times New Roman" w:eastAsia="Times New Roman" w:hAnsi="Times New Roman" w:cs="Times New Roman"/>
                <w:color w:val="000000"/>
                <w:sz w:val="16"/>
                <w:szCs w:val="16"/>
              </w:rPr>
              <w:br/>
              <w:t>(0.00840)</w:t>
            </w:r>
          </w:p>
          <w:p w14:paraId="7E354BC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5DA99465"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0.01609</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(0.00935)</w:t>
            </w:r>
          </w:p>
          <w:p w14:paraId="4DAEC50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vAlign w:val="bottom"/>
            <w:hideMark/>
          </w:tcPr>
          <w:p w14:paraId="44C96B5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0.02076</w:t>
            </w:r>
            <w:r w:rsidRPr="0044380C">
              <w:rPr>
                <w:rFonts w:ascii="Times New Roman" w:eastAsia="Times New Roman" w:hAnsi="Times New Roman" w:cs="Times New Roman"/>
                <w:b/>
                <w:bCs/>
                <w:color w:val="000000"/>
                <w:sz w:val="16"/>
                <w:szCs w:val="16"/>
              </w:rPr>
              <w:t>*</w:t>
            </w:r>
            <w:r w:rsidRPr="0044380C">
              <w:rPr>
                <w:rFonts w:ascii="Times New Roman" w:eastAsia="Times New Roman" w:hAnsi="Times New Roman" w:cs="Times New Roman"/>
                <w:color w:val="000000"/>
                <w:sz w:val="16"/>
                <w:szCs w:val="16"/>
              </w:rPr>
              <w:br/>
              <w:t>(0.01259)</w:t>
            </w:r>
          </w:p>
          <w:p w14:paraId="7E26F11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shd w:val="clear" w:color="auto" w:fill="auto"/>
            <w:noWrap/>
            <w:vAlign w:val="center"/>
            <w:hideMark/>
          </w:tcPr>
          <w:p w14:paraId="36FC0A6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0.01204</w:t>
            </w:r>
          </w:p>
          <w:p w14:paraId="7E28AFD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(0.00885)</w:t>
            </w:r>
          </w:p>
        </w:tc>
        <w:tc>
          <w:tcPr>
            <w:tcW w:w="990" w:type="dxa"/>
            <w:shd w:val="clear" w:color="auto" w:fill="auto"/>
            <w:noWrap/>
            <w:vAlign w:val="bottom"/>
            <w:hideMark/>
          </w:tcPr>
          <w:p w14:paraId="79EFC14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0.02384**</w:t>
            </w:r>
          </w:p>
          <w:p w14:paraId="7DD75EF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(0.01178)</w:t>
            </w:r>
          </w:p>
          <w:p w14:paraId="4A6237C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shd w:val="clear" w:color="auto" w:fill="auto"/>
            <w:noWrap/>
            <w:vAlign w:val="bottom"/>
            <w:hideMark/>
          </w:tcPr>
          <w:p w14:paraId="3502298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0.04066**</w:t>
            </w:r>
          </w:p>
          <w:p w14:paraId="2F00EDC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(0.01604)</w:t>
            </w:r>
          </w:p>
          <w:p w14:paraId="51AE9FD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296920" w:rsidRPr="0044380C" w14:paraId="19EA7139" w14:textId="77777777" w:rsidTr="00DA49D9">
        <w:trPr>
          <w:trHeight w:val="341"/>
          <w:jc w:val="center"/>
        </w:trPr>
        <w:tc>
          <w:tcPr>
            <w:tcW w:w="1620" w:type="dxa"/>
            <w:tcBorders>
              <w:bottom w:val="single" w:sz="4" w:space="0" w:color="auto"/>
            </w:tcBorders>
            <w:shd w:val="clear" w:color="auto" w:fill="auto"/>
            <w:vAlign w:val="bottom"/>
            <w:hideMark/>
          </w:tcPr>
          <w:p w14:paraId="38FB7105"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Centers*ADI (High Disadvantaged)</w:t>
            </w:r>
          </w:p>
        </w:tc>
        <w:tc>
          <w:tcPr>
            <w:tcW w:w="895" w:type="dxa"/>
            <w:tcBorders>
              <w:bottom w:val="single" w:sz="4" w:space="0" w:color="auto"/>
            </w:tcBorders>
            <w:shd w:val="clear" w:color="auto" w:fill="auto"/>
            <w:noWrap/>
            <w:vAlign w:val="bottom"/>
            <w:hideMark/>
          </w:tcPr>
          <w:p w14:paraId="212BA04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21B0F7B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1D1B461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3A5C1B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7A9D737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noWrap/>
            <w:vAlign w:val="bottom"/>
            <w:hideMark/>
          </w:tcPr>
          <w:p w14:paraId="0564677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shd w:val="clear" w:color="auto" w:fill="auto"/>
            <w:vAlign w:val="bottom"/>
            <w:hideMark/>
          </w:tcPr>
          <w:p w14:paraId="77E3019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-0.00806</w:t>
            </w:r>
            <w:r w:rsidRPr="0044380C">
              <w:rPr>
                <w:rFonts w:ascii="Times New Roman" w:eastAsia="Times New Roman" w:hAnsi="Times New Roman" w:cs="Times New Roman"/>
                <w:color w:val="000000"/>
                <w:sz w:val="16"/>
                <w:szCs w:val="16"/>
              </w:rPr>
              <w:br/>
              <w:t>(0.00713)</w:t>
            </w:r>
          </w:p>
          <w:p w14:paraId="5AC1269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bottom w:val="single" w:sz="4" w:space="0" w:color="auto"/>
            </w:tcBorders>
            <w:shd w:val="clear" w:color="auto" w:fill="auto"/>
            <w:vAlign w:val="bottom"/>
            <w:hideMark/>
          </w:tcPr>
          <w:p w14:paraId="3EF2712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-0.00313</w:t>
            </w:r>
            <w:r w:rsidRPr="0044380C">
              <w:rPr>
                <w:rFonts w:ascii="Times New Roman" w:eastAsia="Times New Roman" w:hAnsi="Times New Roman" w:cs="Times New Roman"/>
                <w:color w:val="000000"/>
                <w:sz w:val="16"/>
                <w:szCs w:val="16"/>
              </w:rPr>
              <w:br/>
              <w:t>(0.00230)</w:t>
            </w:r>
          </w:p>
          <w:p w14:paraId="75EBE07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bottom w:val="single" w:sz="4" w:space="0" w:color="auto"/>
            </w:tcBorders>
            <w:shd w:val="clear" w:color="auto" w:fill="auto"/>
            <w:vAlign w:val="bottom"/>
            <w:hideMark/>
          </w:tcPr>
          <w:p w14:paraId="7510679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-0.00678**</w:t>
            </w:r>
            <w:r w:rsidRPr="0044380C">
              <w:rPr>
                <w:rFonts w:ascii="Times New Roman" w:eastAsia="Times New Roman" w:hAnsi="Times New Roman" w:cs="Times New Roman"/>
                <w:color w:val="000000"/>
                <w:sz w:val="16"/>
                <w:szCs w:val="16"/>
              </w:rPr>
              <w:br/>
              <w:t>(0.00323)</w:t>
            </w:r>
          </w:p>
          <w:p w14:paraId="1162E4A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D2410A" w:rsidRPr="0044380C" w14:paraId="22E995C7" w14:textId="77777777" w:rsidTr="00DA49D9">
        <w:trPr>
          <w:trHeight w:val="152"/>
          <w:jc w:val="center"/>
        </w:trPr>
        <w:tc>
          <w:tcPr>
            <w:tcW w:w="1620" w:type="dxa"/>
            <w:tcBorders>
              <w:top w:val="single" w:sz="4" w:space="0" w:color="auto"/>
              <w:bottom w:val="nil"/>
            </w:tcBorders>
            <w:shd w:val="clear" w:color="auto" w:fill="auto"/>
            <w:noWrap/>
            <w:vAlign w:val="bottom"/>
            <w:hideMark/>
          </w:tcPr>
          <w:p w14:paraId="52066508" w14:textId="268306C6"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Number of </w:t>
            </w:r>
            <w:r w:rsidR="00D03644">
              <w:rPr>
                <w:rFonts w:ascii="Times New Roman" w:eastAsia="Times New Roman" w:hAnsi="Times New Roman" w:cs="Times New Roman"/>
                <w:color w:val="000000"/>
                <w:sz w:val="16"/>
                <w:szCs w:val="16"/>
              </w:rPr>
              <w:t>o</w:t>
            </w:r>
            <w:r w:rsidRPr="0044380C">
              <w:rPr>
                <w:rFonts w:ascii="Times New Roman" w:eastAsia="Times New Roman" w:hAnsi="Times New Roman" w:cs="Times New Roman"/>
                <w:color w:val="000000"/>
                <w:sz w:val="16"/>
                <w:szCs w:val="16"/>
              </w:rPr>
              <w:t>bservations</w:t>
            </w:r>
          </w:p>
          <w:p w14:paraId="5A5ECF21"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p>
        </w:tc>
        <w:tc>
          <w:tcPr>
            <w:tcW w:w="895" w:type="dxa"/>
            <w:tcBorders>
              <w:top w:val="single" w:sz="4" w:space="0" w:color="auto"/>
              <w:bottom w:val="nil"/>
            </w:tcBorders>
            <w:shd w:val="clear" w:color="auto" w:fill="auto"/>
            <w:noWrap/>
            <w:vAlign w:val="bottom"/>
            <w:hideMark/>
          </w:tcPr>
          <w:p w14:paraId="023CFC0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p w14:paraId="789E817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73D9D75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0728555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p w14:paraId="315DDD5E"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790229E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630F4D9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D1FF09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2D5CE7A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602FF0F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2A3C4B3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661F214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534C6A8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359F665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shd w:val="clear" w:color="auto" w:fill="auto"/>
            <w:noWrap/>
            <w:vAlign w:val="bottom"/>
            <w:hideMark/>
          </w:tcPr>
          <w:p w14:paraId="3F25819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1CE8D52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shd w:val="clear" w:color="auto" w:fill="auto"/>
            <w:noWrap/>
            <w:vAlign w:val="bottom"/>
            <w:hideMark/>
          </w:tcPr>
          <w:p w14:paraId="2B46BAA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37244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shd w:val="clear" w:color="auto" w:fill="auto"/>
            <w:noWrap/>
            <w:vAlign w:val="bottom"/>
            <w:hideMark/>
          </w:tcPr>
          <w:p w14:paraId="61AB40D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01E4003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D2410A" w:rsidRPr="0044380C" w14:paraId="5F85AD34" w14:textId="77777777" w:rsidTr="00DA49D9">
        <w:trPr>
          <w:trHeight w:val="305"/>
          <w:jc w:val="center"/>
        </w:trPr>
        <w:tc>
          <w:tcPr>
            <w:tcW w:w="1620" w:type="dxa"/>
            <w:tcBorders>
              <w:top w:val="nil"/>
            </w:tcBorders>
            <w:shd w:val="clear" w:color="auto" w:fill="auto"/>
            <w:noWrap/>
            <w:vAlign w:val="bottom"/>
            <w:hideMark/>
          </w:tcPr>
          <w:p w14:paraId="7623AB90"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shd w:val="clear" w:color="auto" w:fill="auto"/>
            <w:noWrap/>
            <w:vAlign w:val="bottom"/>
            <w:hideMark/>
          </w:tcPr>
          <w:p w14:paraId="5179B3F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44F9DFE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41104EB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29A9284A"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597B55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B9A7F0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210793F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3AC470E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1D2D1A2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6510CC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4E641A7D"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71591256"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00" w:type="dxa"/>
            <w:tcBorders>
              <w:top w:val="nil"/>
            </w:tcBorders>
            <w:shd w:val="clear" w:color="auto" w:fill="auto"/>
            <w:noWrap/>
            <w:vAlign w:val="bottom"/>
            <w:hideMark/>
          </w:tcPr>
          <w:p w14:paraId="012160C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788AB617"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7C787D9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35775B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c>
          <w:tcPr>
            <w:tcW w:w="990" w:type="dxa"/>
            <w:tcBorders>
              <w:top w:val="nil"/>
            </w:tcBorders>
            <w:shd w:val="clear" w:color="auto" w:fill="auto"/>
            <w:noWrap/>
            <w:vAlign w:val="bottom"/>
            <w:hideMark/>
          </w:tcPr>
          <w:p w14:paraId="3F0CA5F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3481620"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p>
        </w:tc>
      </w:tr>
      <w:tr w:rsidR="00296920" w:rsidRPr="0044380C" w14:paraId="19F7A3DF" w14:textId="77777777" w:rsidTr="00296920">
        <w:trPr>
          <w:trHeight w:val="278"/>
          <w:jc w:val="center"/>
        </w:trPr>
        <w:tc>
          <w:tcPr>
            <w:tcW w:w="1620" w:type="dxa"/>
            <w:tcBorders>
              <w:bottom w:val="nil"/>
            </w:tcBorders>
            <w:shd w:val="clear" w:color="auto" w:fill="auto"/>
            <w:noWrap/>
            <w:vAlign w:val="bottom"/>
            <w:hideMark/>
          </w:tcPr>
          <w:p w14:paraId="26528D18"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Conditional R squared</w:t>
            </w:r>
          </w:p>
        </w:tc>
        <w:tc>
          <w:tcPr>
            <w:tcW w:w="895" w:type="dxa"/>
            <w:tcBorders>
              <w:bottom w:val="nil"/>
            </w:tcBorders>
            <w:shd w:val="clear" w:color="auto" w:fill="auto"/>
            <w:noWrap/>
            <w:vAlign w:val="bottom"/>
            <w:hideMark/>
          </w:tcPr>
          <w:p w14:paraId="47FB861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17541F49"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114101D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nil"/>
            </w:tcBorders>
            <w:shd w:val="clear" w:color="auto" w:fill="auto"/>
            <w:noWrap/>
            <w:vAlign w:val="bottom"/>
            <w:hideMark/>
          </w:tcPr>
          <w:p w14:paraId="05EFA80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nil"/>
            </w:tcBorders>
            <w:shd w:val="clear" w:color="auto" w:fill="auto"/>
            <w:noWrap/>
            <w:vAlign w:val="bottom"/>
            <w:hideMark/>
          </w:tcPr>
          <w:p w14:paraId="560D42F2"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bottom w:val="nil"/>
            </w:tcBorders>
            <w:shd w:val="clear" w:color="auto" w:fill="auto"/>
            <w:noWrap/>
            <w:vAlign w:val="bottom"/>
            <w:hideMark/>
          </w:tcPr>
          <w:p w14:paraId="55CE1F2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nil"/>
            </w:tcBorders>
            <w:shd w:val="clear" w:color="auto" w:fill="auto"/>
            <w:noWrap/>
            <w:vAlign w:val="bottom"/>
            <w:hideMark/>
          </w:tcPr>
          <w:p w14:paraId="5F8EABF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nil"/>
            </w:tcBorders>
            <w:shd w:val="clear" w:color="auto" w:fill="auto"/>
            <w:noWrap/>
            <w:vAlign w:val="bottom"/>
            <w:hideMark/>
          </w:tcPr>
          <w:p w14:paraId="7F68A395"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nil"/>
            </w:tcBorders>
            <w:shd w:val="clear" w:color="auto" w:fill="auto"/>
            <w:noWrap/>
            <w:vAlign w:val="bottom"/>
            <w:hideMark/>
          </w:tcPr>
          <w:p w14:paraId="6C587E7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0.77</w:t>
            </w:r>
          </w:p>
        </w:tc>
      </w:tr>
      <w:tr w:rsidR="00D2410A" w:rsidRPr="0044380C" w14:paraId="4A04A090" w14:textId="77777777" w:rsidTr="00DA49D9">
        <w:trPr>
          <w:trHeight w:val="440"/>
          <w:jc w:val="center"/>
        </w:trPr>
        <w:tc>
          <w:tcPr>
            <w:tcW w:w="1620" w:type="dxa"/>
            <w:tcBorders>
              <w:top w:val="nil"/>
              <w:bottom w:val="single" w:sz="4" w:space="0" w:color="auto"/>
            </w:tcBorders>
            <w:shd w:val="clear" w:color="auto" w:fill="auto"/>
            <w:noWrap/>
            <w:vAlign w:val="bottom"/>
            <w:hideMark/>
          </w:tcPr>
          <w:p w14:paraId="4C566E5D"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Intraclass Correlation Coefficient (ICC)</w:t>
            </w:r>
          </w:p>
          <w:p w14:paraId="2AD4C326" w14:textId="77777777" w:rsidR="00D2410A" w:rsidRPr="0044380C" w:rsidRDefault="00D2410A" w:rsidP="00B67953">
            <w:pPr>
              <w:spacing w:after="0" w:line="240" w:lineRule="auto"/>
              <w:rPr>
                <w:rFonts w:ascii="Times New Roman" w:eastAsia="Times New Roman" w:hAnsi="Times New Roman" w:cs="Times New Roman"/>
                <w:color w:val="000000"/>
                <w:sz w:val="16"/>
                <w:szCs w:val="16"/>
              </w:rPr>
            </w:pPr>
          </w:p>
        </w:tc>
        <w:tc>
          <w:tcPr>
            <w:tcW w:w="895" w:type="dxa"/>
            <w:tcBorders>
              <w:top w:val="nil"/>
              <w:bottom w:val="single" w:sz="4" w:space="0" w:color="auto"/>
            </w:tcBorders>
            <w:shd w:val="clear" w:color="auto" w:fill="auto"/>
            <w:noWrap/>
            <w:vAlign w:val="bottom"/>
            <w:hideMark/>
          </w:tcPr>
          <w:p w14:paraId="3F4F48B8"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5FA5925C"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6DECB34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top w:val="nil"/>
              <w:bottom w:val="single" w:sz="4" w:space="0" w:color="auto"/>
            </w:tcBorders>
            <w:shd w:val="clear" w:color="auto" w:fill="auto"/>
            <w:noWrap/>
            <w:vAlign w:val="bottom"/>
            <w:hideMark/>
          </w:tcPr>
          <w:p w14:paraId="2CA5AAAB"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top w:val="nil"/>
              <w:bottom w:val="single" w:sz="4" w:space="0" w:color="auto"/>
            </w:tcBorders>
            <w:shd w:val="clear" w:color="auto" w:fill="auto"/>
            <w:noWrap/>
            <w:vAlign w:val="bottom"/>
            <w:hideMark/>
          </w:tcPr>
          <w:p w14:paraId="6A9124E1"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top w:val="nil"/>
              <w:bottom w:val="single" w:sz="4" w:space="0" w:color="auto"/>
            </w:tcBorders>
            <w:shd w:val="clear" w:color="auto" w:fill="auto"/>
            <w:noWrap/>
            <w:vAlign w:val="bottom"/>
            <w:hideMark/>
          </w:tcPr>
          <w:p w14:paraId="5D40C5DF"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top w:val="nil"/>
              <w:bottom w:val="single" w:sz="4" w:space="0" w:color="auto"/>
            </w:tcBorders>
            <w:shd w:val="clear" w:color="auto" w:fill="auto"/>
            <w:noWrap/>
            <w:vAlign w:val="bottom"/>
            <w:hideMark/>
          </w:tcPr>
          <w:p w14:paraId="18F3D8B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90" w:type="dxa"/>
            <w:tcBorders>
              <w:top w:val="nil"/>
              <w:bottom w:val="single" w:sz="4" w:space="0" w:color="auto"/>
            </w:tcBorders>
            <w:shd w:val="clear" w:color="auto" w:fill="auto"/>
            <w:noWrap/>
            <w:vAlign w:val="bottom"/>
            <w:hideMark/>
          </w:tcPr>
          <w:p w14:paraId="5DCD18F4"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top w:val="nil"/>
              <w:bottom w:val="single" w:sz="4" w:space="0" w:color="auto"/>
            </w:tcBorders>
            <w:shd w:val="clear" w:color="auto" w:fill="auto"/>
            <w:noWrap/>
            <w:vAlign w:val="bottom"/>
            <w:hideMark/>
          </w:tcPr>
          <w:p w14:paraId="20431EE3" w14:textId="77777777" w:rsidR="00D2410A" w:rsidRPr="0044380C" w:rsidRDefault="00D2410A" w:rsidP="00B67953">
            <w:pPr>
              <w:spacing w:after="0" w:line="240" w:lineRule="auto"/>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r>
      <w:tr w:rsidR="00D2410A" w:rsidRPr="0044380C" w14:paraId="7B7EF644" w14:textId="77777777" w:rsidTr="00DA49D9">
        <w:trPr>
          <w:trHeight w:val="159"/>
          <w:jc w:val="center"/>
        </w:trPr>
        <w:tc>
          <w:tcPr>
            <w:tcW w:w="9895" w:type="dxa"/>
            <w:gridSpan w:val="10"/>
            <w:tcBorders>
              <w:top w:val="single" w:sz="4" w:space="0" w:color="auto"/>
            </w:tcBorders>
            <w:shd w:val="clear" w:color="auto" w:fill="auto"/>
            <w:noWrap/>
            <w:vAlign w:val="bottom"/>
          </w:tcPr>
          <w:p w14:paraId="2E9093B3" w14:textId="0AA8F160" w:rsidR="00D2410A" w:rsidRPr="0044380C" w:rsidRDefault="00D2410A" w:rsidP="00B67953">
            <w:pPr>
              <w:spacing w:after="0" w:line="240" w:lineRule="auto"/>
              <w:jc w:val="both"/>
              <w:rPr>
                <w:rFonts w:ascii="Times New Roman" w:eastAsia="Times New Roman" w:hAnsi="Times New Roman" w:cs="Times New Roman"/>
                <w:color w:val="000000"/>
                <w:sz w:val="16"/>
                <w:szCs w:val="16"/>
              </w:rPr>
            </w:pPr>
            <w:r w:rsidRPr="0044380C">
              <w:rPr>
                <w:rFonts w:ascii="Times New Roman" w:eastAsia="Times New Roman" w:hAnsi="Times New Roman" w:cs="Times New Roman"/>
                <w:i/>
                <w:iCs/>
                <w:color w:val="000000"/>
                <w:sz w:val="16"/>
                <w:szCs w:val="16"/>
              </w:rPr>
              <w:t>NOTE</w:t>
            </w:r>
            <w:r w:rsidRPr="0044380C">
              <w:rPr>
                <w:rFonts w:ascii="Times New Roman" w:eastAsia="Times New Roman" w:hAnsi="Times New Roman" w:cs="Times New Roman"/>
                <w:color w:val="000000"/>
                <w:sz w:val="16"/>
                <w:szCs w:val="16"/>
              </w:rPr>
              <w:t>: The LMER model</w:t>
            </w:r>
            <w:r w:rsidRPr="0044380C">
              <w:rPr>
                <w:rFonts w:ascii="Times New Roman" w:eastAsia="Times New Roman" w:hAnsi="Times New Roman" w:cs="Times New Roman"/>
                <w:sz w:val="16"/>
                <w:szCs w:val="16"/>
              </w:rPr>
              <w:t xml:space="preserve"> included fixed effects such as </w:t>
            </w:r>
            <w:sdt>
              <w:sdtPr>
                <w:rPr>
                  <w:sz w:val="16"/>
                  <w:szCs w:val="16"/>
                </w:rPr>
                <w:tag w:val="goog_rdk_146"/>
                <w:id w:val="-415554001"/>
              </w:sdtPr>
              <w:sdtEndPr/>
              <w:sdtContent>
                <w:r w:rsidRPr="0044380C">
                  <w:rPr>
                    <w:rFonts w:ascii="Times New Roman" w:eastAsia="Times New Roman" w:hAnsi="Times New Roman" w:cs="Times New Roman"/>
                    <w:sz w:val="16"/>
                    <w:szCs w:val="16"/>
                  </w:rPr>
                  <w:t xml:space="preserve">the </w:t>
                </w:r>
              </w:sdtContent>
            </w:sdt>
            <w:r w:rsidRPr="0044380C">
              <w:rPr>
                <w:rFonts w:ascii="Times New Roman" w:eastAsia="Times New Roman" w:hAnsi="Times New Roman" w:cs="Times New Roman"/>
                <w:sz w:val="16"/>
                <w:szCs w:val="16"/>
              </w:rPr>
              <w:t xml:space="preserve">effective number of SHIELD centers per zip code per month and </w:t>
            </w:r>
            <w:sdt>
              <w:sdtPr>
                <w:rPr>
                  <w:sz w:val="16"/>
                  <w:szCs w:val="16"/>
                </w:rPr>
                <w:tag w:val="goog_rdk_147"/>
                <w:id w:val="708151093"/>
              </w:sdtPr>
              <w:sdtEndPr/>
              <w:sdtContent>
                <w:r w:rsidRPr="0044380C">
                  <w:rPr>
                    <w:rFonts w:ascii="Times New Roman" w:eastAsia="Times New Roman" w:hAnsi="Times New Roman" w:cs="Times New Roman"/>
                    <w:sz w:val="16"/>
                    <w:szCs w:val="16"/>
                  </w:rPr>
                  <w:t xml:space="preserve">the </w:t>
                </w:r>
              </w:sdtContent>
            </w:sdt>
            <w:r w:rsidRPr="0044380C">
              <w:rPr>
                <w:rFonts w:ascii="Times New Roman" w:eastAsia="Times New Roman" w:hAnsi="Times New Roman" w:cs="Times New Roman"/>
                <w:sz w:val="16"/>
                <w:szCs w:val="16"/>
              </w:rPr>
              <w:t>ADI category. The model included a random effect for zip code.</w:t>
            </w:r>
            <w:r w:rsidRPr="0044380C">
              <w:rPr>
                <w:rFonts w:ascii="Times New Roman" w:eastAsia="Times New Roman" w:hAnsi="Times New Roman" w:cs="Times New Roman"/>
                <w:color w:val="000000"/>
                <w:sz w:val="16"/>
                <w:szCs w:val="16"/>
              </w:rPr>
              <w:t xml:space="preserve"> The unit of observation is the number of zip codes that have patients in </w:t>
            </w:r>
            <w:del w:id="713" w:author="Tootooni, Mohammad Samie" w:date="2024-10-16T14:54:00Z">
              <w:r w:rsidRPr="0044380C" w:rsidDel="0018191F">
                <w:rPr>
                  <w:rFonts w:ascii="Times New Roman" w:eastAsia="Times New Roman" w:hAnsi="Times New Roman" w:cs="Times New Roman"/>
                  <w:color w:val="000000"/>
                  <w:sz w:val="16"/>
                  <w:szCs w:val="16"/>
                </w:rPr>
                <w:delText xml:space="preserve">Loyola </w:delText>
              </w:r>
            </w:del>
            <w:ins w:id="714" w:author="Tootooni, Mohammad Samie" w:date="2024-10-16T14:54:00Z">
              <w:r w:rsidR="0018191F">
                <w:rPr>
                  <w:rFonts w:ascii="Times New Roman" w:eastAsia="Times New Roman" w:hAnsi="Times New Roman" w:cs="Times New Roman"/>
                  <w:color w:val="000000"/>
                  <w:sz w:val="16"/>
                  <w:szCs w:val="16"/>
                </w:rPr>
                <w:t>LUMC</w:t>
              </w:r>
              <w:r w:rsidR="0018191F" w:rsidRPr="0044380C">
                <w:rPr>
                  <w:rFonts w:ascii="Times New Roman" w:eastAsia="Times New Roman" w:hAnsi="Times New Roman" w:cs="Times New Roman"/>
                  <w:color w:val="000000"/>
                  <w:sz w:val="16"/>
                  <w:szCs w:val="16"/>
                </w:rPr>
                <w:t xml:space="preserve"> </w:t>
              </w:r>
            </w:ins>
            <w:r w:rsidRPr="0044380C">
              <w:rPr>
                <w:rFonts w:ascii="Times New Roman" w:eastAsia="Times New Roman" w:hAnsi="Times New Roman" w:cs="Times New Roman"/>
                <w:color w:val="000000"/>
                <w:sz w:val="16"/>
                <w:szCs w:val="16"/>
              </w:rPr>
              <w:t>ICU. Regression coefficients are shown with robust standard errors in parentheses. ***p&lt;0.01, **p&lt;0.05, *p&lt;0.1</w:t>
            </w:r>
          </w:p>
        </w:tc>
      </w:tr>
    </w:tbl>
    <w:p w14:paraId="56064911" w14:textId="77777777" w:rsidR="00D2410A" w:rsidRDefault="00D2410A" w:rsidP="00D2410A">
      <w:pPr>
        <w:spacing w:after="0" w:line="360" w:lineRule="auto"/>
        <w:rPr>
          <w:rFonts w:ascii="Times New Roman" w:eastAsia="Times New Roman" w:hAnsi="Times New Roman" w:cs="Times New Roman"/>
        </w:rPr>
      </w:pPr>
    </w:p>
    <w:p w14:paraId="7A25B940" w14:textId="77777777" w:rsidR="004B63F5" w:rsidRPr="00265F51" w:rsidRDefault="004B63F5" w:rsidP="00DA49D9">
      <w:pPr>
        <w:spacing w:after="240" w:line="480" w:lineRule="auto"/>
        <w:rPr>
          <w:rFonts w:ascii="Times New Roman" w:eastAsia="Times New Roman" w:hAnsi="Times New Roman" w:cs="Times New Roman"/>
          <w:b/>
          <w:bCs/>
        </w:rPr>
      </w:pPr>
      <w:r w:rsidRPr="00265F51">
        <w:rPr>
          <w:rFonts w:ascii="Times New Roman" w:eastAsia="Times New Roman" w:hAnsi="Times New Roman" w:cs="Times New Roman"/>
          <w:b/>
          <w:bCs/>
        </w:rPr>
        <w:t>Discussion</w:t>
      </w:r>
    </w:p>
    <w:p w14:paraId="0F4BA17C" w14:textId="2F2B4AB8" w:rsidR="005A039E" w:rsidRDefault="003C4BF6" w:rsidP="00A527FD">
      <w:pPr>
        <w:spacing w:after="0" w:line="480" w:lineRule="auto"/>
        <w:jc w:val="both"/>
        <w:rPr>
          <w:ins w:id="715" w:author="Tootooni, Mohammad Samie" w:date="2024-10-16T17:12:00Z"/>
          <w:rFonts w:ascii="Times New Roman" w:eastAsia="Times New Roman" w:hAnsi="Times New Roman" w:cs="Times New Roman"/>
        </w:rPr>
      </w:pPr>
      <w:ins w:id="716" w:author="Tootooni, Mohammad Samie" w:date="2024-10-16T17:12:00Z">
        <w:r w:rsidRPr="003C4BF6">
          <w:rPr>
            <w:rFonts w:ascii="Times New Roman" w:eastAsia="Times New Roman" w:hAnsi="Times New Roman" w:cs="Times New Roman"/>
          </w:rPr>
          <w:t xml:space="preserve">Recent studies have utilized SHIELD data to evaluate its effectiveness in managing COVID-19. For example, </w:t>
        </w:r>
        <w:proofErr w:type="spellStart"/>
        <w:r w:rsidRPr="003C4BF6">
          <w:rPr>
            <w:rFonts w:ascii="Times New Roman" w:eastAsia="Times New Roman" w:hAnsi="Times New Roman" w:cs="Times New Roman"/>
          </w:rPr>
          <w:t>Saidani</w:t>
        </w:r>
        <w:proofErr w:type="spellEnd"/>
        <w:r w:rsidRPr="003C4BF6">
          <w:rPr>
            <w:rFonts w:ascii="Times New Roman" w:eastAsia="Times New Roman" w:hAnsi="Times New Roman" w:cs="Times New Roman"/>
          </w:rPr>
          <w:t xml:space="preserve"> </w:t>
        </w:r>
        <w:r w:rsidRPr="003C4BF6">
          <w:rPr>
            <w:rFonts w:ascii="Times New Roman" w:eastAsia="Times New Roman" w:hAnsi="Times New Roman" w:cs="Times New Roman"/>
            <w:i/>
            <w:iCs/>
            <w:rPrChange w:id="717" w:author="Tootooni, Mohammad Samie" w:date="2024-10-16T17:12:00Z">
              <w:rPr>
                <w:rFonts w:ascii="Times New Roman" w:eastAsia="Times New Roman" w:hAnsi="Times New Roman" w:cs="Times New Roman"/>
              </w:rPr>
            </w:rPrChange>
          </w:rPr>
          <w:t>et al.</w:t>
        </w:r>
        <w:r w:rsidRPr="003C4BF6">
          <w:rPr>
            <w:rFonts w:ascii="Times New Roman" w:eastAsia="Times New Roman" w:hAnsi="Times New Roman" w:cs="Times New Roman"/>
          </w:rPr>
          <w:t xml:space="preserve"> </w:t>
        </w:r>
      </w:ins>
      <w:customXmlInsRangeStart w:id="718" w:author="Tootooni, Mohammad Samie" w:date="2024-10-16T17:14:00Z"/>
      <w:sdt>
        <w:sdtPr>
          <w:rPr>
            <w:rFonts w:ascii="Times New Roman" w:eastAsia="Times New Roman" w:hAnsi="Times New Roman" w:cs="Times New Roman"/>
            <w:color w:val="000000"/>
          </w:rPr>
          <w:tag w:val="MENDELEY_CITATION_v3_eyJjaXRhdGlvbklEIjoiTUVOREVMRVlfQ0lUQVRJT05fYTBkZDg3MTUtYzc5Ni00ODU1LTgzMzUtNTcwZjY5ZTdiOTk2IiwicHJvcGVydGllcyI6eyJub3RlSW5kZXgiOjB9LCJpc0VkaXRlZCI6ZmFsc2UsIm1hbnVhbE92ZXJyaWRlIjp7ImlzTWFudWFsbHlPdmVycmlkZGVuIjpmYWxzZSwiY2l0ZXByb2NUZXh0IjoiKDI4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
          <w:id w:val="-534352273"/>
          <w:placeholder>
            <w:docPart w:val="A17F56AC55E449FF88440C29C579AD33"/>
          </w:placeholder>
        </w:sdtPr>
        <w:sdtEndPr/>
        <w:sdtContent>
          <w:customXmlInsRangeEnd w:id="718"/>
          <w:ins w:id="719" w:author="Tootooni, Mohammad Samie" w:date="2024-10-16T17:14:00Z">
            <w:r w:rsidR="00A527FD" w:rsidRPr="00265F51">
              <w:rPr>
                <w:rFonts w:ascii="Times New Roman" w:eastAsia="Times New Roman" w:hAnsi="Times New Roman" w:cs="Times New Roman"/>
                <w:color w:val="000000"/>
              </w:rPr>
              <w:t>(28)</w:t>
            </w:r>
          </w:ins>
          <w:customXmlInsRangeStart w:id="720" w:author="Tootooni, Mohammad Samie" w:date="2024-10-16T17:14:00Z"/>
        </w:sdtContent>
      </w:sdt>
      <w:customXmlInsRangeEnd w:id="720"/>
      <w:ins w:id="721" w:author="Tootooni, Mohammad Samie" w:date="2024-10-16T17:14:00Z">
        <w:r w:rsidR="00A527FD" w:rsidRPr="003C4BF6">
          <w:rPr>
            <w:rFonts w:ascii="Times New Roman" w:eastAsia="Times New Roman" w:hAnsi="Times New Roman" w:cs="Times New Roman"/>
          </w:rPr>
          <w:t xml:space="preserve"> </w:t>
        </w:r>
      </w:ins>
      <w:ins w:id="722" w:author="Tootooni, Mohammad Samie" w:date="2024-10-16T17:12:00Z">
        <w:r w:rsidRPr="003C4BF6">
          <w:rPr>
            <w:rFonts w:ascii="Times New Roman" w:eastAsia="Times New Roman" w:hAnsi="Times New Roman" w:cs="Times New Roman"/>
          </w:rPr>
          <w:t xml:space="preserve">used SHIELD data to optimize the allocation of resources for testing, determining the optimal number of machines and operators needed based on daily sample testing rates. Holman </w:t>
        </w:r>
        <w:r w:rsidRPr="003C4BF6">
          <w:rPr>
            <w:rFonts w:ascii="Times New Roman" w:eastAsia="Times New Roman" w:hAnsi="Times New Roman" w:cs="Times New Roman"/>
            <w:i/>
            <w:iCs/>
            <w:rPrChange w:id="723" w:author="Tootooni, Mohammad Samie" w:date="2024-10-16T17:12:00Z">
              <w:rPr>
                <w:rFonts w:ascii="Times New Roman" w:eastAsia="Times New Roman" w:hAnsi="Times New Roman" w:cs="Times New Roman"/>
              </w:rPr>
            </w:rPrChange>
          </w:rPr>
          <w:t>et al.</w:t>
        </w:r>
        <w:r w:rsidRPr="003C4BF6">
          <w:rPr>
            <w:rFonts w:ascii="Times New Roman" w:eastAsia="Times New Roman" w:hAnsi="Times New Roman" w:cs="Times New Roman"/>
          </w:rPr>
          <w:t xml:space="preserve"> </w:t>
        </w:r>
      </w:ins>
      <w:customXmlInsRangeStart w:id="724" w:author="Tootooni, Mohammad Samie" w:date="2024-10-16T17:14:00Z"/>
      <w:sdt>
        <w:sdtPr>
          <w:rPr>
            <w:rFonts w:ascii="Times New Roman" w:hAnsi="Times New Roman" w:cs="Times New Roman"/>
            <w:color w:val="000000"/>
          </w:rPr>
          <w:tag w:val="MENDELEY_CITATION_v3_eyJjaXRhdGlvbklEIjoiTUVOREVMRVlfQ0lUQVRJT05fNjdmYzY0MzEtMmMxYy00MDM0LWFiMWEtN2E4MWUwYzAxOTk0IiwicHJvcGVydGllcyI6eyJub3RlSW5kZXgiOjB9LCJpc0VkaXRlZCI6ZmFsc2UsIm1hbnVhbE92ZXJyaWRlIjp7ImlzTWFudWFsbHlPdmVycmlkZGVuIjpmYWxzZSwiY2l0ZXByb2NUZXh0IjoiKDI5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
          <w:id w:val="-412464388"/>
          <w:placeholder>
            <w:docPart w:val="CA8A566EA7BC42428BA2DC31DB2F69A0"/>
          </w:placeholder>
        </w:sdtPr>
        <w:sdtEndPr/>
        <w:sdtContent>
          <w:customXmlInsRangeEnd w:id="724"/>
          <w:ins w:id="725" w:author="Tootooni, Mohammad Samie" w:date="2024-10-16T17:14:00Z">
            <w:r w:rsidR="00A527FD" w:rsidRPr="00265F51">
              <w:rPr>
                <w:rFonts w:ascii="Times New Roman" w:hAnsi="Times New Roman" w:cs="Times New Roman"/>
                <w:color w:val="000000"/>
              </w:rPr>
              <w:t>(29)</w:t>
            </w:r>
          </w:ins>
          <w:customXmlInsRangeStart w:id="726" w:author="Tootooni, Mohammad Samie" w:date="2024-10-16T17:14:00Z"/>
        </w:sdtContent>
      </w:sdt>
      <w:customXmlInsRangeEnd w:id="726"/>
      <w:ins w:id="727" w:author="Tootooni, Mohammad Samie" w:date="2024-10-16T17:14:00Z">
        <w:r w:rsidR="00A527FD" w:rsidRPr="00265F51">
          <w:rPr>
            <w:rFonts w:ascii="Times New Roman" w:hAnsi="Times New Roman" w:cs="Times New Roman"/>
            <w:color w:val="000000"/>
          </w:rPr>
          <w:t xml:space="preserve"> </w:t>
        </w:r>
      </w:ins>
      <w:ins w:id="728" w:author="Tootooni, Mohammad Samie" w:date="2024-10-16T17:12:00Z">
        <w:r w:rsidRPr="003C4BF6">
          <w:rPr>
            <w:rFonts w:ascii="Times New Roman" w:eastAsia="Times New Roman" w:hAnsi="Times New Roman" w:cs="Times New Roman"/>
          </w:rPr>
          <w:t xml:space="preserve">leveraged SHIELD data to examine COVID-19 transmission in early care and education </w:t>
        </w:r>
        <w:r w:rsidRPr="003C4BF6">
          <w:rPr>
            <w:rFonts w:ascii="Times New Roman" w:eastAsia="Times New Roman" w:hAnsi="Times New Roman" w:cs="Times New Roman"/>
          </w:rPr>
          <w:lastRenderedPageBreak/>
          <w:t xml:space="preserve">settings, finding that implementing a Test-to-Stay strategy resulted in low transmission rates and reduced school absences. Ivanov </w:t>
        </w:r>
        <w:r w:rsidRPr="003C4BF6">
          <w:rPr>
            <w:rFonts w:ascii="Times New Roman" w:eastAsia="Times New Roman" w:hAnsi="Times New Roman" w:cs="Times New Roman"/>
            <w:i/>
            <w:iCs/>
            <w:rPrChange w:id="729" w:author="Tootooni, Mohammad Samie" w:date="2024-10-16T17:13:00Z">
              <w:rPr>
                <w:rFonts w:ascii="Times New Roman" w:eastAsia="Times New Roman" w:hAnsi="Times New Roman" w:cs="Times New Roman"/>
              </w:rPr>
            </w:rPrChange>
          </w:rPr>
          <w:t>et al.</w:t>
        </w:r>
        <w:r w:rsidRPr="003C4BF6">
          <w:rPr>
            <w:rFonts w:ascii="Times New Roman" w:eastAsia="Times New Roman" w:hAnsi="Times New Roman" w:cs="Times New Roman"/>
          </w:rPr>
          <w:t xml:space="preserve"> </w:t>
        </w:r>
      </w:ins>
      <w:customXmlInsRangeStart w:id="730" w:author="Tootooni, Mohammad Samie" w:date="2024-10-16T17:14:00Z"/>
      <w:sdt>
        <w:sdtPr>
          <w:rPr>
            <w:rFonts w:ascii="Times New Roman" w:hAnsi="Times New Roman" w:cs="Times New Roman"/>
            <w:color w:val="000000"/>
          </w:rPr>
          <w:tag w:val="MENDELEY_CITATION_v3_eyJjaXRhdGlvbklEIjoiTUVOREVMRVlfQ0lUQVRJT05fZTZkYjU0YzgtYWRmNC00OTgzLWJmOWQtYTZiOGMxNDBjNjc0IiwicHJvcGVydGllcyI6eyJub3RlSW5kZXgiOjB9LCJpc0VkaXRlZCI6ZmFsc2UsIm1hbnVhbE92ZXJyaWRlIjp7ImlzTWFudWFsbHlPdmVycmlkZGVuIjpmYWxzZSwiY2l0ZXByb2NUZXh0IjoiKDMw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
          <w:id w:val="-80610047"/>
          <w:placeholder>
            <w:docPart w:val="58E24E7C118D4410A1D3B1389E121FC9"/>
          </w:placeholder>
        </w:sdtPr>
        <w:sdtEndPr/>
        <w:sdtContent>
          <w:customXmlInsRangeEnd w:id="730"/>
          <w:ins w:id="731" w:author="Tootooni, Mohammad Samie" w:date="2024-10-16T17:14:00Z">
            <w:r w:rsidR="00A527FD" w:rsidRPr="00265F51">
              <w:rPr>
                <w:rFonts w:ascii="Times New Roman" w:hAnsi="Times New Roman" w:cs="Times New Roman"/>
                <w:color w:val="000000"/>
              </w:rPr>
              <w:t>(30)</w:t>
            </w:r>
          </w:ins>
          <w:customXmlInsRangeStart w:id="732" w:author="Tootooni, Mohammad Samie" w:date="2024-10-16T17:14:00Z"/>
        </w:sdtContent>
      </w:sdt>
      <w:customXmlInsRangeEnd w:id="732"/>
      <w:ins w:id="733" w:author="Tootooni, Mohammad Samie" w:date="2024-10-16T17:14:00Z">
        <w:r w:rsidR="00A527FD" w:rsidRPr="003C4BF6">
          <w:rPr>
            <w:rFonts w:ascii="Times New Roman" w:eastAsia="Times New Roman" w:hAnsi="Times New Roman" w:cs="Times New Roman"/>
          </w:rPr>
          <w:t xml:space="preserve"> </w:t>
        </w:r>
      </w:ins>
      <w:ins w:id="734" w:author="Tootooni, Mohammad Samie" w:date="2024-10-16T17:12:00Z">
        <w:r w:rsidRPr="003C4BF6">
          <w:rPr>
            <w:rFonts w:ascii="Times New Roman" w:eastAsia="Times New Roman" w:hAnsi="Times New Roman" w:cs="Times New Roman"/>
          </w:rPr>
          <w:t>investigated the impact of different enrollment policies on testing and positivity rates in Illinois schools, showing that an opt-out policy led to higher testing rates and lower positivity rates, which could have prevented 20% of lost school days. While these studies focus on COVID-19 transmission and resource optimization, our study aims to evaluate how SHIELD testing influences the severity of outcomes, particularly ICU admissions, with a focus on disadvantaged communities.</w:t>
        </w:r>
      </w:ins>
    </w:p>
    <w:p w14:paraId="25B155DF" w14:textId="45F53EA1" w:rsidR="005B6883" w:rsidRPr="00265F51" w:rsidRDefault="004B63F5" w:rsidP="003C4BF6">
      <w:pPr>
        <w:spacing w:after="0" w:line="480" w:lineRule="auto"/>
        <w:jc w:val="both"/>
        <w:rPr>
          <w:rFonts w:ascii="Times New Roman" w:eastAsia="Times New Roman" w:hAnsi="Times New Roman" w:cs="Times New Roman"/>
          <w:b/>
          <w:bCs/>
        </w:rPr>
      </w:pPr>
      <w:r w:rsidRPr="00265F51">
        <w:rPr>
          <w:rFonts w:ascii="Times New Roman" w:eastAsia="Times New Roman" w:hAnsi="Times New Roman" w:cs="Times New Roman"/>
        </w:rPr>
        <w:t xml:space="preserve">The results of this study highlight the critical role the SHIELD testing program plays in managing the COVID-19 pandemic, with particular emphasis on the proportion of testing centers actively serving communities. In this analysis, the total number of SHIELD centers operating in each zip code per month was calculated. However, relying solely on the total number of SHIELD centers could be misleading, as it does not account for whether these centers were actively utilized or accessible to the community. Thus, we considered the effective number of SHIELD centers serving each zip code, rather than the total number. Our results showed that the root mean square error (RMSE) between the average number of SHIELD test centers and the average effective number across all zip codes over time was 0.94, indicating a close alignment between these two metrics (see </w:t>
      </w:r>
      <w:r w:rsidRPr="00DA49D9">
        <w:rPr>
          <w:rFonts w:ascii="Times New Roman" w:eastAsia="Times New Roman" w:hAnsi="Times New Roman" w:cs="Times New Roman"/>
        </w:rPr>
        <w:t>Appendix</w:t>
      </w:r>
      <w:r w:rsidRPr="00265F51">
        <w:rPr>
          <w:rFonts w:ascii="Times New Roman" w:eastAsia="Times New Roman" w:hAnsi="Times New Roman" w:cs="Times New Roman"/>
          <w:b/>
          <w:bCs/>
        </w:rPr>
        <w:t xml:space="preserve"> </w:t>
      </w:r>
      <w:r w:rsidRPr="00DA49D9">
        <w:rPr>
          <w:rFonts w:ascii="Times New Roman" w:eastAsia="Times New Roman" w:hAnsi="Times New Roman" w:cs="Times New Roman"/>
        </w:rPr>
        <w:t>4</w:t>
      </w:r>
      <w:r w:rsidRPr="00265F51">
        <w:rPr>
          <w:rFonts w:ascii="Times New Roman" w:eastAsia="Times New Roman" w:hAnsi="Times New Roman" w:cs="Times New Roman"/>
        </w:rPr>
        <w:t>). While some variation exists, this small RMSE suggests that, in general, the centers were effective in serving their communities.</w:t>
      </w:r>
    </w:p>
    <w:p w14:paraId="6BCE77F5" w14:textId="7F3F6A98" w:rsidR="004B63F5" w:rsidRPr="00265F51" w:rsidRDefault="004B63F5" w:rsidP="00DA49D9">
      <w:pPr>
        <w:spacing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As the overall number of SHIELD test centers increased during major pandemic waves, the proportion of centers effectively serving their respective zip codes significantly reduced COVID-19 ICU admission rates. The LMM model</w:t>
      </w:r>
      <w:ins w:id="735" w:author="Tootooni, Mohammad Samie" w:date="2024-10-16T17:52:00Z">
        <w:r w:rsidR="00C724E1">
          <w:rPr>
            <w:rFonts w:ascii="Times New Roman" w:eastAsia="Times New Roman" w:hAnsi="Times New Roman" w:cs="Times New Roman"/>
          </w:rPr>
          <w:t>s</w:t>
        </w:r>
      </w:ins>
      <w:r w:rsidRPr="00265F51">
        <w:rPr>
          <w:rFonts w:ascii="Times New Roman" w:eastAsia="Times New Roman" w:hAnsi="Times New Roman" w:cs="Times New Roman"/>
        </w:rPr>
        <w:t xml:space="preserve"> results demonstrate the evolving impact of SHIELD test centers throughout the pandemic. During the Alpha wave, the presence of test centers did not notably reduce ICU admissions, likely because testing efforts were not yet fully optimized or widespread. However, by the Delta and Omicron waves, the data suggest that the effectiveness of these centers improved, particularly in disadvantaged areas with higher ADI scores. The significant positive association observed during the Delta and Omicron waves indicates that socioeconomically disadvantaged zip codes experienced disproportionately higher ICU admission rates, highlighting ongoing disparities in the pandemic's burden. Notably, the reduction in ICU admissions with an increase in the effective number of SHIELD test centers </w:t>
      </w:r>
      <w:r w:rsidRPr="00265F51">
        <w:rPr>
          <w:rFonts w:ascii="Times New Roman" w:eastAsia="Times New Roman" w:hAnsi="Times New Roman" w:cs="Times New Roman"/>
        </w:rPr>
        <w:lastRenderedPageBreak/>
        <w:t>during the Omicron wave suggests that, once these centers actively served their communities, they played a critical role in mitigating severe outcomes. This finding underscores the importance of not just the availability of test centers but also their active utilization and accessibility in reducing COVID-19’s most severe effects, particularly in vulnerable populations.</w:t>
      </w:r>
    </w:p>
    <w:p w14:paraId="1C9EFE5A" w14:textId="77777777" w:rsidR="005B6883" w:rsidRDefault="005B6883" w:rsidP="00DC254D">
      <w:pPr>
        <w:spacing w:after="0" w:line="480" w:lineRule="auto"/>
        <w:contextualSpacing/>
        <w:jc w:val="both"/>
        <w:rPr>
          <w:ins w:id="736" w:author="Tootooni, Mohammad Samie" w:date="2024-10-16T17:09:00Z"/>
          <w:rFonts w:ascii="Times New Roman" w:eastAsia="Times New Roman" w:hAnsi="Times New Roman" w:cs="Times New Roman"/>
        </w:rPr>
        <w:pPrChange w:id="737" w:author="Tootooni, Mohammad Samie" w:date="2024-10-16T19:19:00Z">
          <w:pPr>
            <w:spacing w:after="0" w:line="480" w:lineRule="auto"/>
            <w:jc w:val="both"/>
          </w:pPr>
        </w:pPrChange>
      </w:pPr>
      <w:r w:rsidRPr="00265F51">
        <w:rPr>
          <w:rFonts w:ascii="Times New Roman" w:eastAsia="Times New Roman" w:hAnsi="Times New Roman" w:cs="Times New Roman"/>
        </w:rPr>
        <w:t>The results from the lag analysis further illustrate the evolving impact of SHIELD test centers, especially when considering a two-month delay in their effect on COVID-19 ICU admissions. During the Alpha wave, the presence of SHIELD test centers did not significantly reduce ICU admissions in disadvantaged areas, likely because the testing infrastructure was still in its early stages and not fully optimized. By the Delta wave, however, an increase in the effective number of SHIELD test centers was associated with a significant reduction in ICU admissions two months later. This delayed effect suggests that enhanced testing efforts eventually played a critical role in reducing severe outcomes. Specifically, increasing the number of effective SHIELD test centers appears to have significantly eased the burden on healthcare systems during the Delta wave, underscoring the importance of sustained and targeted testing efforts. Despite this, disadvantaged zip codes continued to face disproportionately higher ICU admission rates, as reflected in the positive association found during both the Delta and Omicron waves. This highlights the persistent challenges faced by these communities, where broader socioeconomic barriers may have limited the immediate benefits of increased testing. Nonetheless, the reduction in ICU admissions associated with an increase in the effective number of SHIELD test centers during the Omicron wave, particularly in high-ADI areas, suggests that targeted testing interventions can make a substantial difference over time. These findings demonstrate that by strategically increasing testing in disadvantaged communities, significant reductions in severe outcomes can be achieved, even with a delayed effect.</w:t>
      </w:r>
    </w:p>
    <w:p w14:paraId="3D0428BC" w14:textId="3DA4A9C4" w:rsidR="00380951" w:rsidRDefault="00380951" w:rsidP="00DC254D">
      <w:pPr>
        <w:spacing w:after="0" w:line="480" w:lineRule="auto"/>
        <w:contextualSpacing/>
        <w:jc w:val="both"/>
        <w:rPr>
          <w:ins w:id="738" w:author="Tootooni, Mohammad Samie" w:date="2024-10-16T17:09:00Z"/>
          <w:rFonts w:ascii="Times New Roman" w:eastAsia="Times New Roman" w:hAnsi="Times New Roman" w:cs="Times New Roman"/>
        </w:rPr>
        <w:pPrChange w:id="739" w:author="Tootooni, Mohammad Samie" w:date="2024-10-16T19:19:00Z">
          <w:pPr>
            <w:spacing w:after="0" w:line="480" w:lineRule="auto"/>
            <w:jc w:val="both"/>
          </w:pPr>
        </w:pPrChange>
      </w:pPr>
      <w:ins w:id="740" w:author="Tootooni, Mohammad Samie" w:date="2024-10-16T17:09:00Z">
        <w:r>
          <w:rPr>
            <w:rFonts w:ascii="Times New Roman" w:eastAsia="Times New Roman" w:hAnsi="Times New Roman" w:cs="Times New Roman"/>
          </w:rPr>
          <w:t xml:space="preserve">Another notable finding in our study, is that </w:t>
        </w:r>
        <w:r w:rsidRPr="00916F4D">
          <w:rPr>
            <w:rFonts w:ascii="Times New Roman" w:eastAsia="Times New Roman" w:hAnsi="Times New Roman" w:cs="Times New Roman"/>
          </w:rPr>
          <w:t>less</w:t>
        </w:r>
      </w:ins>
      <w:ins w:id="741" w:author="Tootooni, Mohammad Samie" w:date="2024-10-16T17:20:00Z">
        <w:r w:rsidR="007139E7">
          <w:rPr>
            <w:rFonts w:ascii="Times New Roman" w:eastAsia="Times New Roman" w:hAnsi="Times New Roman" w:cs="Times New Roman"/>
          </w:rPr>
          <w:t>-</w:t>
        </w:r>
      </w:ins>
      <w:ins w:id="742" w:author="Tootooni, Mohammad Samie" w:date="2024-10-16T17:09:00Z">
        <w:r w:rsidRPr="00916F4D">
          <w:rPr>
            <w:rFonts w:ascii="Times New Roman" w:eastAsia="Times New Roman" w:hAnsi="Times New Roman" w:cs="Times New Roman"/>
          </w:rPr>
          <w:t>disadvantaged areas consistently had a higher effective number of SHIELD test centers throughout the observed period.</w:t>
        </w:r>
        <w:r w:rsidRPr="00EB309B">
          <w:t xml:space="preserve"> </w:t>
        </w:r>
        <w:r w:rsidRPr="00EB309B">
          <w:rPr>
            <w:rFonts w:ascii="Times New Roman" w:eastAsia="Times New Roman" w:hAnsi="Times New Roman" w:cs="Times New Roman"/>
          </w:rPr>
          <w:t xml:space="preserve">A potential explanation for this disparity lies in the SHIELD program’s policy regarding participation. The program was voluntary, meaning that school districts, including Chicago Public Schools (CPS), had the autonomy to decide whether to participate. This policy likely contributed to uneven distribution, as more affluent districts may have been </w:t>
        </w:r>
        <w:r w:rsidRPr="00EB309B">
          <w:rPr>
            <w:rFonts w:ascii="Times New Roman" w:eastAsia="Times New Roman" w:hAnsi="Times New Roman" w:cs="Times New Roman"/>
          </w:rPr>
          <w:lastRenderedPageBreak/>
          <w:t xml:space="preserve">quicker to adopt the program, while less resourced or disadvantaged areas, such as those within CPS, may have faced barriers to participation, such as logistical challenges, administrative decisions, or limited resources. </w:t>
        </w:r>
        <w:r w:rsidRPr="00FB431F">
          <w:rPr>
            <w:rFonts w:ascii="Times New Roman" w:eastAsia="Times New Roman" w:hAnsi="Times New Roman" w:cs="Times New Roman"/>
          </w:rPr>
          <w:t>As a result, the voluntary participation policy likely contributed to the uneven distribution of test centers, with fewer being established in the communities that may have needed them most. This disparity highlights the importance of addressing structural barriers in public health interventions to ensure equitable access, particularly in socioeconomically disadvantaged areas.</w:t>
        </w:r>
      </w:ins>
    </w:p>
    <w:p w14:paraId="77A3972D" w14:textId="76AF6767" w:rsidR="006873C1" w:rsidDel="00C241E6" w:rsidRDefault="006873C1" w:rsidP="00DC254D">
      <w:pPr>
        <w:spacing w:after="0" w:line="480" w:lineRule="auto"/>
        <w:contextualSpacing/>
        <w:jc w:val="both"/>
        <w:rPr>
          <w:del w:id="743" w:author="Tootooni, Mohammad Samie" w:date="2024-10-16T13:28:00Z"/>
          <w:rFonts w:ascii="Times New Roman" w:eastAsia="Times New Roman" w:hAnsi="Times New Roman" w:cs="Times New Roman"/>
        </w:rPr>
        <w:pPrChange w:id="744" w:author="Tootooni, Mohammad Samie" w:date="2024-10-16T19:19:00Z">
          <w:pPr>
            <w:spacing w:after="0" w:line="480" w:lineRule="auto"/>
            <w:jc w:val="both"/>
          </w:pPr>
        </w:pPrChange>
      </w:pPr>
      <w:moveToRangeStart w:id="745" w:author="Tootooni, Mohammad Samie" w:date="2024-10-16T13:28:00Z" w:name="move179977749"/>
      <w:moveTo w:id="746" w:author="Tootooni, Mohammad Samie" w:date="2024-10-16T13:28:00Z">
        <w:del w:id="747" w:author="Tootooni, Mohammad Samie" w:date="2024-10-16T17:08:00Z">
          <w:r w:rsidRPr="00265F51" w:rsidDel="00FB431F">
            <w:rPr>
              <w:rFonts w:ascii="Times New Roman" w:eastAsia="Times New Roman" w:hAnsi="Times New Roman" w:cs="Times New Roman"/>
            </w:rPr>
            <w:delText>S</w:delText>
          </w:r>
        </w:del>
        <w:del w:id="748" w:author="Tootooni, Mohammad Samie" w:date="2024-10-16T17:09:00Z">
          <w:r w:rsidRPr="00265F51" w:rsidDel="00FB431F">
            <w:rPr>
              <w:rFonts w:ascii="Times New Roman" w:eastAsia="Times New Roman" w:hAnsi="Times New Roman" w:cs="Times New Roman"/>
            </w:rPr>
            <w:delText xml:space="preserve">everal other studies have used data from </w:delText>
          </w:r>
        </w:del>
        <w:del w:id="749" w:author="Tootooni, Mohammad Samie" w:date="2024-10-16T17:14:00Z">
          <w:r w:rsidRPr="00265F51" w:rsidDel="00883238">
            <w:rPr>
              <w:rFonts w:ascii="Times New Roman" w:eastAsia="Times New Roman" w:hAnsi="Times New Roman" w:cs="Times New Roman"/>
            </w:rPr>
            <w:delText xml:space="preserve">SHIELD to analyze its effectiveness in addressing COVID-19. </w:delText>
          </w:r>
        </w:del>
        <w:del w:id="750" w:author="Tootooni, Mohammad Samie" w:date="2024-10-16T17:10:00Z">
          <w:r w:rsidRPr="00265F51" w:rsidDel="001E0E12">
            <w:rPr>
              <w:rFonts w:ascii="Times New Roman" w:eastAsia="Times New Roman" w:hAnsi="Times New Roman" w:cs="Times New Roman"/>
            </w:rPr>
            <w:delText xml:space="preserve">For instance, </w:delText>
          </w:r>
        </w:del>
        <w:del w:id="751" w:author="Tootooni, Mohammad Samie" w:date="2024-10-16T17:14:00Z">
          <w:r w:rsidRPr="00265F51" w:rsidDel="00883238">
            <w:rPr>
              <w:rFonts w:ascii="Times New Roman" w:eastAsia="Times New Roman" w:hAnsi="Times New Roman" w:cs="Times New Roman"/>
            </w:rPr>
            <w:delText>Saidani et al</w:delText>
          </w:r>
          <w:commentRangeStart w:id="752"/>
          <w:r w:rsidRPr="00265F51" w:rsidDel="00883238">
            <w:rPr>
              <w:rFonts w:ascii="Times New Roman" w:eastAsia="Times New Roman" w:hAnsi="Times New Roman" w:cs="Times New Roman"/>
            </w:rPr>
            <w:delText>.</w:delText>
          </w:r>
          <w:commentRangeEnd w:id="752"/>
          <w:r w:rsidRPr="00DC254D" w:rsidDel="00883238">
            <w:rPr>
              <w:rFonts w:ascii="Times New Roman" w:eastAsia="Times New Roman" w:hAnsi="Times New Roman" w:cs="Times New Roman"/>
              <w:rPrChange w:id="753" w:author="Tootooni, Mohammad Samie" w:date="2024-10-16T19:19:00Z">
                <w:rPr>
                  <w:rStyle w:val="CommentReference"/>
                  <w:sz w:val="22"/>
                  <w:szCs w:val="22"/>
                </w:rPr>
              </w:rPrChange>
            </w:rPr>
            <w:commentReference w:id="752"/>
          </w:r>
          <w:r w:rsidRPr="00265F51" w:rsidDel="00883238">
            <w:rPr>
              <w:rFonts w:ascii="Times New Roman" w:eastAsia="Times New Roman" w:hAnsi="Times New Roman" w:cs="Times New Roman"/>
            </w:rPr>
            <w:delText xml:space="preserve"> </w:delText>
          </w:r>
        </w:del>
      </w:moveTo>
      <w:customXmlDelRangeStart w:id="754" w:author="Tootooni, Mohammad Samie" w:date="2024-10-16T17:14:00Z"/>
      <w:sdt>
        <w:sdtPr>
          <w:rPr>
            <w:rFonts w:ascii="Times New Roman" w:eastAsia="Times New Roman" w:hAnsi="Times New Roman" w:cs="Times New Roman"/>
            <w:rPrChange w:id="755" w:author="Tootooni, Mohammad Samie" w:date="2024-10-16T19:19:00Z">
              <w:rPr>
                <w:rFonts w:ascii="Times New Roman" w:eastAsia="Times New Roman" w:hAnsi="Times New Roman" w:cs="Times New Roman"/>
                <w:color w:val="000000"/>
              </w:rPr>
            </w:rPrChange>
          </w:rPr>
          <w:tag w:val="MENDELEY_CITATION_v3_eyJjaXRhdGlvbklEIjoiTUVOREVMRVlfQ0lUQVRJT05fYTBkZDg3MTUtYzc5Ni00ODU1LTgzMzUtNTcwZjY5ZTdiOTk2IiwicHJvcGVydGllcyI6eyJub3RlSW5kZXgiOjB9LCJpc0VkaXRlZCI6ZmFsc2UsIm1hbnVhbE92ZXJyaWRlIjp7ImlzTWFudWFsbHlPdmVycmlkZGVuIjpmYWxzZSwiY2l0ZXByb2NUZXh0IjoiKDI4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
          <w:id w:val="-823203205"/>
          <w:placeholder>
            <w:docPart w:val="DA357B64EC104537A7D7CB646A529BBE"/>
          </w:placeholder>
        </w:sdtPr>
        <w:sdtEndPr>
          <w:rPr>
            <w:rPrChange w:id="756" w:author="Tootooni, Mohammad Samie" w:date="2024-10-16T19:19:00Z">
              <w:rPr/>
            </w:rPrChange>
          </w:rPr>
        </w:sdtEndPr>
        <w:sdtContent>
          <w:customXmlDelRangeEnd w:id="754"/>
          <w:moveTo w:id="757" w:author="Tootooni, Mohammad Samie" w:date="2024-10-16T13:28:00Z">
            <w:del w:id="758" w:author="Tootooni, Mohammad Samie" w:date="2024-10-16T17:14:00Z">
              <w:r w:rsidRPr="00DC254D" w:rsidDel="00883238">
                <w:rPr>
                  <w:rFonts w:ascii="Times New Roman" w:eastAsia="Times New Roman" w:hAnsi="Times New Roman" w:cs="Times New Roman"/>
                  <w:rPrChange w:id="759" w:author="Tootooni, Mohammad Samie" w:date="2024-10-16T19:19:00Z">
                    <w:rPr>
                      <w:rFonts w:ascii="Times New Roman" w:eastAsia="Times New Roman" w:hAnsi="Times New Roman" w:cs="Times New Roman"/>
                      <w:color w:val="000000"/>
                    </w:rPr>
                  </w:rPrChange>
                </w:rPr>
                <w:delText>(28)</w:delText>
              </w:r>
            </w:del>
          </w:moveTo>
          <w:customXmlDelRangeStart w:id="760" w:author="Tootooni, Mohammad Samie" w:date="2024-10-16T17:14:00Z"/>
        </w:sdtContent>
      </w:sdt>
      <w:customXmlDelRangeEnd w:id="760"/>
      <w:moveTo w:id="761" w:author="Tootooni, Mohammad Samie" w:date="2024-10-16T13:28:00Z">
        <w:del w:id="762" w:author="Tootooni, Mohammad Samie" w:date="2024-10-16T17:14:00Z">
          <w:r w:rsidRPr="00DC254D" w:rsidDel="00883238">
            <w:rPr>
              <w:rFonts w:ascii="Times New Roman" w:eastAsia="Times New Roman" w:hAnsi="Times New Roman" w:cs="Times New Roman"/>
              <w:rPrChange w:id="763" w:author="Tootooni, Mohammad Samie" w:date="2024-10-16T19:19:00Z">
                <w:rPr>
                  <w:rFonts w:ascii="Times New Roman" w:eastAsia="Times New Roman" w:hAnsi="Times New Roman" w:cs="Times New Roman"/>
                  <w:color w:val="000000"/>
                </w:rPr>
              </w:rPrChange>
            </w:rPr>
            <w:delText xml:space="preserve"> utilize SHIELD data to determine the optimal number of machines and operators required for different workstations, considering the available resources and the daily sample testing rate</w:delText>
          </w:r>
          <w:r w:rsidRPr="00DC254D" w:rsidDel="00883238">
            <w:rPr>
              <w:rFonts w:ascii="Times New Roman" w:eastAsia="Times New Roman" w:hAnsi="Times New Roman" w:cs="Times New Roman"/>
              <w:rPrChange w:id="764" w:author="Tootooni, Mohammad Samie" w:date="2024-10-16T19:19:00Z">
                <w:rPr>
                  <w:rFonts w:ascii="Times New Roman" w:hAnsi="Times New Roman" w:cs="Times New Roman"/>
                  <w:color w:val="202020"/>
                </w:rPr>
              </w:rPrChange>
            </w:rPr>
            <w:delText xml:space="preserve">. Holman et al. </w:delText>
          </w:r>
        </w:del>
      </w:moveTo>
      <w:customXmlDelRangeStart w:id="765" w:author="Tootooni, Mohammad Samie" w:date="2024-10-16T17:14:00Z"/>
      <w:sdt>
        <w:sdtPr>
          <w:rPr>
            <w:rFonts w:ascii="Times New Roman" w:eastAsia="Times New Roman" w:hAnsi="Times New Roman" w:cs="Times New Roman"/>
            <w:rPrChange w:id="766" w:author="Tootooni, Mohammad Samie" w:date="2024-10-16T19:19:00Z">
              <w:rPr>
                <w:rFonts w:ascii="Times New Roman" w:hAnsi="Times New Roman" w:cs="Times New Roman"/>
                <w:color w:val="000000"/>
              </w:rPr>
            </w:rPrChange>
          </w:rPr>
          <w:tag w:val="MENDELEY_CITATION_v3_eyJjaXRhdGlvbklEIjoiTUVOREVMRVlfQ0lUQVRJT05fNjdmYzY0MzEtMmMxYy00MDM0LWFiMWEtN2E4MWUwYzAxOTk0IiwicHJvcGVydGllcyI6eyJub3RlSW5kZXgiOjB9LCJpc0VkaXRlZCI6ZmFsc2UsIm1hbnVhbE92ZXJyaWRlIjp7ImlzTWFudWFsbHlPdmVycmlkZGVuIjpmYWxzZSwiY2l0ZXByb2NUZXh0IjoiKDI5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
          <w:id w:val="-809625357"/>
          <w:placeholder>
            <w:docPart w:val="DA357B64EC104537A7D7CB646A529BBE"/>
          </w:placeholder>
        </w:sdtPr>
        <w:sdtEndPr>
          <w:rPr>
            <w:rPrChange w:id="767" w:author="Tootooni, Mohammad Samie" w:date="2024-10-16T19:19:00Z">
              <w:rPr/>
            </w:rPrChange>
          </w:rPr>
        </w:sdtEndPr>
        <w:sdtContent>
          <w:customXmlDelRangeEnd w:id="765"/>
          <w:moveTo w:id="768" w:author="Tootooni, Mohammad Samie" w:date="2024-10-16T13:28:00Z">
            <w:del w:id="769" w:author="Tootooni, Mohammad Samie" w:date="2024-10-16T17:14:00Z">
              <w:r w:rsidRPr="00DC254D" w:rsidDel="00883238">
                <w:rPr>
                  <w:rFonts w:ascii="Times New Roman" w:eastAsia="Times New Roman" w:hAnsi="Times New Roman" w:cs="Times New Roman"/>
                  <w:rPrChange w:id="770" w:author="Tootooni, Mohammad Samie" w:date="2024-10-16T19:19:00Z">
                    <w:rPr>
                      <w:rFonts w:ascii="Times New Roman" w:hAnsi="Times New Roman" w:cs="Times New Roman"/>
                      <w:color w:val="000000"/>
                    </w:rPr>
                  </w:rPrChange>
                </w:rPr>
                <w:delText>(29)</w:delText>
              </w:r>
            </w:del>
          </w:moveTo>
          <w:customXmlDelRangeStart w:id="771" w:author="Tootooni, Mohammad Samie" w:date="2024-10-16T17:14:00Z"/>
        </w:sdtContent>
      </w:sdt>
      <w:customXmlDelRangeEnd w:id="771"/>
      <w:moveTo w:id="772" w:author="Tootooni, Mohammad Samie" w:date="2024-10-16T13:28:00Z">
        <w:del w:id="773" w:author="Tootooni, Mohammad Samie" w:date="2024-10-16T17:14:00Z">
          <w:r w:rsidRPr="00DC254D" w:rsidDel="00883238">
            <w:rPr>
              <w:rFonts w:ascii="Times New Roman" w:eastAsia="Times New Roman" w:hAnsi="Times New Roman" w:cs="Times New Roman"/>
              <w:rPrChange w:id="774" w:author="Tootooni, Mohammad Samie" w:date="2024-10-16T19:19:00Z">
                <w:rPr>
                  <w:rFonts w:ascii="Times New Roman" w:hAnsi="Times New Roman" w:cs="Times New Roman"/>
                  <w:color w:val="000000"/>
                </w:rPr>
              </w:rPrChange>
            </w:rPr>
            <w:delText xml:space="preserve"> also leverage SHIELD data to explore COVID-19 transmission in early care and education settings by implementing a Test-to-Stay strategy. Their findings reveal that transmission rates are low in ECE facilities during the study period. Moreover, serial testing after COVID-19 exposure among children and staff proves an effective strategy, enabling children to continue attending in person and allowing parents to avoid missing workdays</w:delText>
          </w:r>
          <w:r w:rsidRPr="00DC254D" w:rsidDel="00883238">
            <w:rPr>
              <w:rFonts w:ascii="Times New Roman" w:eastAsia="Times New Roman" w:hAnsi="Times New Roman" w:cs="Times New Roman"/>
              <w:rPrChange w:id="775" w:author="Tootooni, Mohammad Samie" w:date="2024-10-16T19:19:00Z">
                <w:rPr>
                  <w:rFonts w:ascii="Times New Roman" w:hAnsi="Times New Roman" w:cs="Times New Roman"/>
                </w:rPr>
              </w:rPrChange>
            </w:rPr>
            <w:delText xml:space="preserve">. Ivanov et al. </w:delText>
          </w:r>
        </w:del>
      </w:moveTo>
      <w:customXmlDelRangeStart w:id="776" w:author="Tootooni, Mohammad Samie" w:date="2024-10-16T17:14:00Z"/>
      <w:sdt>
        <w:sdtPr>
          <w:rPr>
            <w:rFonts w:ascii="Times New Roman" w:eastAsia="Times New Roman" w:hAnsi="Times New Roman" w:cs="Times New Roman"/>
            <w:rPrChange w:id="777" w:author="Tootooni, Mohammad Samie" w:date="2024-10-16T19:19:00Z">
              <w:rPr>
                <w:rFonts w:ascii="Times New Roman" w:hAnsi="Times New Roman" w:cs="Times New Roman"/>
                <w:color w:val="000000"/>
              </w:rPr>
            </w:rPrChange>
          </w:rPr>
          <w:tag w:val="MENDELEY_CITATION_v3_eyJjaXRhdGlvbklEIjoiTUVOREVMRVlfQ0lUQVRJT05fZTZkYjU0YzgtYWRmNC00OTgzLWJmOWQtYTZiOGMxNDBjNjc0IiwicHJvcGVydGllcyI6eyJub3RlSW5kZXgiOjB9LCJpc0VkaXRlZCI6ZmFsc2UsIm1hbnVhbE92ZXJyaWRlIjp7ImlzTWFudWFsbHlPdmVycmlkZGVuIjpmYWxzZSwiY2l0ZXByb2NUZXh0IjoiKDMw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
          <w:id w:val="1610703947"/>
          <w:placeholder>
            <w:docPart w:val="DA357B64EC104537A7D7CB646A529BBE"/>
          </w:placeholder>
        </w:sdtPr>
        <w:sdtEndPr>
          <w:rPr>
            <w:rPrChange w:id="778" w:author="Tootooni, Mohammad Samie" w:date="2024-10-16T19:19:00Z">
              <w:rPr/>
            </w:rPrChange>
          </w:rPr>
        </w:sdtEndPr>
        <w:sdtContent>
          <w:customXmlDelRangeEnd w:id="776"/>
          <w:moveTo w:id="779" w:author="Tootooni, Mohammad Samie" w:date="2024-10-16T13:28:00Z">
            <w:del w:id="780" w:author="Tootooni, Mohammad Samie" w:date="2024-10-16T17:14:00Z">
              <w:r w:rsidRPr="00DC254D" w:rsidDel="00883238">
                <w:rPr>
                  <w:rFonts w:ascii="Times New Roman" w:eastAsia="Times New Roman" w:hAnsi="Times New Roman" w:cs="Times New Roman"/>
                  <w:rPrChange w:id="781" w:author="Tootooni, Mohammad Samie" w:date="2024-10-16T19:19:00Z">
                    <w:rPr>
                      <w:rFonts w:ascii="Times New Roman" w:hAnsi="Times New Roman" w:cs="Times New Roman"/>
                      <w:color w:val="000000"/>
                    </w:rPr>
                  </w:rPrChange>
                </w:rPr>
                <w:delText>(30)</w:delText>
              </w:r>
            </w:del>
          </w:moveTo>
          <w:customXmlDelRangeStart w:id="782" w:author="Tootooni, Mohammad Samie" w:date="2024-10-16T17:14:00Z"/>
        </w:sdtContent>
      </w:sdt>
      <w:customXmlDelRangeEnd w:id="782"/>
      <w:moveTo w:id="783" w:author="Tootooni, Mohammad Samie" w:date="2024-10-16T13:28:00Z">
        <w:del w:id="784" w:author="Tootooni, Mohammad Samie" w:date="2024-10-16T17:14:00Z">
          <w:r w:rsidRPr="00DC254D" w:rsidDel="00883238">
            <w:rPr>
              <w:rFonts w:ascii="Times New Roman" w:eastAsia="Times New Roman" w:hAnsi="Times New Roman" w:cs="Times New Roman"/>
              <w:rPrChange w:id="785" w:author="Tootooni, Mohammad Samie" w:date="2024-10-16T19:19:00Z">
                <w:rPr>
                  <w:rFonts w:ascii="Times New Roman" w:hAnsi="Times New Roman" w:cs="Times New Roman"/>
                  <w:color w:val="000000"/>
                </w:rPr>
              </w:rPrChange>
            </w:rPr>
            <w:delText xml:space="preserve"> examine the effects of two different enrollment policies on testing and positivity rates using data from 259 schools in Illinois. Their </w:delText>
          </w:r>
          <w:commentRangeStart w:id="786"/>
          <w:r w:rsidRPr="00DC254D" w:rsidDel="00883238">
            <w:rPr>
              <w:rFonts w:ascii="Times New Roman" w:eastAsia="Times New Roman" w:hAnsi="Times New Roman" w:cs="Times New Roman"/>
              <w:rPrChange w:id="787" w:author="Tootooni, Mohammad Samie" w:date="2024-10-16T19:19:00Z">
                <w:rPr>
                  <w:rFonts w:ascii="Times New Roman" w:hAnsi="Times New Roman" w:cs="Times New Roman"/>
                  <w:color w:val="000000"/>
                </w:rPr>
              </w:rPrChange>
            </w:rPr>
            <w:delText>results indicate a 42.6% higher testing rate and a 33.1% lower positivity rate in schools that adopted an opt-out policy.</w:delText>
          </w:r>
          <w:commentRangeEnd w:id="786"/>
          <w:r w:rsidRPr="00DC254D" w:rsidDel="00883238">
            <w:rPr>
              <w:rFonts w:ascii="Times New Roman" w:eastAsia="Times New Roman" w:hAnsi="Times New Roman" w:cs="Times New Roman"/>
              <w:rPrChange w:id="788" w:author="Tootooni, Mohammad Samie" w:date="2024-10-16T19:19:00Z">
                <w:rPr>
                  <w:rStyle w:val="CommentReference"/>
                  <w:sz w:val="22"/>
                  <w:szCs w:val="22"/>
                </w:rPr>
              </w:rPrChange>
            </w:rPr>
            <w:commentReference w:id="786"/>
          </w:r>
          <w:r w:rsidRPr="00DC254D" w:rsidDel="00883238">
            <w:rPr>
              <w:rFonts w:ascii="Times New Roman" w:eastAsia="Times New Roman" w:hAnsi="Times New Roman" w:cs="Times New Roman"/>
              <w:rPrChange w:id="789" w:author="Tootooni, Mohammad Samie" w:date="2024-10-16T19:19:00Z">
                <w:rPr>
                  <w:rFonts w:ascii="Times New Roman" w:hAnsi="Times New Roman" w:cs="Times New Roman"/>
                  <w:color w:val="000000"/>
                </w:rPr>
              </w:rPrChange>
            </w:rPr>
            <w:delText xml:space="preserve"> If all schools had implemented this policy, 20% of the lost school days could have been prevented. While their study highlights the role of COVID-19 testing in controlling virus transmission, our focus is on evaluating how testing influences the severity of outcomes, particularly in relation to ICU admissions.</w:delText>
          </w:r>
          <w:r w:rsidRPr="00265F51" w:rsidDel="00883238">
            <w:rPr>
              <w:rFonts w:ascii="Times New Roman" w:eastAsia="Times New Roman" w:hAnsi="Times New Roman" w:cs="Times New Roman"/>
            </w:rPr>
            <w:delText xml:space="preserve"> </w:delText>
          </w:r>
        </w:del>
        <w:del w:id="790" w:author="Tootooni, Mohammad Samie" w:date="2024-10-16T17:11:00Z">
          <w:r w:rsidRPr="00265F51" w:rsidDel="001E0E12">
            <w:rPr>
              <w:rFonts w:ascii="Times New Roman" w:eastAsia="Times New Roman" w:hAnsi="Times New Roman" w:cs="Times New Roman"/>
            </w:rPr>
            <w:delText xml:space="preserve">These examples highlight the versatility of SHIELD data in addressing various aspects of COVID-19 management. </w:delText>
          </w:r>
        </w:del>
      </w:moveTo>
    </w:p>
    <w:moveToRangeEnd w:id="745"/>
    <w:p w14:paraId="1D621CBA" w14:textId="6B057F1C" w:rsidR="006873C1" w:rsidRPr="00DA49D9" w:rsidDel="00FB431F" w:rsidRDefault="006873C1" w:rsidP="00DC254D">
      <w:pPr>
        <w:spacing w:after="0" w:line="480" w:lineRule="auto"/>
        <w:contextualSpacing/>
        <w:jc w:val="both"/>
        <w:rPr>
          <w:del w:id="791" w:author="Tootooni, Mohammad Samie" w:date="2024-10-16T17:08:00Z"/>
          <w:rFonts w:ascii="Times New Roman" w:eastAsia="Times New Roman" w:hAnsi="Times New Roman" w:cs="Times New Roman"/>
        </w:rPr>
        <w:pPrChange w:id="792" w:author="Tootooni, Mohammad Samie" w:date="2024-10-16T19:19:00Z">
          <w:pPr>
            <w:spacing w:after="0" w:line="480" w:lineRule="auto"/>
            <w:jc w:val="both"/>
          </w:pPr>
        </w:pPrChange>
      </w:pPr>
    </w:p>
    <w:p w14:paraId="46E8388A" w14:textId="77777777" w:rsidR="00DC254D" w:rsidRDefault="00C716E7" w:rsidP="00DC254D">
      <w:pPr>
        <w:spacing w:before="240" w:after="240" w:line="480" w:lineRule="auto"/>
        <w:contextualSpacing/>
        <w:rPr>
          <w:ins w:id="793" w:author="Tootooni, Mohammad Samie" w:date="2024-10-16T19:19:00Z"/>
          <w:rFonts w:ascii="Times New Roman" w:eastAsia="Times New Roman" w:hAnsi="Times New Roman" w:cs="Times New Roman"/>
        </w:rPr>
        <w:pPrChange w:id="794" w:author="Tootooni, Mohammad Samie" w:date="2024-10-16T19:19:00Z">
          <w:pPr>
            <w:spacing w:before="240" w:after="240" w:line="480" w:lineRule="auto"/>
          </w:pPr>
        </w:pPrChange>
      </w:pPr>
      <w:ins w:id="795" w:author="Tootooni, Mohammad Samie" w:date="2024-10-16T17:18:00Z">
        <w:r w:rsidRPr="00C716E7">
          <w:rPr>
            <w:rFonts w:ascii="Times New Roman" w:eastAsia="Times New Roman" w:hAnsi="Times New Roman" w:cs="Times New Roman"/>
          </w:rPr>
          <w:t>Th</w:t>
        </w:r>
      </w:ins>
      <w:ins w:id="796" w:author="Tootooni, Mohammad Samie" w:date="2024-10-16T19:15:00Z">
        <w:r w:rsidR="0067497B">
          <w:rPr>
            <w:rFonts w:ascii="Times New Roman" w:eastAsia="Times New Roman" w:hAnsi="Times New Roman" w:cs="Times New Roman"/>
          </w:rPr>
          <w:t xml:space="preserve">e main limitation of this study is </w:t>
        </w:r>
      </w:ins>
      <w:ins w:id="797" w:author="Tootooni, Mohammad Samie" w:date="2024-10-16T19:16:00Z">
        <w:r w:rsidR="0067497B">
          <w:rPr>
            <w:rFonts w:ascii="Times New Roman" w:eastAsia="Times New Roman" w:hAnsi="Times New Roman" w:cs="Times New Roman"/>
          </w:rPr>
          <w:t xml:space="preserve">to </w:t>
        </w:r>
      </w:ins>
      <w:ins w:id="798" w:author="Tootooni, Mohammad Samie" w:date="2024-10-16T17:18:00Z">
        <w:r w:rsidRPr="00C716E7">
          <w:rPr>
            <w:rFonts w:ascii="Times New Roman" w:eastAsia="Times New Roman" w:hAnsi="Times New Roman" w:cs="Times New Roman"/>
          </w:rPr>
          <w:t xml:space="preserve">use ICU data from only one hospital, which may limit the generalizability of our findings. </w:t>
        </w:r>
      </w:ins>
      <w:ins w:id="799" w:author="Tootooni, Mohammad Samie" w:date="2024-10-16T19:12:00Z">
        <w:r w:rsidR="008408A1" w:rsidRPr="001008A4">
          <w:rPr>
            <w:rFonts w:ascii="Times New Roman" w:eastAsia="Times New Roman" w:hAnsi="Times New Roman" w:cs="Times New Roman"/>
          </w:rPr>
          <w:t>The LU</w:t>
        </w:r>
        <w:r w:rsidR="008408A1">
          <w:rPr>
            <w:rFonts w:ascii="Times New Roman" w:eastAsia="Times New Roman" w:hAnsi="Times New Roman" w:cs="Times New Roman"/>
          </w:rPr>
          <w:t>M</w:t>
        </w:r>
        <w:r w:rsidR="008408A1" w:rsidRPr="001008A4">
          <w:rPr>
            <w:rFonts w:ascii="Times New Roman" w:eastAsia="Times New Roman" w:hAnsi="Times New Roman" w:cs="Times New Roman"/>
          </w:rPr>
          <w:t xml:space="preserve">C ICU cohort reflects the diversity of Cook County, where it is located and where most zip codes it serves are based. </w:t>
        </w:r>
        <w:r w:rsidR="008408A1">
          <w:rPr>
            <w:rFonts w:ascii="Times New Roman" w:eastAsia="Times New Roman" w:hAnsi="Times New Roman" w:cs="Times New Roman"/>
          </w:rPr>
          <w:t xml:space="preserve">We compared the </w:t>
        </w:r>
        <w:r w:rsidR="008408A1" w:rsidRPr="00E44063">
          <w:rPr>
            <w:rFonts w:ascii="Times New Roman" w:eastAsia="Times New Roman" w:hAnsi="Times New Roman" w:cs="Times New Roman"/>
          </w:rPr>
          <w:t xml:space="preserve">characteristics </w:t>
        </w:r>
        <w:r w:rsidR="008408A1">
          <w:rPr>
            <w:rFonts w:ascii="Times New Roman" w:eastAsia="Times New Roman" w:hAnsi="Times New Roman" w:cs="Times New Roman"/>
          </w:rPr>
          <w:t xml:space="preserve">of </w:t>
        </w:r>
        <w:r w:rsidR="008408A1" w:rsidRPr="001008A4">
          <w:rPr>
            <w:rFonts w:ascii="Times New Roman" w:eastAsia="Times New Roman" w:hAnsi="Times New Roman" w:cs="Times New Roman"/>
          </w:rPr>
          <w:t>LU</w:t>
        </w:r>
        <w:r w:rsidR="008408A1">
          <w:rPr>
            <w:rFonts w:ascii="Times New Roman" w:eastAsia="Times New Roman" w:hAnsi="Times New Roman" w:cs="Times New Roman"/>
          </w:rPr>
          <w:t>M</w:t>
        </w:r>
        <w:r w:rsidR="008408A1" w:rsidRPr="001008A4">
          <w:rPr>
            <w:rFonts w:ascii="Times New Roman" w:eastAsia="Times New Roman" w:hAnsi="Times New Roman" w:cs="Times New Roman"/>
          </w:rPr>
          <w:t>C ICU cohort</w:t>
        </w:r>
        <w:r w:rsidR="008408A1">
          <w:rPr>
            <w:rFonts w:ascii="Times New Roman" w:eastAsia="Times New Roman" w:hAnsi="Times New Roman" w:cs="Times New Roman"/>
          </w:rPr>
          <w:t xml:space="preserve"> with the </w:t>
        </w:r>
        <w:r w:rsidR="008408A1" w:rsidRPr="00E44063">
          <w:rPr>
            <w:rFonts w:ascii="Times New Roman" w:eastAsia="Times New Roman" w:hAnsi="Times New Roman" w:cs="Times New Roman"/>
          </w:rPr>
          <w:t xml:space="preserve">population </w:t>
        </w:r>
        <w:r w:rsidR="008408A1">
          <w:rPr>
            <w:rFonts w:ascii="Times New Roman" w:eastAsia="Times New Roman" w:hAnsi="Times New Roman" w:cs="Times New Roman"/>
          </w:rPr>
          <w:t xml:space="preserve">characteristics of Cook County’s and the national average, as they are </w:t>
        </w:r>
        <w:r w:rsidR="008408A1" w:rsidRPr="00E44063">
          <w:rPr>
            <w:rFonts w:ascii="Times New Roman" w:eastAsia="Times New Roman" w:hAnsi="Times New Roman" w:cs="Times New Roman"/>
          </w:rPr>
          <w:t xml:space="preserve">reported in 2020 </w:t>
        </w:r>
        <w:commentRangeStart w:id="800"/>
        <w:r w:rsidR="008408A1" w:rsidRPr="00E44063">
          <w:rPr>
            <w:rFonts w:ascii="Times New Roman" w:eastAsia="Times New Roman" w:hAnsi="Times New Roman" w:cs="Times New Roman"/>
          </w:rPr>
          <w:t>Census</w:t>
        </w:r>
        <w:r w:rsidR="008408A1">
          <w:rPr>
            <w:rFonts w:ascii="Times New Roman" w:eastAsia="Times New Roman" w:hAnsi="Times New Roman" w:cs="Times New Roman"/>
          </w:rPr>
          <w:t>.</w:t>
        </w:r>
        <w:commentRangeEnd w:id="800"/>
        <w:r w:rsidR="008408A1">
          <w:rPr>
            <w:rStyle w:val="CommentReference"/>
          </w:rPr>
          <w:commentReference w:id="800"/>
        </w:r>
        <w:r w:rsidR="008408A1">
          <w:rPr>
            <w:rFonts w:ascii="Times New Roman" w:eastAsia="Times New Roman" w:hAnsi="Times New Roman" w:cs="Times New Roman"/>
          </w:rPr>
          <w:t xml:space="preserve"> </w:t>
        </w:r>
        <w:r w:rsidR="008408A1" w:rsidRPr="001008A4">
          <w:rPr>
            <w:rFonts w:ascii="Times New Roman" w:eastAsia="Times New Roman" w:hAnsi="Times New Roman" w:cs="Times New Roman"/>
          </w:rPr>
          <w:t>With 19.0% Black/African American patients, LUC closely aligns with Cook County’s 23.8%, much higher than the national average of 13.4%. LUC ICU also has 43.3% female patients, comparable to Cook County’s 51.4% and the national average of 50.8%. This shows that LUC serves a racially and demographically diverse population.</w:t>
        </w:r>
        <w:r w:rsidR="008408A1">
          <w:rPr>
            <w:rFonts w:ascii="Times New Roman" w:eastAsia="Times New Roman" w:hAnsi="Times New Roman" w:cs="Times New Roman"/>
          </w:rPr>
          <w:t xml:space="preserve"> With respect to s</w:t>
        </w:r>
        <w:r w:rsidR="008408A1" w:rsidRPr="001008A4">
          <w:rPr>
            <w:rFonts w:ascii="Times New Roman" w:eastAsia="Times New Roman" w:hAnsi="Times New Roman" w:cs="Times New Roman"/>
          </w:rPr>
          <w:t>ocioeconomica</w:t>
        </w:r>
        <w:r w:rsidR="008408A1">
          <w:rPr>
            <w:rFonts w:ascii="Times New Roman" w:eastAsia="Times New Roman" w:hAnsi="Times New Roman" w:cs="Times New Roman"/>
          </w:rPr>
          <w:t>l diversity</w:t>
        </w:r>
        <w:r w:rsidR="008408A1" w:rsidRPr="001008A4">
          <w:rPr>
            <w:rFonts w:ascii="Times New Roman" w:eastAsia="Times New Roman" w:hAnsi="Times New Roman" w:cs="Times New Roman"/>
          </w:rPr>
          <w:t xml:space="preserve">, </w:t>
        </w:r>
        <w:r w:rsidR="008408A1">
          <w:rPr>
            <w:rFonts w:ascii="Times New Roman" w:eastAsia="Times New Roman" w:hAnsi="Times New Roman" w:cs="Times New Roman"/>
          </w:rPr>
          <w:t xml:space="preserve">LUMC </w:t>
        </w:r>
        <w:r w:rsidR="008408A1" w:rsidRPr="001008A4">
          <w:rPr>
            <w:rFonts w:ascii="Times New Roman" w:eastAsia="Times New Roman" w:hAnsi="Times New Roman" w:cs="Times New Roman"/>
          </w:rPr>
          <w:t xml:space="preserve">ICU serves a population where 35.0% speak a non-English language, matching Cook County and far exceeding the national average of 21.5%. Cook County’s higher poverty rate (13.0% vs. the national 11.4%) suggests that </w:t>
        </w:r>
        <w:r w:rsidR="008408A1">
          <w:rPr>
            <w:rFonts w:ascii="Times New Roman" w:eastAsia="Times New Roman" w:hAnsi="Times New Roman" w:cs="Times New Roman"/>
          </w:rPr>
          <w:t xml:space="preserve">LUMC </w:t>
        </w:r>
        <w:r w:rsidR="008408A1" w:rsidRPr="001008A4">
          <w:rPr>
            <w:rFonts w:ascii="Times New Roman" w:eastAsia="Times New Roman" w:hAnsi="Times New Roman" w:cs="Times New Roman"/>
          </w:rPr>
          <w:t xml:space="preserve">ICU also serves </w:t>
        </w:r>
        <w:proofErr w:type="gramStart"/>
        <w:r w:rsidR="008408A1" w:rsidRPr="001008A4">
          <w:rPr>
            <w:rFonts w:ascii="Times New Roman" w:eastAsia="Times New Roman" w:hAnsi="Times New Roman" w:cs="Times New Roman"/>
          </w:rPr>
          <w:t>economically disadvantaged</w:t>
        </w:r>
        <w:proofErr w:type="gramEnd"/>
        <w:r w:rsidR="008408A1" w:rsidRPr="001008A4">
          <w:rPr>
            <w:rFonts w:ascii="Times New Roman" w:eastAsia="Times New Roman" w:hAnsi="Times New Roman" w:cs="Times New Roman"/>
          </w:rPr>
          <w:t xml:space="preserve"> individuals. With Cook County’s Hispanic population at 18.5%, LU</w:t>
        </w:r>
        <w:r w:rsidR="008408A1">
          <w:rPr>
            <w:rFonts w:ascii="Times New Roman" w:eastAsia="Times New Roman" w:hAnsi="Times New Roman" w:cs="Times New Roman"/>
          </w:rPr>
          <w:t>M</w:t>
        </w:r>
        <w:r w:rsidR="008408A1" w:rsidRPr="001008A4">
          <w:rPr>
            <w:rFonts w:ascii="Times New Roman" w:eastAsia="Times New Roman" w:hAnsi="Times New Roman" w:cs="Times New Roman"/>
          </w:rPr>
          <w:t>C ICU is representative of the area’s diverse socioeconomic and linguistic makeup</w:t>
        </w:r>
      </w:ins>
      <w:ins w:id="801" w:author="Tootooni, Mohammad Samie" w:date="2024-10-16T19:14:00Z">
        <w:r w:rsidR="007C4A68">
          <w:rPr>
            <w:rFonts w:ascii="Times New Roman" w:eastAsia="Times New Roman" w:hAnsi="Times New Roman" w:cs="Times New Roman"/>
          </w:rPr>
          <w:t>.</w:t>
        </w:r>
      </w:ins>
      <w:ins w:id="802" w:author="Tootooni, Mohammad Samie" w:date="2024-10-16T19:13:00Z">
        <w:r w:rsidR="008408A1" w:rsidRPr="00C716E7">
          <w:rPr>
            <w:rFonts w:ascii="Times New Roman" w:eastAsia="Times New Roman" w:hAnsi="Times New Roman" w:cs="Times New Roman"/>
          </w:rPr>
          <w:t xml:space="preserve"> </w:t>
        </w:r>
      </w:ins>
      <w:ins w:id="803" w:author="Tootooni, Mohammad Samie" w:date="2024-10-16T19:15:00Z">
        <w:r w:rsidR="00B83869">
          <w:rPr>
            <w:rFonts w:ascii="Times New Roman" w:eastAsia="Times New Roman" w:hAnsi="Times New Roman" w:cs="Times New Roman"/>
          </w:rPr>
          <w:t xml:space="preserve">The </w:t>
        </w:r>
      </w:ins>
      <w:ins w:id="804" w:author="Tootooni, Mohammad Samie" w:date="2024-10-16T19:14:00Z">
        <w:r w:rsidR="007C4A68">
          <w:rPr>
            <w:rFonts w:ascii="Times New Roman" w:eastAsia="Times New Roman" w:hAnsi="Times New Roman" w:cs="Times New Roman"/>
          </w:rPr>
          <w:t xml:space="preserve">diverse cohort, </w:t>
        </w:r>
      </w:ins>
      <w:ins w:id="805" w:author="Tootooni, Mohammad Samie" w:date="2024-10-16T19:13:00Z">
        <w:r w:rsidR="008408A1" w:rsidRPr="00C716E7">
          <w:rPr>
            <w:rFonts w:ascii="Times New Roman" w:eastAsia="Times New Roman" w:hAnsi="Times New Roman" w:cs="Times New Roman"/>
          </w:rPr>
          <w:t>both socioeconomically and demographically</w:t>
        </w:r>
        <w:r w:rsidR="008408A1">
          <w:rPr>
            <w:rFonts w:ascii="Times New Roman" w:eastAsia="Times New Roman" w:hAnsi="Times New Roman" w:cs="Times New Roman"/>
          </w:rPr>
          <w:t xml:space="preserve">, </w:t>
        </w:r>
        <w:r w:rsidR="008408A1" w:rsidRPr="00C716E7">
          <w:rPr>
            <w:rFonts w:ascii="Times New Roman" w:eastAsia="Times New Roman" w:hAnsi="Times New Roman" w:cs="Times New Roman"/>
          </w:rPr>
          <w:t>helps provide insights into the impact of SHIELD test centers in diverse populations. Nevertheless, future studies should include data from multiple hospitals to better capture the broader impact.</w:t>
        </w:r>
      </w:ins>
    </w:p>
    <w:p w14:paraId="1A907CFE" w14:textId="2D91A15D" w:rsidR="005B6883" w:rsidDel="00DC254D" w:rsidRDefault="00DC254D" w:rsidP="00DC254D">
      <w:pPr>
        <w:spacing w:after="0" w:line="480" w:lineRule="auto"/>
        <w:contextualSpacing/>
        <w:jc w:val="both"/>
        <w:rPr>
          <w:del w:id="806" w:author="Tootooni, Mohammad Samie" w:date="2024-10-16T17:18:00Z"/>
          <w:rFonts w:ascii="Times New Roman" w:eastAsia="Times New Roman" w:hAnsi="Times New Roman" w:cs="Times New Roman"/>
        </w:rPr>
        <w:pPrChange w:id="807" w:author="Tootooni, Mohammad Samie" w:date="2024-10-16T19:19:00Z">
          <w:pPr>
            <w:spacing w:before="240" w:after="240" w:line="480" w:lineRule="auto"/>
          </w:pPr>
        </w:pPrChange>
      </w:pPr>
      <w:ins w:id="808" w:author="Tootooni, Mohammad Samie" w:date="2024-10-16T19:18:00Z">
        <w:r w:rsidRPr="00DC254D">
          <w:rPr>
            <w:rFonts w:ascii="Times New Roman" w:eastAsia="Times New Roman" w:hAnsi="Times New Roman" w:cs="Times New Roman"/>
          </w:rPr>
          <w:t xml:space="preserve">Additional limitations include the fact that the SHIELD Illinois program was conducted solely within Illinois, primarily near urban areas, without consideration of data from other states or more rural regions. This restricts the ability to evaluate SHIELD's effectiveness in different geographic contexts. Future research should assess similar programs across multiple states to provide more generalizable findings. Furthermore, key factors such as comorbidities, vaccination status, and early treatment interventions were </w:t>
        </w:r>
        <w:r w:rsidRPr="00DC254D">
          <w:rPr>
            <w:rFonts w:ascii="Times New Roman" w:eastAsia="Times New Roman" w:hAnsi="Times New Roman" w:cs="Times New Roman"/>
          </w:rPr>
          <w:lastRenderedPageBreak/>
          <w:t>not accounted for in this study, which may influence ICU outcomes. Including these variables in future research would offer a more comprehensive understanding. Lastly, the voluntary nature of SHIELD participation may have introduced selection bias, as wealthier districts were more likely to adopt the program early. Addressing these limitations will provide a clearer assessment of SHIELD's overall impact and help guide equitable resource allocation in future pandemic responses.</w:t>
        </w:r>
      </w:ins>
      <w:del w:id="809" w:author="Tootooni, Mohammad Samie" w:date="2024-10-16T17:18:00Z">
        <w:r w:rsidR="005B6883" w:rsidRPr="00265F51" w:rsidDel="00C716E7">
          <w:rPr>
            <w:rFonts w:ascii="Times New Roman" w:eastAsia="Times New Roman" w:hAnsi="Times New Roman" w:cs="Times New Roman"/>
          </w:rPr>
          <w:delText>This study has a few limitations that should be considered when interpreting the results. First, we used ICU data from only one hospital, which may limit the generalizability of our findings. Future studies should include data from multiple hospitals to better capture the broader impact of SHIELD test centers. Second, since the SHIELD Illinois testing program was conducted only in Illinois, we did not account for data from other states. Future research should consider testing programs across multiple states to provide more generalizable results and better evaluate the effectiveness of SHIELD Illinois within a wider context.</w:delText>
        </w:r>
      </w:del>
    </w:p>
    <w:p w14:paraId="6562FB7A" w14:textId="77777777" w:rsidR="00DC254D" w:rsidRDefault="00DC254D" w:rsidP="00DC254D">
      <w:pPr>
        <w:spacing w:before="240" w:after="240" w:line="480" w:lineRule="auto"/>
        <w:contextualSpacing/>
        <w:rPr>
          <w:ins w:id="810" w:author="Tootooni, Mohammad Samie" w:date="2024-10-16T19:18:00Z"/>
          <w:rFonts w:ascii="Times New Roman" w:eastAsia="Times New Roman" w:hAnsi="Times New Roman" w:cs="Times New Roman"/>
        </w:rPr>
        <w:pPrChange w:id="811" w:author="Tootooni, Mohammad Samie" w:date="2024-10-16T19:19:00Z">
          <w:pPr>
            <w:spacing w:before="240" w:after="240" w:line="480" w:lineRule="auto"/>
          </w:pPr>
        </w:pPrChange>
      </w:pPr>
    </w:p>
    <w:p w14:paraId="1873CA05" w14:textId="46F18FA6" w:rsidR="00AD1BD9" w:rsidRPr="00265F51" w:rsidRDefault="005B6883" w:rsidP="00DA49D9">
      <w:pPr>
        <w:spacing w:before="240" w:after="240" w:line="480" w:lineRule="auto"/>
        <w:rPr>
          <w:rFonts w:ascii="Times New Roman" w:eastAsia="Times New Roman" w:hAnsi="Times New Roman" w:cs="Times New Roman"/>
          <w:b/>
          <w:bCs/>
        </w:rPr>
      </w:pPr>
      <w:proofErr w:type="spellStart"/>
      <w:r w:rsidRPr="00265F51">
        <w:rPr>
          <w:rFonts w:ascii="Times New Roman" w:eastAsia="Times New Roman" w:hAnsi="Times New Roman" w:cs="Times New Roman"/>
          <w:b/>
          <w:bCs/>
        </w:rPr>
        <w:t>Conclusio</w:t>
      </w:r>
      <w:ins w:id="812" w:author="Tootooni, Mohammad Samie" w:date="2024-10-16T17:56:00Z">
        <w:r w:rsidR="006451A6">
          <w:rPr>
            <w:rFonts w:ascii="Times New Roman" w:eastAsia="Times New Roman" w:hAnsi="Times New Roman" w:cs="Times New Roman"/>
            <w:b/>
            <w:bCs/>
          </w:rPr>
          <w:t>n</w:t>
        </w:r>
      </w:ins>
      <w:proofErr w:type="spellEnd"/>
      <w:del w:id="813" w:author="Tootooni, Mohammad Samie" w:date="2024-10-16T17:56:00Z">
        <w:r w:rsidRPr="00265F51" w:rsidDel="006451A6">
          <w:rPr>
            <w:rFonts w:ascii="Times New Roman" w:eastAsia="Times New Roman" w:hAnsi="Times New Roman" w:cs="Times New Roman"/>
            <w:b/>
            <w:bCs/>
          </w:rPr>
          <w:delText>n</w:delText>
        </w:r>
      </w:del>
    </w:p>
    <w:p w14:paraId="245B83CC" w14:textId="10D60E5D" w:rsidR="00AD1BD9" w:rsidDel="006451A6" w:rsidRDefault="006451A6" w:rsidP="00DA49D9">
      <w:pPr>
        <w:spacing w:after="240" w:line="480" w:lineRule="auto"/>
        <w:jc w:val="both"/>
        <w:rPr>
          <w:del w:id="814" w:author="Tootooni, Mohammad Samie" w:date="2024-10-16T17:56:00Z"/>
          <w:rFonts w:ascii="Times New Roman" w:eastAsia="Times New Roman" w:hAnsi="Times New Roman" w:cs="Times New Roman"/>
        </w:rPr>
      </w:pPr>
      <w:ins w:id="815" w:author="Tootooni, Mohammad Samie" w:date="2024-10-16T17:56:00Z">
        <w:r w:rsidRPr="006451A6">
          <w:rPr>
            <w:rFonts w:ascii="Times New Roman" w:eastAsia="Times New Roman" w:hAnsi="Times New Roman" w:cs="Times New Roman"/>
          </w:rPr>
          <w:t>This study demonstrates that the impact of the SHIELD testing program was not solely dependent on the number of testing centers but on their effectiveness in reducing COVID-19 ICU admissions, particularly in socioeconomically disadvantaged areas. Our findings suggest that higher disadvantaged areas consistently experienced higher ICU admission rates despite an increase in test centers, emphasizing the importance of targeted resource allocation. The strategic placement and utilization of SHIELD centers in these communities were crucial for mitigating severe health outcomes. Future public health strategies should prioritize not only the expansion of testing facilities but also their optimal placement and operation in vulnerable areas to maximize their effectiveness in reducing severe outcomes during pandemics. Further research will focus on refining the placement of testing centers to improve both coverage and equity in disadvantaged regions.</w:t>
        </w:r>
      </w:ins>
      <w:del w:id="816" w:author="Tootooni, Mohammad Samie" w:date="2024-10-16T17:56:00Z">
        <w:r w:rsidR="00265F51" w:rsidDel="006451A6">
          <w:rPr>
            <w:rFonts w:ascii="Times New Roman" w:eastAsia="Times New Roman" w:hAnsi="Times New Roman" w:cs="Times New Roman"/>
          </w:rPr>
          <w:delText>In</w:delText>
        </w:r>
        <w:r w:rsidR="00265F51" w:rsidRPr="00265F51" w:rsidDel="006451A6">
          <w:rPr>
            <w:rFonts w:ascii="Times New Roman" w:eastAsia="Times New Roman" w:hAnsi="Times New Roman" w:cs="Times New Roman"/>
          </w:rPr>
          <w:delText xml:space="preserve"> </w:delText>
        </w:r>
        <w:r w:rsidR="005B6883" w:rsidRPr="00265F51" w:rsidDel="006451A6">
          <w:rPr>
            <w:rFonts w:ascii="Times New Roman" w:eastAsia="Times New Roman" w:hAnsi="Times New Roman" w:cs="Times New Roman"/>
          </w:rPr>
          <w:delText xml:space="preserve">summary, these findings indicate that the success of the SHIELD testing program was not solely determined by the number of testing centers but by their effectiveness in serving communities, particularly in areas of greatest need. Factors such as socioeconomic conditions and the strategic placement of test centers played a key role in maximizing their impact. Ensuring that disadvantaged communities had access to well-utilized and efficiently operated testing resources was crucial for controlling the spread of the virus and reducing severe health outcomes. Moving forward, public health strategies should focus on optimizing the placement and functionality of testing centers, especially in vulnerable areas, to enhance their effectiveness in mitigating severe outcomes during a pandemic. As part of this effort, our future research will focus on optimizing the location of SHIELD testing centers to maximize both testing coverage and equity in </w:delText>
        </w:r>
      </w:del>
      <w:del w:id="817" w:author="Tootooni, Mohammad Samie" w:date="2024-10-16T15:04:00Z">
        <w:r w:rsidR="005B6883" w:rsidRPr="00265F51" w:rsidDel="000633E3">
          <w:rPr>
            <w:rFonts w:ascii="Times New Roman" w:eastAsia="Times New Roman" w:hAnsi="Times New Roman" w:cs="Times New Roman"/>
          </w:rPr>
          <w:delText xml:space="preserve">highly </w:delText>
        </w:r>
      </w:del>
      <w:del w:id="818" w:author="Tootooni, Mohammad Samie" w:date="2024-10-16T17:56:00Z">
        <w:r w:rsidR="005B6883" w:rsidRPr="00265F51" w:rsidDel="006451A6">
          <w:rPr>
            <w:rFonts w:ascii="Times New Roman" w:eastAsia="Times New Roman" w:hAnsi="Times New Roman" w:cs="Times New Roman"/>
          </w:rPr>
          <w:delText>disadvantaged zip codes, ensuring that resources are deployed where they are most needed.</w:delText>
        </w:r>
      </w:del>
    </w:p>
    <w:p w14:paraId="612F664A" w14:textId="77777777" w:rsidR="006451A6" w:rsidRPr="00DA49D9" w:rsidRDefault="006451A6" w:rsidP="00DA49D9">
      <w:pPr>
        <w:spacing w:after="240" w:line="480" w:lineRule="auto"/>
        <w:jc w:val="both"/>
        <w:rPr>
          <w:ins w:id="819" w:author="Tootooni, Mohammad Samie" w:date="2024-10-16T17:56:00Z"/>
          <w:rFonts w:ascii="Times New Roman" w:eastAsia="Times New Roman" w:hAnsi="Times New Roman" w:cs="Times New Roman"/>
        </w:rPr>
      </w:pPr>
    </w:p>
    <w:p w14:paraId="12747636" w14:textId="1D88CE35" w:rsidR="00071021" w:rsidRPr="00DA49D9" w:rsidRDefault="00071021" w:rsidP="00DA49D9">
      <w:pPr>
        <w:spacing w:after="240" w:line="480" w:lineRule="auto"/>
        <w:jc w:val="both"/>
        <w:rPr>
          <w:rFonts w:ascii="Times New Roman" w:eastAsia="Times New Roman" w:hAnsi="Times New Roman" w:cs="Times New Roman"/>
          <w:b/>
          <w:bCs/>
        </w:rPr>
      </w:pPr>
      <w:r w:rsidRPr="00265F51">
        <w:rPr>
          <w:rFonts w:ascii="Times New Roman" w:eastAsia="Times New Roman" w:hAnsi="Times New Roman" w:cs="Times New Roman"/>
          <w:b/>
          <w:bCs/>
        </w:rPr>
        <w:t>Abbreviations</w:t>
      </w:r>
    </w:p>
    <w:p w14:paraId="18E7AA98" w14:textId="77777777"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ICU:</w:t>
      </w:r>
      <w:r w:rsidRPr="00DA49D9">
        <w:rPr>
          <w:rFonts w:ascii="Times New Roman" w:eastAsia="Times New Roman" w:hAnsi="Times New Roman" w:cs="Times New Roman"/>
        </w:rPr>
        <w:t xml:space="preserve"> Intensive Care Unit</w:t>
      </w:r>
    </w:p>
    <w:p w14:paraId="0A884CCF" w14:textId="77777777" w:rsidR="00071021" w:rsidRPr="00DA49D9" w:rsidRDefault="00071021" w:rsidP="00DA49D9">
      <w:pPr>
        <w:spacing w:after="0" w:line="480" w:lineRule="auto"/>
        <w:jc w:val="both"/>
        <w:rPr>
          <w:rFonts w:ascii="Times New Roman" w:hAnsi="Times New Roman" w:cs="Times New Roman"/>
          <w:color w:val="000000"/>
        </w:rPr>
      </w:pPr>
      <w:r w:rsidRPr="00DA49D9">
        <w:rPr>
          <w:rFonts w:ascii="Times New Roman" w:eastAsia="Times New Roman" w:hAnsi="Times New Roman" w:cs="Times New Roman"/>
          <w:b/>
          <w:bCs/>
          <w:i/>
          <w:iCs/>
        </w:rPr>
        <w:t>ADI:</w:t>
      </w:r>
      <w:r w:rsidRPr="00DA49D9">
        <w:rPr>
          <w:rFonts w:ascii="Times New Roman" w:eastAsia="Times New Roman" w:hAnsi="Times New Roman" w:cs="Times New Roman"/>
        </w:rPr>
        <w:t xml:space="preserve"> </w:t>
      </w:r>
      <w:r w:rsidRPr="00DA49D9">
        <w:rPr>
          <w:rFonts w:ascii="Times New Roman" w:hAnsi="Times New Roman" w:cs="Times New Roman"/>
          <w:color w:val="000000"/>
        </w:rPr>
        <w:t>Area Deprivation Index</w:t>
      </w:r>
    </w:p>
    <w:p w14:paraId="29F74E88" w14:textId="78280612"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EHR:</w:t>
      </w:r>
      <w:r w:rsidRPr="00DA49D9">
        <w:rPr>
          <w:rFonts w:ascii="Times New Roman" w:eastAsia="Times New Roman" w:hAnsi="Times New Roman" w:cs="Times New Roman"/>
        </w:rPr>
        <w:t xml:space="preserve"> </w:t>
      </w:r>
      <w:del w:id="820" w:author="Tootooni, Mohammad Samie" w:date="2024-10-16T12:43:00Z">
        <w:r w:rsidRPr="00DA49D9" w:rsidDel="001B59CD">
          <w:rPr>
            <w:rFonts w:ascii="Times New Roman" w:eastAsia="Times New Roman" w:hAnsi="Times New Roman" w:cs="Times New Roman"/>
          </w:rPr>
          <w:delText xml:space="preserve">Emergency </w:delText>
        </w:r>
      </w:del>
      <w:ins w:id="821" w:author="Tootooni, Mohammad Samie" w:date="2024-10-16T12:43:00Z">
        <w:r w:rsidR="001B59CD">
          <w:rPr>
            <w:rFonts w:ascii="Times New Roman" w:eastAsia="Times New Roman" w:hAnsi="Times New Roman" w:cs="Times New Roman"/>
          </w:rPr>
          <w:t>Electronic</w:t>
        </w:r>
        <w:r w:rsidR="001B59CD" w:rsidRPr="00DA49D9">
          <w:rPr>
            <w:rFonts w:ascii="Times New Roman" w:eastAsia="Times New Roman" w:hAnsi="Times New Roman" w:cs="Times New Roman"/>
          </w:rPr>
          <w:t xml:space="preserve"> </w:t>
        </w:r>
      </w:ins>
      <w:r w:rsidRPr="00DA49D9">
        <w:rPr>
          <w:rFonts w:ascii="Times New Roman" w:eastAsia="Times New Roman" w:hAnsi="Times New Roman" w:cs="Times New Roman"/>
        </w:rPr>
        <w:t>Health Record</w:t>
      </w:r>
    </w:p>
    <w:p w14:paraId="3C439796" w14:textId="0A1999E8" w:rsidR="00265F5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IRB:</w:t>
      </w:r>
      <w:r w:rsidRPr="00DA49D9">
        <w:rPr>
          <w:rFonts w:ascii="Times New Roman" w:eastAsia="Times New Roman" w:hAnsi="Times New Roman" w:cs="Times New Roman"/>
        </w:rPr>
        <w:t xml:space="preserve"> Institutional Review Board</w:t>
      </w:r>
    </w:p>
    <w:p w14:paraId="14E085C8" w14:textId="10974D83" w:rsidR="00A2667B" w:rsidRDefault="00071021" w:rsidP="00265F51">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LMER:</w:t>
      </w:r>
      <w:r w:rsidRPr="00DA49D9">
        <w:rPr>
          <w:rFonts w:ascii="Times New Roman" w:eastAsia="Times New Roman" w:hAnsi="Times New Roman" w:cs="Times New Roman"/>
        </w:rPr>
        <w:t xml:space="preserve"> Linear Mixed-Effects Regression</w:t>
      </w:r>
    </w:p>
    <w:p w14:paraId="508E43C4" w14:textId="50D4571D" w:rsidR="00AD1BD9" w:rsidRPr="00DA49D9" w:rsidRDefault="00A2667B"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VIF:</w:t>
      </w:r>
      <w:r>
        <w:rPr>
          <w:rFonts w:ascii="Times New Roman" w:eastAsia="Times New Roman" w:hAnsi="Times New Roman" w:cs="Times New Roman"/>
        </w:rPr>
        <w:t xml:space="preserve"> </w:t>
      </w:r>
      <w:r w:rsidRPr="00203819">
        <w:rPr>
          <w:rFonts w:ascii="Times New Roman" w:eastAsia="Times New Roman" w:hAnsi="Times New Roman" w:cs="Times New Roman"/>
        </w:rPr>
        <w:t>Variance Inflation Factor</w:t>
      </w:r>
    </w:p>
    <w:p w14:paraId="370308A8" w14:textId="3D0DAC0D" w:rsidR="00CF5419" w:rsidRPr="00DA49D9" w:rsidRDefault="00CF5419" w:rsidP="00DA49D9">
      <w:pPr>
        <w:spacing w:before="240"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References</w:t>
      </w:r>
    </w:p>
    <w:sdt>
      <w:sdtPr>
        <w:rPr>
          <w:rFonts w:ascii="Times New Roman" w:eastAsia="Times New Roman" w:hAnsi="Times New Roman" w:cs="Times New Roman"/>
          <w:bCs/>
          <w:color w:val="000000"/>
        </w:rPr>
        <w:tag w:val="MENDELEY_BIBLIOGRAPHY"/>
        <w:id w:val="-22792264"/>
        <w:placeholder>
          <w:docPart w:val="DefaultPlaceholder_-1854013440"/>
        </w:placeholder>
      </w:sdtPr>
      <w:sdtEndPr/>
      <w:sdtContent>
        <w:p w14:paraId="4CA23615" w14:textId="5C4AC67F" w:rsidR="008A0684" w:rsidRPr="00DA49D9" w:rsidRDefault="008A0684" w:rsidP="00DA49D9">
          <w:pPr>
            <w:autoSpaceDE w:val="0"/>
            <w:autoSpaceDN w:val="0"/>
            <w:spacing w:line="480" w:lineRule="auto"/>
            <w:ind w:hanging="640"/>
            <w:jc w:val="both"/>
            <w:divId w:val="2124032977"/>
            <w:rPr>
              <w:rFonts w:ascii="Times New Roman" w:eastAsia="Times New Roman" w:hAnsi="Times New Roman" w:cs="Times New Roman"/>
              <w:color w:val="000000"/>
            </w:rPr>
          </w:pPr>
          <w:r w:rsidRPr="00265F51">
            <w:rPr>
              <w:rFonts w:ascii="Times New Roman" w:eastAsia="Times New Roman" w:hAnsi="Times New Roman" w:cs="Times New Roman"/>
              <w:color w:val="000000"/>
            </w:rPr>
            <w:t>1.</w:t>
          </w:r>
          <w:r w:rsidRPr="00265F51">
            <w:rPr>
              <w:rFonts w:ascii="Times New Roman" w:eastAsia="Times New Roman" w:hAnsi="Times New Roman" w:cs="Times New Roman"/>
              <w:color w:val="000000"/>
            </w:rPr>
            <w:tab/>
          </w:r>
          <w:proofErr w:type="spellStart"/>
          <w:r w:rsidRPr="00265F51">
            <w:rPr>
              <w:rFonts w:ascii="Times New Roman" w:eastAsia="Times New Roman" w:hAnsi="Times New Roman" w:cs="Times New Roman"/>
              <w:color w:val="000000"/>
            </w:rPr>
            <w:t>Cucinotta</w:t>
          </w:r>
          <w:proofErr w:type="spellEnd"/>
          <w:r w:rsidRPr="00265F51">
            <w:rPr>
              <w:rFonts w:ascii="Times New Roman" w:eastAsia="Times New Roman" w:hAnsi="Times New Roman" w:cs="Times New Roman"/>
              <w:color w:val="000000"/>
            </w:rPr>
            <w:t xml:space="preserve"> D, </w:t>
          </w:r>
          <w:proofErr w:type="spellStart"/>
          <w:r w:rsidRPr="00265F51">
            <w:rPr>
              <w:rFonts w:ascii="Times New Roman" w:eastAsia="Times New Roman" w:hAnsi="Times New Roman" w:cs="Times New Roman"/>
              <w:color w:val="000000"/>
            </w:rPr>
            <w:t>Vanelli</w:t>
          </w:r>
          <w:proofErr w:type="spellEnd"/>
          <w:r w:rsidRPr="00265F51">
            <w:rPr>
              <w:rFonts w:ascii="Times New Roman" w:eastAsia="Times New Roman" w:hAnsi="Times New Roman" w:cs="Times New Roman"/>
              <w:color w:val="000000"/>
            </w:rPr>
            <w:t xml:space="preserve"> M. WHO Declares COVID-19 a Pandemic. </w:t>
          </w:r>
          <w:r w:rsidR="00604D79" w:rsidRPr="00265F51">
            <w:rPr>
              <w:rFonts w:ascii="Times New Roman" w:eastAsia="Times New Roman" w:hAnsi="Times New Roman" w:cs="Times New Roman"/>
              <w:color w:val="000000"/>
            </w:rPr>
            <w:t xml:space="preserve">Acta Bio </w:t>
          </w:r>
          <w:r w:rsidR="00EC30A4" w:rsidRPr="00265F51">
            <w:rPr>
              <w:rFonts w:ascii="Times New Roman" w:eastAsia="Times New Roman" w:hAnsi="Times New Roman" w:cs="Times New Roman"/>
              <w:color w:val="000000"/>
            </w:rPr>
            <w:t>Medica:</w:t>
          </w:r>
          <w:r w:rsidR="00604D79" w:rsidRPr="00265F51">
            <w:rPr>
              <w:rFonts w:ascii="Times New Roman" w:eastAsia="Times New Roman" w:hAnsi="Times New Roman" w:cs="Times New Roman"/>
              <w:color w:val="000000"/>
            </w:rPr>
            <w:t xml:space="preserve"> </w:t>
          </w:r>
          <w:proofErr w:type="spellStart"/>
          <w:r w:rsidR="00604D79" w:rsidRPr="00265F51">
            <w:rPr>
              <w:rFonts w:ascii="Times New Roman" w:eastAsia="Times New Roman" w:hAnsi="Times New Roman" w:cs="Times New Roman"/>
              <w:color w:val="000000"/>
            </w:rPr>
            <w:t>Atenei</w:t>
          </w:r>
          <w:proofErr w:type="spellEnd"/>
          <w:r w:rsidR="00604D79" w:rsidRPr="00265F51">
            <w:rPr>
              <w:rFonts w:ascii="Times New Roman" w:eastAsia="Times New Roman" w:hAnsi="Times New Roman" w:cs="Times New Roman"/>
              <w:color w:val="000000"/>
            </w:rPr>
            <w:t xml:space="preserve"> </w:t>
          </w:r>
          <w:proofErr w:type="spellStart"/>
          <w:r w:rsidR="00604D79" w:rsidRPr="00265F51">
            <w:rPr>
              <w:rFonts w:ascii="Times New Roman" w:eastAsia="Times New Roman" w:hAnsi="Times New Roman" w:cs="Times New Roman"/>
              <w:color w:val="000000"/>
            </w:rPr>
            <w:t>Parmensis</w:t>
          </w:r>
          <w:proofErr w:type="spellEnd"/>
          <w:r w:rsidR="00604D79" w:rsidRPr="00265F51">
            <w:rPr>
              <w:rFonts w:ascii="Times New Roman" w:eastAsia="Times New Roman" w:hAnsi="Times New Roman" w:cs="Times New Roman"/>
              <w:color w:val="000000"/>
            </w:rPr>
            <w:t xml:space="preserve"> </w:t>
          </w:r>
          <w:r w:rsidRPr="00265F51">
            <w:rPr>
              <w:rFonts w:ascii="Times New Roman" w:eastAsia="Times New Roman" w:hAnsi="Times New Roman" w:cs="Times New Roman"/>
              <w:color w:val="000000"/>
            </w:rPr>
            <w:t>[Internet]. 2020 [cited 2024 Oct 3];91(1):157. Available from: /</w:t>
          </w:r>
          <w:proofErr w:type="spellStart"/>
          <w:r w:rsidRPr="00265F51">
            <w:rPr>
              <w:rFonts w:ascii="Times New Roman" w:eastAsia="Times New Roman" w:hAnsi="Times New Roman" w:cs="Times New Roman"/>
              <w:color w:val="000000"/>
            </w:rPr>
            <w:t>pmc</w:t>
          </w:r>
          <w:proofErr w:type="spellEnd"/>
          <w:r w:rsidRPr="00265F51">
            <w:rPr>
              <w:rFonts w:ascii="Times New Roman" w:eastAsia="Times New Roman" w:hAnsi="Times New Roman" w:cs="Times New Roman"/>
              <w:color w:val="000000"/>
            </w:rPr>
            <w:t>/articles/PMC7569573/</w:t>
          </w:r>
        </w:p>
        <w:p w14:paraId="060190E2" w14:textId="77777777" w:rsidR="008A0684" w:rsidRPr="00265F51" w:rsidRDefault="008A0684" w:rsidP="00DA49D9">
          <w:pPr>
            <w:autoSpaceDE w:val="0"/>
            <w:autoSpaceDN w:val="0"/>
            <w:spacing w:line="480" w:lineRule="auto"/>
            <w:ind w:hanging="640"/>
            <w:jc w:val="both"/>
            <w:divId w:val="1363939529"/>
            <w:rPr>
              <w:rFonts w:ascii="Times New Roman" w:eastAsia="Times New Roman" w:hAnsi="Times New Roman" w:cs="Times New Roman"/>
              <w:color w:val="000000"/>
            </w:rPr>
          </w:pPr>
          <w:r w:rsidRPr="00265F51">
            <w:rPr>
              <w:rFonts w:ascii="Times New Roman" w:eastAsia="Times New Roman" w:hAnsi="Times New Roman" w:cs="Times New Roman"/>
              <w:color w:val="000000"/>
            </w:rPr>
            <w:t>2.</w:t>
          </w:r>
          <w:r w:rsidRPr="00265F51">
            <w:rPr>
              <w:rFonts w:ascii="Times New Roman" w:eastAsia="Times New Roman" w:hAnsi="Times New Roman" w:cs="Times New Roman"/>
              <w:color w:val="000000"/>
            </w:rPr>
            <w:tab/>
            <w:t>CDC Museum COVID-19 Timeline | David J. Sencer CDC Museum | CDC [Internet]. [cited 2024 Oct 3]. Available from: https://www.cdc.gov/museum/timeline/covid19.html</w:t>
          </w:r>
        </w:p>
        <w:p w14:paraId="051FEBFF" w14:textId="77777777" w:rsidR="008A0684" w:rsidRPr="00265F51" w:rsidRDefault="008A0684" w:rsidP="00DA49D9">
          <w:pPr>
            <w:autoSpaceDE w:val="0"/>
            <w:autoSpaceDN w:val="0"/>
            <w:spacing w:line="480" w:lineRule="auto"/>
            <w:ind w:hanging="640"/>
            <w:jc w:val="both"/>
            <w:divId w:val="880753955"/>
            <w:rPr>
              <w:rFonts w:ascii="Times New Roman" w:eastAsia="Times New Roman" w:hAnsi="Times New Roman" w:cs="Times New Roman"/>
              <w:color w:val="000000"/>
            </w:rPr>
          </w:pPr>
          <w:r w:rsidRPr="00265F51">
            <w:rPr>
              <w:rFonts w:ascii="Times New Roman" w:eastAsia="Times New Roman" w:hAnsi="Times New Roman" w:cs="Times New Roman"/>
              <w:color w:val="000000"/>
            </w:rPr>
            <w:t>3.</w:t>
          </w:r>
          <w:r w:rsidRPr="00265F51">
            <w:rPr>
              <w:rFonts w:ascii="Times New Roman" w:eastAsia="Times New Roman" w:hAnsi="Times New Roman" w:cs="Times New Roman"/>
              <w:color w:val="000000"/>
            </w:rPr>
            <w:tab/>
            <w:t xml:space="preserve">COVID - Coronavirus Statistics - </w:t>
          </w:r>
          <w:proofErr w:type="spellStart"/>
          <w:r w:rsidRPr="00265F51">
            <w:rPr>
              <w:rFonts w:ascii="Times New Roman" w:eastAsia="Times New Roman" w:hAnsi="Times New Roman" w:cs="Times New Roman"/>
              <w:color w:val="000000"/>
            </w:rPr>
            <w:t>Worldometer</w:t>
          </w:r>
          <w:proofErr w:type="spellEnd"/>
          <w:r w:rsidRPr="00265F51">
            <w:rPr>
              <w:rFonts w:ascii="Times New Roman" w:eastAsia="Times New Roman" w:hAnsi="Times New Roman" w:cs="Times New Roman"/>
              <w:color w:val="000000"/>
            </w:rPr>
            <w:t xml:space="preserve"> [Internet]. [cited 2024 Oct 3]. Available from: https://www.worldometers.info/coronavirus/</w:t>
          </w:r>
        </w:p>
        <w:p w14:paraId="34AD4A76" w14:textId="64AC050D" w:rsidR="008A0684" w:rsidRPr="00265F51" w:rsidRDefault="008A0684" w:rsidP="00DA49D9">
          <w:pPr>
            <w:autoSpaceDE w:val="0"/>
            <w:autoSpaceDN w:val="0"/>
            <w:spacing w:line="480" w:lineRule="auto"/>
            <w:ind w:hanging="640"/>
            <w:jc w:val="both"/>
            <w:divId w:val="2118789913"/>
            <w:rPr>
              <w:rFonts w:ascii="Times New Roman" w:eastAsia="Times New Roman" w:hAnsi="Times New Roman" w:cs="Times New Roman"/>
              <w:color w:val="000000"/>
            </w:rPr>
          </w:pPr>
          <w:r w:rsidRPr="00265F51">
            <w:rPr>
              <w:rFonts w:ascii="Times New Roman" w:eastAsia="Times New Roman" w:hAnsi="Times New Roman" w:cs="Times New Roman"/>
              <w:color w:val="000000"/>
            </w:rPr>
            <w:t>4.</w:t>
          </w:r>
          <w:r w:rsidRPr="00265F51">
            <w:rPr>
              <w:rFonts w:ascii="Times New Roman" w:eastAsia="Times New Roman" w:hAnsi="Times New Roman" w:cs="Times New Roman"/>
              <w:color w:val="000000"/>
            </w:rPr>
            <w:tab/>
          </w:r>
          <w:proofErr w:type="spellStart"/>
          <w:r w:rsidRPr="00265F51">
            <w:rPr>
              <w:rFonts w:ascii="Times New Roman" w:eastAsia="Times New Roman" w:hAnsi="Times New Roman" w:cs="Times New Roman"/>
              <w:color w:val="000000"/>
            </w:rPr>
            <w:t>Abdulfattah</w:t>
          </w:r>
          <w:proofErr w:type="spellEnd"/>
          <w:r w:rsidRPr="00265F51">
            <w:rPr>
              <w:rFonts w:ascii="Times New Roman" w:eastAsia="Times New Roman" w:hAnsi="Times New Roman" w:cs="Times New Roman"/>
              <w:color w:val="000000"/>
            </w:rPr>
            <w:t xml:space="preserve"> O, Kohli A, White P, Michael C, </w:t>
          </w:r>
          <w:proofErr w:type="spellStart"/>
          <w:r w:rsidRPr="00265F51">
            <w:rPr>
              <w:rFonts w:ascii="Times New Roman" w:eastAsia="Times New Roman" w:hAnsi="Times New Roman" w:cs="Times New Roman"/>
              <w:color w:val="000000"/>
            </w:rPr>
            <w:t>Alnafoosi</w:t>
          </w:r>
          <w:proofErr w:type="spellEnd"/>
          <w:r w:rsidRPr="00265F51">
            <w:rPr>
              <w:rFonts w:ascii="Times New Roman" w:eastAsia="Times New Roman" w:hAnsi="Times New Roman" w:cs="Times New Roman"/>
              <w:color w:val="000000"/>
            </w:rPr>
            <w:t xml:space="preserve"> Z. Impact of the COVID-19 Pandemic on Hospital Admission Rate, Length of Stay, and Mortality Rate for Patients with Chronic Obstructive Pulmonary Disease Exacerbation: A Retrospective Study. </w:t>
          </w:r>
          <w:r w:rsidR="00036C7C" w:rsidRPr="00265F51">
            <w:rPr>
              <w:rFonts w:ascii="Times New Roman" w:eastAsia="Times New Roman" w:hAnsi="Times New Roman" w:cs="Times New Roman"/>
              <w:color w:val="000000"/>
            </w:rPr>
            <w:t>Journal of Community Hospital Internal Medicine Perspectives</w:t>
          </w:r>
          <w:r w:rsidRPr="00265F51">
            <w:rPr>
              <w:rFonts w:ascii="Times New Roman" w:eastAsia="Times New Roman" w:hAnsi="Times New Roman" w:cs="Times New Roman"/>
              <w:color w:val="000000"/>
            </w:rPr>
            <w:t xml:space="preserve">. 2024;14(2):1. </w:t>
          </w:r>
        </w:p>
        <w:p w14:paraId="770E6CE0" w14:textId="1B9D0C5D" w:rsidR="008A0684" w:rsidRPr="00265F51" w:rsidRDefault="008A0684" w:rsidP="00DA49D9">
          <w:pPr>
            <w:autoSpaceDE w:val="0"/>
            <w:autoSpaceDN w:val="0"/>
            <w:spacing w:line="480" w:lineRule="auto"/>
            <w:ind w:hanging="640"/>
            <w:jc w:val="both"/>
            <w:divId w:val="1887642612"/>
            <w:rPr>
              <w:rFonts w:ascii="Times New Roman" w:eastAsia="Times New Roman" w:hAnsi="Times New Roman" w:cs="Times New Roman"/>
              <w:color w:val="000000"/>
            </w:rPr>
          </w:pPr>
          <w:r w:rsidRPr="00265F51">
            <w:rPr>
              <w:rFonts w:ascii="Times New Roman" w:eastAsia="Times New Roman" w:hAnsi="Times New Roman" w:cs="Times New Roman"/>
              <w:color w:val="000000"/>
            </w:rPr>
            <w:t>5.</w:t>
          </w:r>
          <w:r w:rsidRPr="00265F51">
            <w:rPr>
              <w:rFonts w:ascii="Times New Roman" w:eastAsia="Times New Roman" w:hAnsi="Times New Roman" w:cs="Times New Roman"/>
              <w:color w:val="000000"/>
            </w:rPr>
            <w:tab/>
          </w:r>
          <w:proofErr w:type="spellStart"/>
          <w:r w:rsidRPr="00265F51">
            <w:rPr>
              <w:rFonts w:ascii="Times New Roman" w:eastAsia="Times New Roman" w:hAnsi="Times New Roman" w:cs="Times New Roman"/>
              <w:color w:val="000000"/>
            </w:rPr>
            <w:t>Grasselli</w:t>
          </w:r>
          <w:proofErr w:type="spellEnd"/>
          <w:r w:rsidRPr="00265F51">
            <w:rPr>
              <w:rFonts w:ascii="Times New Roman" w:eastAsia="Times New Roman" w:hAnsi="Times New Roman" w:cs="Times New Roman"/>
              <w:color w:val="000000"/>
            </w:rPr>
            <w:t xml:space="preserve"> G, </w:t>
          </w:r>
          <w:proofErr w:type="spellStart"/>
          <w:r w:rsidRPr="00265F51">
            <w:rPr>
              <w:rFonts w:ascii="Times New Roman" w:eastAsia="Times New Roman" w:hAnsi="Times New Roman" w:cs="Times New Roman"/>
              <w:color w:val="000000"/>
            </w:rPr>
            <w:t>Zangrillo</w:t>
          </w:r>
          <w:proofErr w:type="spellEnd"/>
          <w:r w:rsidRPr="00265F51">
            <w:rPr>
              <w:rFonts w:ascii="Times New Roman" w:eastAsia="Times New Roman" w:hAnsi="Times New Roman" w:cs="Times New Roman"/>
              <w:color w:val="000000"/>
            </w:rPr>
            <w:t xml:space="preserve"> A, </w:t>
          </w:r>
          <w:proofErr w:type="spellStart"/>
          <w:r w:rsidRPr="00265F51">
            <w:rPr>
              <w:rFonts w:ascii="Times New Roman" w:eastAsia="Times New Roman" w:hAnsi="Times New Roman" w:cs="Times New Roman"/>
              <w:color w:val="000000"/>
            </w:rPr>
            <w:t>Zanella</w:t>
          </w:r>
          <w:proofErr w:type="spellEnd"/>
          <w:r w:rsidRPr="00265F51">
            <w:rPr>
              <w:rFonts w:ascii="Times New Roman" w:eastAsia="Times New Roman" w:hAnsi="Times New Roman" w:cs="Times New Roman"/>
              <w:color w:val="000000"/>
            </w:rPr>
            <w:t xml:space="preserve"> A, Antonelli M, Cabrini L, Castelli A, et al. Baseline Characteristics and Outcomes of 1591 Patients Infected With SARS-CoV-2 Admitted to ICUs of the Lombardy Region, Italy. </w:t>
          </w:r>
          <w:r w:rsidR="00DD11D3" w:rsidRPr="00265F51">
            <w:rPr>
              <w:rFonts w:ascii="Times New Roman" w:eastAsia="Times New Roman" w:hAnsi="Times New Roman" w:cs="Times New Roman"/>
              <w:color w:val="000000"/>
            </w:rPr>
            <w:t>2020.</w:t>
          </w:r>
          <w:r w:rsidRPr="00265F51">
            <w:rPr>
              <w:rFonts w:ascii="Times New Roman" w:eastAsia="Times New Roman" w:hAnsi="Times New Roman" w:cs="Times New Roman"/>
              <w:color w:val="000000"/>
            </w:rPr>
            <w:t xml:space="preserve"> </w:t>
          </w:r>
        </w:p>
        <w:p w14:paraId="7F73CFAC" w14:textId="713E9D45" w:rsidR="008A0684" w:rsidRPr="00265F51" w:rsidRDefault="008A0684" w:rsidP="00DA49D9">
          <w:pPr>
            <w:autoSpaceDE w:val="0"/>
            <w:autoSpaceDN w:val="0"/>
            <w:spacing w:line="480" w:lineRule="auto"/>
            <w:ind w:hanging="640"/>
            <w:jc w:val="both"/>
            <w:divId w:val="615676760"/>
            <w:rPr>
              <w:rFonts w:ascii="Times New Roman" w:eastAsia="Times New Roman" w:hAnsi="Times New Roman" w:cs="Times New Roman"/>
              <w:color w:val="000000"/>
            </w:rPr>
          </w:pPr>
          <w:r w:rsidRPr="00265F51">
            <w:rPr>
              <w:rFonts w:ascii="Times New Roman" w:eastAsia="Times New Roman" w:hAnsi="Times New Roman" w:cs="Times New Roman"/>
              <w:color w:val="000000"/>
            </w:rPr>
            <w:t>6.</w:t>
          </w:r>
          <w:r w:rsidRPr="00265F51">
            <w:rPr>
              <w:rFonts w:ascii="Times New Roman" w:eastAsia="Times New Roman" w:hAnsi="Times New Roman" w:cs="Times New Roman"/>
              <w:color w:val="000000"/>
            </w:rPr>
            <w:tab/>
            <w:t xml:space="preserve">Kim L, Garg S, O’Halloran A, Whitaker M, Pham H, Anderson EJ, et al. Risk factors for intensive care unit admission and in-hospital mortality among hospitalized adults identified through the US coronavirus disease 2019 (COVID-19)-associated hospitalization surveillance network (COVID-NET). Clinical </w:t>
          </w:r>
          <w:r w:rsidR="00A979FD">
            <w:rPr>
              <w:rFonts w:ascii="Times New Roman" w:eastAsia="Times New Roman" w:hAnsi="Times New Roman" w:cs="Times New Roman"/>
              <w:color w:val="000000"/>
            </w:rPr>
            <w:t>I</w:t>
          </w:r>
          <w:r w:rsidRPr="00265F51">
            <w:rPr>
              <w:rFonts w:ascii="Times New Roman" w:eastAsia="Times New Roman" w:hAnsi="Times New Roman" w:cs="Times New Roman"/>
              <w:color w:val="000000"/>
            </w:rPr>
            <w:t xml:space="preserve">nfectious </w:t>
          </w:r>
          <w:r w:rsidR="00A979FD">
            <w:rPr>
              <w:rFonts w:ascii="Times New Roman" w:eastAsia="Times New Roman" w:hAnsi="Times New Roman" w:cs="Times New Roman"/>
              <w:color w:val="000000"/>
            </w:rPr>
            <w:t>D</w:t>
          </w:r>
          <w:r w:rsidRPr="00265F51">
            <w:rPr>
              <w:rFonts w:ascii="Times New Roman" w:eastAsia="Times New Roman" w:hAnsi="Times New Roman" w:cs="Times New Roman"/>
              <w:color w:val="000000"/>
            </w:rPr>
            <w:t>iseases. 2021;72(9</w:t>
          </w:r>
          <w:r w:rsidR="00DD11D3" w:rsidRPr="00265F51">
            <w:rPr>
              <w:rFonts w:ascii="Times New Roman" w:eastAsia="Times New Roman" w:hAnsi="Times New Roman" w:cs="Times New Roman"/>
              <w:color w:val="000000"/>
            </w:rPr>
            <w:t>): e</w:t>
          </w:r>
          <w:r w:rsidRPr="00265F51">
            <w:rPr>
              <w:rFonts w:ascii="Times New Roman" w:eastAsia="Times New Roman" w:hAnsi="Times New Roman" w:cs="Times New Roman"/>
              <w:color w:val="000000"/>
            </w:rPr>
            <w:t xml:space="preserve">206–14. </w:t>
          </w:r>
        </w:p>
        <w:p w14:paraId="18F2F4E5" w14:textId="1F549E9D" w:rsidR="008A0684" w:rsidRPr="00265F51" w:rsidRDefault="008A0684" w:rsidP="00DA49D9">
          <w:pPr>
            <w:autoSpaceDE w:val="0"/>
            <w:autoSpaceDN w:val="0"/>
            <w:spacing w:line="480" w:lineRule="auto"/>
            <w:ind w:hanging="640"/>
            <w:jc w:val="both"/>
            <w:divId w:val="1004015738"/>
            <w:rPr>
              <w:rFonts w:ascii="Times New Roman" w:eastAsia="Times New Roman" w:hAnsi="Times New Roman" w:cs="Times New Roman"/>
              <w:color w:val="000000"/>
            </w:rPr>
          </w:pPr>
          <w:r w:rsidRPr="00265F51">
            <w:rPr>
              <w:rFonts w:ascii="Times New Roman" w:eastAsia="Times New Roman" w:hAnsi="Times New Roman" w:cs="Times New Roman"/>
              <w:color w:val="000000"/>
            </w:rPr>
            <w:t>7.</w:t>
          </w:r>
          <w:r w:rsidRPr="00265F51">
            <w:rPr>
              <w:rFonts w:ascii="Times New Roman" w:eastAsia="Times New Roman" w:hAnsi="Times New Roman" w:cs="Times New Roman"/>
              <w:color w:val="000000"/>
            </w:rPr>
            <w:tab/>
          </w:r>
          <w:proofErr w:type="spellStart"/>
          <w:r w:rsidRPr="00265F51">
            <w:rPr>
              <w:rFonts w:ascii="Times New Roman" w:eastAsia="Times New Roman" w:hAnsi="Times New Roman" w:cs="Times New Roman"/>
              <w:color w:val="000000"/>
            </w:rPr>
            <w:t>Tabatabai</w:t>
          </w:r>
          <w:proofErr w:type="spellEnd"/>
          <w:r w:rsidRPr="00265F51">
            <w:rPr>
              <w:rFonts w:ascii="Times New Roman" w:eastAsia="Times New Roman" w:hAnsi="Times New Roman" w:cs="Times New Roman"/>
              <w:color w:val="000000"/>
            </w:rPr>
            <w:t xml:space="preserve"> M, Juarez PD, Matthews-Juarez P, </w:t>
          </w:r>
          <w:proofErr w:type="spellStart"/>
          <w:r w:rsidRPr="00265F51">
            <w:rPr>
              <w:rFonts w:ascii="Times New Roman" w:eastAsia="Times New Roman" w:hAnsi="Times New Roman" w:cs="Times New Roman"/>
              <w:color w:val="000000"/>
            </w:rPr>
            <w:t>Wilus</w:t>
          </w:r>
          <w:proofErr w:type="spellEnd"/>
          <w:r w:rsidRPr="00265F51">
            <w:rPr>
              <w:rFonts w:ascii="Times New Roman" w:eastAsia="Times New Roman" w:hAnsi="Times New Roman" w:cs="Times New Roman"/>
              <w:color w:val="000000"/>
            </w:rPr>
            <w:t xml:space="preserve"> DM, Ramesh A, </w:t>
          </w:r>
          <w:proofErr w:type="spellStart"/>
          <w:r w:rsidRPr="00265F51">
            <w:rPr>
              <w:rFonts w:ascii="Times New Roman" w:eastAsia="Times New Roman" w:hAnsi="Times New Roman" w:cs="Times New Roman"/>
              <w:color w:val="000000"/>
            </w:rPr>
            <w:t>Alcendor</w:t>
          </w:r>
          <w:proofErr w:type="spellEnd"/>
          <w:r w:rsidRPr="00265F51">
            <w:rPr>
              <w:rFonts w:ascii="Times New Roman" w:eastAsia="Times New Roman" w:hAnsi="Times New Roman" w:cs="Times New Roman"/>
              <w:color w:val="000000"/>
            </w:rPr>
            <w:t xml:space="preserve"> DJ, et al. An analysis of COVID-19 mortality during the dominancy of alpha, delta, and omicron in the USA. </w:t>
          </w:r>
          <w:r w:rsidR="006C103A" w:rsidRPr="00265F51">
            <w:rPr>
              <w:rFonts w:ascii="Times New Roman" w:eastAsia="Times New Roman" w:hAnsi="Times New Roman" w:cs="Times New Roman"/>
              <w:color w:val="000000"/>
            </w:rPr>
            <w:t>Journal of Primary Care &amp; Community Health</w:t>
          </w:r>
          <w:r w:rsidRPr="00265F51">
            <w:rPr>
              <w:rFonts w:ascii="Times New Roman" w:eastAsia="Times New Roman" w:hAnsi="Times New Roman" w:cs="Times New Roman"/>
              <w:color w:val="000000"/>
            </w:rPr>
            <w:t xml:space="preserve">. </w:t>
          </w:r>
          <w:r w:rsidR="00DD11D3" w:rsidRPr="00265F51">
            <w:rPr>
              <w:rFonts w:ascii="Times New Roman" w:eastAsia="Times New Roman" w:hAnsi="Times New Roman" w:cs="Times New Roman"/>
              <w:color w:val="000000"/>
            </w:rPr>
            <w:t>2023; 14:21501319231170164</w:t>
          </w:r>
          <w:r w:rsidRPr="00265F51">
            <w:rPr>
              <w:rFonts w:ascii="Times New Roman" w:eastAsia="Times New Roman" w:hAnsi="Times New Roman" w:cs="Times New Roman"/>
              <w:color w:val="000000"/>
            </w:rPr>
            <w:t xml:space="preserve">. </w:t>
          </w:r>
        </w:p>
        <w:p w14:paraId="3BA9AEF6" w14:textId="05B14572" w:rsidR="008A0684" w:rsidRPr="00265F51" w:rsidRDefault="008A0684" w:rsidP="00DA49D9">
          <w:pPr>
            <w:autoSpaceDE w:val="0"/>
            <w:autoSpaceDN w:val="0"/>
            <w:spacing w:line="480" w:lineRule="auto"/>
            <w:ind w:hanging="640"/>
            <w:jc w:val="both"/>
            <w:divId w:val="540947153"/>
            <w:rPr>
              <w:rFonts w:ascii="Times New Roman" w:eastAsia="Times New Roman" w:hAnsi="Times New Roman" w:cs="Times New Roman"/>
              <w:color w:val="000000"/>
            </w:rPr>
          </w:pPr>
          <w:r w:rsidRPr="00265F51">
            <w:rPr>
              <w:rFonts w:ascii="Times New Roman" w:eastAsia="Times New Roman" w:hAnsi="Times New Roman" w:cs="Times New Roman"/>
              <w:color w:val="000000"/>
            </w:rPr>
            <w:t>8.</w:t>
          </w:r>
          <w:r w:rsidRPr="00265F51">
            <w:rPr>
              <w:rFonts w:ascii="Times New Roman" w:eastAsia="Times New Roman" w:hAnsi="Times New Roman" w:cs="Times New Roman"/>
              <w:color w:val="000000"/>
            </w:rPr>
            <w:tab/>
            <w:t xml:space="preserve">Paul P. Genomic surveillance for SARS-CoV-2 variants circulating in the United States, December 2020–May 2021. </w:t>
          </w:r>
          <w:r w:rsidR="004E5451" w:rsidRPr="00265F51">
            <w:rPr>
              <w:rFonts w:ascii="Times New Roman" w:eastAsia="Times New Roman" w:hAnsi="Times New Roman" w:cs="Times New Roman"/>
              <w:color w:val="000000"/>
            </w:rPr>
            <w:t xml:space="preserve">MMWR. Morbidity and </w:t>
          </w:r>
          <w:r w:rsidR="002A5AD4">
            <w:rPr>
              <w:rFonts w:ascii="Times New Roman" w:eastAsia="Times New Roman" w:hAnsi="Times New Roman" w:cs="Times New Roman"/>
              <w:color w:val="000000"/>
            </w:rPr>
            <w:t>M</w:t>
          </w:r>
          <w:r w:rsidR="004E5451" w:rsidRPr="00265F51">
            <w:rPr>
              <w:rFonts w:ascii="Times New Roman" w:eastAsia="Times New Roman" w:hAnsi="Times New Roman" w:cs="Times New Roman"/>
              <w:color w:val="000000"/>
            </w:rPr>
            <w:t xml:space="preserve">ortality </w:t>
          </w:r>
          <w:r w:rsidR="002A5AD4">
            <w:rPr>
              <w:rFonts w:ascii="Times New Roman" w:eastAsia="Times New Roman" w:hAnsi="Times New Roman" w:cs="Times New Roman"/>
              <w:color w:val="000000"/>
            </w:rPr>
            <w:t>W</w:t>
          </w:r>
          <w:r w:rsidR="004E5451" w:rsidRPr="00265F51">
            <w:rPr>
              <w:rFonts w:ascii="Times New Roman" w:eastAsia="Times New Roman" w:hAnsi="Times New Roman" w:cs="Times New Roman"/>
              <w:color w:val="000000"/>
            </w:rPr>
            <w:t xml:space="preserve">eekly </w:t>
          </w:r>
          <w:r w:rsidR="002A5AD4">
            <w:rPr>
              <w:rFonts w:ascii="Times New Roman" w:eastAsia="Times New Roman" w:hAnsi="Times New Roman" w:cs="Times New Roman"/>
              <w:color w:val="000000"/>
            </w:rPr>
            <w:t>R</w:t>
          </w:r>
          <w:r w:rsidR="004E5451" w:rsidRPr="00265F51">
            <w:rPr>
              <w:rFonts w:ascii="Times New Roman" w:eastAsia="Times New Roman" w:hAnsi="Times New Roman" w:cs="Times New Roman"/>
              <w:color w:val="000000"/>
            </w:rPr>
            <w:t>eport</w:t>
          </w:r>
          <w:r w:rsidRPr="00265F51">
            <w:rPr>
              <w:rFonts w:ascii="Times New Roman" w:eastAsia="Times New Roman" w:hAnsi="Times New Roman" w:cs="Times New Roman"/>
              <w:color w:val="000000"/>
            </w:rPr>
            <w:t xml:space="preserve">. 2021;70. </w:t>
          </w:r>
        </w:p>
        <w:p w14:paraId="77A9EEED" w14:textId="1CBB555E" w:rsidR="008A0684" w:rsidRPr="00265F51" w:rsidRDefault="008A0684" w:rsidP="00DA49D9">
          <w:pPr>
            <w:autoSpaceDE w:val="0"/>
            <w:autoSpaceDN w:val="0"/>
            <w:spacing w:line="480" w:lineRule="auto"/>
            <w:ind w:hanging="640"/>
            <w:jc w:val="both"/>
            <w:divId w:val="534316201"/>
            <w:rPr>
              <w:rFonts w:ascii="Times New Roman" w:eastAsia="Times New Roman" w:hAnsi="Times New Roman" w:cs="Times New Roman"/>
              <w:color w:val="000000"/>
            </w:rPr>
          </w:pPr>
          <w:r w:rsidRPr="00265F51">
            <w:rPr>
              <w:rFonts w:ascii="Times New Roman" w:eastAsia="Times New Roman" w:hAnsi="Times New Roman" w:cs="Times New Roman"/>
              <w:color w:val="000000"/>
            </w:rPr>
            <w:lastRenderedPageBreak/>
            <w:t>9.</w:t>
          </w:r>
          <w:r w:rsidRPr="00265F51">
            <w:rPr>
              <w:rFonts w:ascii="Times New Roman" w:eastAsia="Times New Roman" w:hAnsi="Times New Roman" w:cs="Times New Roman"/>
              <w:color w:val="000000"/>
            </w:rPr>
            <w:tab/>
            <w:t>Grint DJ, Wing K, Houlihan C, Gibbs HP, Evans SJW, Williamson E, et al. Severity of severe acute respiratory system coronavirus 2 (SARS-CoV-2) alpha variant (B. 1.1. 7) in England. Clinical Infectious Diseases. 2022;75(1</w:t>
          </w:r>
          <w:r w:rsidR="00220CFC" w:rsidRPr="00265F51">
            <w:rPr>
              <w:rFonts w:ascii="Times New Roman" w:eastAsia="Times New Roman" w:hAnsi="Times New Roman" w:cs="Times New Roman"/>
              <w:color w:val="000000"/>
            </w:rPr>
            <w:t>): e</w:t>
          </w:r>
          <w:r w:rsidRPr="00265F51">
            <w:rPr>
              <w:rFonts w:ascii="Times New Roman" w:eastAsia="Times New Roman" w:hAnsi="Times New Roman" w:cs="Times New Roman"/>
              <w:color w:val="000000"/>
            </w:rPr>
            <w:t xml:space="preserve">1120–7. </w:t>
          </w:r>
        </w:p>
        <w:p w14:paraId="4D3FF8F3" w14:textId="77777777" w:rsidR="008A0684" w:rsidRPr="00265F51" w:rsidRDefault="008A0684" w:rsidP="00DA49D9">
          <w:pPr>
            <w:autoSpaceDE w:val="0"/>
            <w:autoSpaceDN w:val="0"/>
            <w:spacing w:line="480" w:lineRule="auto"/>
            <w:ind w:hanging="640"/>
            <w:jc w:val="both"/>
            <w:divId w:val="1329751367"/>
            <w:rPr>
              <w:rFonts w:ascii="Times New Roman" w:eastAsia="Times New Roman" w:hAnsi="Times New Roman" w:cs="Times New Roman"/>
              <w:color w:val="000000"/>
            </w:rPr>
          </w:pPr>
          <w:r w:rsidRPr="00265F51">
            <w:rPr>
              <w:rFonts w:ascii="Times New Roman" w:eastAsia="Times New Roman" w:hAnsi="Times New Roman" w:cs="Times New Roman"/>
              <w:color w:val="000000"/>
            </w:rPr>
            <w:t>10.</w:t>
          </w:r>
          <w:r w:rsidRPr="00265F51">
            <w:rPr>
              <w:rFonts w:ascii="Times New Roman" w:eastAsia="Times New Roman" w:hAnsi="Times New Roman" w:cs="Times New Roman"/>
              <w:color w:val="000000"/>
            </w:rPr>
            <w:tab/>
          </w:r>
          <w:proofErr w:type="spellStart"/>
          <w:r w:rsidRPr="00265F51">
            <w:rPr>
              <w:rFonts w:ascii="Times New Roman" w:eastAsia="Times New Roman" w:hAnsi="Times New Roman" w:cs="Times New Roman"/>
              <w:color w:val="000000"/>
            </w:rPr>
            <w:t>Pascall</w:t>
          </w:r>
          <w:proofErr w:type="spellEnd"/>
          <w:r w:rsidRPr="00265F51">
            <w:rPr>
              <w:rFonts w:ascii="Times New Roman" w:eastAsia="Times New Roman" w:hAnsi="Times New Roman" w:cs="Times New Roman"/>
              <w:color w:val="000000"/>
            </w:rPr>
            <w:t xml:space="preserve"> DJ, Mollett G, </w:t>
          </w:r>
          <w:proofErr w:type="spellStart"/>
          <w:r w:rsidRPr="00265F51">
            <w:rPr>
              <w:rFonts w:ascii="Times New Roman" w:eastAsia="Times New Roman" w:hAnsi="Times New Roman" w:cs="Times New Roman"/>
              <w:color w:val="000000"/>
            </w:rPr>
            <w:t>Vink</w:t>
          </w:r>
          <w:proofErr w:type="spellEnd"/>
          <w:r w:rsidRPr="00265F51">
            <w:rPr>
              <w:rFonts w:ascii="Times New Roman" w:eastAsia="Times New Roman" w:hAnsi="Times New Roman" w:cs="Times New Roman"/>
              <w:color w:val="000000"/>
            </w:rPr>
            <w:t xml:space="preserve"> E, Shepherd JG, Williams T, </w:t>
          </w:r>
          <w:proofErr w:type="spellStart"/>
          <w:r w:rsidRPr="00265F51">
            <w:rPr>
              <w:rFonts w:ascii="Times New Roman" w:eastAsia="Times New Roman" w:hAnsi="Times New Roman" w:cs="Times New Roman"/>
              <w:color w:val="000000"/>
            </w:rPr>
            <w:t>Wastnedge</w:t>
          </w:r>
          <w:proofErr w:type="spellEnd"/>
          <w:r w:rsidRPr="00265F51">
            <w:rPr>
              <w:rFonts w:ascii="Times New Roman" w:eastAsia="Times New Roman" w:hAnsi="Times New Roman" w:cs="Times New Roman"/>
              <w:color w:val="000000"/>
            </w:rPr>
            <w:t xml:space="preserve"> E, et al. The SARS-CoV-2 Alpha variant caused increased clinical severity of disease in Scotland: a genomics-based prospective cohort analysis. </w:t>
          </w:r>
          <w:proofErr w:type="spellStart"/>
          <w:r w:rsidRPr="00265F51">
            <w:rPr>
              <w:rFonts w:ascii="Times New Roman" w:eastAsia="Times New Roman" w:hAnsi="Times New Roman" w:cs="Times New Roman"/>
              <w:color w:val="000000"/>
            </w:rPr>
            <w:t>MedRxiv</w:t>
          </w:r>
          <w:proofErr w:type="spellEnd"/>
          <w:r w:rsidRPr="00265F51">
            <w:rPr>
              <w:rFonts w:ascii="Times New Roman" w:eastAsia="Times New Roman" w:hAnsi="Times New Roman" w:cs="Times New Roman"/>
              <w:color w:val="000000"/>
            </w:rPr>
            <w:t xml:space="preserve">. 2021;2021–8. </w:t>
          </w:r>
        </w:p>
        <w:p w14:paraId="2A3E700D" w14:textId="58F91FC7" w:rsidR="008A0684" w:rsidRPr="00265F51" w:rsidRDefault="008A0684" w:rsidP="00DA49D9">
          <w:pPr>
            <w:autoSpaceDE w:val="0"/>
            <w:autoSpaceDN w:val="0"/>
            <w:spacing w:line="480" w:lineRule="auto"/>
            <w:ind w:hanging="640"/>
            <w:jc w:val="both"/>
            <w:divId w:val="467091072"/>
            <w:rPr>
              <w:rFonts w:ascii="Times New Roman" w:eastAsia="Times New Roman" w:hAnsi="Times New Roman" w:cs="Times New Roman"/>
              <w:color w:val="000000"/>
            </w:rPr>
          </w:pPr>
          <w:r w:rsidRPr="00265F51">
            <w:rPr>
              <w:rFonts w:ascii="Times New Roman" w:eastAsia="Times New Roman" w:hAnsi="Times New Roman" w:cs="Times New Roman"/>
              <w:color w:val="000000"/>
            </w:rPr>
            <w:t>11.</w:t>
          </w:r>
          <w:r w:rsidRPr="00265F51">
            <w:rPr>
              <w:rFonts w:ascii="Times New Roman" w:eastAsia="Times New Roman" w:hAnsi="Times New Roman" w:cs="Times New Roman"/>
              <w:color w:val="000000"/>
            </w:rPr>
            <w:tab/>
            <w:t xml:space="preserve">Twohig KA, Nyberg T, Zaidi A, </w:t>
          </w:r>
          <w:proofErr w:type="spellStart"/>
          <w:r w:rsidRPr="00265F51">
            <w:rPr>
              <w:rFonts w:ascii="Times New Roman" w:eastAsia="Times New Roman" w:hAnsi="Times New Roman" w:cs="Times New Roman"/>
              <w:color w:val="000000"/>
            </w:rPr>
            <w:t>Thelwall</w:t>
          </w:r>
          <w:proofErr w:type="spellEnd"/>
          <w:r w:rsidRPr="00265F51">
            <w:rPr>
              <w:rFonts w:ascii="Times New Roman" w:eastAsia="Times New Roman" w:hAnsi="Times New Roman" w:cs="Times New Roman"/>
              <w:color w:val="000000"/>
            </w:rPr>
            <w:t xml:space="preserve"> S, Sinnathamby MA, </w:t>
          </w:r>
          <w:proofErr w:type="spellStart"/>
          <w:r w:rsidRPr="00265F51">
            <w:rPr>
              <w:rFonts w:ascii="Times New Roman" w:eastAsia="Times New Roman" w:hAnsi="Times New Roman" w:cs="Times New Roman"/>
              <w:color w:val="000000"/>
            </w:rPr>
            <w:t>Aliabadi</w:t>
          </w:r>
          <w:proofErr w:type="spellEnd"/>
          <w:r w:rsidRPr="00265F51">
            <w:rPr>
              <w:rFonts w:ascii="Times New Roman" w:eastAsia="Times New Roman" w:hAnsi="Times New Roman" w:cs="Times New Roman"/>
              <w:color w:val="000000"/>
            </w:rPr>
            <w:t xml:space="preserve"> S, et al. Hospital admission and emergency care attendance risk for SARS-CoV-2 delta (B. 1.617. 2) compared with alpha (B. 1.1. 7) variants of concern: a cohort study. </w:t>
          </w:r>
          <w:r w:rsidR="00576042" w:rsidRPr="00265F51">
            <w:rPr>
              <w:rFonts w:ascii="Times New Roman" w:eastAsia="Times New Roman" w:hAnsi="Times New Roman" w:cs="Times New Roman"/>
              <w:color w:val="000000"/>
            </w:rPr>
            <w:t>The Lancet Infectious Diseases</w:t>
          </w:r>
          <w:r w:rsidRPr="00265F51">
            <w:rPr>
              <w:rFonts w:ascii="Times New Roman" w:eastAsia="Times New Roman" w:hAnsi="Times New Roman" w:cs="Times New Roman"/>
              <w:color w:val="000000"/>
            </w:rPr>
            <w:t xml:space="preserve">. 2022;22(1):35–42. </w:t>
          </w:r>
        </w:p>
        <w:p w14:paraId="385D5A2C" w14:textId="7CC1D817" w:rsidR="008A0684" w:rsidRPr="00265F51" w:rsidRDefault="008A0684" w:rsidP="00DA49D9">
          <w:pPr>
            <w:autoSpaceDE w:val="0"/>
            <w:autoSpaceDN w:val="0"/>
            <w:spacing w:line="480" w:lineRule="auto"/>
            <w:ind w:hanging="640"/>
            <w:jc w:val="both"/>
            <w:divId w:val="698315972"/>
            <w:rPr>
              <w:rFonts w:ascii="Times New Roman" w:eastAsia="Times New Roman" w:hAnsi="Times New Roman" w:cs="Times New Roman"/>
              <w:color w:val="000000"/>
            </w:rPr>
          </w:pPr>
          <w:r w:rsidRPr="00265F51">
            <w:rPr>
              <w:rFonts w:ascii="Times New Roman" w:eastAsia="Times New Roman" w:hAnsi="Times New Roman" w:cs="Times New Roman"/>
              <w:color w:val="000000"/>
            </w:rPr>
            <w:t>12.</w:t>
          </w:r>
          <w:r w:rsidRPr="00265F51">
            <w:rPr>
              <w:rFonts w:ascii="Times New Roman" w:eastAsia="Times New Roman" w:hAnsi="Times New Roman" w:cs="Times New Roman"/>
              <w:color w:val="000000"/>
            </w:rPr>
            <w:tab/>
          </w:r>
          <w:proofErr w:type="spellStart"/>
          <w:r w:rsidRPr="00265F51">
            <w:rPr>
              <w:rFonts w:ascii="Times New Roman" w:eastAsia="Times New Roman" w:hAnsi="Times New Roman" w:cs="Times New Roman"/>
              <w:color w:val="000000"/>
            </w:rPr>
            <w:t>Lauring</w:t>
          </w:r>
          <w:proofErr w:type="spellEnd"/>
          <w:r w:rsidRPr="00265F51">
            <w:rPr>
              <w:rFonts w:ascii="Times New Roman" w:eastAsia="Times New Roman" w:hAnsi="Times New Roman" w:cs="Times New Roman"/>
              <w:color w:val="000000"/>
            </w:rPr>
            <w:t xml:space="preserve"> AS, </w:t>
          </w:r>
          <w:proofErr w:type="spellStart"/>
          <w:r w:rsidRPr="00265F51">
            <w:rPr>
              <w:rFonts w:ascii="Times New Roman" w:eastAsia="Times New Roman" w:hAnsi="Times New Roman" w:cs="Times New Roman"/>
              <w:color w:val="000000"/>
            </w:rPr>
            <w:t>Tenforde</w:t>
          </w:r>
          <w:proofErr w:type="spellEnd"/>
          <w:r w:rsidRPr="00265F51">
            <w:rPr>
              <w:rFonts w:ascii="Times New Roman" w:eastAsia="Times New Roman" w:hAnsi="Times New Roman" w:cs="Times New Roman"/>
              <w:color w:val="000000"/>
            </w:rPr>
            <w:t xml:space="preserve"> MW, Chappell JD, </w:t>
          </w:r>
          <w:proofErr w:type="spellStart"/>
          <w:r w:rsidRPr="00265F51">
            <w:rPr>
              <w:rFonts w:ascii="Times New Roman" w:eastAsia="Times New Roman" w:hAnsi="Times New Roman" w:cs="Times New Roman"/>
              <w:color w:val="000000"/>
            </w:rPr>
            <w:t>Gaglani</w:t>
          </w:r>
          <w:proofErr w:type="spellEnd"/>
          <w:r w:rsidRPr="00265F51">
            <w:rPr>
              <w:rFonts w:ascii="Times New Roman" w:eastAsia="Times New Roman" w:hAnsi="Times New Roman" w:cs="Times New Roman"/>
              <w:color w:val="000000"/>
            </w:rPr>
            <w:t xml:space="preserve"> M, Ginde AA, McNeal T, et al. Clinical severity of, and effectiveness of mRNA vaccines against, covid-19 from omicron, delta, and alpha SARS-CoV-2 variants in the United States: prospective observational study. </w:t>
          </w:r>
          <w:r w:rsidR="003F7884">
            <w:rPr>
              <w:rFonts w:ascii="Times New Roman" w:eastAsia="Times New Roman" w:hAnsi="Times New Roman" w:cs="Times New Roman"/>
              <w:color w:val="000000"/>
            </w:rPr>
            <w:t>BMI</w:t>
          </w:r>
          <w:r w:rsidRPr="00265F51">
            <w:rPr>
              <w:rFonts w:ascii="Times New Roman" w:eastAsia="Times New Roman" w:hAnsi="Times New Roman" w:cs="Times New Roman"/>
              <w:color w:val="000000"/>
            </w:rPr>
            <w:t xml:space="preserve">. 2022;376. </w:t>
          </w:r>
        </w:p>
        <w:p w14:paraId="70590D58" w14:textId="2FFAD7EE" w:rsidR="008A0684" w:rsidRPr="00265F51" w:rsidRDefault="008A0684" w:rsidP="00DA49D9">
          <w:pPr>
            <w:autoSpaceDE w:val="0"/>
            <w:autoSpaceDN w:val="0"/>
            <w:spacing w:line="480" w:lineRule="auto"/>
            <w:ind w:hanging="640"/>
            <w:jc w:val="both"/>
            <w:divId w:val="1555509048"/>
            <w:rPr>
              <w:rFonts w:ascii="Times New Roman" w:eastAsia="Times New Roman" w:hAnsi="Times New Roman" w:cs="Times New Roman"/>
              <w:color w:val="000000"/>
            </w:rPr>
          </w:pPr>
          <w:r w:rsidRPr="00265F51">
            <w:rPr>
              <w:rFonts w:ascii="Times New Roman" w:eastAsia="Times New Roman" w:hAnsi="Times New Roman" w:cs="Times New Roman"/>
              <w:color w:val="000000"/>
            </w:rPr>
            <w:t>13.</w:t>
          </w:r>
          <w:r w:rsidRPr="00265F51">
            <w:rPr>
              <w:rFonts w:ascii="Times New Roman" w:eastAsia="Times New Roman" w:hAnsi="Times New Roman" w:cs="Times New Roman"/>
              <w:color w:val="000000"/>
            </w:rPr>
            <w:tab/>
          </w:r>
          <w:proofErr w:type="spellStart"/>
          <w:r w:rsidRPr="00265F51">
            <w:rPr>
              <w:rFonts w:ascii="Times New Roman" w:eastAsia="Times New Roman" w:hAnsi="Times New Roman" w:cs="Times New Roman"/>
              <w:color w:val="000000"/>
            </w:rPr>
            <w:t>Iuliano</w:t>
          </w:r>
          <w:proofErr w:type="spellEnd"/>
          <w:r w:rsidRPr="00265F51">
            <w:rPr>
              <w:rFonts w:ascii="Times New Roman" w:eastAsia="Times New Roman" w:hAnsi="Times New Roman" w:cs="Times New Roman"/>
              <w:color w:val="000000"/>
            </w:rPr>
            <w:t xml:space="preserve"> AD. Trends in disease severity and health care utilization during the early Omicron variant period compared with previous SARS-CoV-2 high transmission periods—United States, December 2020–January 2022. </w:t>
          </w:r>
          <w:r w:rsidR="000E6415" w:rsidRPr="00265F51">
            <w:rPr>
              <w:rFonts w:ascii="Times New Roman" w:eastAsia="Times New Roman" w:hAnsi="Times New Roman" w:cs="Times New Roman"/>
              <w:color w:val="000000"/>
            </w:rPr>
            <w:t xml:space="preserve">MMWR. Morbidity and </w:t>
          </w:r>
          <w:r w:rsidR="003F7884">
            <w:rPr>
              <w:rFonts w:ascii="Times New Roman" w:eastAsia="Times New Roman" w:hAnsi="Times New Roman" w:cs="Times New Roman"/>
              <w:color w:val="000000"/>
            </w:rPr>
            <w:t>M</w:t>
          </w:r>
          <w:r w:rsidR="000E6415" w:rsidRPr="00265F51">
            <w:rPr>
              <w:rFonts w:ascii="Times New Roman" w:eastAsia="Times New Roman" w:hAnsi="Times New Roman" w:cs="Times New Roman"/>
              <w:color w:val="000000"/>
            </w:rPr>
            <w:t xml:space="preserve">ortality </w:t>
          </w:r>
          <w:r w:rsidR="003F7884">
            <w:rPr>
              <w:rFonts w:ascii="Times New Roman" w:eastAsia="Times New Roman" w:hAnsi="Times New Roman" w:cs="Times New Roman"/>
              <w:color w:val="000000"/>
            </w:rPr>
            <w:t>W</w:t>
          </w:r>
          <w:r w:rsidR="000E6415" w:rsidRPr="00265F51">
            <w:rPr>
              <w:rFonts w:ascii="Times New Roman" w:eastAsia="Times New Roman" w:hAnsi="Times New Roman" w:cs="Times New Roman"/>
              <w:color w:val="000000"/>
            </w:rPr>
            <w:t xml:space="preserve">eekly </w:t>
          </w:r>
          <w:r w:rsidR="003F7884">
            <w:rPr>
              <w:rFonts w:ascii="Times New Roman" w:eastAsia="Times New Roman" w:hAnsi="Times New Roman" w:cs="Times New Roman"/>
              <w:color w:val="000000"/>
            </w:rPr>
            <w:t>R</w:t>
          </w:r>
          <w:r w:rsidR="000E6415" w:rsidRPr="00265F51">
            <w:rPr>
              <w:rFonts w:ascii="Times New Roman" w:eastAsia="Times New Roman" w:hAnsi="Times New Roman" w:cs="Times New Roman"/>
              <w:color w:val="000000"/>
            </w:rPr>
            <w:t>eport</w:t>
          </w:r>
          <w:r w:rsidRPr="00265F51">
            <w:rPr>
              <w:rFonts w:ascii="Times New Roman" w:eastAsia="Times New Roman" w:hAnsi="Times New Roman" w:cs="Times New Roman"/>
              <w:color w:val="000000"/>
            </w:rPr>
            <w:t xml:space="preserve">. 2022;71. </w:t>
          </w:r>
        </w:p>
        <w:p w14:paraId="2361CE20" w14:textId="4CAED03C" w:rsidR="008A0684" w:rsidRPr="00265F51" w:rsidRDefault="008A0684" w:rsidP="00DA49D9">
          <w:pPr>
            <w:autoSpaceDE w:val="0"/>
            <w:autoSpaceDN w:val="0"/>
            <w:spacing w:line="480" w:lineRule="auto"/>
            <w:ind w:hanging="640"/>
            <w:jc w:val="both"/>
            <w:divId w:val="1387608916"/>
            <w:rPr>
              <w:rFonts w:ascii="Times New Roman" w:eastAsia="Times New Roman" w:hAnsi="Times New Roman" w:cs="Times New Roman"/>
              <w:color w:val="000000"/>
            </w:rPr>
          </w:pPr>
          <w:r w:rsidRPr="00265F51">
            <w:rPr>
              <w:rFonts w:ascii="Times New Roman" w:eastAsia="Times New Roman" w:hAnsi="Times New Roman" w:cs="Times New Roman"/>
              <w:color w:val="000000"/>
            </w:rPr>
            <w:t>14.</w:t>
          </w:r>
          <w:r w:rsidRPr="00265F51">
            <w:rPr>
              <w:rFonts w:ascii="Times New Roman" w:eastAsia="Times New Roman" w:hAnsi="Times New Roman" w:cs="Times New Roman"/>
              <w:color w:val="000000"/>
            </w:rPr>
            <w:tab/>
            <w:t xml:space="preserve">Omicron, Delta, Alpha, and More: What </w:t>
          </w:r>
          <w:r w:rsidR="000E6415" w:rsidRPr="00265F51">
            <w:rPr>
              <w:rFonts w:ascii="Times New Roman" w:eastAsia="Times New Roman" w:hAnsi="Times New Roman" w:cs="Times New Roman"/>
              <w:color w:val="000000"/>
            </w:rPr>
            <w:t>to</w:t>
          </w:r>
          <w:r w:rsidRPr="00265F51">
            <w:rPr>
              <w:rFonts w:ascii="Times New Roman" w:eastAsia="Times New Roman" w:hAnsi="Times New Roman" w:cs="Times New Roman"/>
              <w:color w:val="000000"/>
            </w:rPr>
            <w:t xml:space="preserve"> Know About the Coronavirus Variants &gt; News &gt; Yale Medicine [Internet]. [cited 2024 Oct 3]. Available from: https://www.yalemedicine.org/news/covid-19-variants-of-concern-omicron</w:t>
          </w:r>
        </w:p>
        <w:p w14:paraId="7A2D5D7D" w14:textId="77777777" w:rsidR="008A0684" w:rsidRPr="00265F51" w:rsidRDefault="008A0684" w:rsidP="00DA49D9">
          <w:pPr>
            <w:autoSpaceDE w:val="0"/>
            <w:autoSpaceDN w:val="0"/>
            <w:spacing w:line="480" w:lineRule="auto"/>
            <w:ind w:hanging="640"/>
            <w:jc w:val="both"/>
            <w:divId w:val="640699445"/>
            <w:rPr>
              <w:rFonts w:ascii="Times New Roman" w:eastAsia="Times New Roman" w:hAnsi="Times New Roman" w:cs="Times New Roman"/>
              <w:color w:val="000000"/>
            </w:rPr>
          </w:pPr>
          <w:r w:rsidRPr="00265F51">
            <w:rPr>
              <w:rFonts w:ascii="Times New Roman" w:eastAsia="Times New Roman" w:hAnsi="Times New Roman" w:cs="Times New Roman"/>
              <w:color w:val="000000"/>
            </w:rPr>
            <w:t>15.</w:t>
          </w:r>
          <w:r w:rsidRPr="00265F51">
            <w:rPr>
              <w:rFonts w:ascii="Times New Roman" w:eastAsia="Times New Roman" w:hAnsi="Times New Roman" w:cs="Times New Roman"/>
              <w:color w:val="000000"/>
            </w:rPr>
            <w:tab/>
            <w:t>Update on Omicron [Internet]. [cited 2024 Oct 3]. Available from: https://www.who.int/news/item/28-11-2021-update-on-omicron</w:t>
          </w:r>
        </w:p>
        <w:p w14:paraId="396889A2" w14:textId="5376F4FF" w:rsidR="008A0684" w:rsidRPr="00265F51" w:rsidRDefault="008A0684" w:rsidP="00DA49D9">
          <w:pPr>
            <w:autoSpaceDE w:val="0"/>
            <w:autoSpaceDN w:val="0"/>
            <w:spacing w:line="480" w:lineRule="auto"/>
            <w:ind w:hanging="640"/>
            <w:jc w:val="both"/>
            <w:divId w:val="47189718"/>
            <w:rPr>
              <w:rFonts w:ascii="Times New Roman" w:eastAsia="Times New Roman" w:hAnsi="Times New Roman" w:cs="Times New Roman"/>
              <w:color w:val="000000"/>
            </w:rPr>
          </w:pPr>
          <w:r w:rsidRPr="00265F51">
            <w:rPr>
              <w:rFonts w:ascii="Times New Roman" w:eastAsia="Times New Roman" w:hAnsi="Times New Roman" w:cs="Times New Roman"/>
              <w:color w:val="000000"/>
            </w:rPr>
            <w:t>16.</w:t>
          </w:r>
          <w:r w:rsidRPr="00265F51">
            <w:rPr>
              <w:rFonts w:ascii="Times New Roman" w:eastAsia="Times New Roman" w:hAnsi="Times New Roman" w:cs="Times New Roman"/>
              <w:color w:val="000000"/>
            </w:rPr>
            <w:tab/>
          </w:r>
          <w:proofErr w:type="spellStart"/>
          <w:r w:rsidRPr="00265F51">
            <w:rPr>
              <w:rFonts w:ascii="Times New Roman" w:eastAsia="Times New Roman" w:hAnsi="Times New Roman" w:cs="Times New Roman"/>
              <w:color w:val="000000"/>
            </w:rPr>
            <w:t>Florensa</w:t>
          </w:r>
          <w:proofErr w:type="spellEnd"/>
          <w:r w:rsidRPr="00265F51">
            <w:rPr>
              <w:rFonts w:ascii="Times New Roman" w:eastAsia="Times New Roman" w:hAnsi="Times New Roman" w:cs="Times New Roman"/>
              <w:color w:val="000000"/>
            </w:rPr>
            <w:t xml:space="preserve"> D, Mateo J, </w:t>
          </w:r>
          <w:proofErr w:type="spellStart"/>
          <w:r w:rsidRPr="00265F51">
            <w:rPr>
              <w:rFonts w:ascii="Times New Roman" w:eastAsia="Times New Roman" w:hAnsi="Times New Roman" w:cs="Times New Roman"/>
              <w:color w:val="000000"/>
            </w:rPr>
            <w:t>Spaimoc</w:t>
          </w:r>
          <w:proofErr w:type="spellEnd"/>
          <w:r w:rsidRPr="00265F51">
            <w:rPr>
              <w:rFonts w:ascii="Times New Roman" w:eastAsia="Times New Roman" w:hAnsi="Times New Roman" w:cs="Times New Roman"/>
              <w:color w:val="000000"/>
            </w:rPr>
            <w:t xml:space="preserve"> R, Miret C, Godoy S, </w:t>
          </w:r>
          <w:proofErr w:type="spellStart"/>
          <w:r w:rsidRPr="00265F51">
            <w:rPr>
              <w:rFonts w:ascii="Times New Roman" w:eastAsia="Times New Roman" w:hAnsi="Times New Roman" w:cs="Times New Roman"/>
              <w:color w:val="000000"/>
            </w:rPr>
            <w:t>Solsona</w:t>
          </w:r>
          <w:proofErr w:type="spellEnd"/>
          <w:r w:rsidRPr="00265F51">
            <w:rPr>
              <w:rFonts w:ascii="Times New Roman" w:eastAsia="Times New Roman" w:hAnsi="Times New Roman" w:cs="Times New Roman"/>
              <w:color w:val="000000"/>
            </w:rPr>
            <w:t xml:space="preserve"> F, et al. Severity of COVID-19 cases in the months of predominance of the Alpha and Delta variants. </w:t>
          </w:r>
          <w:r w:rsidR="004B20E1" w:rsidRPr="00265F51">
            <w:rPr>
              <w:rFonts w:ascii="Times New Roman" w:eastAsia="Times New Roman" w:hAnsi="Times New Roman" w:cs="Times New Roman"/>
              <w:color w:val="000000"/>
            </w:rPr>
            <w:t>Scientific Reports</w:t>
          </w:r>
          <w:r w:rsidRPr="00265F51">
            <w:rPr>
              <w:rFonts w:ascii="Times New Roman" w:eastAsia="Times New Roman" w:hAnsi="Times New Roman" w:cs="Times New Roman"/>
              <w:color w:val="000000"/>
            </w:rPr>
            <w:t xml:space="preserve">. 2022;12(1):15456. </w:t>
          </w:r>
        </w:p>
        <w:p w14:paraId="7A74E430" w14:textId="453A90C4" w:rsidR="008A0684" w:rsidRPr="00265F51" w:rsidRDefault="008A0684" w:rsidP="00DA49D9">
          <w:pPr>
            <w:autoSpaceDE w:val="0"/>
            <w:autoSpaceDN w:val="0"/>
            <w:spacing w:line="480" w:lineRule="auto"/>
            <w:ind w:hanging="640"/>
            <w:jc w:val="both"/>
            <w:divId w:val="948512823"/>
            <w:rPr>
              <w:rFonts w:ascii="Times New Roman" w:eastAsia="Times New Roman" w:hAnsi="Times New Roman" w:cs="Times New Roman"/>
              <w:color w:val="000000"/>
            </w:rPr>
          </w:pPr>
          <w:r w:rsidRPr="00265F51">
            <w:rPr>
              <w:rFonts w:ascii="Times New Roman" w:eastAsia="Times New Roman" w:hAnsi="Times New Roman" w:cs="Times New Roman"/>
              <w:color w:val="000000"/>
            </w:rPr>
            <w:lastRenderedPageBreak/>
            <w:t>17.</w:t>
          </w:r>
          <w:r w:rsidRPr="00265F51">
            <w:rPr>
              <w:rFonts w:ascii="Times New Roman" w:eastAsia="Times New Roman" w:hAnsi="Times New Roman" w:cs="Times New Roman"/>
              <w:color w:val="000000"/>
            </w:rPr>
            <w:tab/>
            <w:t>Whittle RS, Diaz-</w:t>
          </w:r>
          <w:proofErr w:type="spellStart"/>
          <w:r w:rsidRPr="00265F51">
            <w:rPr>
              <w:rFonts w:ascii="Times New Roman" w:eastAsia="Times New Roman" w:hAnsi="Times New Roman" w:cs="Times New Roman"/>
              <w:color w:val="000000"/>
            </w:rPr>
            <w:t>Artiles</w:t>
          </w:r>
          <w:proofErr w:type="spellEnd"/>
          <w:r w:rsidRPr="00265F51">
            <w:rPr>
              <w:rFonts w:ascii="Times New Roman" w:eastAsia="Times New Roman" w:hAnsi="Times New Roman" w:cs="Times New Roman"/>
              <w:color w:val="000000"/>
            </w:rPr>
            <w:t xml:space="preserve"> A. An ecological study of socioeconomic predictors in detection of COVID-19 cases across neighborhoods in New York City. </w:t>
          </w:r>
          <w:r w:rsidR="005A0D97" w:rsidRPr="00265F51">
            <w:rPr>
              <w:rFonts w:ascii="Times New Roman" w:eastAsia="Times New Roman" w:hAnsi="Times New Roman" w:cs="Times New Roman"/>
              <w:color w:val="000000"/>
            </w:rPr>
            <w:t xml:space="preserve">BMC </w:t>
          </w:r>
          <w:r w:rsidR="003F7884">
            <w:rPr>
              <w:rFonts w:ascii="Times New Roman" w:eastAsia="Times New Roman" w:hAnsi="Times New Roman" w:cs="Times New Roman"/>
              <w:color w:val="000000"/>
            </w:rPr>
            <w:t>M</w:t>
          </w:r>
          <w:r w:rsidR="005A0D97" w:rsidRPr="00265F51">
            <w:rPr>
              <w:rFonts w:ascii="Times New Roman" w:eastAsia="Times New Roman" w:hAnsi="Times New Roman" w:cs="Times New Roman"/>
              <w:color w:val="000000"/>
            </w:rPr>
            <w:t>edicine</w:t>
          </w:r>
          <w:r w:rsidRPr="00265F51">
            <w:rPr>
              <w:rFonts w:ascii="Times New Roman" w:eastAsia="Times New Roman" w:hAnsi="Times New Roman" w:cs="Times New Roman"/>
              <w:color w:val="000000"/>
            </w:rPr>
            <w:t xml:space="preserve">. </w:t>
          </w:r>
          <w:r w:rsidR="004B20E1" w:rsidRPr="00265F51">
            <w:rPr>
              <w:rFonts w:ascii="Times New Roman" w:eastAsia="Times New Roman" w:hAnsi="Times New Roman" w:cs="Times New Roman"/>
              <w:color w:val="000000"/>
            </w:rPr>
            <w:t>2020; 18:1</w:t>
          </w:r>
          <w:r w:rsidRPr="00265F51">
            <w:rPr>
              <w:rFonts w:ascii="Times New Roman" w:eastAsia="Times New Roman" w:hAnsi="Times New Roman" w:cs="Times New Roman"/>
              <w:color w:val="000000"/>
            </w:rPr>
            <w:t xml:space="preserve">–17. </w:t>
          </w:r>
        </w:p>
        <w:p w14:paraId="71630B8E" w14:textId="748AB56E" w:rsidR="008A0684" w:rsidRPr="00265F51" w:rsidRDefault="008A0684" w:rsidP="00DA49D9">
          <w:pPr>
            <w:autoSpaceDE w:val="0"/>
            <w:autoSpaceDN w:val="0"/>
            <w:spacing w:line="480" w:lineRule="auto"/>
            <w:ind w:hanging="640"/>
            <w:jc w:val="both"/>
            <w:divId w:val="1183783354"/>
            <w:rPr>
              <w:rFonts w:ascii="Times New Roman" w:eastAsia="Times New Roman" w:hAnsi="Times New Roman" w:cs="Times New Roman"/>
              <w:color w:val="000000"/>
            </w:rPr>
          </w:pPr>
          <w:r w:rsidRPr="00265F51">
            <w:rPr>
              <w:rFonts w:ascii="Times New Roman" w:eastAsia="Times New Roman" w:hAnsi="Times New Roman" w:cs="Times New Roman"/>
              <w:color w:val="000000"/>
            </w:rPr>
            <w:t>18.</w:t>
          </w:r>
          <w:r w:rsidRPr="00265F51">
            <w:rPr>
              <w:rFonts w:ascii="Times New Roman" w:eastAsia="Times New Roman" w:hAnsi="Times New Roman" w:cs="Times New Roman"/>
              <w:color w:val="000000"/>
            </w:rPr>
            <w:tab/>
            <w:t>Chen JT, Krieger N. Revealing the unequal burden of COVID-19 by income, race/ethnicity, and household crowding: US county versus zip code analyses. Journal of Public Health Management and Practice. 2021;27(Supplement 1</w:t>
          </w:r>
          <w:r w:rsidR="005A0D97" w:rsidRPr="00265F51">
            <w:rPr>
              <w:rFonts w:ascii="Times New Roman" w:eastAsia="Times New Roman" w:hAnsi="Times New Roman" w:cs="Times New Roman"/>
              <w:color w:val="000000"/>
            </w:rPr>
            <w:t>): S</w:t>
          </w:r>
          <w:r w:rsidRPr="00265F51">
            <w:rPr>
              <w:rFonts w:ascii="Times New Roman" w:eastAsia="Times New Roman" w:hAnsi="Times New Roman" w:cs="Times New Roman"/>
              <w:color w:val="000000"/>
            </w:rPr>
            <w:t xml:space="preserve">43–56. </w:t>
          </w:r>
        </w:p>
        <w:p w14:paraId="7FBF4C2E" w14:textId="72D077BB" w:rsidR="008A0684" w:rsidRPr="00265F51" w:rsidRDefault="008A0684" w:rsidP="00DA49D9">
          <w:pPr>
            <w:autoSpaceDE w:val="0"/>
            <w:autoSpaceDN w:val="0"/>
            <w:spacing w:line="480" w:lineRule="auto"/>
            <w:ind w:hanging="640"/>
            <w:jc w:val="both"/>
            <w:divId w:val="1233588733"/>
            <w:rPr>
              <w:rFonts w:ascii="Times New Roman" w:eastAsia="Times New Roman" w:hAnsi="Times New Roman" w:cs="Times New Roman"/>
              <w:color w:val="000000"/>
            </w:rPr>
          </w:pPr>
          <w:r w:rsidRPr="00265F51">
            <w:rPr>
              <w:rFonts w:ascii="Times New Roman" w:eastAsia="Times New Roman" w:hAnsi="Times New Roman" w:cs="Times New Roman"/>
              <w:color w:val="000000"/>
            </w:rPr>
            <w:t>19.</w:t>
          </w:r>
          <w:r w:rsidRPr="00265F51">
            <w:rPr>
              <w:rFonts w:ascii="Times New Roman" w:eastAsia="Times New Roman" w:hAnsi="Times New Roman" w:cs="Times New Roman"/>
              <w:color w:val="000000"/>
            </w:rPr>
            <w:tab/>
            <w:t xml:space="preserve">KC M, Oral E, Straif-Bourgeois S, Rung AL, Peters ES. The effect of area deprivation on COVID-19 risk in Louisiana. </w:t>
          </w:r>
          <w:proofErr w:type="spellStart"/>
          <w:r w:rsidR="003D4247" w:rsidRPr="00265F51">
            <w:rPr>
              <w:rFonts w:ascii="Times New Roman" w:eastAsia="Times New Roman" w:hAnsi="Times New Roman" w:cs="Times New Roman"/>
              <w:color w:val="000000"/>
            </w:rPr>
            <w:t>PloS</w:t>
          </w:r>
          <w:proofErr w:type="spellEnd"/>
          <w:r w:rsidR="003D4247" w:rsidRPr="00265F51">
            <w:rPr>
              <w:rFonts w:ascii="Times New Roman" w:eastAsia="Times New Roman" w:hAnsi="Times New Roman" w:cs="Times New Roman"/>
              <w:color w:val="000000"/>
            </w:rPr>
            <w:t xml:space="preserve"> </w:t>
          </w:r>
          <w:r w:rsidR="007D682A">
            <w:rPr>
              <w:rFonts w:ascii="Times New Roman" w:eastAsia="Times New Roman" w:hAnsi="Times New Roman" w:cs="Times New Roman"/>
              <w:color w:val="000000"/>
            </w:rPr>
            <w:t>O</w:t>
          </w:r>
          <w:r w:rsidR="003D4247" w:rsidRPr="00265F51">
            <w:rPr>
              <w:rFonts w:ascii="Times New Roman" w:eastAsia="Times New Roman" w:hAnsi="Times New Roman" w:cs="Times New Roman"/>
              <w:color w:val="000000"/>
            </w:rPr>
            <w:t>ne</w:t>
          </w:r>
          <w:r w:rsidRPr="00265F51">
            <w:rPr>
              <w:rFonts w:ascii="Times New Roman" w:eastAsia="Times New Roman" w:hAnsi="Times New Roman" w:cs="Times New Roman"/>
              <w:color w:val="000000"/>
            </w:rPr>
            <w:t>. 2020;15(12</w:t>
          </w:r>
          <w:r w:rsidR="003D4247" w:rsidRPr="00265F51">
            <w:rPr>
              <w:rFonts w:ascii="Times New Roman" w:eastAsia="Times New Roman" w:hAnsi="Times New Roman" w:cs="Times New Roman"/>
              <w:color w:val="000000"/>
            </w:rPr>
            <w:t>): e</w:t>
          </w:r>
          <w:r w:rsidRPr="00265F51">
            <w:rPr>
              <w:rFonts w:ascii="Times New Roman" w:eastAsia="Times New Roman" w:hAnsi="Times New Roman" w:cs="Times New Roman"/>
              <w:color w:val="000000"/>
            </w:rPr>
            <w:t xml:space="preserve">0243028. </w:t>
          </w:r>
        </w:p>
        <w:p w14:paraId="68DA7BD1" w14:textId="614FE82E" w:rsidR="008A0684" w:rsidRPr="00265F51" w:rsidRDefault="008A0684" w:rsidP="00DA49D9">
          <w:pPr>
            <w:autoSpaceDE w:val="0"/>
            <w:autoSpaceDN w:val="0"/>
            <w:spacing w:line="480" w:lineRule="auto"/>
            <w:ind w:hanging="640"/>
            <w:jc w:val="both"/>
            <w:divId w:val="714701013"/>
            <w:rPr>
              <w:rFonts w:ascii="Times New Roman" w:eastAsia="Times New Roman" w:hAnsi="Times New Roman" w:cs="Times New Roman"/>
              <w:color w:val="000000"/>
            </w:rPr>
          </w:pPr>
          <w:r w:rsidRPr="00265F51">
            <w:rPr>
              <w:rFonts w:ascii="Times New Roman" w:eastAsia="Times New Roman" w:hAnsi="Times New Roman" w:cs="Times New Roman"/>
              <w:color w:val="000000"/>
            </w:rPr>
            <w:t>20.</w:t>
          </w:r>
          <w:r w:rsidRPr="00265F51">
            <w:rPr>
              <w:rFonts w:ascii="Times New Roman" w:eastAsia="Times New Roman" w:hAnsi="Times New Roman" w:cs="Times New Roman"/>
              <w:color w:val="000000"/>
            </w:rPr>
            <w:tab/>
          </w:r>
          <w:proofErr w:type="spellStart"/>
          <w:r w:rsidRPr="00265F51">
            <w:rPr>
              <w:rFonts w:ascii="Times New Roman" w:eastAsia="Times New Roman" w:hAnsi="Times New Roman" w:cs="Times New Roman"/>
              <w:color w:val="000000"/>
            </w:rPr>
            <w:t>Hatef</w:t>
          </w:r>
          <w:proofErr w:type="spellEnd"/>
          <w:r w:rsidRPr="00265F51">
            <w:rPr>
              <w:rFonts w:ascii="Times New Roman" w:eastAsia="Times New Roman" w:hAnsi="Times New Roman" w:cs="Times New Roman"/>
              <w:color w:val="000000"/>
            </w:rPr>
            <w:t xml:space="preserve"> E, Chang HY, Kitchen C, Weiner JP, Kharrazi H. Assessing the impact of neighborhood socioeconomic characteristics on COVID-19 prevalence across seven states in the United States. </w:t>
          </w:r>
          <w:r w:rsidR="008C5ED6" w:rsidRPr="00265F51">
            <w:rPr>
              <w:rFonts w:ascii="Times New Roman" w:eastAsia="Times New Roman" w:hAnsi="Times New Roman" w:cs="Times New Roman"/>
              <w:color w:val="000000"/>
            </w:rPr>
            <w:t>Frontiers in public health</w:t>
          </w:r>
          <w:r w:rsidRPr="00265F51">
            <w:rPr>
              <w:rFonts w:ascii="Times New Roman" w:eastAsia="Times New Roman" w:hAnsi="Times New Roman" w:cs="Times New Roman"/>
              <w:color w:val="000000"/>
            </w:rPr>
            <w:t xml:space="preserve">. </w:t>
          </w:r>
          <w:r w:rsidR="003D4247" w:rsidRPr="00265F51">
            <w:rPr>
              <w:rFonts w:ascii="Times New Roman" w:eastAsia="Times New Roman" w:hAnsi="Times New Roman" w:cs="Times New Roman"/>
              <w:color w:val="000000"/>
            </w:rPr>
            <w:t>2020; 8:571808</w:t>
          </w:r>
          <w:r w:rsidRPr="00265F51">
            <w:rPr>
              <w:rFonts w:ascii="Times New Roman" w:eastAsia="Times New Roman" w:hAnsi="Times New Roman" w:cs="Times New Roman"/>
              <w:color w:val="000000"/>
            </w:rPr>
            <w:t xml:space="preserve">. </w:t>
          </w:r>
        </w:p>
        <w:p w14:paraId="20CCEB8D" w14:textId="77777777" w:rsidR="008A0684" w:rsidRPr="00265F51" w:rsidRDefault="008A0684" w:rsidP="00DA49D9">
          <w:pPr>
            <w:autoSpaceDE w:val="0"/>
            <w:autoSpaceDN w:val="0"/>
            <w:spacing w:line="480" w:lineRule="auto"/>
            <w:ind w:hanging="640"/>
            <w:jc w:val="both"/>
            <w:divId w:val="561210303"/>
            <w:rPr>
              <w:rFonts w:ascii="Times New Roman" w:eastAsia="Times New Roman" w:hAnsi="Times New Roman" w:cs="Times New Roman"/>
              <w:color w:val="000000"/>
            </w:rPr>
          </w:pPr>
          <w:r w:rsidRPr="00265F51">
            <w:rPr>
              <w:rFonts w:ascii="Times New Roman" w:eastAsia="Times New Roman" w:hAnsi="Times New Roman" w:cs="Times New Roman"/>
              <w:color w:val="000000"/>
            </w:rPr>
            <w:t>21.</w:t>
          </w:r>
          <w:r w:rsidRPr="00265F51">
            <w:rPr>
              <w:rFonts w:ascii="Times New Roman" w:eastAsia="Times New Roman" w:hAnsi="Times New Roman" w:cs="Times New Roman"/>
              <w:color w:val="000000"/>
            </w:rPr>
            <w:tab/>
            <w:t xml:space="preserve">Yancy CW. COVID-19 and </w:t>
          </w:r>
          <w:proofErr w:type="spellStart"/>
          <w:r w:rsidRPr="00265F51">
            <w:rPr>
              <w:rFonts w:ascii="Times New Roman" w:eastAsia="Times New Roman" w:hAnsi="Times New Roman" w:cs="Times New Roman"/>
              <w:color w:val="000000"/>
            </w:rPr>
            <w:t>african</w:t>
          </w:r>
          <w:proofErr w:type="spellEnd"/>
          <w:r w:rsidRPr="00265F51">
            <w:rPr>
              <w:rFonts w:ascii="Times New Roman" w:eastAsia="Times New Roman" w:hAnsi="Times New Roman" w:cs="Times New Roman"/>
              <w:color w:val="000000"/>
            </w:rPr>
            <w:t xml:space="preserve"> </w:t>
          </w:r>
          <w:proofErr w:type="spellStart"/>
          <w:r w:rsidRPr="00265F51">
            <w:rPr>
              <w:rFonts w:ascii="Times New Roman" w:eastAsia="Times New Roman" w:hAnsi="Times New Roman" w:cs="Times New Roman"/>
              <w:color w:val="000000"/>
            </w:rPr>
            <w:t>americans</w:t>
          </w:r>
          <w:proofErr w:type="spellEnd"/>
          <w:r w:rsidRPr="00265F51">
            <w:rPr>
              <w:rFonts w:ascii="Times New Roman" w:eastAsia="Times New Roman" w:hAnsi="Times New Roman" w:cs="Times New Roman"/>
              <w:color w:val="000000"/>
            </w:rPr>
            <w:t xml:space="preserve">. JAMA. 2020;323(19):1891–2. </w:t>
          </w:r>
        </w:p>
        <w:p w14:paraId="707545E7" w14:textId="65BBB154" w:rsidR="008A0684" w:rsidRPr="00265F51" w:rsidRDefault="008A0684" w:rsidP="00DA49D9">
          <w:pPr>
            <w:autoSpaceDE w:val="0"/>
            <w:autoSpaceDN w:val="0"/>
            <w:spacing w:line="480" w:lineRule="auto"/>
            <w:ind w:hanging="640"/>
            <w:jc w:val="both"/>
            <w:divId w:val="1939017338"/>
            <w:rPr>
              <w:rFonts w:ascii="Times New Roman" w:eastAsia="Times New Roman" w:hAnsi="Times New Roman" w:cs="Times New Roman"/>
              <w:color w:val="000000"/>
            </w:rPr>
          </w:pPr>
          <w:r w:rsidRPr="00265F51">
            <w:rPr>
              <w:rFonts w:ascii="Times New Roman" w:eastAsia="Times New Roman" w:hAnsi="Times New Roman" w:cs="Times New Roman"/>
              <w:color w:val="000000"/>
            </w:rPr>
            <w:t>22.</w:t>
          </w:r>
          <w:r w:rsidRPr="00265F51">
            <w:rPr>
              <w:rFonts w:ascii="Times New Roman" w:eastAsia="Times New Roman" w:hAnsi="Times New Roman" w:cs="Times New Roman"/>
              <w:color w:val="000000"/>
            </w:rPr>
            <w:tab/>
            <w:t xml:space="preserve">Laurencin CT, McClinton A. The COVID-19 pandemic: a call to action to identify and address racial and ethnic disparities. </w:t>
          </w:r>
          <w:r w:rsidR="007A210F" w:rsidRPr="00265F51">
            <w:rPr>
              <w:rFonts w:ascii="Times New Roman" w:eastAsia="Times New Roman" w:hAnsi="Times New Roman" w:cs="Times New Roman"/>
              <w:color w:val="000000"/>
            </w:rPr>
            <w:t xml:space="preserve">Journal of </w:t>
          </w:r>
          <w:r w:rsidR="007D682A">
            <w:rPr>
              <w:rFonts w:ascii="Times New Roman" w:eastAsia="Times New Roman" w:hAnsi="Times New Roman" w:cs="Times New Roman"/>
              <w:color w:val="000000"/>
            </w:rPr>
            <w:t>R</w:t>
          </w:r>
          <w:r w:rsidR="007A210F" w:rsidRPr="00265F51">
            <w:rPr>
              <w:rFonts w:ascii="Times New Roman" w:eastAsia="Times New Roman" w:hAnsi="Times New Roman" w:cs="Times New Roman"/>
              <w:color w:val="000000"/>
            </w:rPr>
            <w:t xml:space="preserve">acial and </w:t>
          </w:r>
          <w:r w:rsidR="007D682A">
            <w:rPr>
              <w:rFonts w:ascii="Times New Roman" w:eastAsia="Times New Roman" w:hAnsi="Times New Roman" w:cs="Times New Roman"/>
              <w:color w:val="000000"/>
            </w:rPr>
            <w:t>E</w:t>
          </w:r>
          <w:r w:rsidR="007A210F" w:rsidRPr="00265F51">
            <w:rPr>
              <w:rFonts w:ascii="Times New Roman" w:eastAsia="Times New Roman" w:hAnsi="Times New Roman" w:cs="Times New Roman"/>
              <w:color w:val="000000"/>
            </w:rPr>
            <w:t xml:space="preserve">thnic </w:t>
          </w:r>
          <w:r w:rsidR="007D682A">
            <w:rPr>
              <w:rFonts w:ascii="Times New Roman" w:eastAsia="Times New Roman" w:hAnsi="Times New Roman" w:cs="Times New Roman"/>
              <w:color w:val="000000"/>
            </w:rPr>
            <w:t>H</w:t>
          </w:r>
          <w:r w:rsidR="007A210F" w:rsidRPr="00265F51">
            <w:rPr>
              <w:rFonts w:ascii="Times New Roman" w:eastAsia="Times New Roman" w:hAnsi="Times New Roman" w:cs="Times New Roman"/>
              <w:color w:val="000000"/>
            </w:rPr>
            <w:t xml:space="preserve">ealth </w:t>
          </w:r>
          <w:r w:rsidR="007D682A">
            <w:rPr>
              <w:rFonts w:ascii="Times New Roman" w:eastAsia="Times New Roman" w:hAnsi="Times New Roman" w:cs="Times New Roman"/>
              <w:color w:val="000000"/>
            </w:rPr>
            <w:t>D</w:t>
          </w:r>
          <w:r w:rsidR="007A210F" w:rsidRPr="00265F51">
            <w:rPr>
              <w:rFonts w:ascii="Times New Roman" w:eastAsia="Times New Roman" w:hAnsi="Times New Roman" w:cs="Times New Roman"/>
              <w:color w:val="000000"/>
            </w:rPr>
            <w:t>isparities</w:t>
          </w:r>
          <w:r w:rsidRPr="00265F51">
            <w:rPr>
              <w:rFonts w:ascii="Times New Roman" w:eastAsia="Times New Roman" w:hAnsi="Times New Roman" w:cs="Times New Roman"/>
              <w:color w:val="000000"/>
            </w:rPr>
            <w:t xml:space="preserve">. </w:t>
          </w:r>
          <w:r w:rsidR="008C5ED6" w:rsidRPr="00265F51">
            <w:rPr>
              <w:rFonts w:ascii="Times New Roman" w:eastAsia="Times New Roman" w:hAnsi="Times New Roman" w:cs="Times New Roman"/>
              <w:color w:val="000000"/>
            </w:rPr>
            <w:t>2020; 7:398</w:t>
          </w:r>
          <w:r w:rsidRPr="00265F51">
            <w:rPr>
              <w:rFonts w:ascii="Times New Roman" w:eastAsia="Times New Roman" w:hAnsi="Times New Roman" w:cs="Times New Roman"/>
              <w:color w:val="000000"/>
            </w:rPr>
            <w:t xml:space="preserve">–402. </w:t>
          </w:r>
        </w:p>
        <w:p w14:paraId="5E07AC46" w14:textId="77777777" w:rsidR="008A0684" w:rsidRPr="00265F51" w:rsidRDefault="008A0684" w:rsidP="00DA49D9">
          <w:pPr>
            <w:autoSpaceDE w:val="0"/>
            <w:autoSpaceDN w:val="0"/>
            <w:spacing w:line="480" w:lineRule="auto"/>
            <w:ind w:hanging="640"/>
            <w:jc w:val="both"/>
            <w:divId w:val="662969112"/>
            <w:rPr>
              <w:rFonts w:ascii="Times New Roman" w:eastAsia="Times New Roman" w:hAnsi="Times New Roman" w:cs="Times New Roman"/>
              <w:color w:val="000000"/>
            </w:rPr>
          </w:pPr>
          <w:r w:rsidRPr="00265F51">
            <w:rPr>
              <w:rFonts w:ascii="Times New Roman" w:eastAsia="Times New Roman" w:hAnsi="Times New Roman" w:cs="Times New Roman"/>
              <w:color w:val="000000"/>
            </w:rPr>
            <w:t>23.</w:t>
          </w:r>
          <w:r w:rsidRPr="00265F51">
            <w:rPr>
              <w:rFonts w:ascii="Times New Roman" w:eastAsia="Times New Roman" w:hAnsi="Times New Roman" w:cs="Times New Roman"/>
              <w:color w:val="000000"/>
            </w:rPr>
            <w:tab/>
            <w:t xml:space="preserve">Knighton AJ, </w:t>
          </w:r>
          <w:proofErr w:type="spellStart"/>
          <w:r w:rsidRPr="00265F51">
            <w:rPr>
              <w:rFonts w:ascii="Times New Roman" w:eastAsia="Times New Roman" w:hAnsi="Times New Roman" w:cs="Times New Roman"/>
              <w:color w:val="000000"/>
            </w:rPr>
            <w:t>Savitz</w:t>
          </w:r>
          <w:proofErr w:type="spellEnd"/>
          <w:r w:rsidRPr="00265F51">
            <w:rPr>
              <w:rFonts w:ascii="Times New Roman" w:eastAsia="Times New Roman" w:hAnsi="Times New Roman" w:cs="Times New Roman"/>
              <w:color w:val="000000"/>
            </w:rPr>
            <w:t xml:space="preserve"> L, </w:t>
          </w:r>
          <w:proofErr w:type="spellStart"/>
          <w:r w:rsidRPr="00265F51">
            <w:rPr>
              <w:rFonts w:ascii="Times New Roman" w:eastAsia="Times New Roman" w:hAnsi="Times New Roman" w:cs="Times New Roman"/>
              <w:color w:val="000000"/>
            </w:rPr>
            <w:t>Belnap</w:t>
          </w:r>
          <w:proofErr w:type="spellEnd"/>
          <w:r w:rsidRPr="00265F51">
            <w:rPr>
              <w:rFonts w:ascii="Times New Roman" w:eastAsia="Times New Roman" w:hAnsi="Times New Roman" w:cs="Times New Roman"/>
              <w:color w:val="000000"/>
            </w:rPr>
            <w:t xml:space="preserve"> T, Stephenson B, </w:t>
          </w:r>
          <w:proofErr w:type="spellStart"/>
          <w:r w:rsidRPr="00265F51">
            <w:rPr>
              <w:rFonts w:ascii="Times New Roman" w:eastAsia="Times New Roman" w:hAnsi="Times New Roman" w:cs="Times New Roman"/>
              <w:color w:val="000000"/>
            </w:rPr>
            <w:t>VanDerslice</w:t>
          </w:r>
          <w:proofErr w:type="spellEnd"/>
          <w:r w:rsidRPr="00265F51">
            <w:rPr>
              <w:rFonts w:ascii="Times New Roman" w:eastAsia="Times New Roman" w:hAnsi="Times New Roman" w:cs="Times New Roman"/>
              <w:color w:val="000000"/>
            </w:rPr>
            <w:t xml:space="preserve"> J. Introduction of an area deprivation index measuring patient socioeconomic status in an integrated health system: implications for population health. EGEMs. 2016;4(3). </w:t>
          </w:r>
        </w:p>
        <w:p w14:paraId="6768CEEC" w14:textId="635D73DE" w:rsidR="008A0684" w:rsidRPr="00265F51" w:rsidRDefault="008A0684" w:rsidP="00DA49D9">
          <w:pPr>
            <w:autoSpaceDE w:val="0"/>
            <w:autoSpaceDN w:val="0"/>
            <w:spacing w:line="480" w:lineRule="auto"/>
            <w:ind w:hanging="640"/>
            <w:jc w:val="both"/>
            <w:divId w:val="1878348096"/>
            <w:rPr>
              <w:rFonts w:ascii="Times New Roman" w:eastAsia="Times New Roman" w:hAnsi="Times New Roman" w:cs="Times New Roman"/>
              <w:color w:val="000000"/>
            </w:rPr>
          </w:pPr>
          <w:r w:rsidRPr="00265F51">
            <w:rPr>
              <w:rFonts w:ascii="Times New Roman" w:eastAsia="Times New Roman" w:hAnsi="Times New Roman" w:cs="Times New Roman"/>
              <w:color w:val="000000"/>
            </w:rPr>
            <w:t>24.</w:t>
          </w:r>
          <w:r w:rsidRPr="00265F51">
            <w:rPr>
              <w:rFonts w:ascii="Times New Roman" w:eastAsia="Times New Roman" w:hAnsi="Times New Roman" w:cs="Times New Roman"/>
              <w:color w:val="000000"/>
            </w:rPr>
            <w:tab/>
            <w:t xml:space="preserve">Singh GK. Area deprivation and widening inequalities in US mortality, 1969–1998. </w:t>
          </w:r>
          <w:r w:rsidR="006E4DA3" w:rsidRPr="00265F51">
            <w:rPr>
              <w:rFonts w:ascii="Times New Roman" w:eastAsia="Times New Roman" w:hAnsi="Times New Roman" w:cs="Times New Roman"/>
              <w:color w:val="000000"/>
            </w:rPr>
            <w:t xml:space="preserve">American </w:t>
          </w:r>
          <w:r w:rsidR="00BC7DAE">
            <w:rPr>
              <w:rFonts w:ascii="Times New Roman" w:eastAsia="Times New Roman" w:hAnsi="Times New Roman" w:cs="Times New Roman"/>
              <w:color w:val="000000"/>
            </w:rPr>
            <w:t>J</w:t>
          </w:r>
          <w:r w:rsidR="006E4DA3" w:rsidRPr="00265F51">
            <w:rPr>
              <w:rFonts w:ascii="Times New Roman" w:eastAsia="Times New Roman" w:hAnsi="Times New Roman" w:cs="Times New Roman"/>
              <w:color w:val="000000"/>
            </w:rPr>
            <w:t xml:space="preserve">ournal of </w:t>
          </w:r>
          <w:r w:rsidR="00BC7DAE">
            <w:rPr>
              <w:rFonts w:ascii="Times New Roman" w:eastAsia="Times New Roman" w:hAnsi="Times New Roman" w:cs="Times New Roman"/>
              <w:color w:val="000000"/>
            </w:rPr>
            <w:t>P</w:t>
          </w:r>
          <w:r w:rsidR="006E4DA3" w:rsidRPr="00265F51">
            <w:rPr>
              <w:rFonts w:ascii="Times New Roman" w:eastAsia="Times New Roman" w:hAnsi="Times New Roman" w:cs="Times New Roman"/>
              <w:color w:val="000000"/>
            </w:rPr>
            <w:t xml:space="preserve">ublic </w:t>
          </w:r>
          <w:r w:rsidR="00BC7DAE">
            <w:rPr>
              <w:rFonts w:ascii="Times New Roman" w:eastAsia="Times New Roman" w:hAnsi="Times New Roman" w:cs="Times New Roman"/>
              <w:color w:val="000000"/>
            </w:rPr>
            <w:t>H</w:t>
          </w:r>
          <w:r w:rsidR="006E4DA3" w:rsidRPr="00265F51">
            <w:rPr>
              <w:rFonts w:ascii="Times New Roman" w:eastAsia="Times New Roman" w:hAnsi="Times New Roman" w:cs="Times New Roman"/>
              <w:color w:val="000000"/>
            </w:rPr>
            <w:t>ealth</w:t>
          </w:r>
          <w:r w:rsidRPr="00265F51">
            <w:rPr>
              <w:rFonts w:ascii="Times New Roman" w:eastAsia="Times New Roman" w:hAnsi="Times New Roman" w:cs="Times New Roman"/>
              <w:color w:val="000000"/>
            </w:rPr>
            <w:t xml:space="preserve">. 2003;93(7):1137–43. </w:t>
          </w:r>
        </w:p>
        <w:p w14:paraId="3AD7173D" w14:textId="77777777" w:rsidR="008A0684" w:rsidRPr="00265F51" w:rsidRDefault="008A0684" w:rsidP="00DA49D9">
          <w:pPr>
            <w:autoSpaceDE w:val="0"/>
            <w:autoSpaceDN w:val="0"/>
            <w:spacing w:line="480" w:lineRule="auto"/>
            <w:ind w:hanging="640"/>
            <w:jc w:val="both"/>
            <w:divId w:val="700085926"/>
            <w:rPr>
              <w:rFonts w:ascii="Times New Roman" w:eastAsia="Times New Roman" w:hAnsi="Times New Roman" w:cs="Times New Roman"/>
              <w:color w:val="000000"/>
            </w:rPr>
          </w:pPr>
          <w:r w:rsidRPr="00265F51">
            <w:rPr>
              <w:rFonts w:ascii="Times New Roman" w:eastAsia="Times New Roman" w:hAnsi="Times New Roman" w:cs="Times New Roman"/>
              <w:color w:val="000000"/>
            </w:rPr>
            <w:t>25.</w:t>
          </w:r>
          <w:r w:rsidRPr="00265F51">
            <w:rPr>
              <w:rFonts w:ascii="Times New Roman" w:eastAsia="Times New Roman" w:hAnsi="Times New Roman" w:cs="Times New Roman"/>
              <w:color w:val="000000"/>
            </w:rPr>
            <w:tab/>
            <w:t xml:space="preserve">Manabe YC, </w:t>
          </w:r>
          <w:proofErr w:type="spellStart"/>
          <w:r w:rsidRPr="00265F51">
            <w:rPr>
              <w:rFonts w:ascii="Times New Roman" w:eastAsia="Times New Roman" w:hAnsi="Times New Roman" w:cs="Times New Roman"/>
              <w:color w:val="000000"/>
            </w:rPr>
            <w:t>Sharfstein</w:t>
          </w:r>
          <w:proofErr w:type="spellEnd"/>
          <w:r w:rsidRPr="00265F51">
            <w:rPr>
              <w:rFonts w:ascii="Times New Roman" w:eastAsia="Times New Roman" w:hAnsi="Times New Roman" w:cs="Times New Roman"/>
              <w:color w:val="000000"/>
            </w:rPr>
            <w:t xml:space="preserve"> JS, Armstrong K. The need for more and better testing for COVID-19. JAMA. 2020;324(21):2153–4. </w:t>
          </w:r>
        </w:p>
        <w:p w14:paraId="68A36164" w14:textId="77777777" w:rsidR="008A0684" w:rsidRPr="00265F51" w:rsidRDefault="008A0684" w:rsidP="00DA49D9">
          <w:pPr>
            <w:autoSpaceDE w:val="0"/>
            <w:autoSpaceDN w:val="0"/>
            <w:spacing w:line="480" w:lineRule="auto"/>
            <w:ind w:hanging="640"/>
            <w:jc w:val="both"/>
            <w:divId w:val="1881672807"/>
            <w:rPr>
              <w:rFonts w:ascii="Times New Roman" w:eastAsia="Times New Roman" w:hAnsi="Times New Roman" w:cs="Times New Roman"/>
              <w:color w:val="000000"/>
            </w:rPr>
          </w:pPr>
          <w:r w:rsidRPr="00265F51">
            <w:rPr>
              <w:rFonts w:ascii="Times New Roman" w:eastAsia="Times New Roman" w:hAnsi="Times New Roman" w:cs="Times New Roman"/>
              <w:color w:val="000000"/>
            </w:rPr>
            <w:t>26.</w:t>
          </w:r>
          <w:r w:rsidRPr="00265F51">
            <w:rPr>
              <w:rFonts w:ascii="Times New Roman" w:eastAsia="Times New Roman" w:hAnsi="Times New Roman" w:cs="Times New Roman"/>
              <w:color w:val="000000"/>
            </w:rPr>
            <w:tab/>
            <w:t>Why COVID-19 testing is the key to getting back to normal | National Institute on Aging [Internet]. [cited 2024 Oct 3]. Available from: https://www.nia.nih.gov/news/why-covid-19-testing-key-getting-back-normal</w:t>
          </w:r>
        </w:p>
        <w:p w14:paraId="5EDC1830" w14:textId="77777777" w:rsidR="008A0684" w:rsidRPr="00265F51" w:rsidRDefault="008A0684" w:rsidP="00DA49D9">
          <w:pPr>
            <w:autoSpaceDE w:val="0"/>
            <w:autoSpaceDN w:val="0"/>
            <w:spacing w:line="480" w:lineRule="auto"/>
            <w:ind w:hanging="640"/>
            <w:jc w:val="both"/>
            <w:divId w:val="1561943861"/>
            <w:rPr>
              <w:rFonts w:ascii="Times New Roman" w:eastAsia="Times New Roman" w:hAnsi="Times New Roman" w:cs="Times New Roman"/>
              <w:color w:val="000000"/>
            </w:rPr>
          </w:pPr>
          <w:r w:rsidRPr="00265F51">
            <w:rPr>
              <w:rFonts w:ascii="Times New Roman" w:eastAsia="Times New Roman" w:hAnsi="Times New Roman" w:cs="Times New Roman"/>
              <w:color w:val="000000"/>
            </w:rPr>
            <w:lastRenderedPageBreak/>
            <w:t>27.</w:t>
          </w:r>
          <w:r w:rsidRPr="00265F51">
            <w:rPr>
              <w:rFonts w:ascii="Times New Roman" w:eastAsia="Times New Roman" w:hAnsi="Times New Roman" w:cs="Times New Roman"/>
              <w:color w:val="000000"/>
            </w:rPr>
            <w:tab/>
            <w:t>The SHIELD Illinois Story [Internet]. [cited 2024 Oct 3]. Available from: https://www.uillinois.edu/userfiles/Servers/Server_1240/file/The%20SHIELD%20Story_June2023.pdf</w:t>
          </w:r>
        </w:p>
        <w:p w14:paraId="3C98C1A1" w14:textId="1332F167" w:rsidR="008A0684" w:rsidRPr="00265F51" w:rsidRDefault="008A0684" w:rsidP="00DA49D9">
          <w:pPr>
            <w:autoSpaceDE w:val="0"/>
            <w:autoSpaceDN w:val="0"/>
            <w:spacing w:line="480" w:lineRule="auto"/>
            <w:ind w:hanging="640"/>
            <w:jc w:val="both"/>
            <w:divId w:val="1687631349"/>
            <w:rPr>
              <w:rFonts w:ascii="Times New Roman" w:eastAsia="Times New Roman" w:hAnsi="Times New Roman" w:cs="Times New Roman"/>
              <w:color w:val="000000"/>
            </w:rPr>
          </w:pPr>
          <w:r w:rsidRPr="00265F51">
            <w:rPr>
              <w:rFonts w:ascii="Times New Roman" w:eastAsia="Times New Roman" w:hAnsi="Times New Roman" w:cs="Times New Roman"/>
              <w:color w:val="000000"/>
            </w:rPr>
            <w:t>28.</w:t>
          </w:r>
          <w:r w:rsidRPr="00265F51">
            <w:rPr>
              <w:rFonts w:ascii="Times New Roman" w:eastAsia="Times New Roman" w:hAnsi="Times New Roman" w:cs="Times New Roman"/>
              <w:color w:val="000000"/>
            </w:rPr>
            <w:tab/>
          </w:r>
          <w:proofErr w:type="spellStart"/>
          <w:r w:rsidRPr="00265F51">
            <w:rPr>
              <w:rFonts w:ascii="Times New Roman" w:eastAsia="Times New Roman" w:hAnsi="Times New Roman" w:cs="Times New Roman"/>
              <w:color w:val="000000"/>
            </w:rPr>
            <w:t>Saidani</w:t>
          </w:r>
          <w:proofErr w:type="spellEnd"/>
          <w:r w:rsidRPr="00265F51">
            <w:rPr>
              <w:rFonts w:ascii="Times New Roman" w:eastAsia="Times New Roman" w:hAnsi="Times New Roman" w:cs="Times New Roman"/>
              <w:color w:val="000000"/>
            </w:rPr>
            <w:t xml:space="preserve"> M, Kim H, Kim J. Designing optimal COVID-19 testing stations locally: A discrete event simulation model applied on a university campus. </w:t>
          </w:r>
          <w:proofErr w:type="spellStart"/>
          <w:r w:rsidR="00932035" w:rsidRPr="00265F51">
            <w:rPr>
              <w:rFonts w:ascii="Times New Roman" w:eastAsia="Times New Roman" w:hAnsi="Times New Roman" w:cs="Times New Roman"/>
              <w:color w:val="000000"/>
            </w:rPr>
            <w:t>PloS</w:t>
          </w:r>
          <w:proofErr w:type="spellEnd"/>
          <w:r w:rsidR="00932035" w:rsidRPr="00265F51">
            <w:rPr>
              <w:rFonts w:ascii="Times New Roman" w:eastAsia="Times New Roman" w:hAnsi="Times New Roman" w:cs="Times New Roman"/>
              <w:color w:val="000000"/>
            </w:rPr>
            <w:t xml:space="preserve"> </w:t>
          </w:r>
          <w:r w:rsidR="000841DE">
            <w:rPr>
              <w:rFonts w:ascii="Times New Roman" w:eastAsia="Times New Roman" w:hAnsi="Times New Roman" w:cs="Times New Roman"/>
              <w:color w:val="000000"/>
            </w:rPr>
            <w:t>O</w:t>
          </w:r>
          <w:r w:rsidR="00932035" w:rsidRPr="00265F51">
            <w:rPr>
              <w:rFonts w:ascii="Times New Roman" w:eastAsia="Times New Roman" w:hAnsi="Times New Roman" w:cs="Times New Roman"/>
              <w:color w:val="000000"/>
            </w:rPr>
            <w:t>ne</w:t>
          </w:r>
          <w:r w:rsidRPr="00265F51">
            <w:rPr>
              <w:rFonts w:ascii="Times New Roman" w:eastAsia="Times New Roman" w:hAnsi="Times New Roman" w:cs="Times New Roman"/>
              <w:color w:val="000000"/>
            </w:rPr>
            <w:t>. 2021;16(6):</w:t>
          </w:r>
          <w:r w:rsidR="006E4DA3" w:rsidRPr="00265F51">
            <w:rPr>
              <w:rFonts w:ascii="Times New Roman" w:eastAsia="Times New Roman" w:hAnsi="Times New Roman" w:cs="Times New Roman"/>
              <w:color w:val="000000"/>
            </w:rPr>
            <w:t xml:space="preserve"> </w:t>
          </w:r>
          <w:r w:rsidRPr="00265F51">
            <w:rPr>
              <w:rFonts w:ascii="Times New Roman" w:eastAsia="Times New Roman" w:hAnsi="Times New Roman" w:cs="Times New Roman"/>
              <w:color w:val="000000"/>
            </w:rPr>
            <w:t xml:space="preserve">e0253869. </w:t>
          </w:r>
        </w:p>
        <w:p w14:paraId="4B490F4F" w14:textId="03C3D3C5" w:rsidR="008A0684" w:rsidRPr="00265F51" w:rsidRDefault="008A0684" w:rsidP="00DA49D9">
          <w:pPr>
            <w:autoSpaceDE w:val="0"/>
            <w:autoSpaceDN w:val="0"/>
            <w:spacing w:line="480" w:lineRule="auto"/>
            <w:ind w:hanging="640"/>
            <w:jc w:val="both"/>
            <w:divId w:val="1861040691"/>
            <w:rPr>
              <w:rFonts w:ascii="Times New Roman" w:eastAsia="Times New Roman" w:hAnsi="Times New Roman" w:cs="Times New Roman"/>
              <w:color w:val="000000"/>
            </w:rPr>
          </w:pPr>
          <w:r w:rsidRPr="00265F51">
            <w:rPr>
              <w:rFonts w:ascii="Times New Roman" w:eastAsia="Times New Roman" w:hAnsi="Times New Roman" w:cs="Times New Roman"/>
              <w:color w:val="000000"/>
            </w:rPr>
            <w:t>29.</w:t>
          </w:r>
          <w:r w:rsidRPr="00265F51">
            <w:rPr>
              <w:rFonts w:ascii="Times New Roman" w:eastAsia="Times New Roman" w:hAnsi="Times New Roman" w:cs="Times New Roman"/>
              <w:color w:val="000000"/>
            </w:rPr>
            <w:tab/>
            <w:t xml:space="preserve">Holman EJ, Winfield CM, </w:t>
          </w:r>
          <w:proofErr w:type="spellStart"/>
          <w:r w:rsidRPr="00265F51">
            <w:rPr>
              <w:rFonts w:ascii="Times New Roman" w:eastAsia="Times New Roman" w:hAnsi="Times New Roman" w:cs="Times New Roman"/>
              <w:color w:val="000000"/>
            </w:rPr>
            <w:t>Borkowf</w:t>
          </w:r>
          <w:proofErr w:type="spellEnd"/>
          <w:r w:rsidRPr="00265F51">
            <w:rPr>
              <w:rFonts w:ascii="Times New Roman" w:eastAsia="Times New Roman" w:hAnsi="Times New Roman" w:cs="Times New Roman"/>
              <w:color w:val="000000"/>
            </w:rPr>
            <w:t xml:space="preserve"> CB, </w:t>
          </w:r>
          <w:proofErr w:type="spellStart"/>
          <w:r w:rsidRPr="00265F51">
            <w:rPr>
              <w:rFonts w:ascii="Times New Roman" w:eastAsia="Times New Roman" w:hAnsi="Times New Roman" w:cs="Times New Roman"/>
              <w:color w:val="000000"/>
            </w:rPr>
            <w:t>Kauerauf</w:t>
          </w:r>
          <w:proofErr w:type="spellEnd"/>
          <w:r w:rsidRPr="00265F51">
            <w:rPr>
              <w:rFonts w:ascii="Times New Roman" w:eastAsia="Times New Roman" w:hAnsi="Times New Roman" w:cs="Times New Roman"/>
              <w:color w:val="000000"/>
            </w:rPr>
            <w:t xml:space="preserve"> J, Baur C, Ahmed S, et al. Evaluation of Serial Testing After Exposure to COVID-19 in Early Care and Education Facilities, Illinois, March–May 2022. </w:t>
          </w:r>
          <w:r w:rsidR="00932035" w:rsidRPr="00265F51">
            <w:rPr>
              <w:rFonts w:ascii="Times New Roman" w:eastAsia="Times New Roman" w:hAnsi="Times New Roman" w:cs="Times New Roman"/>
              <w:color w:val="000000"/>
            </w:rPr>
            <w:t>Public Health Reports</w:t>
          </w:r>
          <w:r w:rsidRPr="00265F51">
            <w:rPr>
              <w:rFonts w:ascii="Times New Roman" w:eastAsia="Times New Roman" w:hAnsi="Times New Roman" w:cs="Times New Roman"/>
              <w:color w:val="000000"/>
            </w:rPr>
            <w:t xml:space="preserve">. 2023;138(4):664–70. </w:t>
          </w:r>
        </w:p>
        <w:p w14:paraId="4CDD3106" w14:textId="323D795A" w:rsidR="008A0684" w:rsidRPr="00265F51" w:rsidRDefault="008A0684" w:rsidP="00DA49D9">
          <w:pPr>
            <w:autoSpaceDE w:val="0"/>
            <w:autoSpaceDN w:val="0"/>
            <w:spacing w:line="480" w:lineRule="auto"/>
            <w:ind w:hanging="640"/>
            <w:jc w:val="both"/>
            <w:divId w:val="74479292"/>
            <w:rPr>
              <w:rFonts w:ascii="Times New Roman" w:eastAsia="Times New Roman" w:hAnsi="Times New Roman" w:cs="Times New Roman"/>
              <w:color w:val="000000"/>
            </w:rPr>
          </w:pPr>
          <w:r w:rsidRPr="00265F51">
            <w:rPr>
              <w:rFonts w:ascii="Times New Roman" w:eastAsia="Times New Roman" w:hAnsi="Times New Roman" w:cs="Times New Roman"/>
              <w:color w:val="000000"/>
            </w:rPr>
            <w:t>30.</w:t>
          </w:r>
          <w:r w:rsidRPr="00265F51">
            <w:rPr>
              <w:rFonts w:ascii="Times New Roman" w:eastAsia="Times New Roman" w:hAnsi="Times New Roman" w:cs="Times New Roman"/>
              <w:color w:val="000000"/>
            </w:rPr>
            <w:tab/>
            <w:t xml:space="preserve">Ivanov A, Mukherjee U, Bose S, Seshadri S, Watkins R, England III AC, et al. COVID-19 Test-to-Stay Program for K-12 Schools: Opt-In Versus Opt-Out Policies. Available at SSRN 4428747. </w:t>
          </w:r>
          <w:r w:rsidR="00932035" w:rsidRPr="00265F51">
            <w:rPr>
              <w:rFonts w:ascii="Times New Roman" w:eastAsia="Times New Roman" w:hAnsi="Times New Roman" w:cs="Times New Roman"/>
              <w:color w:val="000000"/>
            </w:rPr>
            <w:t>2023.</w:t>
          </w:r>
          <w:r w:rsidRPr="00265F51">
            <w:rPr>
              <w:rFonts w:ascii="Times New Roman" w:eastAsia="Times New Roman" w:hAnsi="Times New Roman" w:cs="Times New Roman"/>
              <w:color w:val="000000"/>
            </w:rPr>
            <w:t xml:space="preserve"> </w:t>
          </w:r>
        </w:p>
        <w:p w14:paraId="5CAE9F86" w14:textId="77777777" w:rsidR="008A0684" w:rsidRPr="00265F51" w:rsidRDefault="008A0684" w:rsidP="00DA49D9">
          <w:pPr>
            <w:autoSpaceDE w:val="0"/>
            <w:autoSpaceDN w:val="0"/>
            <w:spacing w:line="480" w:lineRule="auto"/>
            <w:ind w:hanging="640"/>
            <w:jc w:val="both"/>
            <w:divId w:val="15355088"/>
            <w:rPr>
              <w:rFonts w:ascii="Times New Roman" w:eastAsia="Times New Roman" w:hAnsi="Times New Roman" w:cs="Times New Roman"/>
              <w:color w:val="000000"/>
            </w:rPr>
          </w:pPr>
          <w:r w:rsidRPr="00265F51">
            <w:rPr>
              <w:rFonts w:ascii="Times New Roman" w:eastAsia="Times New Roman" w:hAnsi="Times New Roman" w:cs="Times New Roman"/>
              <w:color w:val="000000"/>
            </w:rPr>
            <w:t>31.</w:t>
          </w:r>
          <w:r w:rsidRPr="00265F51">
            <w:rPr>
              <w:rFonts w:ascii="Times New Roman" w:eastAsia="Times New Roman" w:hAnsi="Times New Roman" w:cs="Times New Roman"/>
              <w:color w:val="000000"/>
            </w:rPr>
            <w:tab/>
            <w:t xml:space="preserve">Hu J, Kind AJH, </w:t>
          </w:r>
          <w:proofErr w:type="spellStart"/>
          <w:r w:rsidRPr="00265F51">
            <w:rPr>
              <w:rFonts w:ascii="Times New Roman" w:eastAsia="Times New Roman" w:hAnsi="Times New Roman" w:cs="Times New Roman"/>
              <w:color w:val="000000"/>
            </w:rPr>
            <w:t>Nerenz</w:t>
          </w:r>
          <w:proofErr w:type="spellEnd"/>
          <w:r w:rsidRPr="00265F51">
            <w:rPr>
              <w:rFonts w:ascii="Times New Roman" w:eastAsia="Times New Roman" w:hAnsi="Times New Roman" w:cs="Times New Roman"/>
              <w:color w:val="000000"/>
            </w:rPr>
            <w:t xml:space="preserve"> D. Area deprivation index predicts readmission risk at an urban teaching hospital. American Journal of Medical Quality. 2018;33(5):493–501. </w:t>
          </w:r>
        </w:p>
        <w:p w14:paraId="322ACA8C" w14:textId="77777777" w:rsidR="008A0684" w:rsidRPr="00265F51" w:rsidRDefault="008A0684" w:rsidP="00DA49D9">
          <w:pPr>
            <w:autoSpaceDE w:val="0"/>
            <w:autoSpaceDN w:val="0"/>
            <w:spacing w:line="480" w:lineRule="auto"/>
            <w:ind w:hanging="640"/>
            <w:jc w:val="both"/>
            <w:divId w:val="5794129"/>
            <w:rPr>
              <w:rFonts w:ascii="Times New Roman" w:eastAsia="Times New Roman" w:hAnsi="Times New Roman" w:cs="Times New Roman"/>
              <w:color w:val="000000"/>
            </w:rPr>
          </w:pPr>
          <w:r w:rsidRPr="00265F51">
            <w:rPr>
              <w:rFonts w:ascii="Times New Roman" w:eastAsia="Times New Roman" w:hAnsi="Times New Roman" w:cs="Times New Roman"/>
              <w:color w:val="000000"/>
            </w:rPr>
            <w:t>32.</w:t>
          </w:r>
          <w:r w:rsidRPr="00265F51">
            <w:rPr>
              <w:rFonts w:ascii="Times New Roman" w:eastAsia="Times New Roman" w:hAnsi="Times New Roman" w:cs="Times New Roman"/>
              <w:color w:val="000000"/>
            </w:rPr>
            <w:tab/>
            <w:t>Area Deprivation Index [Internet]. [cited 2024 Oct 3]. Available from: https://www.nrpa.org/publications-research/data-and-mapping-resource-library/area-deprivation-index/</w:t>
          </w:r>
        </w:p>
        <w:p w14:paraId="2EA921CB" w14:textId="2CD8D369" w:rsidR="008A0684" w:rsidRPr="00265F51" w:rsidRDefault="008A0684" w:rsidP="00DA49D9">
          <w:pPr>
            <w:autoSpaceDE w:val="0"/>
            <w:autoSpaceDN w:val="0"/>
            <w:spacing w:line="480" w:lineRule="auto"/>
            <w:ind w:hanging="640"/>
            <w:jc w:val="both"/>
            <w:divId w:val="625819349"/>
            <w:rPr>
              <w:rFonts w:ascii="Times New Roman" w:eastAsia="Times New Roman" w:hAnsi="Times New Roman" w:cs="Times New Roman"/>
              <w:color w:val="000000"/>
            </w:rPr>
          </w:pPr>
          <w:r w:rsidRPr="00265F51">
            <w:rPr>
              <w:rFonts w:ascii="Times New Roman" w:eastAsia="Times New Roman" w:hAnsi="Times New Roman" w:cs="Times New Roman"/>
              <w:color w:val="000000"/>
            </w:rPr>
            <w:t>33.</w:t>
          </w:r>
          <w:r w:rsidRPr="00265F51">
            <w:rPr>
              <w:rFonts w:ascii="Times New Roman" w:eastAsia="Times New Roman" w:hAnsi="Times New Roman" w:cs="Times New Roman"/>
              <w:color w:val="000000"/>
            </w:rPr>
            <w:tab/>
            <w:t xml:space="preserve">Zeng S, Pelzer KM, Gibbons RD, Peek ME, Parker WF. Association of zip code vaccination rate with COVID-19 mortality in Chicago, Illinois. </w:t>
          </w:r>
          <w:r w:rsidR="00D52DA6" w:rsidRPr="00265F51">
            <w:rPr>
              <w:rFonts w:ascii="Times New Roman" w:eastAsia="Times New Roman" w:hAnsi="Times New Roman" w:cs="Times New Roman"/>
              <w:color w:val="000000"/>
            </w:rPr>
            <w:t>JAMA Network Open</w:t>
          </w:r>
          <w:r w:rsidRPr="00265F51">
            <w:rPr>
              <w:rFonts w:ascii="Times New Roman" w:eastAsia="Times New Roman" w:hAnsi="Times New Roman" w:cs="Times New Roman"/>
              <w:color w:val="000000"/>
            </w:rPr>
            <w:t>. 2022;5(5</w:t>
          </w:r>
          <w:r w:rsidR="009C3433" w:rsidRPr="00265F51">
            <w:rPr>
              <w:rFonts w:ascii="Times New Roman" w:eastAsia="Times New Roman" w:hAnsi="Times New Roman" w:cs="Times New Roman"/>
              <w:color w:val="000000"/>
            </w:rPr>
            <w:t>): e</w:t>
          </w:r>
          <w:r w:rsidRPr="00265F51">
            <w:rPr>
              <w:rFonts w:ascii="Times New Roman" w:eastAsia="Times New Roman" w:hAnsi="Times New Roman" w:cs="Times New Roman"/>
              <w:color w:val="000000"/>
            </w:rPr>
            <w:t xml:space="preserve">2214753–e2214753. </w:t>
          </w:r>
        </w:p>
        <w:p w14:paraId="298246C8" w14:textId="2917813B" w:rsidR="008A0684" w:rsidRPr="00265F51" w:rsidRDefault="008A0684" w:rsidP="00DA49D9">
          <w:pPr>
            <w:autoSpaceDE w:val="0"/>
            <w:autoSpaceDN w:val="0"/>
            <w:spacing w:line="480" w:lineRule="auto"/>
            <w:ind w:hanging="640"/>
            <w:jc w:val="both"/>
            <w:divId w:val="537666202"/>
            <w:rPr>
              <w:rFonts w:ascii="Times New Roman" w:eastAsia="Times New Roman" w:hAnsi="Times New Roman" w:cs="Times New Roman"/>
              <w:color w:val="000000"/>
            </w:rPr>
          </w:pPr>
          <w:r w:rsidRPr="00265F51">
            <w:rPr>
              <w:rFonts w:ascii="Times New Roman" w:eastAsia="Times New Roman" w:hAnsi="Times New Roman" w:cs="Times New Roman"/>
              <w:color w:val="000000"/>
            </w:rPr>
            <w:t>34.</w:t>
          </w:r>
          <w:r w:rsidRPr="00265F51">
            <w:rPr>
              <w:rFonts w:ascii="Times New Roman" w:eastAsia="Times New Roman" w:hAnsi="Times New Roman" w:cs="Times New Roman"/>
              <w:color w:val="000000"/>
            </w:rPr>
            <w:tab/>
            <w:t xml:space="preserve">Hedberg P, </w:t>
          </w:r>
          <w:proofErr w:type="spellStart"/>
          <w:r w:rsidRPr="00265F51">
            <w:rPr>
              <w:rFonts w:ascii="Times New Roman" w:eastAsia="Times New Roman" w:hAnsi="Times New Roman" w:cs="Times New Roman"/>
              <w:color w:val="000000"/>
            </w:rPr>
            <w:t>Parczewski</w:t>
          </w:r>
          <w:proofErr w:type="spellEnd"/>
          <w:r w:rsidRPr="00265F51">
            <w:rPr>
              <w:rFonts w:ascii="Times New Roman" w:eastAsia="Times New Roman" w:hAnsi="Times New Roman" w:cs="Times New Roman"/>
              <w:color w:val="000000"/>
            </w:rPr>
            <w:t xml:space="preserve"> M, </w:t>
          </w:r>
          <w:proofErr w:type="spellStart"/>
          <w:r w:rsidRPr="00265F51">
            <w:rPr>
              <w:rFonts w:ascii="Times New Roman" w:eastAsia="Times New Roman" w:hAnsi="Times New Roman" w:cs="Times New Roman"/>
              <w:color w:val="000000"/>
            </w:rPr>
            <w:t>Serwin</w:t>
          </w:r>
          <w:proofErr w:type="spellEnd"/>
          <w:r w:rsidRPr="00265F51">
            <w:rPr>
              <w:rFonts w:ascii="Times New Roman" w:eastAsia="Times New Roman" w:hAnsi="Times New Roman" w:cs="Times New Roman"/>
              <w:color w:val="000000"/>
            </w:rPr>
            <w:t xml:space="preserve"> K, Marchetti G, Bai F, Jensen BEO, et al. In-hospital mortality during the wild-type, alpha, delta, and omicron SARS-CoV-2 waves: a multinational cohort study in the </w:t>
          </w:r>
          <w:proofErr w:type="spellStart"/>
          <w:r w:rsidRPr="00265F51">
            <w:rPr>
              <w:rFonts w:ascii="Times New Roman" w:eastAsia="Times New Roman" w:hAnsi="Times New Roman" w:cs="Times New Roman"/>
              <w:color w:val="000000"/>
            </w:rPr>
            <w:t>EuCARE</w:t>
          </w:r>
          <w:proofErr w:type="spellEnd"/>
          <w:r w:rsidRPr="00265F51">
            <w:rPr>
              <w:rFonts w:ascii="Times New Roman" w:eastAsia="Times New Roman" w:hAnsi="Times New Roman" w:cs="Times New Roman"/>
              <w:color w:val="000000"/>
            </w:rPr>
            <w:t xml:space="preserve"> project. </w:t>
          </w:r>
          <w:r w:rsidR="00141A9B" w:rsidRPr="00265F51">
            <w:rPr>
              <w:rFonts w:ascii="Times New Roman" w:eastAsia="Times New Roman" w:hAnsi="Times New Roman" w:cs="Times New Roman"/>
              <w:color w:val="000000"/>
            </w:rPr>
            <w:t>The Lancet Regional Health–Europe</w:t>
          </w:r>
          <w:r w:rsidRPr="00265F51">
            <w:rPr>
              <w:rFonts w:ascii="Times New Roman" w:eastAsia="Times New Roman" w:hAnsi="Times New Roman" w:cs="Times New Roman"/>
              <w:color w:val="000000"/>
            </w:rPr>
            <w:t xml:space="preserve">. 2024;38. </w:t>
          </w:r>
        </w:p>
        <w:p w14:paraId="05E23EED" w14:textId="114A0A31" w:rsidR="008A0684" w:rsidRPr="00265F51" w:rsidRDefault="008A0684" w:rsidP="00DA49D9">
          <w:pPr>
            <w:autoSpaceDE w:val="0"/>
            <w:autoSpaceDN w:val="0"/>
            <w:spacing w:line="480" w:lineRule="auto"/>
            <w:ind w:hanging="640"/>
            <w:jc w:val="both"/>
            <w:divId w:val="127404895"/>
            <w:rPr>
              <w:rFonts w:ascii="Times New Roman" w:eastAsia="Times New Roman" w:hAnsi="Times New Roman" w:cs="Times New Roman"/>
              <w:color w:val="000000"/>
            </w:rPr>
          </w:pPr>
          <w:r w:rsidRPr="00265F51">
            <w:rPr>
              <w:rFonts w:ascii="Times New Roman" w:eastAsia="Times New Roman" w:hAnsi="Times New Roman" w:cs="Times New Roman"/>
              <w:color w:val="000000"/>
            </w:rPr>
            <w:lastRenderedPageBreak/>
            <w:t>35.</w:t>
          </w:r>
          <w:r w:rsidRPr="00265F51">
            <w:rPr>
              <w:rFonts w:ascii="Times New Roman" w:eastAsia="Times New Roman" w:hAnsi="Times New Roman" w:cs="Times New Roman"/>
              <w:color w:val="000000"/>
            </w:rPr>
            <w:tab/>
            <w:t xml:space="preserve">Buchan SA, Chung H, Brown KA, Austin PC, Fell DB, Gubbay JB, et al. Estimated effectiveness of COVID-19 vaccines against Omicron or Delta symptomatic infection and severe outcomes. </w:t>
          </w:r>
          <w:r w:rsidR="00141A9B" w:rsidRPr="00265F51">
            <w:rPr>
              <w:rFonts w:ascii="Times New Roman" w:eastAsia="Times New Roman" w:hAnsi="Times New Roman" w:cs="Times New Roman"/>
              <w:color w:val="000000"/>
            </w:rPr>
            <w:t>JAMA network open</w:t>
          </w:r>
          <w:r w:rsidRPr="00265F51">
            <w:rPr>
              <w:rFonts w:ascii="Times New Roman" w:eastAsia="Times New Roman" w:hAnsi="Times New Roman" w:cs="Times New Roman"/>
              <w:color w:val="000000"/>
            </w:rPr>
            <w:t>. 2022;5(9</w:t>
          </w:r>
          <w:r w:rsidR="00141A9B" w:rsidRPr="00265F51">
            <w:rPr>
              <w:rFonts w:ascii="Times New Roman" w:eastAsia="Times New Roman" w:hAnsi="Times New Roman" w:cs="Times New Roman"/>
              <w:color w:val="000000"/>
            </w:rPr>
            <w:t>): e</w:t>
          </w:r>
          <w:r w:rsidRPr="00265F51">
            <w:rPr>
              <w:rFonts w:ascii="Times New Roman" w:eastAsia="Times New Roman" w:hAnsi="Times New Roman" w:cs="Times New Roman"/>
              <w:color w:val="000000"/>
            </w:rPr>
            <w:t xml:space="preserve">2232760–e2232760. </w:t>
          </w:r>
        </w:p>
        <w:p w14:paraId="659368E3" w14:textId="77777777" w:rsidR="00DA49D9" w:rsidRDefault="00403CD0" w:rsidP="00DA49D9">
          <w:pPr>
            <w:spacing w:after="240" w:line="480" w:lineRule="auto"/>
            <w:jc w:val="both"/>
            <w:rPr>
              <w:rFonts w:ascii="Times New Roman" w:eastAsia="Times New Roman" w:hAnsi="Times New Roman" w:cs="Times New Roman"/>
              <w:bCs/>
              <w:color w:val="000000"/>
            </w:rPr>
          </w:pPr>
        </w:p>
      </w:sdtContent>
    </w:sdt>
    <w:p w14:paraId="0BDA8784" w14:textId="37196DBB" w:rsidR="000F3DDC" w:rsidRDefault="004F68ED" w:rsidP="00DA49D9">
      <w:pPr>
        <w:spacing w:after="240" w:line="480" w:lineRule="auto"/>
        <w:jc w:val="both"/>
        <w:rPr>
          <w:rFonts w:ascii="Times New Roman" w:eastAsia="Times New Roman" w:hAnsi="Times New Roman" w:cs="Times New Roman"/>
          <w:b/>
        </w:rPr>
      </w:pPr>
      <w:r w:rsidRPr="00DA49D9">
        <w:rPr>
          <w:rFonts w:eastAsia="Times New Roman"/>
          <w:sz w:val="24"/>
          <w:szCs w:val="24"/>
        </w:rPr>
        <w:t> </w:t>
      </w:r>
      <w:r w:rsidR="000F3DDC" w:rsidRPr="00265F51">
        <w:rPr>
          <w:rFonts w:ascii="Times New Roman" w:eastAsia="Arial" w:hAnsi="Times New Roman" w:cs="Times New Roman"/>
          <w:b/>
        </w:rPr>
        <w:t xml:space="preserve">Appendix 1: </w:t>
      </w:r>
      <w:r w:rsidR="000F3DDC" w:rsidRPr="00265F51">
        <w:rPr>
          <w:rFonts w:ascii="Times New Roman" w:eastAsia="Times New Roman" w:hAnsi="Times New Roman" w:cs="Times New Roman"/>
          <w:b/>
          <w:sz w:val="18"/>
          <w:szCs w:val="18"/>
        </w:rPr>
        <w:t xml:space="preserve"> </w:t>
      </w:r>
      <w:r w:rsidR="000F3DDC" w:rsidRPr="00265F51">
        <w:rPr>
          <w:rFonts w:ascii="Times New Roman" w:eastAsia="Times New Roman" w:hAnsi="Times New Roman" w:cs="Times New Roman"/>
          <w:b/>
        </w:rPr>
        <w:t>ICD-10 codes related to COVID-19</w:t>
      </w:r>
    </w:p>
    <w:p w14:paraId="59135492" w14:textId="482ED12B" w:rsidR="00130FED" w:rsidRPr="00DA49D9" w:rsidRDefault="00130FED" w:rsidP="00DA49D9">
      <w:pPr>
        <w:spacing w:after="240" w:line="360" w:lineRule="auto"/>
        <w:jc w:val="both"/>
        <w:rPr>
          <w:rFonts w:ascii="Times New Roman" w:eastAsia="Times New Roman" w:hAnsi="Times New Roman" w:cs="Times New Roman"/>
          <w:bCs/>
          <w:sz w:val="24"/>
          <w:szCs w:val="24"/>
        </w:rPr>
      </w:pPr>
      <w:r w:rsidRPr="00DA49D9">
        <w:rPr>
          <w:rFonts w:ascii="Times New Roman" w:eastAsia="Times New Roman" w:hAnsi="Times New Roman" w:cs="Times New Roman"/>
          <w:bCs/>
        </w:rPr>
        <w:t xml:space="preserve">Table </w:t>
      </w:r>
      <w:ins w:id="822" w:author="Tootooni, Mohammad Samie" w:date="2024-10-16T17:24:00Z">
        <w:r w:rsidR="008A01BD">
          <w:rPr>
            <w:rFonts w:ascii="Times New Roman" w:eastAsia="Times New Roman" w:hAnsi="Times New Roman" w:cs="Times New Roman"/>
            <w:bCs/>
          </w:rPr>
          <w:t>A.</w:t>
        </w:r>
      </w:ins>
      <w:r w:rsidRPr="00DA49D9">
        <w:rPr>
          <w:rFonts w:ascii="Times New Roman" w:eastAsia="Times New Roman" w:hAnsi="Times New Roman" w:cs="Times New Roman"/>
          <w:bCs/>
        </w:rPr>
        <w:t>1 shows the description of ICD-10 codes related to COVID-19 diagnosis</w:t>
      </w:r>
      <w:ins w:id="823" w:author="Tootooni, Mohammad Samie" w:date="2024-10-16T17:24:00Z">
        <w:r w:rsidR="008A01BD">
          <w:rPr>
            <w:rFonts w:ascii="Times New Roman" w:eastAsia="Times New Roman" w:hAnsi="Times New Roman" w:cs="Times New Roman"/>
            <w:bCs/>
          </w:rPr>
          <w:t>.</w:t>
        </w:r>
      </w:ins>
    </w:p>
    <w:p w14:paraId="37F5B5AD" w14:textId="77777777" w:rsidR="000F3DDC" w:rsidRDefault="000F3DDC" w:rsidP="00704994">
      <w:pPr>
        <w:spacing w:after="0" w:line="240" w:lineRule="auto"/>
        <w:rPr>
          <w:rFonts w:ascii="Times New Roman" w:eastAsia="Times New Roman" w:hAnsi="Times New Roman" w:cs="Times New Roman"/>
          <w:sz w:val="18"/>
          <w:szCs w:val="18"/>
        </w:rPr>
      </w:pPr>
    </w:p>
    <w:tbl>
      <w:tblPr>
        <w:tblStyle w:val="a"/>
        <w:tblW w:w="7740" w:type="dxa"/>
        <w:jc w:val="center"/>
        <w:tblBorders>
          <w:top w:val="single" w:sz="4" w:space="0" w:color="000000"/>
          <w:bottom w:val="single" w:sz="4" w:space="0" w:color="000000"/>
        </w:tblBorders>
        <w:tblLayout w:type="fixed"/>
        <w:tblLook w:val="0400" w:firstRow="0" w:lastRow="0" w:firstColumn="0" w:lastColumn="0" w:noHBand="0" w:noVBand="1"/>
      </w:tblPr>
      <w:tblGrid>
        <w:gridCol w:w="2640"/>
        <w:gridCol w:w="5100"/>
      </w:tblGrid>
      <w:tr w:rsidR="000F3DDC" w:rsidRPr="00DD01FE" w14:paraId="2C23B131" w14:textId="77777777" w:rsidTr="00FF39B1">
        <w:trPr>
          <w:trHeight w:val="251"/>
          <w:jc w:val="center"/>
        </w:trPr>
        <w:tc>
          <w:tcPr>
            <w:tcW w:w="2640" w:type="dxa"/>
            <w:tcBorders>
              <w:bottom w:val="single" w:sz="4" w:space="0" w:color="000000"/>
            </w:tcBorders>
            <w:shd w:val="clear" w:color="auto" w:fill="auto"/>
            <w:tcMar>
              <w:top w:w="72" w:type="dxa"/>
              <w:left w:w="144" w:type="dxa"/>
              <w:bottom w:w="72" w:type="dxa"/>
              <w:right w:w="144" w:type="dxa"/>
            </w:tcMar>
          </w:tcPr>
          <w:commentRangeStart w:id="824"/>
          <w:p w14:paraId="684770FB" w14:textId="77777777" w:rsidR="000F3DDC" w:rsidRPr="00DA49D9" w:rsidRDefault="00403CD0" w:rsidP="00FF39B1">
            <w:pPr>
              <w:spacing w:after="0" w:line="276" w:lineRule="auto"/>
              <w:jc w:val="center"/>
              <w:rPr>
                <w:rFonts w:ascii="Times New Roman" w:eastAsia="Times New Roman" w:hAnsi="Times New Roman" w:cs="Times New Roman"/>
                <w:sz w:val="16"/>
                <w:szCs w:val="16"/>
              </w:rPr>
            </w:pPr>
            <w:sdt>
              <w:sdtPr>
                <w:rPr>
                  <w:sz w:val="16"/>
                  <w:szCs w:val="16"/>
                </w:rPr>
                <w:tag w:val="goog_rdk_100"/>
                <w:id w:val="-1477990551"/>
              </w:sdtPr>
              <w:sdtEndPr/>
              <w:sdtContent>
                <w:r w:rsidR="000F3DDC" w:rsidRPr="00DA49D9">
                  <w:rPr>
                    <w:rFonts w:ascii="Times New Roman" w:eastAsia="Times New Roman" w:hAnsi="Times New Roman" w:cs="Times New Roman"/>
                    <w:sz w:val="16"/>
                    <w:szCs w:val="16"/>
                  </w:rPr>
                  <w:t>COVID-19-related</w:t>
                </w:r>
              </w:sdtContent>
            </w:sdt>
            <w:r w:rsidR="000F3DDC" w:rsidRPr="00DA49D9">
              <w:rPr>
                <w:rFonts w:ascii="Times New Roman" w:eastAsia="Times New Roman" w:hAnsi="Times New Roman" w:cs="Times New Roman"/>
                <w:b/>
                <w:sz w:val="16"/>
                <w:szCs w:val="16"/>
              </w:rPr>
              <w:t xml:space="preserve"> </w:t>
            </w:r>
            <w:r w:rsidR="000F3DDC" w:rsidRPr="00DA49D9">
              <w:rPr>
                <w:rFonts w:ascii="Times New Roman" w:eastAsia="Times New Roman" w:hAnsi="Times New Roman" w:cs="Times New Roman"/>
                <w:bCs/>
                <w:sz w:val="16"/>
                <w:szCs w:val="16"/>
              </w:rPr>
              <w:t>ICD-10 code</w:t>
            </w:r>
          </w:p>
        </w:tc>
        <w:tc>
          <w:tcPr>
            <w:tcW w:w="5100" w:type="dxa"/>
            <w:tcBorders>
              <w:bottom w:val="single" w:sz="4" w:space="0" w:color="000000"/>
            </w:tcBorders>
            <w:shd w:val="clear" w:color="auto" w:fill="auto"/>
            <w:tcMar>
              <w:top w:w="72" w:type="dxa"/>
              <w:left w:w="144" w:type="dxa"/>
              <w:bottom w:w="72" w:type="dxa"/>
              <w:right w:w="144" w:type="dxa"/>
            </w:tcMar>
          </w:tcPr>
          <w:p w14:paraId="17C643CC" w14:textId="77777777" w:rsidR="000F3DDC" w:rsidRPr="00DA49D9" w:rsidRDefault="000F3DDC" w:rsidP="00FF39B1">
            <w:pPr>
              <w:spacing w:after="0" w:line="276" w:lineRule="auto"/>
              <w:jc w:val="center"/>
              <w:rPr>
                <w:rFonts w:ascii="Times New Roman" w:eastAsia="Times New Roman" w:hAnsi="Times New Roman" w:cs="Times New Roman"/>
                <w:bCs/>
                <w:sz w:val="16"/>
                <w:szCs w:val="16"/>
              </w:rPr>
            </w:pPr>
            <w:r w:rsidRPr="00DA49D9">
              <w:rPr>
                <w:rFonts w:ascii="Times New Roman" w:eastAsia="Times New Roman" w:hAnsi="Times New Roman" w:cs="Times New Roman"/>
                <w:bCs/>
                <w:sz w:val="16"/>
                <w:szCs w:val="16"/>
              </w:rPr>
              <w:t>Description</w:t>
            </w:r>
          </w:p>
        </w:tc>
      </w:tr>
      <w:tr w:rsidR="000F3DDC" w:rsidRPr="00DD01FE" w14:paraId="27D0A24B" w14:textId="77777777" w:rsidTr="00FF39B1">
        <w:trPr>
          <w:trHeight w:val="154"/>
          <w:jc w:val="center"/>
        </w:trPr>
        <w:tc>
          <w:tcPr>
            <w:tcW w:w="2640" w:type="dxa"/>
            <w:tcBorders>
              <w:top w:val="single" w:sz="4" w:space="0" w:color="000000"/>
            </w:tcBorders>
            <w:shd w:val="clear" w:color="auto" w:fill="auto"/>
            <w:tcMar>
              <w:top w:w="72" w:type="dxa"/>
              <w:left w:w="144" w:type="dxa"/>
              <w:bottom w:w="72" w:type="dxa"/>
              <w:right w:w="144" w:type="dxa"/>
            </w:tcMar>
          </w:tcPr>
          <w:p w14:paraId="70517499" w14:textId="6DE12FE5" w:rsidR="000F3DDC" w:rsidRPr="00DA49D9" w:rsidRDefault="000F3DDC" w:rsidP="00FF39B1">
            <w:pPr>
              <w:spacing w:after="0" w:line="276" w:lineRule="auto"/>
              <w:jc w:val="center"/>
              <w:rPr>
                <w:rFonts w:ascii="Times New Roman" w:eastAsia="Times New Roman" w:hAnsi="Times New Roman" w:cs="Times New Roman"/>
                <w:sz w:val="16"/>
                <w:szCs w:val="16"/>
              </w:rPr>
            </w:pPr>
            <w:r w:rsidRPr="00DA49D9">
              <w:rPr>
                <w:rFonts w:ascii="Times New Roman" w:eastAsia="Times New Roman" w:hAnsi="Times New Roman" w:cs="Times New Roman"/>
                <w:sz w:val="16"/>
                <w:szCs w:val="16"/>
              </w:rPr>
              <w:t>Z11.52</w:t>
            </w:r>
            <w:r w:rsidRPr="00DA49D9">
              <w:rPr>
                <w:rFonts w:ascii="Times New Roman" w:eastAsia="Times New Roman" w:hAnsi="Times New Roman" w:cs="Times New Roman"/>
                <w:color w:val="000000"/>
                <w:sz w:val="16"/>
                <w:szCs w:val="16"/>
              </w:rPr>
              <w:t xml:space="preserve">  </w:t>
            </w:r>
            <w:r w:rsidRPr="00DA49D9">
              <w:rPr>
                <w:rFonts w:ascii="Times New Roman" w:eastAsia="Times New Roman" w:hAnsi="Times New Roman" w:cs="Times New Roman"/>
                <w:sz w:val="16"/>
                <w:szCs w:val="16"/>
              </w:rPr>
              <w:t xml:space="preserve">  </w:t>
            </w:r>
          </w:p>
        </w:tc>
        <w:tc>
          <w:tcPr>
            <w:tcW w:w="5100" w:type="dxa"/>
            <w:tcBorders>
              <w:top w:val="single" w:sz="4" w:space="0" w:color="000000"/>
            </w:tcBorders>
            <w:shd w:val="clear" w:color="auto" w:fill="auto"/>
            <w:tcMar>
              <w:top w:w="72" w:type="dxa"/>
              <w:left w:w="144" w:type="dxa"/>
              <w:bottom w:w="72" w:type="dxa"/>
              <w:right w:w="144" w:type="dxa"/>
            </w:tcMar>
          </w:tcPr>
          <w:p w14:paraId="7FF2FC93" w14:textId="77777777" w:rsidR="000F3DDC" w:rsidRPr="00DA49D9" w:rsidRDefault="000F3DDC" w:rsidP="00FF39B1">
            <w:pPr>
              <w:spacing w:after="0" w:line="276" w:lineRule="auto"/>
              <w:jc w:val="center"/>
              <w:rPr>
                <w:rFonts w:ascii="Times New Roman" w:eastAsia="Times New Roman" w:hAnsi="Times New Roman" w:cs="Times New Roman"/>
                <w:sz w:val="16"/>
                <w:szCs w:val="16"/>
              </w:rPr>
            </w:pPr>
            <w:r w:rsidRPr="00DA49D9">
              <w:rPr>
                <w:rFonts w:ascii="Times New Roman" w:eastAsia="Times New Roman" w:hAnsi="Times New Roman" w:cs="Times New Roman"/>
                <w:sz w:val="16"/>
                <w:szCs w:val="16"/>
              </w:rPr>
              <w:t>Contact with and (suspected) exposure to COVID-19</w:t>
            </w:r>
          </w:p>
        </w:tc>
      </w:tr>
      <w:tr w:rsidR="000F3DDC" w:rsidRPr="00DD01FE" w14:paraId="72060742" w14:textId="77777777" w:rsidTr="00FF39B1">
        <w:trPr>
          <w:trHeight w:val="257"/>
          <w:jc w:val="center"/>
        </w:trPr>
        <w:tc>
          <w:tcPr>
            <w:tcW w:w="2640" w:type="dxa"/>
            <w:shd w:val="clear" w:color="auto" w:fill="auto"/>
            <w:tcMar>
              <w:top w:w="72" w:type="dxa"/>
              <w:left w:w="144" w:type="dxa"/>
              <w:bottom w:w="72" w:type="dxa"/>
              <w:right w:w="144" w:type="dxa"/>
            </w:tcMar>
          </w:tcPr>
          <w:p w14:paraId="09EED9B6" w14:textId="49B3EEDB" w:rsidR="000F3DDC" w:rsidRPr="00DA49D9" w:rsidRDefault="000F3DDC" w:rsidP="00FF39B1">
            <w:pPr>
              <w:spacing w:after="0" w:line="276" w:lineRule="auto"/>
              <w:jc w:val="center"/>
              <w:rPr>
                <w:rFonts w:ascii="Times New Roman" w:eastAsia="Times New Roman" w:hAnsi="Times New Roman" w:cs="Times New Roman"/>
                <w:sz w:val="16"/>
                <w:szCs w:val="16"/>
              </w:rPr>
            </w:pPr>
            <w:r w:rsidRPr="00DA49D9">
              <w:rPr>
                <w:rFonts w:ascii="Times New Roman" w:eastAsia="Times New Roman" w:hAnsi="Times New Roman" w:cs="Times New Roman"/>
                <w:sz w:val="16"/>
                <w:szCs w:val="16"/>
              </w:rPr>
              <w:t xml:space="preserve">M35.81 </w:t>
            </w:r>
          </w:p>
        </w:tc>
        <w:tc>
          <w:tcPr>
            <w:tcW w:w="5100" w:type="dxa"/>
            <w:shd w:val="clear" w:color="auto" w:fill="auto"/>
            <w:tcMar>
              <w:top w:w="72" w:type="dxa"/>
              <w:left w:w="144" w:type="dxa"/>
              <w:bottom w:w="72" w:type="dxa"/>
              <w:right w:w="144" w:type="dxa"/>
            </w:tcMar>
          </w:tcPr>
          <w:p w14:paraId="2B22D304" w14:textId="77777777" w:rsidR="000F3DDC" w:rsidRPr="00DA49D9" w:rsidRDefault="000F3DDC" w:rsidP="00FF39B1">
            <w:pPr>
              <w:spacing w:after="0" w:line="276" w:lineRule="auto"/>
              <w:jc w:val="center"/>
              <w:rPr>
                <w:rFonts w:ascii="Times New Roman" w:eastAsia="Times New Roman" w:hAnsi="Times New Roman" w:cs="Times New Roman"/>
                <w:sz w:val="16"/>
                <w:szCs w:val="16"/>
              </w:rPr>
            </w:pPr>
            <w:r w:rsidRPr="00DA49D9">
              <w:rPr>
                <w:rFonts w:ascii="Times New Roman" w:eastAsia="Times New Roman" w:hAnsi="Times New Roman" w:cs="Times New Roman"/>
                <w:sz w:val="16"/>
                <w:szCs w:val="16"/>
              </w:rPr>
              <w:t>Multisystem Inflammatory Syndrome (MIS)</w:t>
            </w:r>
          </w:p>
        </w:tc>
      </w:tr>
      <w:tr w:rsidR="000F3DDC" w:rsidRPr="00DD01FE" w14:paraId="3EEFC3A3" w14:textId="77777777" w:rsidTr="00FF39B1">
        <w:trPr>
          <w:trHeight w:val="328"/>
          <w:jc w:val="center"/>
        </w:trPr>
        <w:tc>
          <w:tcPr>
            <w:tcW w:w="2640" w:type="dxa"/>
            <w:shd w:val="clear" w:color="auto" w:fill="auto"/>
            <w:tcMar>
              <w:top w:w="72" w:type="dxa"/>
              <w:left w:w="144" w:type="dxa"/>
              <w:bottom w:w="72" w:type="dxa"/>
              <w:right w:w="144" w:type="dxa"/>
            </w:tcMar>
          </w:tcPr>
          <w:p w14:paraId="6C5161C4" w14:textId="48FFD57A" w:rsidR="000F3DDC" w:rsidRPr="00DA49D9" w:rsidRDefault="000F3DDC" w:rsidP="00FF39B1">
            <w:pPr>
              <w:spacing w:after="0" w:line="276" w:lineRule="auto"/>
              <w:jc w:val="center"/>
              <w:rPr>
                <w:rFonts w:ascii="Times New Roman" w:eastAsia="Times New Roman" w:hAnsi="Times New Roman" w:cs="Times New Roman"/>
                <w:sz w:val="16"/>
                <w:szCs w:val="16"/>
                <w:vertAlign w:val="superscript"/>
              </w:rPr>
            </w:pPr>
            <w:r w:rsidRPr="00DA49D9">
              <w:rPr>
                <w:rFonts w:ascii="Times New Roman" w:eastAsia="Times New Roman" w:hAnsi="Times New Roman" w:cs="Times New Roman"/>
                <w:sz w:val="16"/>
                <w:szCs w:val="16"/>
              </w:rPr>
              <w:t xml:space="preserve">J12.82 </w:t>
            </w:r>
          </w:p>
        </w:tc>
        <w:tc>
          <w:tcPr>
            <w:tcW w:w="5100" w:type="dxa"/>
            <w:shd w:val="clear" w:color="auto" w:fill="auto"/>
            <w:tcMar>
              <w:top w:w="72" w:type="dxa"/>
              <w:left w:w="144" w:type="dxa"/>
              <w:bottom w:w="72" w:type="dxa"/>
              <w:right w:w="144" w:type="dxa"/>
            </w:tcMar>
          </w:tcPr>
          <w:p w14:paraId="09208089" w14:textId="77777777" w:rsidR="000F3DDC" w:rsidRPr="00DA49D9" w:rsidRDefault="000F3DDC" w:rsidP="00FF39B1">
            <w:pPr>
              <w:spacing w:after="0" w:line="276" w:lineRule="auto"/>
              <w:jc w:val="center"/>
              <w:rPr>
                <w:rFonts w:ascii="Times New Roman" w:eastAsia="Times New Roman" w:hAnsi="Times New Roman" w:cs="Times New Roman"/>
                <w:sz w:val="16"/>
                <w:szCs w:val="16"/>
              </w:rPr>
            </w:pPr>
            <w:r w:rsidRPr="00DA49D9">
              <w:rPr>
                <w:rFonts w:ascii="Times New Roman" w:eastAsia="Times New Roman" w:hAnsi="Times New Roman" w:cs="Times New Roman"/>
                <w:sz w:val="16"/>
                <w:szCs w:val="16"/>
              </w:rPr>
              <w:t>Pneumonia due to Coronavirus disease 2019</w:t>
            </w:r>
          </w:p>
        </w:tc>
      </w:tr>
      <w:tr w:rsidR="000F3DDC" w:rsidRPr="00DD01FE" w14:paraId="1575328B" w14:textId="77777777" w:rsidTr="00FF39B1">
        <w:trPr>
          <w:trHeight w:val="257"/>
          <w:jc w:val="center"/>
        </w:trPr>
        <w:tc>
          <w:tcPr>
            <w:tcW w:w="2640" w:type="dxa"/>
            <w:shd w:val="clear" w:color="auto" w:fill="auto"/>
            <w:tcMar>
              <w:top w:w="72" w:type="dxa"/>
              <w:left w:w="144" w:type="dxa"/>
              <w:bottom w:w="72" w:type="dxa"/>
              <w:right w:w="144" w:type="dxa"/>
            </w:tcMar>
          </w:tcPr>
          <w:p w14:paraId="0F312314" w14:textId="33D79E91" w:rsidR="000F3DDC" w:rsidRPr="00DA49D9" w:rsidRDefault="000F3DDC" w:rsidP="00FF39B1">
            <w:pPr>
              <w:spacing w:after="0" w:line="276" w:lineRule="auto"/>
              <w:jc w:val="center"/>
              <w:rPr>
                <w:rFonts w:ascii="Times New Roman" w:eastAsia="Times New Roman" w:hAnsi="Times New Roman" w:cs="Times New Roman"/>
                <w:sz w:val="16"/>
                <w:szCs w:val="16"/>
              </w:rPr>
            </w:pPr>
            <w:r w:rsidRPr="00DA49D9">
              <w:rPr>
                <w:rFonts w:ascii="Times New Roman" w:eastAsia="Times New Roman" w:hAnsi="Times New Roman" w:cs="Times New Roman"/>
                <w:sz w:val="16"/>
                <w:szCs w:val="16"/>
              </w:rPr>
              <w:t>U07.1</w:t>
            </w:r>
            <w:r w:rsidRPr="00DA49D9">
              <w:rPr>
                <w:rFonts w:ascii="Times New Roman" w:eastAsia="Times New Roman" w:hAnsi="Times New Roman" w:cs="Times New Roman"/>
                <w:color w:val="000000"/>
                <w:sz w:val="16"/>
                <w:szCs w:val="16"/>
              </w:rPr>
              <w:t xml:space="preserve"> </w:t>
            </w:r>
          </w:p>
        </w:tc>
        <w:tc>
          <w:tcPr>
            <w:tcW w:w="5100" w:type="dxa"/>
            <w:shd w:val="clear" w:color="auto" w:fill="auto"/>
            <w:tcMar>
              <w:top w:w="72" w:type="dxa"/>
              <w:left w:w="144" w:type="dxa"/>
              <w:bottom w:w="72" w:type="dxa"/>
              <w:right w:w="144" w:type="dxa"/>
            </w:tcMar>
          </w:tcPr>
          <w:p w14:paraId="6B1B6817" w14:textId="77777777" w:rsidR="000F3DDC" w:rsidRPr="00DA49D9" w:rsidRDefault="000F3DDC" w:rsidP="00FF39B1">
            <w:pPr>
              <w:spacing w:after="0" w:line="276" w:lineRule="auto"/>
              <w:jc w:val="center"/>
              <w:rPr>
                <w:rFonts w:ascii="Times New Roman" w:eastAsia="Times New Roman" w:hAnsi="Times New Roman" w:cs="Times New Roman"/>
                <w:sz w:val="16"/>
                <w:szCs w:val="16"/>
              </w:rPr>
            </w:pPr>
            <w:r w:rsidRPr="00DA49D9">
              <w:rPr>
                <w:rFonts w:ascii="Times New Roman" w:eastAsia="Times New Roman" w:hAnsi="Times New Roman" w:cs="Times New Roman"/>
                <w:sz w:val="16"/>
                <w:szCs w:val="16"/>
              </w:rPr>
              <w:t>COVID-19</w:t>
            </w:r>
          </w:p>
        </w:tc>
      </w:tr>
      <w:tr w:rsidR="000F3DDC" w:rsidRPr="00DD01FE" w14:paraId="6E2E92B2" w14:textId="77777777" w:rsidTr="00FF39B1">
        <w:trPr>
          <w:trHeight w:val="257"/>
          <w:jc w:val="center"/>
        </w:trPr>
        <w:tc>
          <w:tcPr>
            <w:tcW w:w="2640" w:type="dxa"/>
            <w:shd w:val="clear" w:color="auto" w:fill="auto"/>
            <w:tcMar>
              <w:top w:w="72" w:type="dxa"/>
              <w:left w:w="144" w:type="dxa"/>
              <w:bottom w:w="72" w:type="dxa"/>
              <w:right w:w="144" w:type="dxa"/>
            </w:tcMar>
          </w:tcPr>
          <w:p w14:paraId="4C20BF75" w14:textId="04815406" w:rsidR="000F3DDC" w:rsidRPr="00DA49D9" w:rsidRDefault="000F3DDC" w:rsidP="00FF39B1">
            <w:pPr>
              <w:spacing w:after="0" w:line="276" w:lineRule="auto"/>
              <w:jc w:val="center"/>
              <w:rPr>
                <w:rFonts w:ascii="Times New Roman" w:eastAsia="Times New Roman" w:hAnsi="Times New Roman" w:cs="Times New Roman"/>
                <w:sz w:val="16"/>
                <w:szCs w:val="16"/>
              </w:rPr>
            </w:pPr>
            <w:r w:rsidRPr="00DA49D9">
              <w:rPr>
                <w:rFonts w:ascii="Times New Roman" w:eastAsia="Times New Roman" w:hAnsi="Times New Roman" w:cs="Times New Roman"/>
                <w:sz w:val="16"/>
                <w:szCs w:val="16"/>
              </w:rPr>
              <w:t xml:space="preserve">U09.9 </w:t>
            </w:r>
          </w:p>
        </w:tc>
        <w:tc>
          <w:tcPr>
            <w:tcW w:w="5100" w:type="dxa"/>
            <w:shd w:val="clear" w:color="auto" w:fill="auto"/>
            <w:tcMar>
              <w:top w:w="72" w:type="dxa"/>
              <w:left w:w="144" w:type="dxa"/>
              <w:bottom w:w="72" w:type="dxa"/>
              <w:right w:w="144" w:type="dxa"/>
            </w:tcMar>
          </w:tcPr>
          <w:p w14:paraId="1F5DD7DA" w14:textId="77777777" w:rsidR="000F3DDC" w:rsidRPr="00DA49D9" w:rsidRDefault="000F3DDC" w:rsidP="00FF39B1">
            <w:pPr>
              <w:spacing w:after="0" w:line="276" w:lineRule="auto"/>
              <w:jc w:val="center"/>
              <w:rPr>
                <w:rFonts w:ascii="Times New Roman" w:eastAsia="Times New Roman" w:hAnsi="Times New Roman" w:cs="Times New Roman"/>
                <w:sz w:val="16"/>
                <w:szCs w:val="16"/>
              </w:rPr>
            </w:pPr>
            <w:r w:rsidRPr="00DA49D9">
              <w:rPr>
                <w:rFonts w:ascii="Times New Roman" w:eastAsia="Times New Roman" w:hAnsi="Times New Roman" w:cs="Times New Roman"/>
                <w:sz w:val="16"/>
                <w:szCs w:val="16"/>
              </w:rPr>
              <w:t>Post-COVID-19 condition, unspecified</w:t>
            </w:r>
          </w:p>
        </w:tc>
      </w:tr>
      <w:tr w:rsidR="000F3DDC" w:rsidRPr="00DD01FE" w14:paraId="72789FAE" w14:textId="77777777" w:rsidTr="00FF39B1">
        <w:trPr>
          <w:trHeight w:val="423"/>
          <w:jc w:val="center"/>
        </w:trPr>
        <w:tc>
          <w:tcPr>
            <w:tcW w:w="2640" w:type="dxa"/>
            <w:shd w:val="clear" w:color="auto" w:fill="auto"/>
            <w:tcMar>
              <w:top w:w="72" w:type="dxa"/>
              <w:left w:w="144" w:type="dxa"/>
              <w:bottom w:w="72" w:type="dxa"/>
              <w:right w:w="144" w:type="dxa"/>
            </w:tcMar>
          </w:tcPr>
          <w:p w14:paraId="0BBEA1F7" w14:textId="268CF7B2" w:rsidR="000F3DDC" w:rsidRPr="00DA49D9" w:rsidRDefault="000F3DDC" w:rsidP="00FF39B1">
            <w:pPr>
              <w:spacing w:after="0" w:line="276" w:lineRule="auto"/>
              <w:jc w:val="center"/>
              <w:rPr>
                <w:rFonts w:ascii="Times New Roman" w:eastAsia="Times New Roman" w:hAnsi="Times New Roman" w:cs="Times New Roman"/>
                <w:sz w:val="16"/>
                <w:szCs w:val="16"/>
              </w:rPr>
            </w:pPr>
            <w:r w:rsidRPr="00DA49D9">
              <w:rPr>
                <w:rFonts w:ascii="Times New Roman" w:eastAsia="Times New Roman" w:hAnsi="Times New Roman" w:cs="Times New Roman"/>
                <w:sz w:val="16"/>
                <w:szCs w:val="16"/>
              </w:rPr>
              <w:t xml:space="preserve">B97.29 </w:t>
            </w:r>
          </w:p>
        </w:tc>
        <w:tc>
          <w:tcPr>
            <w:tcW w:w="5100" w:type="dxa"/>
            <w:shd w:val="clear" w:color="auto" w:fill="auto"/>
            <w:tcMar>
              <w:top w:w="72" w:type="dxa"/>
              <w:left w:w="144" w:type="dxa"/>
              <w:bottom w:w="72" w:type="dxa"/>
              <w:right w:w="144" w:type="dxa"/>
            </w:tcMar>
          </w:tcPr>
          <w:p w14:paraId="2B583867" w14:textId="77777777" w:rsidR="000F3DDC" w:rsidRPr="00DA49D9" w:rsidRDefault="000F3DDC" w:rsidP="00FF39B1">
            <w:pPr>
              <w:spacing w:after="0" w:line="276" w:lineRule="auto"/>
              <w:jc w:val="center"/>
              <w:rPr>
                <w:rFonts w:ascii="Times New Roman" w:eastAsia="Times New Roman" w:hAnsi="Times New Roman" w:cs="Times New Roman"/>
                <w:sz w:val="16"/>
                <w:szCs w:val="16"/>
              </w:rPr>
            </w:pPr>
            <w:r w:rsidRPr="00DA49D9">
              <w:rPr>
                <w:rFonts w:ascii="Times New Roman" w:eastAsia="Times New Roman" w:hAnsi="Times New Roman" w:cs="Times New Roman"/>
                <w:sz w:val="16"/>
                <w:szCs w:val="16"/>
              </w:rPr>
              <w:t>Other Coronavirus as the cause of disease classified elsewhere</w:t>
            </w:r>
          </w:p>
        </w:tc>
      </w:tr>
      <w:tr w:rsidR="000F3DDC" w:rsidRPr="00DD01FE" w14:paraId="0CAA3D81" w14:textId="77777777" w:rsidTr="00FF39B1">
        <w:trPr>
          <w:trHeight w:val="328"/>
          <w:jc w:val="center"/>
        </w:trPr>
        <w:tc>
          <w:tcPr>
            <w:tcW w:w="2640" w:type="dxa"/>
            <w:shd w:val="clear" w:color="auto" w:fill="auto"/>
            <w:tcMar>
              <w:top w:w="72" w:type="dxa"/>
              <w:left w:w="144" w:type="dxa"/>
              <w:bottom w:w="72" w:type="dxa"/>
              <w:right w:w="144" w:type="dxa"/>
            </w:tcMar>
          </w:tcPr>
          <w:p w14:paraId="1892D55E" w14:textId="57593E7F" w:rsidR="000F3DDC" w:rsidRPr="00DA49D9" w:rsidRDefault="000F3DDC" w:rsidP="00FF39B1">
            <w:pPr>
              <w:spacing w:after="0" w:line="276" w:lineRule="auto"/>
              <w:jc w:val="center"/>
              <w:rPr>
                <w:rFonts w:ascii="Times New Roman" w:eastAsia="Times New Roman" w:hAnsi="Times New Roman" w:cs="Times New Roman"/>
                <w:sz w:val="16"/>
                <w:szCs w:val="16"/>
              </w:rPr>
            </w:pPr>
            <w:r w:rsidRPr="00DA49D9">
              <w:rPr>
                <w:rFonts w:ascii="Times New Roman" w:eastAsia="Times New Roman" w:hAnsi="Times New Roman" w:cs="Times New Roman"/>
                <w:sz w:val="16"/>
                <w:szCs w:val="16"/>
              </w:rPr>
              <w:t xml:space="preserve">J20.8 </w:t>
            </w:r>
          </w:p>
        </w:tc>
        <w:tc>
          <w:tcPr>
            <w:tcW w:w="5100" w:type="dxa"/>
            <w:shd w:val="clear" w:color="auto" w:fill="auto"/>
            <w:tcMar>
              <w:top w:w="72" w:type="dxa"/>
              <w:left w:w="144" w:type="dxa"/>
              <w:bottom w:w="72" w:type="dxa"/>
              <w:right w:w="144" w:type="dxa"/>
            </w:tcMar>
          </w:tcPr>
          <w:p w14:paraId="54103410" w14:textId="77777777" w:rsidR="000F3DDC" w:rsidRPr="00DA49D9" w:rsidRDefault="000F3DDC" w:rsidP="00FF39B1">
            <w:pPr>
              <w:spacing w:after="0" w:line="276" w:lineRule="auto"/>
              <w:jc w:val="center"/>
              <w:rPr>
                <w:rFonts w:ascii="Times New Roman" w:eastAsia="Times New Roman" w:hAnsi="Times New Roman" w:cs="Times New Roman"/>
                <w:sz w:val="16"/>
                <w:szCs w:val="16"/>
              </w:rPr>
            </w:pPr>
            <w:r w:rsidRPr="00DA49D9">
              <w:rPr>
                <w:rFonts w:ascii="Times New Roman" w:eastAsia="Times New Roman" w:hAnsi="Times New Roman" w:cs="Times New Roman"/>
                <w:sz w:val="16"/>
                <w:szCs w:val="16"/>
              </w:rPr>
              <w:t>Acute bronchitis confirmed as due to COVID-19</w:t>
            </w:r>
          </w:p>
        </w:tc>
      </w:tr>
      <w:tr w:rsidR="000F3DDC" w:rsidRPr="00DD01FE" w14:paraId="29D77BF8" w14:textId="77777777" w:rsidTr="00FF39B1">
        <w:trPr>
          <w:trHeight w:val="423"/>
          <w:jc w:val="center"/>
        </w:trPr>
        <w:tc>
          <w:tcPr>
            <w:tcW w:w="2640" w:type="dxa"/>
            <w:shd w:val="clear" w:color="auto" w:fill="auto"/>
            <w:tcMar>
              <w:top w:w="72" w:type="dxa"/>
              <w:left w:w="144" w:type="dxa"/>
              <w:bottom w:w="72" w:type="dxa"/>
              <w:right w:w="144" w:type="dxa"/>
            </w:tcMar>
          </w:tcPr>
          <w:p w14:paraId="7A0642B8" w14:textId="0F4AD97C" w:rsidR="000F3DDC" w:rsidRPr="00DA49D9" w:rsidRDefault="000F3DDC" w:rsidP="00FF39B1">
            <w:pPr>
              <w:spacing w:after="0" w:line="276" w:lineRule="auto"/>
              <w:jc w:val="center"/>
              <w:rPr>
                <w:rFonts w:ascii="Times New Roman" w:eastAsia="Times New Roman" w:hAnsi="Times New Roman" w:cs="Times New Roman"/>
                <w:sz w:val="16"/>
                <w:szCs w:val="16"/>
              </w:rPr>
            </w:pPr>
            <w:r w:rsidRPr="00DA49D9">
              <w:rPr>
                <w:rFonts w:ascii="Times New Roman" w:eastAsia="Times New Roman" w:hAnsi="Times New Roman" w:cs="Times New Roman"/>
                <w:sz w:val="16"/>
                <w:szCs w:val="16"/>
              </w:rPr>
              <w:t xml:space="preserve">J22 </w:t>
            </w:r>
          </w:p>
        </w:tc>
        <w:tc>
          <w:tcPr>
            <w:tcW w:w="5100" w:type="dxa"/>
            <w:shd w:val="clear" w:color="auto" w:fill="auto"/>
            <w:tcMar>
              <w:top w:w="72" w:type="dxa"/>
              <w:left w:w="144" w:type="dxa"/>
              <w:bottom w:w="72" w:type="dxa"/>
              <w:right w:w="144" w:type="dxa"/>
            </w:tcMar>
          </w:tcPr>
          <w:p w14:paraId="5D3A8A46" w14:textId="77777777" w:rsidR="000F3DDC" w:rsidRPr="00DA49D9" w:rsidRDefault="000F3DDC" w:rsidP="00FF39B1">
            <w:pPr>
              <w:spacing w:after="0" w:line="276" w:lineRule="auto"/>
              <w:jc w:val="center"/>
              <w:rPr>
                <w:rFonts w:ascii="Times New Roman" w:eastAsia="Times New Roman" w:hAnsi="Times New Roman" w:cs="Times New Roman"/>
                <w:sz w:val="16"/>
                <w:szCs w:val="16"/>
              </w:rPr>
            </w:pPr>
            <w:r w:rsidRPr="00DA49D9">
              <w:rPr>
                <w:rFonts w:ascii="Times New Roman" w:eastAsia="Times New Roman" w:hAnsi="Times New Roman" w:cs="Times New Roman"/>
                <w:sz w:val="16"/>
                <w:szCs w:val="16"/>
              </w:rPr>
              <w:t>Lower or acute respiratory infection due to COVID-19</w:t>
            </w:r>
          </w:p>
        </w:tc>
      </w:tr>
      <w:tr w:rsidR="000F3DDC" w:rsidRPr="00DD01FE" w14:paraId="24BAC940" w14:textId="77777777" w:rsidTr="00FF39B1">
        <w:trPr>
          <w:trHeight w:val="257"/>
          <w:jc w:val="center"/>
        </w:trPr>
        <w:tc>
          <w:tcPr>
            <w:tcW w:w="2640" w:type="dxa"/>
            <w:shd w:val="clear" w:color="auto" w:fill="auto"/>
            <w:tcMar>
              <w:top w:w="72" w:type="dxa"/>
              <w:left w:w="144" w:type="dxa"/>
              <w:bottom w:w="72" w:type="dxa"/>
              <w:right w:w="144" w:type="dxa"/>
            </w:tcMar>
          </w:tcPr>
          <w:p w14:paraId="4ABB9915" w14:textId="5DD402B1" w:rsidR="000F3DDC" w:rsidRPr="00DA49D9" w:rsidRDefault="000F3DDC" w:rsidP="00FF39B1">
            <w:pPr>
              <w:spacing w:after="0" w:line="276" w:lineRule="auto"/>
              <w:jc w:val="center"/>
              <w:rPr>
                <w:rFonts w:ascii="Times New Roman" w:eastAsia="Times New Roman" w:hAnsi="Times New Roman" w:cs="Times New Roman"/>
                <w:sz w:val="16"/>
                <w:szCs w:val="16"/>
              </w:rPr>
            </w:pPr>
            <w:r w:rsidRPr="00DA49D9">
              <w:rPr>
                <w:rFonts w:ascii="Times New Roman" w:eastAsia="Times New Roman" w:hAnsi="Times New Roman" w:cs="Times New Roman"/>
                <w:sz w:val="16"/>
                <w:szCs w:val="16"/>
              </w:rPr>
              <w:t xml:space="preserve">J98.8 </w:t>
            </w:r>
          </w:p>
        </w:tc>
        <w:tc>
          <w:tcPr>
            <w:tcW w:w="5100" w:type="dxa"/>
            <w:shd w:val="clear" w:color="auto" w:fill="auto"/>
            <w:tcMar>
              <w:top w:w="72" w:type="dxa"/>
              <w:left w:w="144" w:type="dxa"/>
              <w:bottom w:w="72" w:type="dxa"/>
              <w:right w:w="144" w:type="dxa"/>
            </w:tcMar>
          </w:tcPr>
          <w:p w14:paraId="19EC991E" w14:textId="77777777" w:rsidR="000F3DDC" w:rsidRPr="00DA49D9" w:rsidRDefault="000F3DDC" w:rsidP="00FF39B1">
            <w:pPr>
              <w:spacing w:after="0" w:line="276" w:lineRule="auto"/>
              <w:jc w:val="center"/>
              <w:rPr>
                <w:rFonts w:ascii="Times New Roman" w:eastAsia="Times New Roman" w:hAnsi="Times New Roman" w:cs="Times New Roman"/>
                <w:sz w:val="16"/>
                <w:szCs w:val="16"/>
              </w:rPr>
            </w:pPr>
            <w:r w:rsidRPr="00DA49D9">
              <w:rPr>
                <w:rFonts w:ascii="Times New Roman" w:eastAsia="Times New Roman" w:hAnsi="Times New Roman" w:cs="Times New Roman"/>
                <w:sz w:val="16"/>
                <w:szCs w:val="16"/>
              </w:rPr>
              <w:t>Respiratory infection due to COVID-19</w:t>
            </w:r>
          </w:p>
        </w:tc>
      </w:tr>
      <w:tr w:rsidR="000F3DDC" w:rsidRPr="00DD01FE" w14:paraId="2029F58C" w14:textId="77777777" w:rsidTr="00FF39B1">
        <w:trPr>
          <w:trHeight w:val="315"/>
          <w:jc w:val="center"/>
        </w:trPr>
        <w:tc>
          <w:tcPr>
            <w:tcW w:w="2640" w:type="dxa"/>
            <w:shd w:val="clear" w:color="auto" w:fill="auto"/>
            <w:tcMar>
              <w:top w:w="72" w:type="dxa"/>
              <w:left w:w="144" w:type="dxa"/>
              <w:bottom w:w="72" w:type="dxa"/>
              <w:right w:w="144" w:type="dxa"/>
            </w:tcMar>
          </w:tcPr>
          <w:p w14:paraId="2CC75C51" w14:textId="140E11BF" w:rsidR="000F3DDC" w:rsidRPr="00DA49D9" w:rsidRDefault="000F3DDC" w:rsidP="00FF39B1">
            <w:pPr>
              <w:spacing w:after="0" w:line="276" w:lineRule="auto"/>
              <w:jc w:val="center"/>
              <w:rPr>
                <w:rFonts w:ascii="Times New Roman" w:eastAsia="Times New Roman" w:hAnsi="Times New Roman" w:cs="Times New Roman"/>
                <w:sz w:val="16"/>
                <w:szCs w:val="16"/>
              </w:rPr>
            </w:pPr>
            <w:r w:rsidRPr="00DA49D9">
              <w:rPr>
                <w:rFonts w:ascii="Times New Roman" w:eastAsia="Times New Roman" w:hAnsi="Times New Roman" w:cs="Times New Roman"/>
                <w:sz w:val="16"/>
                <w:szCs w:val="16"/>
              </w:rPr>
              <w:t xml:space="preserve">J80 </w:t>
            </w:r>
          </w:p>
        </w:tc>
        <w:tc>
          <w:tcPr>
            <w:tcW w:w="5100" w:type="dxa"/>
            <w:shd w:val="clear" w:color="auto" w:fill="auto"/>
            <w:tcMar>
              <w:top w:w="72" w:type="dxa"/>
              <w:left w:w="144" w:type="dxa"/>
              <w:bottom w:w="72" w:type="dxa"/>
              <w:right w:w="144" w:type="dxa"/>
            </w:tcMar>
          </w:tcPr>
          <w:p w14:paraId="772D4E83" w14:textId="77777777" w:rsidR="000F3DDC" w:rsidRPr="00DA49D9" w:rsidRDefault="000F3DDC" w:rsidP="00FF39B1">
            <w:pPr>
              <w:spacing w:after="0" w:line="276" w:lineRule="auto"/>
              <w:jc w:val="center"/>
              <w:rPr>
                <w:rFonts w:ascii="Times New Roman" w:eastAsia="Times New Roman" w:hAnsi="Times New Roman" w:cs="Times New Roman"/>
                <w:sz w:val="16"/>
                <w:szCs w:val="16"/>
              </w:rPr>
            </w:pPr>
            <w:r w:rsidRPr="00DA49D9">
              <w:rPr>
                <w:rFonts w:ascii="Times New Roman" w:eastAsia="Times New Roman" w:hAnsi="Times New Roman" w:cs="Times New Roman"/>
                <w:sz w:val="16"/>
                <w:szCs w:val="16"/>
              </w:rPr>
              <w:t>Acute Respiratory Distress Syndrome (ARDS) due to COVID-19</w:t>
            </w:r>
            <w:commentRangeEnd w:id="824"/>
            <w:r w:rsidR="00C048F0">
              <w:rPr>
                <w:rStyle w:val="CommentReference"/>
              </w:rPr>
              <w:commentReference w:id="824"/>
            </w:r>
          </w:p>
        </w:tc>
      </w:tr>
    </w:tbl>
    <w:p w14:paraId="04BDBC60" w14:textId="77777777" w:rsidR="000F3DDC" w:rsidRDefault="000F3DDC" w:rsidP="000F3DDC">
      <w:pPr>
        <w:spacing w:after="0" w:line="240" w:lineRule="auto"/>
        <w:rPr>
          <w:rFonts w:ascii="Arial" w:eastAsia="Arial" w:hAnsi="Arial" w:cs="Arial"/>
          <w:sz w:val="24"/>
          <w:szCs w:val="24"/>
        </w:rPr>
      </w:pPr>
    </w:p>
    <w:p w14:paraId="155AD93E" w14:textId="01398D10" w:rsidR="00970E5D" w:rsidRPr="0017405D" w:rsidRDefault="00970E5D" w:rsidP="00DA49D9">
      <w:pPr>
        <w:spacing w:after="0" w:line="240" w:lineRule="auto"/>
        <w:rPr>
          <w:rFonts w:ascii="Times New Roman" w:eastAsia="Arial" w:hAnsi="Times New Roman" w:cs="Times New Roman"/>
          <w:b/>
          <w:bCs/>
        </w:rPr>
      </w:pPr>
      <w:commentRangeStart w:id="825"/>
      <w:r w:rsidRPr="0017405D">
        <w:rPr>
          <w:rFonts w:ascii="Times New Roman" w:eastAsia="Arial" w:hAnsi="Times New Roman" w:cs="Times New Roman"/>
          <w:b/>
          <w:bCs/>
        </w:rPr>
        <w:t xml:space="preserve">Appendix </w:t>
      </w:r>
      <w:commentRangeEnd w:id="825"/>
      <w:r w:rsidR="00026B9B" w:rsidRPr="00DA49D9">
        <w:rPr>
          <w:rStyle w:val="CommentReference"/>
          <w:sz w:val="22"/>
          <w:szCs w:val="22"/>
        </w:rPr>
        <w:commentReference w:id="825"/>
      </w:r>
      <w:r w:rsidRPr="0017405D">
        <w:rPr>
          <w:rFonts w:ascii="Times New Roman" w:eastAsia="Arial" w:hAnsi="Times New Roman" w:cs="Times New Roman"/>
          <w:b/>
          <w:bCs/>
        </w:rPr>
        <w:t>2: Quantifying the Effective Coverage of SHIELD Test Centers</w:t>
      </w:r>
    </w:p>
    <w:p w14:paraId="67ED72E3" w14:textId="77777777" w:rsidR="00970E5D" w:rsidRPr="00DA49D9" w:rsidRDefault="00970E5D" w:rsidP="00265F51">
      <w:pPr>
        <w:spacing w:after="0" w:line="240" w:lineRule="auto"/>
        <w:rPr>
          <w:rFonts w:ascii="Arial" w:eastAsia="Arial" w:hAnsi="Arial" w:cs="Arial"/>
          <w:sz w:val="28"/>
          <w:szCs w:val="28"/>
        </w:rPr>
      </w:pPr>
    </w:p>
    <w:p w14:paraId="1F465478" w14:textId="680CD90C" w:rsidR="005D49FE" w:rsidRPr="0017405D" w:rsidRDefault="005D49FE" w:rsidP="00DA49D9">
      <w:pPr>
        <w:spacing w:after="120" w:line="480" w:lineRule="auto"/>
        <w:jc w:val="both"/>
        <w:rPr>
          <w:rFonts w:ascii="Times New Roman" w:eastAsia="Arial" w:hAnsi="Times New Roman" w:cs="Times New Roman"/>
        </w:rPr>
      </w:pPr>
      <w:r w:rsidRPr="0017405D">
        <w:rPr>
          <w:rFonts w:ascii="Times New Roman" w:eastAsia="Arial" w:hAnsi="Times New Roman" w:cs="Times New Roman"/>
        </w:rPr>
        <w:t xml:space="preserve">In this model, </w:t>
      </w:r>
      <m:oMath>
        <m:r>
          <w:rPr>
            <w:rFonts w:ascii="Cambria Math" w:eastAsia="Times New Roman" w:hAnsi="Cambria Math" w:cs="Times New Roman"/>
          </w:rPr>
          <m:t>i</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represents the index for each SHIELD test center, </w:t>
      </w:r>
      <m:oMath>
        <m:r>
          <w:rPr>
            <w:rFonts w:ascii="Cambria Math" w:eastAsia="Times New Roman" w:hAnsi="Cambria Math" w:cs="Times New Roman"/>
          </w:rPr>
          <m:t>j</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corresponds to each zip code, and </w:t>
      </w:r>
      <m:oMath>
        <m:r>
          <w:rPr>
            <w:rFonts w:ascii="Cambria Math" w:eastAsia="Times New Roman" w:hAnsi="Cambria Math" w:cs="Times New Roman"/>
          </w:rPr>
          <m:t>t</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denotes time. The variable </w:t>
      </w: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oMath>
      <w:r w:rsidRPr="0017405D">
        <w:rPr>
          <w:rFonts w:ascii="Times New Roman" w:eastAsia="Arial" w:hAnsi="Times New Roman" w:cs="Times New Roman"/>
        </w:rPr>
        <w:t xml:space="preserve">​ is the number of COVID-19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test center </w:t>
      </w:r>
      <m:oMath>
        <m:r>
          <w:rPr>
            <w:rFonts w:ascii="Cambria Math" w:eastAsia="Times New Roman" w:hAnsi="Cambria Math" w:cs="Times New Roman"/>
          </w:rPr>
          <m:t>i</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while</w:t>
      </w:r>
      <w:r w:rsidR="003859CF" w:rsidRPr="0017405D">
        <w:rPr>
          <w:rFonts w:ascii="Times New Roman" w:eastAsia="Arial"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 represents the total number of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all test centers in </w:t>
      </w:r>
      <w:r w:rsidR="00A10C68" w:rsidRPr="0017405D">
        <w:rPr>
          <w:rFonts w:ascii="Times New Roman" w:eastAsia="Arial" w:hAnsi="Times New Roman" w:cs="Times New Roman"/>
        </w:rPr>
        <w:t xml:space="preserve">in time </w:t>
      </w:r>
      <m:oMath>
        <m:r>
          <w:rPr>
            <w:rFonts w:ascii="Cambria Math" w:eastAsia="Times New Roman" w:hAnsi="Cambria Math" w:cs="Times New Roman"/>
          </w:rPr>
          <m:t>t</m:t>
        </m:r>
      </m:oMath>
      <w:r w:rsidRPr="0017405D">
        <w:rPr>
          <w:rFonts w:ascii="Times New Roman" w:eastAsia="Arial" w:hAnsi="Times New Roman" w:cs="Times New Roman"/>
        </w:rPr>
        <w:t xml:space="preserve">. The proportion of samples collected by test center iii from zip code </w:t>
      </w:r>
      <m:oMath>
        <m:r>
          <w:rPr>
            <w:rFonts w:ascii="Cambria Math" w:eastAsia="Times New Roman" w:hAnsi="Cambria Math" w:cs="Times New Roman"/>
          </w:rPr>
          <m:t>j</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num>
          <m:den>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den>
        </m:f>
      </m:oMath>
      <w:r w:rsidRPr="0017405D">
        <w:rPr>
          <w:rFonts w:ascii="Times New Roman" w:eastAsia="Arial" w:hAnsi="Times New Roman" w:cs="Times New Roman"/>
        </w:rPr>
        <w:t>​</w:t>
      </w:r>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The effective number of SHIELD test centers serving zip code </w:t>
      </w:r>
      <m:oMath>
        <m:r>
          <w:rPr>
            <w:rFonts w:ascii="Cambria Math" w:eastAsia="Times New Roman" w:hAnsi="Cambria Math" w:cs="Times New Roman"/>
          </w:rPr>
          <m:t>j</m:t>
        </m:r>
      </m:oMath>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56520E"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E</m:t>
            </m:r>
          </m:e>
          <m:sub>
            <m:r>
              <w:rPr>
                <w:rFonts w:ascii="Cambria Math" w:eastAsia="Times New Roman" w:hAnsi="Cambria Math" w:cs="Times New Roman"/>
              </w:rPr>
              <m:t>jt</m:t>
            </m:r>
          </m:sub>
        </m:sSub>
        <m:r>
          <w:rPr>
            <w:rFonts w:ascii="Cambria Math" w:eastAsia="Times New Roman" w:hAnsi="Cambria Math" w:cs="Times New Roman"/>
          </w:rPr>
          <m:t>=</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i</m:t>
            </m:r>
          </m:sub>
          <m:sup/>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e>
        </m:nary>
      </m:oMath>
      <w:r w:rsidRPr="0017405D">
        <w:rPr>
          <w:rFonts w:ascii="Times New Roman" w:eastAsia="Arial" w:hAnsi="Times New Roman" w:cs="Times New Roman"/>
        </w:rPr>
        <w:t>, is then determined by summing these proportions across all test centers, capturing the distribution of service provided by the centers in relation to the zip code. This approach quantifies the contribution of multiple centers in testing coverage for each zip code.</w:t>
      </w:r>
    </w:p>
    <w:p w14:paraId="0B03373A" w14:textId="51501215" w:rsidR="00970E5D" w:rsidRPr="0017405D" w:rsidRDefault="00970E5D" w:rsidP="00DA49D9">
      <w:pPr>
        <w:spacing w:line="480" w:lineRule="auto"/>
        <w:rPr>
          <w:rFonts w:ascii="Times New Roman" w:eastAsia="Arial" w:hAnsi="Times New Roman" w:cs="Times New Roman"/>
          <w:b/>
        </w:rPr>
      </w:pPr>
      <w:r w:rsidRPr="0017405D">
        <w:rPr>
          <w:rFonts w:ascii="Times New Roman" w:eastAsia="Arial" w:hAnsi="Times New Roman" w:cs="Times New Roman"/>
          <w:b/>
        </w:rPr>
        <w:t>Appendix 3: Mathematical Calculation of COVID-19 ICU Admission Rate</w:t>
      </w:r>
    </w:p>
    <w:p w14:paraId="12B9FA2B" w14:textId="04D98C90" w:rsidR="001C68B2" w:rsidRPr="0017405D" w:rsidRDefault="001C68B2" w:rsidP="00DA49D9">
      <w:pPr>
        <w:spacing w:line="480" w:lineRule="auto"/>
        <w:jc w:val="both"/>
        <w:rPr>
          <w:rFonts w:ascii="Times New Roman" w:eastAsia="Arial" w:hAnsi="Times New Roman" w:cs="Times New Roman"/>
        </w:rPr>
      </w:pPr>
      <w:r w:rsidRPr="0017405D">
        <w:rPr>
          <w:rFonts w:ascii="Times New Roman" w:eastAsia="Arial" w:hAnsi="Times New Roman" w:cs="Times New Roman"/>
        </w:rPr>
        <w:t xml:space="preserve">The total number of ICU admissions in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is represented by </w:t>
      </w:r>
      <m:oMath>
        <m:sSub>
          <m:sSubPr>
            <m:ctrlPr>
              <w:rPr>
                <w:rFonts w:ascii="Cambria Math" w:eastAsia="Times New Roman" w:hAnsi="Cambria Math" w:cs="Times New Roman"/>
                <w:i/>
              </w:rPr>
            </m:ctrlPr>
          </m:sSubPr>
          <m:e>
            <m:r>
              <w:rPr>
                <w:rFonts w:ascii="Cambria Math" w:eastAsia="Times New Roman" w:hAnsi="Cambria Math" w:cs="Times New Roman"/>
              </w:rPr>
              <m:t>ICU</m:t>
            </m:r>
          </m:e>
          <m:sub>
            <m:r>
              <w:rPr>
                <w:rFonts w:ascii="Cambria Math" w:eastAsia="Times New Roman" w:hAnsi="Cambria Math" w:cs="Times New Roman"/>
              </w:rPr>
              <m:t>jt</m:t>
            </m:r>
          </m:sub>
        </m:sSub>
      </m:oMath>
      <w:r w:rsidRPr="0017405D">
        <w:rPr>
          <w:rFonts w:ascii="Times New Roman" w:eastAsia="Arial" w:hAnsi="Times New Roman" w:cs="Times New Roman"/>
        </w:rPr>
        <w:t xml:space="preserve">, and the population of zip code </w:t>
      </w:r>
      <m:oMath>
        <m:r>
          <w:rPr>
            <w:rFonts w:ascii="Cambria Math" w:eastAsia="Times New Roman" w:hAnsi="Cambria Math" w:cs="Times New Roman"/>
          </w:rPr>
          <m:t>j</m:t>
        </m:r>
      </m:oMath>
      <w:r w:rsidRPr="0017405D">
        <w:rPr>
          <w:rFonts w:ascii="Times New Roman" w:eastAsia="Arial" w:hAnsi="Times New Roman" w:cs="Times New Roman"/>
        </w:rPr>
        <w:t xml:space="preserve"> is denoted as </w:t>
      </w:r>
      <m:oMath>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oMath>
      <w:r w:rsidRPr="0017405D">
        <w:rPr>
          <w:rFonts w:ascii="Times New Roman" w:eastAsia="Arial" w:hAnsi="Times New Roman" w:cs="Times New Roman"/>
        </w:rPr>
        <w:t xml:space="preserve">​. The COVID ICU admission rate for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m:oMath>
        <m:sSub>
          <m:sSubPr>
            <m:ctrlPr>
              <w:rPr>
                <w:rFonts w:ascii="Cambria Math" w:eastAsia="Times New Roman" w:hAnsi="Cambria Math" w:cs="Times New Roman"/>
                <w:i/>
              </w:rPr>
            </m:ctrlPr>
          </m:sSubPr>
          <m:e>
            <m:r>
              <w:rPr>
                <w:rFonts w:ascii="Cambria Math" w:eastAsia="Times New Roman" w:hAnsi="Cambria Math" w:cs="Times New Roman"/>
              </w:rPr>
              <m:t>ICU_Rate</m:t>
            </m:r>
          </m:e>
          <m:sub>
            <m:r>
              <w:rPr>
                <w:rFonts w:ascii="Cambria Math" w:eastAsia="Times New Roman" w:hAnsi="Cambria Math" w:cs="Times New Roman"/>
              </w:rPr>
              <m:t>jt</m:t>
            </m:r>
          </m:sub>
        </m:sSub>
      </m:oMath>
      <w:r w:rsidRPr="0017405D">
        <w:rPr>
          <w:rFonts w:ascii="Times New Roman" w:eastAsia="Arial" w:hAnsi="Times New Roman" w:cs="Times New Roman"/>
        </w:rPr>
        <w:t xml:space="preserve">, is calculated as the ratio of the total ICU admissions to the population of the zip code. This rate captures the proportion of ICU admissions related to COVID-19 </w:t>
      </w:r>
      <w:proofErr w:type="gramStart"/>
      <w:r w:rsidRPr="0017405D">
        <w:rPr>
          <w:rFonts w:ascii="Times New Roman" w:eastAsia="Arial" w:hAnsi="Times New Roman" w:cs="Times New Roman"/>
        </w:rPr>
        <w:t>in a given</w:t>
      </w:r>
      <w:proofErr w:type="gramEnd"/>
      <w:r w:rsidRPr="0017405D">
        <w:rPr>
          <w:rFonts w:ascii="Times New Roman" w:eastAsia="Arial" w:hAnsi="Times New Roman" w:cs="Times New Roman"/>
        </w:rPr>
        <w:t xml:space="preserve"> zip code relative to its population, providing a standardized measure of the ICU burden on the local healthcare system. The formula is:</w:t>
      </w:r>
    </w:p>
    <w:p w14:paraId="64C14E6A" w14:textId="253C3B41" w:rsidR="00970E5D" w:rsidRPr="0017405D" w:rsidRDefault="00403CD0" w:rsidP="001C68B2">
      <w:pPr>
        <w:spacing w:line="360" w:lineRule="auto"/>
        <w:jc w:val="both"/>
        <w:rPr>
          <w:rFonts w:ascii="Times New Roman" w:eastAsia="Arial"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ICU_Rate</m:t>
              </m:r>
            </m:e>
            <m:sub>
              <m:r>
                <w:rPr>
                  <w:rFonts w:ascii="Cambria Math" w:eastAsia="Times New Roman" w:hAnsi="Cambria Math" w:cs="Times New Roman"/>
                </w:rPr>
                <m:t>jt</m:t>
              </m:r>
            </m:sub>
          </m:sSub>
          <m:r>
            <w:rPr>
              <w:rFonts w:ascii="Cambria Math" w:eastAsia="Times New Roman" w:hAnsi="Cambria Math" w:cs="Times New Roman"/>
            </w:rPr>
            <m:t>=</m:t>
          </m:r>
          <m:d>
            <m:dPr>
              <m:ctrlPr>
                <w:rPr>
                  <w:rFonts w:ascii="Cambria Math" w:eastAsia="Times New Roman" w:hAnsi="Cambria Math" w:cs="Times New Roman"/>
                  <w:i/>
                </w:rPr>
              </m:ctrlPr>
            </m:dPr>
            <m:e>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ICU</m:t>
                      </m:r>
                    </m:e>
                    <m:sub>
                      <m:r>
                        <w:rPr>
                          <w:rFonts w:ascii="Cambria Math" w:eastAsia="Times New Roman" w:hAnsi="Cambria Math" w:cs="Times New Roman"/>
                        </w:rPr>
                        <m:t>jt</m:t>
                      </m:r>
                    </m:sub>
                  </m:sSub>
                </m:num>
                <m:den>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den>
              </m:f>
            </m:e>
          </m:d>
          <m:r>
            <w:rPr>
              <w:rFonts w:ascii="Cambria Math" w:eastAsia="Times New Roman" w:hAnsi="Cambria Math" w:cs="Times New Roman"/>
            </w:rPr>
            <m:t>×1000</m:t>
          </m:r>
        </m:oMath>
      </m:oMathPara>
    </w:p>
    <w:p w14:paraId="66EA22E7" w14:textId="45A641BD" w:rsidR="00970E5D" w:rsidRPr="0017405D" w:rsidRDefault="00970E5D" w:rsidP="00DA49D9">
      <w:pPr>
        <w:spacing w:line="480" w:lineRule="auto"/>
        <w:rPr>
          <w:rFonts w:ascii="Times New Roman" w:eastAsia="Times New Roman" w:hAnsi="Times New Roman" w:cs="Times New Roman"/>
        </w:rPr>
      </w:pPr>
      <w:r w:rsidRPr="0017405D">
        <w:rPr>
          <w:rFonts w:ascii="Times New Roman" w:eastAsia="Times New Roman" w:hAnsi="Times New Roman" w:cs="Times New Roman"/>
        </w:rPr>
        <w:t xml:space="preserve">This formula calculates the number of ICU admissions per 1,000 people for a given zip code </w:t>
      </w:r>
      <m:oMath>
        <m:r>
          <w:rPr>
            <w:rFonts w:ascii="Cambria Math" w:eastAsia="Times New Roman" w:hAnsi="Cambria Math" w:cs="Times New Roman"/>
          </w:rPr>
          <m:t>j</m:t>
        </m:r>
      </m:oMath>
      <w:r w:rsidRPr="0017405D">
        <w:rPr>
          <w:rFonts w:ascii="Times New Roman" w:eastAsia="Times New Roman" w:hAnsi="Times New Roman" w:cs="Times New Roman"/>
        </w:rPr>
        <w:t xml:space="preserve"> in </w:t>
      </w:r>
      <w:r w:rsidR="001C68B2" w:rsidRPr="0017405D">
        <w:rPr>
          <w:rFonts w:ascii="Times New Roman" w:eastAsia="Times New Roman" w:hAnsi="Times New Roman" w:cs="Times New Roman"/>
        </w:rPr>
        <w:t>time</w:t>
      </w:r>
      <w:r w:rsidRPr="0017405D">
        <w:rPr>
          <w:rFonts w:ascii="Times New Roman" w:eastAsia="Times New Roman" w:hAnsi="Times New Roman" w:cs="Times New Roman"/>
        </w:rPr>
        <w:t xml:space="preserve"> </w:t>
      </w:r>
      <m:oMath>
        <m:r>
          <w:rPr>
            <w:rFonts w:ascii="Cambria Math" w:eastAsia="Times New Roman" w:hAnsi="Cambria Math" w:cs="Times New Roman"/>
          </w:rPr>
          <m:t>t</m:t>
        </m:r>
      </m:oMath>
    </w:p>
    <w:p w14:paraId="5A1A9646" w14:textId="77777777" w:rsidR="00CF5126" w:rsidRDefault="007B35BE" w:rsidP="0017405D">
      <w:pPr>
        <w:spacing w:after="120" w:line="480" w:lineRule="auto"/>
        <w:jc w:val="both"/>
        <w:rPr>
          <w:rFonts w:ascii="Times New Roman" w:eastAsia="Times New Roman" w:hAnsi="Times New Roman" w:cs="Times New Roman"/>
          <w:b/>
          <w:bCs/>
          <w:sz w:val="20"/>
          <w:szCs w:val="20"/>
        </w:rPr>
      </w:pPr>
      <w:r w:rsidRPr="00DA49D9">
        <w:rPr>
          <w:rFonts w:ascii="Times New Roman" w:eastAsia="Times New Roman" w:hAnsi="Times New Roman" w:cs="Times New Roman"/>
          <w:b/>
          <w:bCs/>
          <w:sz w:val="20"/>
          <w:szCs w:val="20"/>
        </w:rPr>
        <w:t>Appendix</w:t>
      </w:r>
      <w:r w:rsidR="00104FE0" w:rsidRPr="00DA49D9">
        <w:rPr>
          <w:rFonts w:ascii="Times New Roman" w:eastAsia="Times New Roman" w:hAnsi="Times New Roman" w:cs="Times New Roman"/>
          <w:b/>
          <w:bCs/>
          <w:sz w:val="20"/>
          <w:szCs w:val="20"/>
        </w:rPr>
        <w:t xml:space="preserve"> </w:t>
      </w:r>
      <w:r w:rsidR="00167D33" w:rsidRPr="00DA49D9">
        <w:rPr>
          <w:rFonts w:ascii="Times New Roman" w:eastAsia="Times New Roman" w:hAnsi="Times New Roman" w:cs="Times New Roman"/>
          <w:b/>
          <w:bCs/>
          <w:sz w:val="20"/>
          <w:szCs w:val="20"/>
        </w:rPr>
        <w:t>4</w:t>
      </w:r>
      <w:r w:rsidR="00104FE0" w:rsidRPr="00DA49D9">
        <w:rPr>
          <w:rFonts w:ascii="Times New Roman" w:eastAsia="Times New Roman" w:hAnsi="Times New Roman" w:cs="Times New Roman"/>
          <w:b/>
          <w:bCs/>
          <w:sz w:val="20"/>
          <w:szCs w:val="20"/>
        </w:rPr>
        <w:t xml:space="preserve">: </w:t>
      </w:r>
      <w:r w:rsidR="001E60C6" w:rsidRPr="00DA49D9">
        <w:rPr>
          <w:rFonts w:ascii="Times New Roman" w:eastAsia="Times New Roman" w:hAnsi="Times New Roman" w:cs="Times New Roman"/>
          <w:b/>
          <w:bCs/>
          <w:sz w:val="20"/>
          <w:szCs w:val="20"/>
        </w:rPr>
        <w:t>Trends of SHIELD test centers and effective number of SHIELD centers over time</w:t>
      </w:r>
    </w:p>
    <w:p w14:paraId="6A306887" w14:textId="2C63F5F8" w:rsidR="008914F3" w:rsidRPr="00DA49D9" w:rsidRDefault="00C841EF" w:rsidP="00DA49D9">
      <w:pPr>
        <w:spacing w:after="120" w:line="480" w:lineRule="auto"/>
        <w:jc w:val="both"/>
        <w:rPr>
          <w:rFonts w:ascii="Times New Roman" w:eastAsia="Times New Roman" w:hAnsi="Times New Roman" w:cs="Times New Roman"/>
          <w:sz w:val="20"/>
          <w:szCs w:val="20"/>
        </w:rPr>
      </w:pPr>
      <w:r w:rsidRPr="00DA49D9">
        <w:rPr>
          <w:rFonts w:ascii="Times New Roman" w:eastAsia="Times New Roman" w:hAnsi="Times New Roman" w:cs="Times New Roman"/>
          <w:sz w:val="20"/>
          <w:szCs w:val="20"/>
        </w:rPr>
        <w:t xml:space="preserve">Figure A.1 shows the trends of number of SHIELD test center </w:t>
      </w:r>
      <w:r w:rsidR="00901D69" w:rsidRPr="00DA49D9">
        <w:rPr>
          <w:rFonts w:ascii="Times New Roman" w:eastAsia="Times New Roman" w:hAnsi="Times New Roman" w:cs="Times New Roman"/>
          <w:sz w:val="20"/>
          <w:szCs w:val="20"/>
        </w:rPr>
        <w:t>versus</w:t>
      </w:r>
      <w:r w:rsidRPr="00DA49D9">
        <w:rPr>
          <w:rFonts w:ascii="Times New Roman" w:eastAsia="Times New Roman" w:hAnsi="Times New Roman" w:cs="Times New Roman"/>
          <w:sz w:val="20"/>
          <w:szCs w:val="20"/>
        </w:rPr>
        <w:t xml:space="preserve"> effective </w:t>
      </w:r>
      <w:r w:rsidR="00901D69" w:rsidRPr="00DA49D9">
        <w:rPr>
          <w:rFonts w:ascii="Times New Roman" w:eastAsia="Times New Roman" w:hAnsi="Times New Roman" w:cs="Times New Roman"/>
          <w:sz w:val="20"/>
          <w:szCs w:val="20"/>
        </w:rPr>
        <w:t xml:space="preserve">number of SHIELD test centers for all zip codes over </w:t>
      </w:r>
      <w:proofErr w:type="gramStart"/>
      <w:r w:rsidR="00901D69" w:rsidRPr="00DA49D9">
        <w:rPr>
          <w:rFonts w:ascii="Times New Roman" w:eastAsia="Times New Roman" w:hAnsi="Times New Roman" w:cs="Times New Roman"/>
          <w:sz w:val="20"/>
          <w:szCs w:val="20"/>
        </w:rPr>
        <w:t>time</w:t>
      </w:r>
      <w:proofErr w:type="gramEnd"/>
      <w:r w:rsidR="008914F3" w:rsidRPr="00DA49D9">
        <w:rPr>
          <w:rFonts w:ascii="Times New Roman" w:eastAsia="Times New Roman" w:hAnsi="Times New Roman" w:cs="Times New Roman"/>
          <w:sz w:val="18"/>
          <w:szCs w:val="18"/>
        </w:rPr>
        <w:tab/>
      </w:r>
    </w:p>
    <w:p w14:paraId="4C7C6E92" w14:textId="57A804F8" w:rsidR="00F86DFD" w:rsidRDefault="007B35BE" w:rsidP="0017405D">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46E57784" wp14:editId="6C26E9FA">
            <wp:extent cx="5943600" cy="3490595"/>
            <wp:effectExtent l="0" t="0" r="0" b="0"/>
            <wp:docPr id="1518428528" name="image1.png" descr="A graph showing the value of a wav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A graph showing the value of a wave&#10;&#10;Description automatically generated with medium confidence"/>
                    <pic:cNvPicPr preferRelativeResize="0"/>
                  </pic:nvPicPr>
                  <pic:blipFill>
                    <a:blip r:embed="rId17"/>
                    <a:srcRect/>
                    <a:stretch>
                      <a:fillRect/>
                    </a:stretch>
                  </pic:blipFill>
                  <pic:spPr>
                    <a:xfrm>
                      <a:off x="0" y="0"/>
                      <a:ext cx="5943600" cy="3490595"/>
                    </a:xfrm>
                    <a:prstGeom prst="rect">
                      <a:avLst/>
                    </a:prstGeom>
                    <a:ln/>
                  </pic:spPr>
                </pic:pic>
              </a:graphicData>
            </a:graphic>
          </wp:inline>
        </w:drawing>
      </w:r>
    </w:p>
    <w:p w14:paraId="038B00B0" w14:textId="473CAB6D" w:rsidR="004D7309" w:rsidRDefault="007B35BE" w:rsidP="00167D33">
      <w:pPr>
        <w:spacing w:after="24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A.1:</w:t>
      </w:r>
      <w:r>
        <w:rPr>
          <w:rFonts w:ascii="Times New Roman" w:eastAsia="Times New Roman" w:hAnsi="Times New Roman" w:cs="Times New Roman"/>
          <w:sz w:val="18"/>
          <w:szCs w:val="18"/>
        </w:rPr>
        <w:t xml:space="preserve"> Trends of SHIELD test centers and effective number of SHIELD centers over time for all zip codes</w:t>
      </w:r>
    </w:p>
    <w:p w14:paraId="13A0F67D" w14:textId="77777777" w:rsidR="004D7309" w:rsidRDefault="004D7309" w:rsidP="00167D33">
      <w:pPr>
        <w:spacing w:after="240" w:line="240" w:lineRule="auto"/>
        <w:jc w:val="center"/>
        <w:rPr>
          <w:rFonts w:ascii="Times New Roman" w:eastAsia="Times New Roman" w:hAnsi="Times New Roman" w:cs="Times New Roman"/>
          <w:sz w:val="18"/>
          <w:szCs w:val="18"/>
        </w:rPr>
      </w:pPr>
    </w:p>
    <w:p w14:paraId="58B6C152" w14:textId="0E5E5D14" w:rsidR="004D7309" w:rsidRDefault="004D7309" w:rsidP="00DA49D9">
      <w:pPr>
        <w:spacing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t>Declar</w:t>
      </w:r>
      <w:r>
        <w:rPr>
          <w:rFonts w:ascii="Times New Roman" w:eastAsia="Times New Roman" w:hAnsi="Times New Roman" w:cs="Times New Roman"/>
          <w:b/>
          <w:bCs/>
        </w:rPr>
        <w:t>a</w:t>
      </w:r>
      <w:r w:rsidRPr="00DA49D9">
        <w:rPr>
          <w:rFonts w:ascii="Times New Roman" w:eastAsia="Times New Roman" w:hAnsi="Times New Roman" w:cs="Times New Roman"/>
          <w:b/>
          <w:bCs/>
        </w:rPr>
        <w:t>tions</w:t>
      </w:r>
    </w:p>
    <w:p w14:paraId="10E80E0A" w14:textId="77777777" w:rsidR="00214185" w:rsidRPr="00214185" w:rsidRDefault="00214185" w:rsidP="00DA49D9">
      <w:pPr>
        <w:spacing w:after="240" w:line="480" w:lineRule="auto"/>
        <w:rPr>
          <w:rFonts w:ascii="Times New Roman" w:eastAsia="Times New Roman" w:hAnsi="Times New Roman" w:cs="Times New Roman"/>
          <w:b/>
          <w:bCs/>
        </w:rPr>
      </w:pPr>
      <w:r w:rsidRPr="00214185">
        <w:rPr>
          <w:rFonts w:ascii="Times New Roman" w:eastAsia="Times New Roman" w:hAnsi="Times New Roman" w:cs="Times New Roman"/>
          <w:b/>
          <w:bCs/>
        </w:rPr>
        <w:t xml:space="preserve">Ethics approval and consent to </w:t>
      </w:r>
      <w:proofErr w:type="gramStart"/>
      <w:r w:rsidRPr="00214185">
        <w:rPr>
          <w:rFonts w:ascii="Times New Roman" w:eastAsia="Times New Roman" w:hAnsi="Times New Roman" w:cs="Times New Roman"/>
          <w:b/>
          <w:bCs/>
        </w:rPr>
        <w:t>participate</w:t>
      </w:r>
      <w:proofErr w:type="gramEnd"/>
    </w:p>
    <w:p w14:paraId="096137D0" w14:textId="60263E65" w:rsidR="004D7309" w:rsidRDefault="00214185" w:rsidP="00DA49D9">
      <w:pPr>
        <w:spacing w:after="240" w:line="480" w:lineRule="auto"/>
        <w:rPr>
          <w:rFonts w:ascii="Times New Roman" w:eastAsia="Times New Roman" w:hAnsi="Times New Roman" w:cs="Times New Roman"/>
        </w:rPr>
      </w:pPr>
      <w:r w:rsidRPr="00DA49D9">
        <w:rPr>
          <w:rFonts w:ascii="Times New Roman" w:eastAsia="Times New Roman" w:hAnsi="Times New Roman" w:cs="Times New Roman"/>
        </w:rPr>
        <w:t>Not Applicable</w:t>
      </w:r>
    </w:p>
    <w:p w14:paraId="38FA9E44" w14:textId="1D0BF9BD" w:rsidR="004B4CC1" w:rsidRDefault="004B4CC1" w:rsidP="00DA49D9">
      <w:pPr>
        <w:spacing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t xml:space="preserve">Consent for </w:t>
      </w:r>
      <w:proofErr w:type="gramStart"/>
      <w:r w:rsidRPr="00DA49D9">
        <w:rPr>
          <w:rFonts w:ascii="Times New Roman" w:eastAsia="Times New Roman" w:hAnsi="Times New Roman" w:cs="Times New Roman"/>
          <w:b/>
          <w:bCs/>
        </w:rPr>
        <w:t>publication</w:t>
      </w:r>
      <w:proofErr w:type="gramEnd"/>
    </w:p>
    <w:p w14:paraId="6A5054F4" w14:textId="7A92AA5D" w:rsidR="004B4CC1" w:rsidRDefault="009E49EA"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The authors affirm that all participants involved in this study, or their legal guardians, have given their consent for the publication of any potentially identifying information contained within the manuscript. No personal or sensitive data (such as images, personal health information, or identifiable demographics) will be included that could compromise the privacy or anonymity of the participants. Where applicable, participants provided informed consent in accordance with ethical guidelines and institutional policies. Furthermore, this manuscript does not contain any individual-level data or other content requiring consent for publication.</w:t>
      </w:r>
    </w:p>
    <w:p w14:paraId="055D2BD3" w14:textId="4AC3EC05" w:rsidR="001E5798" w:rsidRPr="00DA49D9" w:rsidRDefault="001E579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lastRenderedPageBreak/>
        <w:t>Availability of data and materials</w:t>
      </w:r>
    </w:p>
    <w:p w14:paraId="0A65CD70" w14:textId="4AADB93D" w:rsidR="001E5798" w:rsidRDefault="001E5798" w:rsidP="009E49EA">
      <w:pPr>
        <w:spacing w:after="240" w:line="480" w:lineRule="auto"/>
        <w:jc w:val="both"/>
        <w:rPr>
          <w:rFonts w:ascii="Times New Roman" w:eastAsia="Times New Roman" w:hAnsi="Times New Roman" w:cs="Times New Roman"/>
        </w:rPr>
      </w:pPr>
      <w:r>
        <w:rPr>
          <w:rFonts w:ascii="Times New Roman" w:eastAsia="Times New Roman" w:hAnsi="Times New Roman" w:cs="Times New Roman"/>
        </w:rPr>
        <w:t>Not A</w:t>
      </w:r>
      <w:r w:rsidR="00BB2A0E">
        <w:rPr>
          <w:rFonts w:ascii="Times New Roman" w:eastAsia="Times New Roman" w:hAnsi="Times New Roman" w:cs="Times New Roman"/>
        </w:rPr>
        <w:t>pplicable</w:t>
      </w:r>
    </w:p>
    <w:p w14:paraId="12F02D1E" w14:textId="04B0808C" w:rsidR="00BB2A0E" w:rsidRPr="00DA49D9" w:rsidRDefault="00BB2A0E"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Competing interests</w:t>
      </w:r>
    </w:p>
    <w:p w14:paraId="66470C6C" w14:textId="4F4BE9F5" w:rsidR="00BB2A0E" w:rsidRDefault="008F3156" w:rsidP="009E49EA">
      <w:pPr>
        <w:spacing w:after="240" w:line="480" w:lineRule="auto"/>
        <w:jc w:val="both"/>
        <w:rPr>
          <w:rFonts w:ascii="Times New Roman" w:eastAsia="Times New Roman" w:hAnsi="Times New Roman" w:cs="Times New Roman"/>
        </w:rPr>
      </w:pPr>
      <w:r w:rsidRPr="008F3156">
        <w:rPr>
          <w:rFonts w:ascii="Times New Roman" w:eastAsia="Times New Roman" w:hAnsi="Times New Roman" w:cs="Times New Roman"/>
        </w:rPr>
        <w:t>The authors declare no competing interests</w:t>
      </w:r>
      <w:r>
        <w:rPr>
          <w:rFonts w:ascii="Times New Roman" w:eastAsia="Times New Roman" w:hAnsi="Times New Roman" w:cs="Times New Roman"/>
        </w:rPr>
        <w:t>.</w:t>
      </w:r>
    </w:p>
    <w:p w14:paraId="6D41BA41" w14:textId="4EEE9775" w:rsidR="009E49EA" w:rsidRDefault="00F05E1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Funding</w:t>
      </w:r>
    </w:p>
    <w:p w14:paraId="12BA0103" w14:textId="0701B585" w:rsidR="003C0478" w:rsidDel="00CD7172" w:rsidRDefault="00CF64F0" w:rsidP="009E49EA">
      <w:pPr>
        <w:spacing w:after="240" w:line="480" w:lineRule="auto"/>
        <w:jc w:val="both"/>
        <w:rPr>
          <w:del w:id="826" w:author="Tootooni, Mohammad Samie" w:date="2024-10-16T18:10:00Z"/>
          <w:rFonts w:ascii="Times New Roman" w:eastAsia="Times New Roman" w:hAnsi="Times New Roman" w:cs="Times New Roman"/>
        </w:rPr>
      </w:pPr>
      <w:bookmarkStart w:id="827" w:name="_Hlk179994867"/>
      <w:ins w:id="828" w:author="Tootooni, Mohammad Samie" w:date="2024-10-16T18:15:00Z">
        <w:r>
          <w:rPr>
            <w:rFonts w:ascii="Times New Roman" w:eastAsia="Times New Roman" w:hAnsi="Times New Roman" w:cs="Times New Roman"/>
          </w:rPr>
          <w:t>T</w:t>
        </w:r>
      </w:ins>
      <w:ins w:id="829" w:author="Tootooni, Mohammad Samie" w:date="2024-10-16T18:10:00Z">
        <w:r w:rsidR="00CD7172" w:rsidRPr="00CD7172">
          <w:rPr>
            <w:rFonts w:ascii="Times New Roman" w:eastAsia="Times New Roman" w:hAnsi="Times New Roman" w:cs="Times New Roman"/>
          </w:rPr>
          <w:t>he University of Illinois Board of Trustees</w:t>
        </w:r>
      </w:ins>
      <w:ins w:id="830" w:author="Tootooni, Mohammad Samie" w:date="2024-10-16T18:15:00Z">
        <w:r>
          <w:rPr>
            <w:rFonts w:ascii="Times New Roman" w:eastAsia="Times New Roman" w:hAnsi="Times New Roman" w:cs="Times New Roman"/>
          </w:rPr>
          <w:t>.</w:t>
        </w:r>
      </w:ins>
      <w:del w:id="831" w:author="Tootooni, Mohammad Samie" w:date="2024-10-16T18:10:00Z">
        <w:r w:rsidR="003C0478" w:rsidRPr="00DA49D9" w:rsidDel="00CD7172">
          <w:rPr>
            <w:rFonts w:ascii="Times New Roman" w:eastAsia="Times New Roman" w:hAnsi="Times New Roman" w:cs="Times New Roman"/>
          </w:rPr>
          <w:delText xml:space="preserve">This study was financially supported by </w:delText>
        </w:r>
        <w:r w:rsidR="008F3027" w:rsidRPr="00DA49D9" w:rsidDel="00CD7172">
          <w:rPr>
            <w:rFonts w:ascii="Times New Roman" w:eastAsia="Times New Roman" w:hAnsi="Times New Roman" w:cs="Times New Roman"/>
          </w:rPr>
          <w:delText>University of Illinois System (</w:delText>
        </w:r>
        <w:commentRangeStart w:id="832"/>
        <w:r w:rsidR="008F3027" w:rsidRPr="00DA49D9" w:rsidDel="00CD7172">
          <w:rPr>
            <w:rFonts w:ascii="Times New Roman" w:eastAsia="Times New Roman" w:hAnsi="Times New Roman" w:cs="Times New Roman"/>
          </w:rPr>
          <w:delText>grant number XXX</w:delText>
        </w:r>
        <w:commentRangeEnd w:id="832"/>
        <w:r w:rsidR="008F3027" w:rsidDel="00CD7172">
          <w:rPr>
            <w:rStyle w:val="CommentReference"/>
          </w:rPr>
          <w:commentReference w:id="832"/>
        </w:r>
        <w:r w:rsidR="008F3027" w:rsidRPr="00DA49D9" w:rsidDel="00CD7172">
          <w:rPr>
            <w:rFonts w:ascii="Times New Roman" w:eastAsia="Times New Roman" w:hAnsi="Times New Roman" w:cs="Times New Roman"/>
          </w:rPr>
          <w:delText>)</w:delText>
        </w:r>
      </w:del>
    </w:p>
    <w:bookmarkEnd w:id="827"/>
    <w:p w14:paraId="4614E1D2" w14:textId="77777777" w:rsidR="00CD7172" w:rsidRDefault="00CD7172" w:rsidP="002C29A1">
      <w:pPr>
        <w:spacing w:after="240" w:line="480" w:lineRule="auto"/>
        <w:jc w:val="both"/>
        <w:rPr>
          <w:ins w:id="833" w:author="Tootooni, Mohammad Samie" w:date="2024-10-16T18:10:00Z"/>
          <w:rFonts w:ascii="Times New Roman" w:eastAsia="Times New Roman" w:hAnsi="Times New Roman" w:cs="Times New Roman"/>
        </w:rPr>
      </w:pPr>
    </w:p>
    <w:p w14:paraId="5995E35A" w14:textId="382629B7" w:rsidR="00F2309F" w:rsidRPr="007240D7" w:rsidRDefault="00EB50BC" w:rsidP="009E49EA">
      <w:pPr>
        <w:spacing w:after="240" w:line="480" w:lineRule="auto"/>
        <w:jc w:val="both"/>
        <w:rPr>
          <w:rFonts w:ascii="Times New Roman" w:eastAsia="Times New Roman" w:hAnsi="Times New Roman" w:cs="Times New Roman"/>
          <w:b/>
          <w:bCs/>
        </w:rPr>
      </w:pPr>
      <w:r w:rsidRPr="007240D7">
        <w:rPr>
          <w:rFonts w:ascii="Times New Roman" w:eastAsia="Times New Roman" w:hAnsi="Times New Roman" w:cs="Times New Roman"/>
          <w:b/>
          <w:bCs/>
        </w:rPr>
        <w:t>Authors</w:t>
      </w:r>
      <w:ins w:id="834" w:author="Tootooni, Mohammad Samie" w:date="2024-10-16T18:12:00Z">
        <w:r w:rsidR="001308B4">
          <w:rPr>
            <w:rFonts w:ascii="Times New Roman" w:eastAsia="Times New Roman" w:hAnsi="Times New Roman" w:cs="Times New Roman"/>
            <w:b/>
            <w:bCs/>
          </w:rPr>
          <w:t>’</w:t>
        </w:r>
      </w:ins>
      <w:del w:id="835" w:author="Tootooni, Mohammad Samie" w:date="2024-10-16T18:12:00Z">
        <w:r w:rsidRPr="007240D7" w:rsidDel="001308B4">
          <w:rPr>
            <w:rFonts w:ascii="Times New Roman" w:eastAsia="Times New Roman" w:hAnsi="Times New Roman" w:cs="Times New Roman"/>
            <w:b/>
            <w:bCs/>
          </w:rPr>
          <w:delText>’</w:delText>
        </w:r>
      </w:del>
      <w:r w:rsidRPr="007240D7">
        <w:rPr>
          <w:rFonts w:ascii="Times New Roman" w:eastAsia="Times New Roman" w:hAnsi="Times New Roman" w:cs="Times New Roman"/>
          <w:b/>
          <w:bCs/>
        </w:rPr>
        <w:t xml:space="preserve"> information</w:t>
      </w:r>
    </w:p>
    <w:p w14:paraId="0916D7B2" w14:textId="095F3881" w:rsidR="00EB50BC" w:rsidRPr="00DA49D9" w:rsidRDefault="00EB50BC"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Parkinson School of Health Sciences and Public Health, Loyola University Chicago, Maywood, IL 60153, USA</w:t>
      </w:r>
    </w:p>
    <w:p w14:paraId="22BF99F0" w14:textId="6F4E587F" w:rsidR="00597255" w:rsidRPr="00DA49D9" w:rsidRDefault="00597255"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 xml:space="preserve">Alireza Kasaie, </w:t>
      </w:r>
      <w:r w:rsidR="00F0665E" w:rsidRPr="00DA49D9">
        <w:rPr>
          <w:rFonts w:ascii="Times New Roman" w:eastAsia="Times New Roman" w:hAnsi="Times New Roman" w:cs="Times New Roman"/>
        </w:rPr>
        <w:t xml:space="preserve">Michael T. Saban, </w:t>
      </w:r>
      <w:del w:id="836" w:author="Tootooni, Mohammad Samie" w:date="2024-10-16T18:11:00Z">
        <w:r w:rsidR="00F0665E" w:rsidRPr="00DA49D9" w:rsidDel="00FC7D1F">
          <w:rPr>
            <w:rFonts w:ascii="Times New Roman" w:eastAsia="Times New Roman" w:hAnsi="Times New Roman" w:cs="Times New Roman"/>
          </w:rPr>
          <w:delText xml:space="preserve">Mohammad </w:delText>
        </w:r>
      </w:del>
      <w:r w:rsidR="00F0665E" w:rsidRPr="00DA49D9">
        <w:rPr>
          <w:rFonts w:ascii="Times New Roman" w:eastAsia="Times New Roman" w:hAnsi="Times New Roman" w:cs="Times New Roman"/>
        </w:rPr>
        <w:t>Samie Tootooni</w:t>
      </w:r>
    </w:p>
    <w:p w14:paraId="4C6766C5" w14:textId="4AAD7674"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Clinical Research Office, Loyola University Chicago, Maywood, IL 60153, USA</w:t>
      </w:r>
    </w:p>
    <w:p w14:paraId="0FC04355" w14:textId="5A752FC1"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Amy Wozniak</w:t>
      </w:r>
    </w:p>
    <w:p w14:paraId="26E64CC7" w14:textId="76CA48AD"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Driehaus College of Business, DePaul University, Chicago, IL 60604, USA</w:t>
      </w:r>
    </w:p>
    <w:p w14:paraId="173D8704" w14:textId="2AA8F7AA" w:rsidR="007240D7"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Fatir Ihsan, Sina Ansari</w:t>
      </w:r>
    </w:p>
    <w:p w14:paraId="223D6F04" w14:textId="79166207" w:rsidR="007240D7" w:rsidRPr="00DA49D9" w:rsidRDefault="00B60360"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Department of Medicine, University of Chicago, Chicago, IL, 60637 USA</w:t>
      </w:r>
    </w:p>
    <w:p w14:paraId="03E973B7" w14:textId="09E32E7F" w:rsidR="00B60360" w:rsidRDefault="00B60360" w:rsidP="009E49EA">
      <w:pPr>
        <w:spacing w:after="240" w:line="480" w:lineRule="auto"/>
        <w:jc w:val="both"/>
        <w:rPr>
          <w:rFonts w:asciiTheme="majorBidi" w:eastAsia="Times New Roman" w:hAnsiTheme="majorBidi" w:cstheme="majorBidi"/>
        </w:rPr>
      </w:pPr>
      <w:r w:rsidRPr="00DA49D9">
        <w:rPr>
          <w:rFonts w:ascii="Times New Roman" w:eastAsia="Times New Roman" w:hAnsi="Times New Roman" w:cs="Times New Roman"/>
        </w:rPr>
        <w:t xml:space="preserve">William F. Parker, Milda </w:t>
      </w:r>
      <w:r w:rsidRPr="00DA49D9">
        <w:rPr>
          <w:rFonts w:asciiTheme="majorBidi" w:eastAsia="Times New Roman" w:hAnsiTheme="majorBidi" w:cstheme="majorBidi"/>
        </w:rPr>
        <w:t>Saunders</w:t>
      </w:r>
    </w:p>
    <w:p w14:paraId="18C69888" w14:textId="4A3B220B" w:rsidR="008F3027" w:rsidRDefault="00DC6BDB"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Authors’ contribution</w:t>
      </w:r>
    </w:p>
    <w:p w14:paraId="75048F4A" w14:textId="0760AE3C" w:rsidR="00DC6BDB" w:rsidDel="00AD588D" w:rsidRDefault="006B658F" w:rsidP="003E6754">
      <w:pPr>
        <w:spacing w:after="240" w:line="480" w:lineRule="auto"/>
        <w:jc w:val="both"/>
        <w:rPr>
          <w:del w:id="837" w:author="Tootooni, Mohammad Samie" w:date="2024-10-16T18:25:00Z"/>
          <w:rFonts w:ascii="Times New Roman" w:eastAsia="Times New Roman" w:hAnsi="Times New Roman" w:cs="Times New Roman"/>
        </w:rPr>
        <w:pPrChange w:id="838" w:author="Tootooni, Mohammad Samie" w:date="2024-10-16T18:29:00Z">
          <w:pPr>
            <w:spacing w:after="240" w:line="480" w:lineRule="auto"/>
            <w:jc w:val="both"/>
          </w:pPr>
        </w:pPrChange>
      </w:pPr>
      <w:ins w:id="839" w:author="Tootooni, Mohammad Samie" w:date="2024-10-16T18:28:00Z">
        <w:r w:rsidRPr="006B658F">
          <w:rPr>
            <w:rFonts w:ascii="Times New Roman" w:eastAsia="Times New Roman" w:hAnsi="Times New Roman" w:cs="Times New Roman"/>
          </w:rPr>
          <w:lastRenderedPageBreak/>
          <w:t>A.K. was responsible for the study design, data analysis, and manuscript writing. A.W. contributed valuable insights on the results and analyses and assisted in reviewing and editing the manuscript. F.I. and M.S. played key roles in data preprocessing and graphic design. W.P., M.S., S.A., and S.T. conceptualized the study, reviewed the manuscript, provided critical feedback, and contributed to funding acquisition</w:t>
        </w:r>
      </w:ins>
      <w:ins w:id="840" w:author="Tootooni, Mohammad Samie" w:date="2024-10-16T18:29:00Z">
        <w:r w:rsidR="003E6754">
          <w:rPr>
            <w:rFonts w:ascii="Times New Roman" w:eastAsia="Times New Roman" w:hAnsi="Times New Roman" w:cs="Times New Roman"/>
          </w:rPr>
          <w:t xml:space="preserve"> (</w:t>
        </w:r>
      </w:ins>
      <w:ins w:id="841" w:author="Tootooni, Mohammad Samie" w:date="2024-10-16T18:30:00Z">
        <w:r w:rsidR="003E6754">
          <w:rPr>
            <w:rFonts w:ascii="Times New Roman" w:eastAsia="Times New Roman" w:hAnsi="Times New Roman" w:cs="Times New Roman"/>
          </w:rPr>
          <w:t>PI: S.T.)</w:t>
        </w:r>
      </w:ins>
      <w:ins w:id="842" w:author="Tootooni, Mohammad Samie" w:date="2024-10-16T18:28:00Z">
        <w:r w:rsidRPr="006B658F">
          <w:rPr>
            <w:rFonts w:ascii="Times New Roman" w:eastAsia="Times New Roman" w:hAnsi="Times New Roman" w:cs="Times New Roman"/>
          </w:rPr>
          <w:t xml:space="preserve"> Additionally, S.A. and S.T. contribut</w:t>
        </w:r>
      </w:ins>
      <w:ins w:id="843" w:author="Tootooni, Mohammad Samie" w:date="2024-10-16T18:29:00Z">
        <w:r w:rsidR="003E6754">
          <w:rPr>
            <w:rFonts w:ascii="Times New Roman" w:eastAsia="Times New Roman" w:hAnsi="Times New Roman" w:cs="Times New Roman"/>
          </w:rPr>
          <w:t>ed</w:t>
        </w:r>
      </w:ins>
      <w:ins w:id="844" w:author="Tootooni, Mohammad Samie" w:date="2024-10-16T18:28:00Z">
        <w:r w:rsidRPr="006B658F">
          <w:rPr>
            <w:rFonts w:ascii="Times New Roman" w:eastAsia="Times New Roman" w:hAnsi="Times New Roman" w:cs="Times New Roman"/>
          </w:rPr>
          <w:t xml:space="preserve"> to manuscript editing and analysis insights.</w:t>
        </w:r>
      </w:ins>
      <w:del w:id="845" w:author="Tootooni, Mohammad Samie" w:date="2024-10-16T18:25:00Z">
        <w:r w:rsidR="00D34A99" w:rsidRPr="00DA49D9" w:rsidDel="00AD588D">
          <w:rPr>
            <w:rFonts w:ascii="Times New Roman" w:eastAsia="Times New Roman" w:hAnsi="Times New Roman" w:cs="Times New Roman"/>
          </w:rPr>
          <w:delText>A</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K</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 xml:space="preserve"> was responsible for the study design, data analysis, and manuscript writing. A</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W</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 xml:space="preserve"> contributed insights on the results and analyses. F</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I</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 xml:space="preserve"> and M</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S</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 xml:space="preserve"> assisted with data preprocessing. W</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P</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 M</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S</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 S</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A</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 and M</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S</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T</w:delText>
        </w:r>
        <w:r w:rsidR="00D34A99" w:rsidDel="00AD588D">
          <w:rPr>
            <w:rFonts w:ascii="Times New Roman" w:eastAsia="Times New Roman" w:hAnsi="Times New Roman" w:cs="Times New Roman"/>
          </w:rPr>
          <w:delText>.</w:delText>
        </w:r>
        <w:r w:rsidR="00D34A99" w:rsidRPr="00DA49D9" w:rsidDel="00AD588D">
          <w:rPr>
            <w:rFonts w:ascii="Times New Roman" w:eastAsia="Times New Roman" w:hAnsi="Times New Roman" w:cs="Times New Roman"/>
          </w:rPr>
          <w:delText xml:space="preserve"> reviewed the manuscript and provided valuable feedback</w:delText>
        </w:r>
        <w:r w:rsidR="00F2309F" w:rsidDel="00AD588D">
          <w:rPr>
            <w:rFonts w:ascii="Times New Roman" w:eastAsia="Times New Roman" w:hAnsi="Times New Roman" w:cs="Times New Roman"/>
          </w:rPr>
          <w:delText>.</w:delText>
        </w:r>
      </w:del>
    </w:p>
    <w:p w14:paraId="18B5AD26" w14:textId="77777777" w:rsidR="00AD588D" w:rsidRDefault="00AD588D" w:rsidP="003E6754">
      <w:pPr>
        <w:spacing w:after="240" w:line="480" w:lineRule="auto"/>
        <w:jc w:val="both"/>
        <w:rPr>
          <w:ins w:id="846" w:author="Tootooni, Mohammad Samie" w:date="2024-10-16T18:25:00Z"/>
          <w:rFonts w:ascii="Times New Roman" w:eastAsia="Times New Roman" w:hAnsi="Times New Roman" w:cs="Times New Roman"/>
        </w:rPr>
      </w:pPr>
    </w:p>
    <w:p w14:paraId="2DF2963D" w14:textId="484F6FBB" w:rsidR="00F2309F" w:rsidRPr="00DA49D9" w:rsidRDefault="00F2309F" w:rsidP="009E49EA">
      <w:pPr>
        <w:spacing w:after="240" w:line="480" w:lineRule="auto"/>
        <w:jc w:val="both"/>
        <w:rPr>
          <w:rFonts w:ascii="Times New Roman" w:eastAsia="Times New Roman" w:hAnsi="Times New Roman" w:cs="Times New Roman"/>
          <w:b/>
          <w:bCs/>
        </w:rPr>
      </w:pPr>
      <w:proofErr w:type="spellStart"/>
      <w:r w:rsidRPr="00DA49D9">
        <w:rPr>
          <w:rFonts w:ascii="Times New Roman" w:eastAsia="Times New Roman" w:hAnsi="Times New Roman" w:cs="Times New Roman"/>
          <w:b/>
          <w:bCs/>
        </w:rPr>
        <w:t>Acknowledgements</w:t>
      </w:r>
      <w:proofErr w:type="spellEnd"/>
    </w:p>
    <w:p w14:paraId="327513EB" w14:textId="455B6BC6" w:rsidR="009B1768" w:rsidRPr="00167D33" w:rsidRDefault="00CF64F0" w:rsidP="00DA49D9">
      <w:pPr>
        <w:spacing w:after="240" w:line="480" w:lineRule="auto"/>
        <w:jc w:val="both"/>
        <w:rPr>
          <w:rFonts w:ascii="Times New Roman" w:eastAsia="Times New Roman" w:hAnsi="Times New Roman" w:cs="Times New Roman"/>
          <w:sz w:val="18"/>
          <w:szCs w:val="18"/>
        </w:rPr>
      </w:pPr>
      <w:ins w:id="847" w:author="Tootooni, Mohammad Samie" w:date="2024-10-16T18:15:00Z">
        <w:r>
          <w:rPr>
            <w:rFonts w:ascii="Times New Roman" w:eastAsia="Times New Roman" w:hAnsi="Times New Roman" w:cs="Times New Roman"/>
          </w:rPr>
          <w:t>w</w:t>
        </w:r>
        <w:r w:rsidRPr="00CF64F0">
          <w:rPr>
            <w:rFonts w:ascii="Times New Roman" w:eastAsia="Times New Roman" w:hAnsi="Times New Roman" w:cs="Times New Roman"/>
          </w:rPr>
          <w:t>e gratefully acknowledge the funding support provided by the University of Illinois Board of Trustees through a grant awarded</w:t>
        </w:r>
        <w:r>
          <w:rPr>
            <w:rFonts w:ascii="Times New Roman" w:eastAsia="Times New Roman" w:hAnsi="Times New Roman" w:cs="Times New Roman"/>
          </w:rPr>
          <w:t xml:space="preserve"> in response to SHIELD Illinois Call for Proposal</w:t>
        </w:r>
        <w:r w:rsidRPr="00CF64F0">
          <w:rPr>
            <w:rFonts w:ascii="Times New Roman" w:eastAsia="Times New Roman" w:hAnsi="Times New Roman" w:cs="Times New Roman"/>
          </w:rPr>
          <w:t>. This support was instrumental in enabling our research.</w:t>
        </w:r>
        <w:r>
          <w:rPr>
            <w:rFonts w:ascii="Times New Roman" w:eastAsia="Times New Roman" w:hAnsi="Times New Roman" w:cs="Times New Roman"/>
          </w:rPr>
          <w:t xml:space="preserve"> </w:t>
        </w:r>
      </w:ins>
      <w:r w:rsidR="00F2309F">
        <w:rPr>
          <w:rFonts w:ascii="Times New Roman" w:eastAsia="Times New Roman" w:hAnsi="Times New Roman" w:cs="Times New Roman"/>
        </w:rPr>
        <w:t>The authors</w:t>
      </w:r>
      <w:r w:rsidR="00F2309F" w:rsidRPr="00F2309F">
        <w:rPr>
          <w:rFonts w:ascii="Times New Roman" w:eastAsia="Times New Roman" w:hAnsi="Times New Roman" w:cs="Times New Roman"/>
        </w:rPr>
        <w:t xml:space="preserve"> would </w:t>
      </w:r>
      <w:ins w:id="848" w:author="Tootooni, Mohammad Samie" w:date="2024-10-16T18:16:00Z">
        <w:r>
          <w:rPr>
            <w:rFonts w:ascii="Times New Roman" w:eastAsia="Times New Roman" w:hAnsi="Times New Roman" w:cs="Times New Roman"/>
          </w:rPr>
          <w:t xml:space="preserve">also </w:t>
        </w:r>
      </w:ins>
      <w:r w:rsidR="00F2309F" w:rsidRPr="00F2309F">
        <w:rPr>
          <w:rFonts w:ascii="Times New Roman" w:eastAsia="Times New Roman" w:hAnsi="Times New Roman" w:cs="Times New Roman"/>
        </w:rPr>
        <w:t xml:space="preserve">like to express our gratitude to SHIELD Illinois for providing valuable data and support throughout this study. </w:t>
      </w:r>
      <w:ins w:id="849" w:author="Tootooni, Mohammad Samie" w:date="2024-10-16T18:16:00Z">
        <w:r>
          <w:rPr>
            <w:rFonts w:ascii="Times New Roman" w:eastAsia="Times New Roman" w:hAnsi="Times New Roman" w:cs="Times New Roman"/>
          </w:rPr>
          <w:t>F</w:t>
        </w:r>
        <w:r>
          <w:rPr>
            <w:rFonts w:ascii="Times New Roman" w:eastAsia="Times New Roman" w:hAnsi="Times New Roman" w:cs="Times New Roman"/>
          </w:rPr>
          <w:t>urthermore</w:t>
        </w:r>
        <w:r>
          <w:rPr>
            <w:rFonts w:ascii="Times New Roman" w:eastAsia="Times New Roman" w:hAnsi="Times New Roman" w:cs="Times New Roman"/>
          </w:rPr>
          <w:t xml:space="preserve">, </w:t>
        </w:r>
      </w:ins>
      <w:del w:id="850" w:author="Tootooni, Mohammad Samie" w:date="2024-10-16T18:16:00Z">
        <w:r w:rsidR="00F2309F" w:rsidRPr="00F2309F" w:rsidDel="00CF64F0">
          <w:rPr>
            <w:rFonts w:ascii="Times New Roman" w:eastAsia="Times New Roman" w:hAnsi="Times New Roman" w:cs="Times New Roman"/>
          </w:rPr>
          <w:delText>W</w:delText>
        </w:r>
      </w:del>
      <w:ins w:id="851" w:author="Tootooni, Mohammad Samie" w:date="2024-10-16T18:16:00Z">
        <w:r>
          <w:rPr>
            <w:rFonts w:ascii="Times New Roman" w:eastAsia="Times New Roman" w:hAnsi="Times New Roman" w:cs="Times New Roman"/>
          </w:rPr>
          <w:t>w</w:t>
        </w:r>
      </w:ins>
      <w:r w:rsidR="00F2309F" w:rsidRPr="00F2309F">
        <w:rPr>
          <w:rFonts w:ascii="Times New Roman" w:eastAsia="Times New Roman" w:hAnsi="Times New Roman" w:cs="Times New Roman"/>
        </w:rPr>
        <w:t xml:space="preserve">e </w:t>
      </w:r>
      <w:del w:id="852" w:author="Tootooni, Mohammad Samie" w:date="2024-10-16T18:16:00Z">
        <w:r w:rsidR="00F2309F" w:rsidRPr="00F2309F" w:rsidDel="00CF64F0">
          <w:rPr>
            <w:rFonts w:ascii="Times New Roman" w:eastAsia="Times New Roman" w:hAnsi="Times New Roman" w:cs="Times New Roman"/>
          </w:rPr>
          <w:delText xml:space="preserve">also </w:delText>
        </w:r>
      </w:del>
      <w:r w:rsidR="00F2309F" w:rsidRPr="00F2309F">
        <w:rPr>
          <w:rFonts w:ascii="Times New Roman" w:eastAsia="Times New Roman" w:hAnsi="Times New Roman" w:cs="Times New Roman"/>
        </w:rPr>
        <w:t>extend our thanks to Loyola University Medical Center for granting access to the ICU data, which was instrumental in conducting this research. Their contributions were essential in making this work possible</w:t>
      </w:r>
      <w:r w:rsidR="00F2309F">
        <w:rPr>
          <w:rFonts w:ascii="Times New Roman" w:eastAsia="Times New Roman" w:hAnsi="Times New Roman" w:cs="Times New Roman"/>
        </w:rPr>
        <w:t>.</w:t>
      </w:r>
      <w:ins w:id="853" w:author="Tootooni, Mohammad Samie" w:date="2024-10-16T18:14:00Z">
        <w:r>
          <w:rPr>
            <w:rFonts w:ascii="Times New Roman" w:eastAsia="Times New Roman" w:hAnsi="Times New Roman" w:cs="Times New Roman"/>
          </w:rPr>
          <w:t xml:space="preserve"> </w:t>
        </w:r>
      </w:ins>
    </w:p>
    <w:sectPr w:rsidR="009B1768" w:rsidRPr="00167D33" w:rsidSect="00960838">
      <w:footerReference w:type="default" r:id="rId18"/>
      <w:pgSz w:w="12240" w:h="15840"/>
      <w:pgMar w:top="1440" w:right="1440" w:bottom="1440" w:left="1440" w:header="720" w:footer="720" w:gutter="0"/>
      <w:lnNumType w:countBy="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Ansari, Sina" w:date="2024-10-02T23:12:00Z" w:initials="SA">
    <w:p w14:paraId="54BF6C92" w14:textId="77777777" w:rsidR="00927132" w:rsidRDefault="00927132" w:rsidP="00927132">
      <w:pPr>
        <w:pStyle w:val="CommentText"/>
      </w:pPr>
      <w:r>
        <w:rPr>
          <w:rStyle w:val="CommentReference"/>
        </w:rPr>
        <w:annotationRef/>
      </w:r>
      <w:r>
        <w:t>Can you please add page numbers?</w:t>
      </w:r>
    </w:p>
  </w:comment>
  <w:comment w:id="26" w:author="Ansari, Sina" w:date="2024-10-03T13:14:00Z" w:initials="SA">
    <w:p w14:paraId="6A1CCFD7" w14:textId="77777777" w:rsidR="00A34C07" w:rsidRDefault="00A34C07" w:rsidP="00A34C07">
      <w:pPr>
        <w:pStyle w:val="CommentText"/>
      </w:pPr>
      <w:r>
        <w:rPr>
          <w:rStyle w:val="CommentReference"/>
        </w:rPr>
        <w:annotationRef/>
      </w:r>
      <w:r>
        <w:t>Still the tense of the sentences are some present and are some past. I suggest to make them all present to be consistent.</w:t>
      </w:r>
    </w:p>
  </w:comment>
  <w:comment w:id="51" w:author="Tootooni, Mohammad Samie" w:date="2024-10-16T11:48:00Z" w:initials="TMS">
    <w:p w14:paraId="41F7580E" w14:textId="77777777" w:rsidR="009472B2" w:rsidRDefault="009472B2" w:rsidP="009472B2">
      <w:pPr>
        <w:pStyle w:val="CommentText"/>
      </w:pPr>
      <w:r>
        <w:rPr>
          <w:rStyle w:val="CommentReference"/>
        </w:rPr>
        <w:annotationRef/>
      </w:r>
      <w:r>
        <w:t>Despite we saw its effect was higher for more disadvantage areas, one of the main findings from your discovery was that SHIELD ended up being more present in lower ADI areas.</w:t>
      </w:r>
    </w:p>
  </w:comment>
  <w:comment w:id="63" w:author="Tootooni, Mohammad Samie" w:date="2024-10-16T11:54:00Z" w:initials="TMS">
    <w:p w14:paraId="7FE482D5" w14:textId="77777777" w:rsidR="006F267C" w:rsidRDefault="00B93E6C" w:rsidP="006F267C">
      <w:pPr>
        <w:pStyle w:val="CommentText"/>
      </w:pPr>
      <w:r>
        <w:rPr>
          <w:rStyle w:val="CommentReference"/>
        </w:rPr>
        <w:annotationRef/>
      </w:r>
      <w:r w:rsidR="006F267C">
        <w:t>I am okay with choosing present tense for your paper. But for literature, should we keep it present?</w:t>
      </w:r>
    </w:p>
  </w:comment>
  <w:comment w:id="68" w:author="Tootooni, Mohammad Samie" w:date="2024-10-16T11:56:00Z" w:initials="TMS">
    <w:p w14:paraId="240D3656" w14:textId="77777777" w:rsidR="006F267C" w:rsidRDefault="006F267C" w:rsidP="006F267C">
      <w:pPr>
        <w:pStyle w:val="CommentText"/>
      </w:pPr>
      <w:r>
        <w:rPr>
          <w:rStyle w:val="CommentReference"/>
        </w:rPr>
        <w:annotationRef/>
      </w:r>
      <w:r>
        <w:t>Cite</w:t>
      </w:r>
    </w:p>
  </w:comment>
  <w:comment w:id="105" w:author="Tootooni, Mohammad Samie" w:date="2024-10-16T12:39:00Z" w:initials="TMS">
    <w:p w14:paraId="2C8F7593" w14:textId="77777777" w:rsidR="00854623" w:rsidRDefault="00854623" w:rsidP="00854623">
      <w:pPr>
        <w:pStyle w:val="CommentText"/>
      </w:pPr>
      <w:r>
        <w:rPr>
          <w:rStyle w:val="CommentReference"/>
        </w:rPr>
        <w:annotationRef/>
      </w:r>
      <w:r>
        <w:t>Cite about SHIELD</w:t>
      </w:r>
    </w:p>
  </w:comment>
  <w:comment w:id="113" w:author="Ansari, Sina" w:date="2024-10-02T23:23:00Z" w:initials="SA">
    <w:p w14:paraId="5D7620E2" w14:textId="6FB90F90" w:rsidR="00B235F6" w:rsidRDefault="00B235F6" w:rsidP="00B235F6">
      <w:pPr>
        <w:pStyle w:val="CommentText"/>
      </w:pPr>
      <w:r>
        <w:rPr>
          <w:rStyle w:val="CommentReference"/>
        </w:rPr>
        <w:annotationRef/>
      </w:r>
      <w:r>
        <w:t xml:space="preserve">You don’t need a comma at et al. </w:t>
      </w:r>
    </w:p>
  </w:comment>
  <w:comment w:id="120" w:author="Ansari, Sina" w:date="2024-10-03T09:23:00Z" w:initials="SA">
    <w:p w14:paraId="4E54AFA2" w14:textId="77777777" w:rsidR="0078314F" w:rsidRDefault="0078314F" w:rsidP="0078314F">
      <w:pPr>
        <w:pStyle w:val="CommentText"/>
      </w:pPr>
      <w:r>
        <w:rPr>
          <w:rStyle w:val="CommentReference"/>
        </w:rPr>
        <w:annotationRef/>
      </w:r>
      <w:r>
        <w:t>They show the impact of testing on virus spread, we want to show the impact on the severity. Maybe we should clarify and better distinguish.</w:t>
      </w:r>
    </w:p>
  </w:comment>
  <w:comment w:id="141" w:author="Ansari, Sina" w:date="2024-10-02T23:27:00Z" w:initials="SA">
    <w:p w14:paraId="317E87DC" w14:textId="29F493C0" w:rsidR="00B235F6" w:rsidRDefault="00B235F6" w:rsidP="00B235F6">
      <w:pPr>
        <w:pStyle w:val="CommentText"/>
      </w:pPr>
      <w:r>
        <w:rPr>
          <w:rStyle w:val="CommentReference"/>
        </w:rPr>
        <w:annotationRef/>
      </w:r>
      <w:r>
        <w:t>How can we rule out the fact the Omicron was less severe and therefore there were less admissions than other waves?</w:t>
      </w:r>
    </w:p>
  </w:comment>
  <w:comment w:id="139" w:author="Tootooni, Mohammad Samie" w:date="2024-10-16T13:07:00Z" w:initials="TMS">
    <w:p w14:paraId="71EBB3AD" w14:textId="77777777" w:rsidR="008703CB" w:rsidRDefault="008703CB" w:rsidP="008703CB">
      <w:pPr>
        <w:pStyle w:val="CommentText"/>
      </w:pPr>
      <w:r>
        <w:rPr>
          <w:rStyle w:val="CommentReference"/>
        </w:rPr>
        <w:annotationRef/>
      </w:r>
      <w:r>
        <w:t>This section is supposed to be your objective, not method or result, I suggest to replace it with:</w:t>
      </w:r>
      <w:r>
        <w:br/>
      </w:r>
      <w:r>
        <w:br/>
      </w:r>
      <w:r>
        <w:br/>
        <w:t>The objective of this study is to examine the relationship between the availability of SHIELD test centers and COVID-19 ICU admission rates, with a particular focus on how this relationship is influenced by socioeconomic factors. In addition, the impact of SHIELD test centers on reducing ICU admissions in disadvantaged communities, during different COVID-19 waves are measured which highlights the potential benefits of increasing test center availability in reducing severe outcomes, emphasizing the need for equitable resource distribution in future pandemic responses.</w:t>
      </w:r>
    </w:p>
    <w:p w14:paraId="7A58D853" w14:textId="77777777" w:rsidR="008703CB" w:rsidRDefault="008703CB" w:rsidP="008703CB">
      <w:pPr>
        <w:pStyle w:val="CommentText"/>
      </w:pPr>
    </w:p>
    <w:p w14:paraId="3D6FD852" w14:textId="77777777" w:rsidR="008703CB" w:rsidRDefault="008703CB" w:rsidP="008703CB">
      <w:pPr>
        <w:pStyle w:val="CommentText"/>
      </w:pPr>
    </w:p>
    <w:p w14:paraId="06CA987C" w14:textId="77777777" w:rsidR="008703CB" w:rsidRDefault="008703CB" w:rsidP="008703CB">
      <w:pPr>
        <w:pStyle w:val="CommentText"/>
      </w:pPr>
    </w:p>
    <w:p w14:paraId="25488698" w14:textId="77777777" w:rsidR="008703CB" w:rsidRDefault="008703CB" w:rsidP="008703CB">
      <w:pPr>
        <w:pStyle w:val="CommentText"/>
      </w:pPr>
    </w:p>
    <w:p w14:paraId="44CCD321" w14:textId="77777777" w:rsidR="008703CB" w:rsidRDefault="008703CB" w:rsidP="008703CB">
      <w:pPr>
        <w:pStyle w:val="CommentText"/>
      </w:pPr>
    </w:p>
  </w:comment>
  <w:comment w:id="150" w:author="Kasaie Sharifi, Seyed Alireza" w:date="2024-10-04T23:22:00Z" w:initials="SK">
    <w:p w14:paraId="52990E96" w14:textId="08E5E53B" w:rsidR="00203A27" w:rsidRDefault="00203A27" w:rsidP="00203A27">
      <w:pPr>
        <w:pStyle w:val="CommentText"/>
      </w:pPr>
      <w:r>
        <w:rPr>
          <w:rStyle w:val="CommentReference"/>
        </w:rPr>
        <w:annotationRef/>
      </w:r>
      <w:r>
        <w:t>Why we used Loyola</w:t>
      </w:r>
    </w:p>
  </w:comment>
  <w:comment w:id="158" w:author="Tootooni, Mohammad Samie" w:date="2024-10-16T19:07:00Z" w:initials="TMS">
    <w:p w14:paraId="16C38C39" w14:textId="77777777" w:rsidR="00F445F7" w:rsidRDefault="00F445F7" w:rsidP="00F445F7">
      <w:pPr>
        <w:pStyle w:val="CommentText"/>
      </w:pPr>
      <w:r>
        <w:rPr>
          <w:rStyle w:val="CommentReference"/>
        </w:rPr>
        <w:annotationRef/>
      </w:r>
      <w:r>
        <w:t>Cite these two websites:</w:t>
      </w:r>
      <w:r>
        <w:br/>
      </w:r>
    </w:p>
    <w:p w14:paraId="66E71396" w14:textId="77777777" w:rsidR="00F445F7" w:rsidRDefault="00F445F7" w:rsidP="00F445F7">
      <w:pPr>
        <w:pStyle w:val="CommentText"/>
      </w:pPr>
      <w:hyperlink r:id="rId1" w:history="1">
        <w:r w:rsidRPr="009A4F14">
          <w:rPr>
            <w:rStyle w:val="Hyperlink"/>
          </w:rPr>
          <w:t>https://www.loyolamedicine.org/location/loyola-university-medical-center-0</w:t>
        </w:r>
      </w:hyperlink>
    </w:p>
    <w:p w14:paraId="49E75A20" w14:textId="77777777" w:rsidR="00F445F7" w:rsidRDefault="00F445F7" w:rsidP="00F445F7">
      <w:pPr>
        <w:pStyle w:val="CommentText"/>
      </w:pPr>
    </w:p>
    <w:p w14:paraId="0A9CC4BB" w14:textId="77777777" w:rsidR="00F445F7" w:rsidRDefault="00F445F7" w:rsidP="00F445F7">
      <w:pPr>
        <w:pStyle w:val="CommentText"/>
      </w:pPr>
      <w:hyperlink r:id="rId2" w:history="1">
        <w:r w:rsidRPr="009A4F14">
          <w:rPr>
            <w:rStyle w:val="Hyperlink"/>
          </w:rPr>
          <w:t>https://www.loyolamedicine.org/about-us</w:t>
        </w:r>
      </w:hyperlink>
    </w:p>
  </w:comment>
  <w:comment w:id="191" w:author="Tootooni, Mohammad Samie" w:date="2024-10-16T14:57:00Z" w:initials="TMS">
    <w:p w14:paraId="5BF25BEE" w14:textId="0AEE6F89" w:rsidR="001F4EAD" w:rsidRDefault="007D2D84" w:rsidP="001F4EAD">
      <w:pPr>
        <w:pStyle w:val="CommentText"/>
      </w:pPr>
      <w:r>
        <w:rPr>
          <w:rStyle w:val="CommentReference"/>
        </w:rPr>
        <w:annotationRef/>
      </w:r>
      <w:r w:rsidR="001F4EAD">
        <w:t>Shouldn’t we say in the 2</w:t>
      </w:r>
      <w:r w:rsidR="001F4EAD">
        <w:rPr>
          <w:vertAlign w:val="superscript"/>
        </w:rPr>
        <w:t>nd</w:t>
      </w:r>
      <w:r w:rsidR="001F4EAD">
        <w:t xml:space="preserve"> box: exclude...</w:t>
      </w:r>
    </w:p>
  </w:comment>
  <w:comment w:id="192" w:author="Tootooni, Mohammad Samie" w:date="2024-10-16T15:00:00Z" w:initials="TMS">
    <w:p w14:paraId="4E3E9500" w14:textId="77777777" w:rsidR="001F4EAD" w:rsidRDefault="001F4EAD" w:rsidP="001F4EAD">
      <w:pPr>
        <w:pStyle w:val="CommentText"/>
      </w:pPr>
      <w:r>
        <w:rPr>
          <w:rStyle w:val="CommentReference"/>
        </w:rPr>
        <w:annotationRef/>
      </w:r>
      <w:r>
        <w:t xml:space="preserve">The figure needs to be in higher quality. </w:t>
      </w:r>
      <w:r>
        <w:br/>
      </w:r>
    </w:p>
  </w:comment>
  <w:comment w:id="193" w:author="Tootooni, Mohammad Samie" w:date="2024-10-16T15:00:00Z" w:initials="TMS">
    <w:p w14:paraId="5679B3B5" w14:textId="77777777" w:rsidR="001F4EAD" w:rsidRDefault="001F4EAD" w:rsidP="001F4EAD">
      <w:pPr>
        <w:pStyle w:val="CommentText"/>
      </w:pPr>
      <w:r>
        <w:rPr>
          <w:rStyle w:val="CommentReference"/>
        </w:rPr>
        <w:annotationRef/>
      </w:r>
      <w:r>
        <w:t>Change the Loyola ICU to LUMC ICU</w:t>
      </w:r>
    </w:p>
  </w:comment>
  <w:comment w:id="199" w:author="Tootooni, Mohammad Samie" w:date="2024-10-16T15:02:00Z" w:initials="TMS">
    <w:p w14:paraId="1308886C" w14:textId="77777777" w:rsidR="00E86CBE" w:rsidRDefault="00E86CBE" w:rsidP="00E86CBE">
      <w:pPr>
        <w:pStyle w:val="CommentText"/>
      </w:pPr>
      <w:r>
        <w:rPr>
          <w:rStyle w:val="CommentReference"/>
        </w:rPr>
        <w:annotationRef/>
      </w:r>
      <w:r>
        <w:t>Reference for ADI</w:t>
      </w:r>
    </w:p>
  </w:comment>
  <w:comment w:id="200" w:author="Tootooni, Mohammad Samie" w:date="2024-10-16T15:03:00Z" w:initials="TMS">
    <w:p w14:paraId="30DB976D" w14:textId="77777777" w:rsidR="00DD6AB3" w:rsidRDefault="00DD6AB3" w:rsidP="00DD6AB3">
      <w:pPr>
        <w:pStyle w:val="CommentText"/>
      </w:pPr>
      <w:r>
        <w:rPr>
          <w:rStyle w:val="CommentReference"/>
        </w:rPr>
        <w:annotationRef/>
      </w:r>
      <w:r>
        <w:t>Is this state of national ADI?</w:t>
      </w:r>
    </w:p>
  </w:comment>
  <w:comment w:id="212" w:author="Tootooni, Mohammad Samie" w:date="2024-10-16T15:06:00Z" w:initials="TMS">
    <w:p w14:paraId="3A4947FC" w14:textId="77777777" w:rsidR="00D068FC" w:rsidRDefault="00D068FC" w:rsidP="00D068FC">
      <w:pPr>
        <w:pStyle w:val="CommentText"/>
      </w:pPr>
      <w:r>
        <w:rPr>
          <w:rStyle w:val="CommentReference"/>
        </w:rPr>
        <w:annotationRef/>
      </w:r>
      <w:r>
        <w:t>Format</w:t>
      </w:r>
    </w:p>
  </w:comment>
  <w:comment w:id="210" w:author="Ansari, Sina" w:date="2024-10-02T19:00:00Z" w:initials="SA">
    <w:p w14:paraId="43FDDBEA" w14:textId="704654E0" w:rsidR="00026B9B" w:rsidRDefault="00B806DE" w:rsidP="00026B9B">
      <w:pPr>
        <w:pStyle w:val="CommentText"/>
      </w:pPr>
      <w:r>
        <w:rPr>
          <w:rStyle w:val="CommentReference"/>
        </w:rPr>
        <w:annotationRef/>
      </w:r>
      <w:r w:rsidR="00026B9B">
        <w:t>Why did the font size change here?</w:t>
      </w:r>
    </w:p>
  </w:comment>
  <w:comment w:id="211" w:author="Ansari, Sina" w:date="2024-10-02T23:04:00Z" w:initials="SA">
    <w:p w14:paraId="617A12CD" w14:textId="77777777" w:rsidR="00026B9B" w:rsidRDefault="00026B9B" w:rsidP="00026B9B">
      <w:pPr>
        <w:pStyle w:val="CommentText"/>
      </w:pPr>
      <w:r>
        <w:rPr>
          <w:rStyle w:val="CommentReference"/>
        </w:rPr>
        <w:annotationRef/>
      </w:r>
      <w:r>
        <w:t>No need to make the Appendix Bold. Please fix them  throughout.</w:t>
      </w:r>
    </w:p>
  </w:comment>
  <w:comment w:id="220" w:author="Tootooni, Mohammad Samie" w:date="2024-10-16T15:09:00Z" w:initials="TMS">
    <w:p w14:paraId="0769B4A4" w14:textId="77777777" w:rsidR="004F03B5" w:rsidRDefault="00EB7FC2" w:rsidP="004F03B5">
      <w:pPr>
        <w:pStyle w:val="CommentText"/>
      </w:pPr>
      <w:r>
        <w:rPr>
          <w:rStyle w:val="CommentReference"/>
        </w:rPr>
        <w:annotationRef/>
      </w:r>
      <w:r w:rsidR="004F03B5">
        <w:t xml:space="preserve">Multiply by 1000 or 100,000? Why is there an </w:t>
      </w:r>
    </w:p>
    <w:p w14:paraId="17079470" w14:textId="77777777" w:rsidR="004F03B5" w:rsidRDefault="004F03B5" w:rsidP="004F03B5">
      <w:pPr>
        <w:pStyle w:val="CommentText"/>
      </w:pPr>
      <w:r>
        <w:t>inconsistency? Double check the numbers. See if Mean makes sense.</w:t>
      </w:r>
    </w:p>
  </w:comment>
  <w:comment w:id="223" w:author="Tootooni, Mohammad Samie" w:date="2024-10-16T16:49:00Z" w:initials="TMS">
    <w:p w14:paraId="5A5D051B" w14:textId="77777777" w:rsidR="00DC6342" w:rsidRDefault="00DC6342" w:rsidP="00DC6342">
      <w:pPr>
        <w:pStyle w:val="CommentText"/>
      </w:pPr>
      <w:r>
        <w:rPr>
          <w:rStyle w:val="CommentReference"/>
        </w:rPr>
        <w:annotationRef/>
      </w:r>
      <w:r>
        <w:t>Do you mean: The number of zip codes served by each test center?</w:t>
      </w:r>
    </w:p>
  </w:comment>
  <w:comment w:id="226" w:author="Tootooni, Mohammad Samie" w:date="2024-10-16T17:27:00Z" w:initials="TMS">
    <w:p w14:paraId="24EC14FB" w14:textId="77777777" w:rsidR="00DA0FA8" w:rsidRDefault="00DA0FA8" w:rsidP="00DA0FA8">
      <w:pPr>
        <w:pStyle w:val="CommentText"/>
      </w:pPr>
      <w:r>
        <w:rPr>
          <w:rStyle w:val="CommentReference"/>
        </w:rPr>
        <w:annotationRef/>
      </w:r>
      <w:r>
        <w:t>You have three models.</w:t>
      </w:r>
    </w:p>
  </w:comment>
  <w:comment w:id="243" w:author="Tootooni, Mohammad Samie" w:date="2024-10-16T16:54:00Z" w:initials="TMS">
    <w:p w14:paraId="53851680" w14:textId="3ECFFAAA" w:rsidR="00822C69" w:rsidRDefault="00822C69" w:rsidP="00822C69">
      <w:pPr>
        <w:pStyle w:val="CommentText"/>
      </w:pPr>
      <w:r>
        <w:rPr>
          <w:rStyle w:val="CommentReference"/>
        </w:rPr>
        <w:annotationRef/>
      </w:r>
      <w:r>
        <w:t>Why do you have average?</w:t>
      </w:r>
    </w:p>
  </w:comment>
  <w:comment w:id="244" w:author="Tootooni, Mohammad Samie" w:date="2024-10-16T16:55:00Z" w:initials="TMS">
    <w:p w14:paraId="3FF727DE" w14:textId="77777777" w:rsidR="00822C69" w:rsidRDefault="00822C69" w:rsidP="00822C69">
      <w:pPr>
        <w:pStyle w:val="CommentText"/>
      </w:pPr>
      <w:r>
        <w:rPr>
          <w:rStyle w:val="CommentReference"/>
        </w:rPr>
        <w:annotationRef/>
      </w:r>
      <w:r>
        <w:t>Same here</w:t>
      </w:r>
    </w:p>
  </w:comment>
  <w:comment w:id="245" w:author="Tootooni, Mohammad Samie" w:date="2024-10-16T16:56:00Z" w:initials="TMS">
    <w:p w14:paraId="485F32F6" w14:textId="77777777" w:rsidR="0070285F" w:rsidRDefault="008811B6" w:rsidP="0070285F">
      <w:pPr>
        <w:pStyle w:val="CommentText"/>
      </w:pPr>
      <w:r>
        <w:rPr>
          <w:rStyle w:val="CommentReference"/>
        </w:rPr>
        <w:annotationRef/>
      </w:r>
      <w:r w:rsidR="0070285F">
        <w:t>No need to explain what you already have in the legend of the figure. Never repeat yourself.</w:t>
      </w:r>
    </w:p>
  </w:comment>
  <w:comment w:id="271" w:author="Tootooni, Mohammad Samie" w:date="2024-10-16T17:21:00Z" w:initials="TMS">
    <w:p w14:paraId="39E5BBB6" w14:textId="64AEC453" w:rsidR="0070285F" w:rsidRDefault="0070285F" w:rsidP="0070285F">
      <w:pPr>
        <w:pStyle w:val="CommentText"/>
      </w:pPr>
      <w:r>
        <w:rPr>
          <w:rStyle w:val="CommentReference"/>
        </w:rPr>
        <w:annotationRef/>
      </w:r>
      <w:r>
        <w:t>Figures need to be in higher quality. For instance when you zoom in, the legend of this figure becomes blurry.</w:t>
      </w:r>
    </w:p>
  </w:comment>
  <w:comment w:id="273" w:author="Tootooni, Mohammad Samie" w:date="2024-10-16T17:28:00Z" w:initials="TMS">
    <w:p w14:paraId="713C7883" w14:textId="77777777" w:rsidR="00DA0FA8" w:rsidRDefault="00DA0FA8" w:rsidP="00DA0FA8">
      <w:pPr>
        <w:pStyle w:val="CommentText"/>
      </w:pPr>
      <w:r>
        <w:rPr>
          <w:rStyle w:val="CommentReference"/>
        </w:rPr>
        <w:annotationRef/>
      </w:r>
      <w:r>
        <w:t>Either here, or in method section, you need to say what each of these models are?</w:t>
      </w:r>
    </w:p>
  </w:comment>
  <w:comment w:id="275" w:author="Ansari, Sina" w:date="2024-10-03T13:50:00Z" w:initials="SA">
    <w:p w14:paraId="1956D4E6" w14:textId="461F6253" w:rsidR="00AD1A14" w:rsidRDefault="00AD1A14" w:rsidP="00AD1A14">
      <w:pPr>
        <w:pStyle w:val="CommentText"/>
      </w:pPr>
      <w:r>
        <w:rPr>
          <w:rStyle w:val="CommentReference"/>
        </w:rPr>
        <w:annotationRef/>
      </w:r>
      <w:r>
        <w:t xml:space="preserve">Estimate of what? </w:t>
      </w:r>
    </w:p>
  </w:comment>
  <w:comment w:id="351" w:author="Ansari, Sina" w:date="2024-10-02T23:03:00Z" w:initials="SA">
    <w:p w14:paraId="073423CD" w14:textId="77777777" w:rsidR="008A01BD" w:rsidRDefault="008A01BD" w:rsidP="008A01BD">
      <w:pPr>
        <w:pStyle w:val="CommentText"/>
      </w:pPr>
      <w:r>
        <w:rPr>
          <w:rStyle w:val="CommentReference"/>
        </w:rPr>
        <w:annotationRef/>
      </w:r>
      <w:r>
        <w:t>Why don’t they align? Same in Table3?</w:t>
      </w:r>
    </w:p>
  </w:comment>
  <w:comment w:id="494" w:author="Tootooni, Mohammad Samie" w:date="2024-10-16T17:50:00Z" w:initials="TMS">
    <w:p w14:paraId="2FE566D1" w14:textId="77777777" w:rsidR="0052458A" w:rsidRDefault="0052458A" w:rsidP="0052458A">
      <w:pPr>
        <w:pStyle w:val="CommentText"/>
      </w:pPr>
      <w:r>
        <w:rPr>
          <w:rStyle w:val="CommentReference"/>
        </w:rPr>
        <w:annotationRef/>
      </w:r>
      <w:r>
        <w:t>How these two sentences are different?</w:t>
      </w:r>
    </w:p>
  </w:comment>
  <w:comment w:id="495" w:author="Tootooni, Mohammad Samie" w:date="2024-10-16T17:30:00Z" w:initials="TMS">
    <w:p w14:paraId="5E372DFD" w14:textId="0B29E39E" w:rsidR="00B07B29" w:rsidRDefault="00AA7983" w:rsidP="00B07B29">
      <w:pPr>
        <w:pStyle w:val="CommentText"/>
      </w:pPr>
      <w:r>
        <w:rPr>
          <w:rStyle w:val="CommentReference"/>
        </w:rPr>
        <w:annotationRef/>
      </w:r>
      <w:r w:rsidR="00B07B29">
        <w:t>This is the same as above??</w:t>
      </w:r>
    </w:p>
  </w:comment>
  <w:comment w:id="569" w:author="Ansari, Sina" w:date="2024-10-02T23:03:00Z" w:initials="SA">
    <w:p w14:paraId="25A6133B" w14:textId="2DACC27B" w:rsidR="00FF6534" w:rsidRDefault="00FF6534" w:rsidP="00FF6534">
      <w:pPr>
        <w:pStyle w:val="CommentText"/>
      </w:pPr>
      <w:r>
        <w:rPr>
          <w:rStyle w:val="CommentReference"/>
        </w:rPr>
        <w:annotationRef/>
      </w:r>
      <w:r>
        <w:t>Why don’t they align? Same in Table3?</w:t>
      </w:r>
    </w:p>
  </w:comment>
  <w:comment w:id="752" w:author="Ansari, Sina" w:date="2024-10-02T23:23:00Z" w:initials="SA">
    <w:p w14:paraId="59EB8505" w14:textId="77777777" w:rsidR="006873C1" w:rsidRDefault="006873C1" w:rsidP="006873C1">
      <w:pPr>
        <w:pStyle w:val="CommentText"/>
      </w:pPr>
      <w:r>
        <w:rPr>
          <w:rStyle w:val="CommentReference"/>
        </w:rPr>
        <w:annotationRef/>
      </w:r>
      <w:r>
        <w:t xml:space="preserve">You don’t need a comma at et al. </w:t>
      </w:r>
    </w:p>
  </w:comment>
  <w:comment w:id="786" w:author="Ansari, Sina" w:date="2024-10-03T09:23:00Z" w:initials="SA">
    <w:p w14:paraId="3B5AEB68" w14:textId="77777777" w:rsidR="006873C1" w:rsidRDefault="006873C1" w:rsidP="006873C1">
      <w:pPr>
        <w:pStyle w:val="CommentText"/>
      </w:pPr>
      <w:r>
        <w:rPr>
          <w:rStyle w:val="CommentReference"/>
        </w:rPr>
        <w:annotationRef/>
      </w:r>
      <w:r>
        <w:t>They show the impact of testing on virus spread, we want to show the impact on the severity. Maybe we should clarify and better distinguish.</w:t>
      </w:r>
    </w:p>
  </w:comment>
  <w:comment w:id="800" w:author="Tootooni, Mohammad Samie" w:date="2024-10-16T19:10:00Z" w:initials="TMS">
    <w:p w14:paraId="1416D463" w14:textId="77777777" w:rsidR="00403CD0" w:rsidRDefault="008408A1" w:rsidP="00403CD0">
      <w:pPr>
        <w:pStyle w:val="CommentText"/>
        <w:ind w:left="280"/>
      </w:pPr>
      <w:r>
        <w:rPr>
          <w:rStyle w:val="CommentReference"/>
        </w:rPr>
        <w:annotationRef/>
      </w:r>
      <w:r w:rsidR="00403CD0">
        <w:t>CITE:</w:t>
      </w:r>
      <w:r w:rsidR="00403CD0">
        <w:br/>
      </w:r>
      <w:r w:rsidR="00403CD0">
        <w:br/>
        <w:t xml:space="preserve">The Census Bureau. (2020). </w:t>
      </w:r>
      <w:r w:rsidR="00403CD0">
        <w:rPr>
          <w:i/>
          <w:iCs/>
        </w:rPr>
        <w:t>QuickFacts: Cook County, Illinois</w:t>
      </w:r>
      <w:r w:rsidR="00403CD0">
        <w:t xml:space="preserve">. [Online] Available: </w:t>
      </w:r>
      <w:hyperlink r:id="rId3" w:history="1">
        <w:r w:rsidR="00403CD0" w:rsidRPr="004C1DBB">
          <w:rPr>
            <w:rStyle w:val="Hyperlink"/>
          </w:rPr>
          <w:t>https://www.census.gov/quickfacts/fact/table/cookcountyillinois/POP010220</w:t>
        </w:r>
      </w:hyperlink>
    </w:p>
  </w:comment>
  <w:comment w:id="824" w:author="Tootooni, Mohammad Samie" w:date="2024-10-16T17:25:00Z" w:initials="TMS">
    <w:p w14:paraId="23CCE33B" w14:textId="47A39721" w:rsidR="00C048F0" w:rsidRDefault="00C048F0" w:rsidP="00C048F0">
      <w:pPr>
        <w:pStyle w:val="CommentText"/>
      </w:pPr>
      <w:r>
        <w:rPr>
          <w:rStyle w:val="CommentReference"/>
        </w:rPr>
        <w:annotationRef/>
      </w:r>
      <w:r>
        <w:t>Table title and description is missing.</w:t>
      </w:r>
    </w:p>
  </w:comment>
  <w:comment w:id="825" w:author="Ansari, Sina" w:date="2024-10-02T23:10:00Z" w:initials="SA">
    <w:p w14:paraId="36697509" w14:textId="3E46481E" w:rsidR="00026B9B" w:rsidRDefault="00026B9B" w:rsidP="00026B9B">
      <w:pPr>
        <w:pStyle w:val="CommentText"/>
      </w:pPr>
      <w:r>
        <w:rPr>
          <w:rStyle w:val="CommentReference"/>
        </w:rPr>
        <w:annotationRef/>
      </w:r>
      <w:r>
        <w:t>You need to explain in words not just formula. Same for Appendix 3.</w:t>
      </w:r>
    </w:p>
  </w:comment>
  <w:comment w:id="832" w:author="Kasaie Sharifi, Seyed Alireza" w:date="2024-10-05T01:42:00Z" w:initials="SK">
    <w:p w14:paraId="7D0E3999" w14:textId="77777777" w:rsidR="008F3027" w:rsidRDefault="008F3027" w:rsidP="008F3027">
      <w:pPr>
        <w:pStyle w:val="CommentText"/>
      </w:pPr>
      <w:r>
        <w:rPr>
          <w:rStyle w:val="CommentReference"/>
        </w:rPr>
        <w:annotationRef/>
      </w:r>
      <w:r>
        <w:t>What is the grant number?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BF6C92" w15:done="1"/>
  <w15:commentEx w15:paraId="6A1CCFD7" w15:done="0"/>
  <w15:commentEx w15:paraId="41F7580E" w15:done="0"/>
  <w15:commentEx w15:paraId="7FE482D5" w15:done="0"/>
  <w15:commentEx w15:paraId="240D3656" w15:done="0"/>
  <w15:commentEx w15:paraId="2C8F7593" w15:done="0"/>
  <w15:commentEx w15:paraId="5D7620E2" w15:done="1"/>
  <w15:commentEx w15:paraId="4E54AFA2" w15:done="1"/>
  <w15:commentEx w15:paraId="317E87DC" w15:done="1"/>
  <w15:commentEx w15:paraId="44CCD321" w15:done="0"/>
  <w15:commentEx w15:paraId="52990E96" w15:done="0"/>
  <w15:commentEx w15:paraId="0A9CC4BB" w15:done="0"/>
  <w15:commentEx w15:paraId="5BF25BEE" w15:done="0"/>
  <w15:commentEx w15:paraId="4E3E9500" w15:paraIdParent="5BF25BEE" w15:done="0"/>
  <w15:commentEx w15:paraId="5679B3B5" w15:paraIdParent="5BF25BEE" w15:done="0"/>
  <w15:commentEx w15:paraId="1308886C" w15:done="0"/>
  <w15:commentEx w15:paraId="30DB976D" w15:done="0"/>
  <w15:commentEx w15:paraId="3A4947FC" w15:done="0"/>
  <w15:commentEx w15:paraId="43FDDBEA" w15:done="1"/>
  <w15:commentEx w15:paraId="617A12CD" w15:paraIdParent="43FDDBEA" w15:done="1"/>
  <w15:commentEx w15:paraId="17079470" w15:done="0"/>
  <w15:commentEx w15:paraId="5A5D051B" w15:done="0"/>
  <w15:commentEx w15:paraId="24EC14FB" w15:done="0"/>
  <w15:commentEx w15:paraId="53851680" w15:done="0"/>
  <w15:commentEx w15:paraId="3FF727DE" w15:done="0"/>
  <w15:commentEx w15:paraId="485F32F6" w15:done="0"/>
  <w15:commentEx w15:paraId="39E5BBB6" w15:done="0"/>
  <w15:commentEx w15:paraId="713C7883" w15:done="0"/>
  <w15:commentEx w15:paraId="1956D4E6" w15:done="0"/>
  <w15:commentEx w15:paraId="073423CD" w15:done="1"/>
  <w15:commentEx w15:paraId="2FE566D1" w15:done="0"/>
  <w15:commentEx w15:paraId="5E372DFD" w15:done="0"/>
  <w15:commentEx w15:paraId="25A6133B" w15:done="1"/>
  <w15:commentEx w15:paraId="59EB8505" w15:done="1"/>
  <w15:commentEx w15:paraId="3B5AEB68" w15:done="1"/>
  <w15:commentEx w15:paraId="1416D463" w15:done="0"/>
  <w15:commentEx w15:paraId="23CCE33B" w15:done="0"/>
  <w15:commentEx w15:paraId="36697509" w15:done="1"/>
  <w15:commentEx w15:paraId="7D0E39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55AC29B" w16cex:dateUtc="2024-10-03T04:12:00Z"/>
  <w16cex:commentExtensible w16cex:durableId="29AFB523" w16cex:dateUtc="2024-10-03T18:14:00Z"/>
  <w16cex:commentExtensible w16cex:durableId="2ABA267F" w16cex:dateUtc="2024-10-16T16:48:00Z"/>
  <w16cex:commentExtensible w16cex:durableId="2ABA27E5" w16cex:dateUtc="2024-10-16T16:54:00Z"/>
  <w16cex:commentExtensible w16cex:durableId="2ABA2885" w16cex:dateUtc="2024-10-16T16:56:00Z"/>
  <w16cex:commentExtensible w16cex:durableId="2ABA326D" w16cex:dateUtc="2024-10-16T17:39:00Z"/>
  <w16cex:commentExtensible w16cex:durableId="620EBFB4" w16cex:dateUtc="2024-10-03T04:23:00Z"/>
  <w16cex:commentExtensible w16cex:durableId="4CAF2369" w16cex:dateUtc="2024-10-03T14:23:00Z"/>
  <w16cex:commentExtensible w16cex:durableId="3FD528BA" w16cex:dateUtc="2024-10-03T04:27:00Z"/>
  <w16cex:commentExtensible w16cex:durableId="2ABA3921" w16cex:dateUtc="2024-10-16T18:07:00Z"/>
  <w16cex:commentExtensible w16cex:durableId="7B60B044" w16cex:dateUtc="2024-10-05T04:22:00Z"/>
  <w16cex:commentExtensible w16cex:durableId="2ABA8D73" w16cex:dateUtc="2024-10-17T00:07:00Z"/>
  <w16cex:commentExtensible w16cex:durableId="2ABA52D9" w16cex:dateUtc="2024-10-16T19:57:00Z"/>
  <w16cex:commentExtensible w16cex:durableId="2ABA5382" w16cex:dateUtc="2024-10-16T20:00:00Z"/>
  <w16cex:commentExtensible w16cex:durableId="2ABA538E" w16cex:dateUtc="2024-10-16T20:00:00Z"/>
  <w16cex:commentExtensible w16cex:durableId="2ABA5400" w16cex:dateUtc="2024-10-16T20:02:00Z"/>
  <w16cex:commentExtensible w16cex:durableId="2ABA5448" w16cex:dateUtc="2024-10-16T20:03:00Z"/>
  <w16cex:commentExtensible w16cex:durableId="2ABA54FD" w16cex:dateUtc="2024-10-16T20:06:00Z"/>
  <w16cex:commentExtensible w16cex:durableId="34002A57" w16cex:dateUtc="2024-10-03T00:00:00Z"/>
  <w16cex:commentExtensible w16cex:durableId="1C367D15" w16cex:dateUtc="2024-10-03T04:04:00Z"/>
  <w16cex:commentExtensible w16cex:durableId="2ABA558D" w16cex:dateUtc="2024-10-16T20:09:00Z"/>
  <w16cex:commentExtensible w16cex:durableId="2ABA6D1E" w16cex:dateUtc="2024-10-16T21:49:00Z"/>
  <w16cex:commentExtensible w16cex:durableId="2ABA75FC" w16cex:dateUtc="2024-10-16T22:27:00Z"/>
  <w16cex:commentExtensible w16cex:durableId="2ABA6E5F" w16cex:dateUtc="2024-10-16T21:54:00Z"/>
  <w16cex:commentExtensible w16cex:durableId="2ABA6E6E" w16cex:dateUtc="2024-10-16T21:55:00Z"/>
  <w16cex:commentExtensible w16cex:durableId="2ABA6EBF" w16cex:dateUtc="2024-10-16T21:56:00Z"/>
  <w16cex:commentExtensible w16cex:durableId="2ABA748D" w16cex:dateUtc="2024-10-16T22:21:00Z"/>
  <w16cex:commentExtensible w16cex:durableId="2ABA762E" w16cex:dateUtc="2024-10-16T22:28:00Z"/>
  <w16cex:commentExtensible w16cex:durableId="0C59B1AD" w16cex:dateUtc="2024-10-03T18:50:00Z"/>
  <w16cex:commentExtensible w16cex:durableId="2ABA751C" w16cex:dateUtc="2024-10-03T04:03:00Z"/>
  <w16cex:commentExtensible w16cex:durableId="2ABA7B53" w16cex:dateUtc="2024-10-16T22:50:00Z"/>
  <w16cex:commentExtensible w16cex:durableId="2ABA76AB" w16cex:dateUtc="2024-10-16T22:30:00Z"/>
  <w16cex:commentExtensible w16cex:durableId="6D552ACD" w16cex:dateUtc="2024-10-03T04:03:00Z"/>
  <w16cex:commentExtensible w16cex:durableId="2ABA3E16" w16cex:dateUtc="2024-10-03T04:23:00Z"/>
  <w16cex:commentExtensible w16cex:durableId="2ABA3E15" w16cex:dateUtc="2024-10-03T14:23:00Z"/>
  <w16cex:commentExtensible w16cex:durableId="2ABA8E43" w16cex:dateUtc="2024-10-17T00:10:00Z"/>
  <w16cex:commentExtensible w16cex:durableId="2ABA757B" w16cex:dateUtc="2024-10-16T22:25:00Z"/>
  <w16cex:commentExtensible w16cex:durableId="7D2251DE" w16cex:dateUtc="2024-10-03T04:10:00Z"/>
  <w16cex:commentExtensible w16cex:durableId="5A686D6D" w16cex:dateUtc="2024-10-05T0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BF6C92" w16cid:durableId="755AC29B"/>
  <w16cid:commentId w16cid:paraId="6A1CCFD7" w16cid:durableId="29AFB523"/>
  <w16cid:commentId w16cid:paraId="41F7580E" w16cid:durableId="2ABA267F"/>
  <w16cid:commentId w16cid:paraId="7FE482D5" w16cid:durableId="2ABA27E5"/>
  <w16cid:commentId w16cid:paraId="240D3656" w16cid:durableId="2ABA2885"/>
  <w16cid:commentId w16cid:paraId="2C8F7593" w16cid:durableId="2ABA326D"/>
  <w16cid:commentId w16cid:paraId="5D7620E2" w16cid:durableId="620EBFB4"/>
  <w16cid:commentId w16cid:paraId="4E54AFA2" w16cid:durableId="4CAF2369"/>
  <w16cid:commentId w16cid:paraId="317E87DC" w16cid:durableId="3FD528BA"/>
  <w16cid:commentId w16cid:paraId="44CCD321" w16cid:durableId="2ABA3921"/>
  <w16cid:commentId w16cid:paraId="52990E96" w16cid:durableId="7B60B044"/>
  <w16cid:commentId w16cid:paraId="0A9CC4BB" w16cid:durableId="2ABA8D73"/>
  <w16cid:commentId w16cid:paraId="5BF25BEE" w16cid:durableId="2ABA52D9"/>
  <w16cid:commentId w16cid:paraId="4E3E9500" w16cid:durableId="2ABA5382"/>
  <w16cid:commentId w16cid:paraId="5679B3B5" w16cid:durableId="2ABA538E"/>
  <w16cid:commentId w16cid:paraId="1308886C" w16cid:durableId="2ABA5400"/>
  <w16cid:commentId w16cid:paraId="30DB976D" w16cid:durableId="2ABA5448"/>
  <w16cid:commentId w16cid:paraId="3A4947FC" w16cid:durableId="2ABA54FD"/>
  <w16cid:commentId w16cid:paraId="43FDDBEA" w16cid:durableId="34002A57"/>
  <w16cid:commentId w16cid:paraId="617A12CD" w16cid:durableId="1C367D15"/>
  <w16cid:commentId w16cid:paraId="17079470" w16cid:durableId="2ABA558D"/>
  <w16cid:commentId w16cid:paraId="5A5D051B" w16cid:durableId="2ABA6D1E"/>
  <w16cid:commentId w16cid:paraId="24EC14FB" w16cid:durableId="2ABA75FC"/>
  <w16cid:commentId w16cid:paraId="53851680" w16cid:durableId="2ABA6E5F"/>
  <w16cid:commentId w16cid:paraId="3FF727DE" w16cid:durableId="2ABA6E6E"/>
  <w16cid:commentId w16cid:paraId="485F32F6" w16cid:durableId="2ABA6EBF"/>
  <w16cid:commentId w16cid:paraId="39E5BBB6" w16cid:durableId="2ABA748D"/>
  <w16cid:commentId w16cid:paraId="713C7883" w16cid:durableId="2ABA762E"/>
  <w16cid:commentId w16cid:paraId="1956D4E6" w16cid:durableId="0C59B1AD"/>
  <w16cid:commentId w16cid:paraId="073423CD" w16cid:durableId="2ABA751C"/>
  <w16cid:commentId w16cid:paraId="2FE566D1" w16cid:durableId="2ABA7B53"/>
  <w16cid:commentId w16cid:paraId="5E372DFD" w16cid:durableId="2ABA76AB"/>
  <w16cid:commentId w16cid:paraId="25A6133B" w16cid:durableId="6D552ACD"/>
  <w16cid:commentId w16cid:paraId="59EB8505" w16cid:durableId="2ABA3E16"/>
  <w16cid:commentId w16cid:paraId="3B5AEB68" w16cid:durableId="2ABA3E15"/>
  <w16cid:commentId w16cid:paraId="1416D463" w16cid:durableId="2ABA8E43"/>
  <w16cid:commentId w16cid:paraId="23CCE33B" w16cid:durableId="2ABA757B"/>
  <w16cid:commentId w16cid:paraId="36697509" w16cid:durableId="7D2251DE"/>
  <w16cid:commentId w16cid:paraId="7D0E3999" w16cid:durableId="5A686D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5570F" w14:textId="77777777" w:rsidR="00FA3190" w:rsidRDefault="00FA3190" w:rsidP="00217811">
      <w:pPr>
        <w:spacing w:after="0" w:line="240" w:lineRule="auto"/>
      </w:pPr>
      <w:r>
        <w:separator/>
      </w:r>
    </w:p>
  </w:endnote>
  <w:endnote w:type="continuationSeparator" w:id="0">
    <w:p w14:paraId="797EA172" w14:textId="77777777" w:rsidR="00FA3190" w:rsidRDefault="00FA3190" w:rsidP="00217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46991E5D-F4EA-4615-AFE4-9D6C7ED52D7F}"/>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embedRegular r:id="rId2" w:fontKey="{BCD06DB6-21B9-40A3-8B90-7B394FE63F81}"/>
    <w:embedBold r:id="rId3" w:fontKey="{F612F21F-6D99-4705-B13B-71F7A23183DE}"/>
    <w:embedItalic r:id="rId4" w:fontKey="{5EDED729-5883-4F32-B21B-DBC50BAB851E}"/>
  </w:font>
  <w:font w:name="Aptos Display">
    <w:altName w:val="Calibri"/>
    <w:charset w:val="00"/>
    <w:family w:val="swiss"/>
    <w:pitch w:val="variable"/>
    <w:sig w:usb0="20000287" w:usb1="00000003" w:usb2="00000000" w:usb3="00000000" w:csb0="0000019F" w:csb1="00000000"/>
    <w:embedRegular r:id="rId5" w:fontKey="{664D4699-8800-46EB-8F05-58ABAFDC6A83}"/>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A0B8E595-77B7-4436-96D6-F19D5879A3B1}"/>
    <w:embedItalic r:id="rId7" w:fontKey="{7FD2ADF7-455A-4205-886D-F0D4673239A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341245"/>
      <w:docPartObj>
        <w:docPartGallery w:val="Page Numbers (Bottom of Page)"/>
        <w:docPartUnique/>
      </w:docPartObj>
    </w:sdtPr>
    <w:sdtEndPr>
      <w:rPr>
        <w:rFonts w:ascii="Times New Roman" w:hAnsi="Times New Roman" w:cs="Times New Roman"/>
        <w:noProof/>
      </w:rPr>
    </w:sdtEndPr>
    <w:sdtContent>
      <w:p w14:paraId="77E3C20A" w14:textId="35A28C40" w:rsidR="004B2D08" w:rsidRPr="004B2D08" w:rsidRDefault="004B2D08">
        <w:pPr>
          <w:pStyle w:val="Footer"/>
          <w:jc w:val="right"/>
          <w:rPr>
            <w:rFonts w:ascii="Times New Roman" w:hAnsi="Times New Roman" w:cs="Times New Roman"/>
          </w:rPr>
        </w:pPr>
        <w:r w:rsidRPr="004B2D08">
          <w:rPr>
            <w:rFonts w:ascii="Times New Roman" w:hAnsi="Times New Roman" w:cs="Times New Roman"/>
          </w:rPr>
          <w:fldChar w:fldCharType="begin"/>
        </w:r>
        <w:r w:rsidRPr="004B2D08">
          <w:rPr>
            <w:rFonts w:ascii="Times New Roman" w:hAnsi="Times New Roman" w:cs="Times New Roman"/>
          </w:rPr>
          <w:instrText xml:space="preserve"> PAGE   \* MERGEFORMAT </w:instrText>
        </w:r>
        <w:r w:rsidRPr="004B2D08">
          <w:rPr>
            <w:rFonts w:ascii="Times New Roman" w:hAnsi="Times New Roman" w:cs="Times New Roman"/>
          </w:rPr>
          <w:fldChar w:fldCharType="separate"/>
        </w:r>
        <w:r w:rsidRPr="004B2D08">
          <w:rPr>
            <w:rFonts w:ascii="Times New Roman" w:hAnsi="Times New Roman" w:cs="Times New Roman"/>
            <w:noProof/>
          </w:rPr>
          <w:t>2</w:t>
        </w:r>
        <w:r w:rsidRPr="004B2D08">
          <w:rPr>
            <w:rFonts w:ascii="Times New Roman" w:hAnsi="Times New Roman" w:cs="Times New Roman"/>
            <w:noProof/>
          </w:rPr>
          <w:fldChar w:fldCharType="end"/>
        </w:r>
      </w:p>
    </w:sdtContent>
  </w:sdt>
  <w:p w14:paraId="5C882F3A" w14:textId="77777777" w:rsidR="008556EA" w:rsidRDefault="00855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A4217" w14:textId="77777777" w:rsidR="00FA3190" w:rsidRDefault="00FA3190" w:rsidP="00217811">
      <w:pPr>
        <w:spacing w:after="0" w:line="240" w:lineRule="auto"/>
      </w:pPr>
      <w:r>
        <w:separator/>
      </w:r>
    </w:p>
  </w:footnote>
  <w:footnote w:type="continuationSeparator" w:id="0">
    <w:p w14:paraId="0ED288E8" w14:textId="77777777" w:rsidR="00FA3190" w:rsidRDefault="00FA3190" w:rsidP="002178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F49E6"/>
    <w:multiLevelType w:val="multilevel"/>
    <w:tmpl w:val="7DA22B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DAA57B2"/>
    <w:multiLevelType w:val="multilevel"/>
    <w:tmpl w:val="1606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E675A"/>
    <w:multiLevelType w:val="hybridMultilevel"/>
    <w:tmpl w:val="89945A8A"/>
    <w:lvl w:ilvl="0" w:tplc="CEB8FC1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EF42F5"/>
    <w:multiLevelType w:val="multilevel"/>
    <w:tmpl w:val="FFB4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5125946">
    <w:abstractNumId w:val="0"/>
  </w:num>
  <w:num w:numId="2" w16cid:durableId="565455280">
    <w:abstractNumId w:val="3"/>
  </w:num>
  <w:num w:numId="3" w16cid:durableId="919413368">
    <w:abstractNumId w:val="2"/>
  </w:num>
  <w:num w:numId="4" w16cid:durableId="109933099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otooni, Mohammad Samie">
    <w15:presenceInfo w15:providerId="AD" w15:userId="S::mtootooni@luc.edu::9deb4c4a-c2c2-489e-b937-6aef55cbb344"/>
  </w15:person>
  <w15:person w15:author="Ansari, Sina">
    <w15:presenceInfo w15:providerId="AD" w15:userId="S::SANSAR13@depaul.edu::ac2257df-61ba-4211-8b93-782e0678a88a"/>
  </w15:person>
  <w15:person w15:author="Kasaie Sharifi, Seyed Alireza">
    <w15:presenceInfo w15:providerId="AD" w15:userId="S::skasaiesharifi@luc.edu::504dccdc-0018-4209-98d7-45de2f5a9f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TrueType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F7"/>
    <w:rsid w:val="000023CE"/>
    <w:rsid w:val="00003042"/>
    <w:rsid w:val="00003ADF"/>
    <w:rsid w:val="00011EDA"/>
    <w:rsid w:val="000128D4"/>
    <w:rsid w:val="00014EB6"/>
    <w:rsid w:val="0001543F"/>
    <w:rsid w:val="00026B9B"/>
    <w:rsid w:val="00026D6B"/>
    <w:rsid w:val="00027EBF"/>
    <w:rsid w:val="0003301B"/>
    <w:rsid w:val="00034ACE"/>
    <w:rsid w:val="00034F05"/>
    <w:rsid w:val="0003636E"/>
    <w:rsid w:val="00036C7C"/>
    <w:rsid w:val="00040CE6"/>
    <w:rsid w:val="00042F29"/>
    <w:rsid w:val="00046B86"/>
    <w:rsid w:val="000535CD"/>
    <w:rsid w:val="00053E6C"/>
    <w:rsid w:val="00056818"/>
    <w:rsid w:val="000627D5"/>
    <w:rsid w:val="000633E3"/>
    <w:rsid w:val="000636B6"/>
    <w:rsid w:val="00064399"/>
    <w:rsid w:val="000659D9"/>
    <w:rsid w:val="00066C8B"/>
    <w:rsid w:val="0006713B"/>
    <w:rsid w:val="00070C8B"/>
    <w:rsid w:val="00071021"/>
    <w:rsid w:val="0007146F"/>
    <w:rsid w:val="0007248F"/>
    <w:rsid w:val="00072663"/>
    <w:rsid w:val="00073FF6"/>
    <w:rsid w:val="0008117D"/>
    <w:rsid w:val="00081E80"/>
    <w:rsid w:val="00081EDA"/>
    <w:rsid w:val="0008386F"/>
    <w:rsid w:val="000841DE"/>
    <w:rsid w:val="00086419"/>
    <w:rsid w:val="00090EEE"/>
    <w:rsid w:val="00092116"/>
    <w:rsid w:val="0009227D"/>
    <w:rsid w:val="00093519"/>
    <w:rsid w:val="00094914"/>
    <w:rsid w:val="00096B96"/>
    <w:rsid w:val="00096BCA"/>
    <w:rsid w:val="000A270B"/>
    <w:rsid w:val="000A2825"/>
    <w:rsid w:val="000B551F"/>
    <w:rsid w:val="000B6B72"/>
    <w:rsid w:val="000C088A"/>
    <w:rsid w:val="000C0E23"/>
    <w:rsid w:val="000C4CB2"/>
    <w:rsid w:val="000C7CFC"/>
    <w:rsid w:val="000D1716"/>
    <w:rsid w:val="000D3B35"/>
    <w:rsid w:val="000D4E55"/>
    <w:rsid w:val="000E0D6E"/>
    <w:rsid w:val="000E103A"/>
    <w:rsid w:val="000E14AE"/>
    <w:rsid w:val="000E6415"/>
    <w:rsid w:val="000E64F5"/>
    <w:rsid w:val="000E6A54"/>
    <w:rsid w:val="000F1F08"/>
    <w:rsid w:val="000F3DDC"/>
    <w:rsid w:val="000F4756"/>
    <w:rsid w:val="000F4A58"/>
    <w:rsid w:val="000F4C67"/>
    <w:rsid w:val="000F5467"/>
    <w:rsid w:val="001008A4"/>
    <w:rsid w:val="0010256A"/>
    <w:rsid w:val="00102C63"/>
    <w:rsid w:val="00104FD2"/>
    <w:rsid w:val="00104FE0"/>
    <w:rsid w:val="00106C78"/>
    <w:rsid w:val="0010716E"/>
    <w:rsid w:val="00110110"/>
    <w:rsid w:val="00110715"/>
    <w:rsid w:val="00111A86"/>
    <w:rsid w:val="00113894"/>
    <w:rsid w:val="00114D02"/>
    <w:rsid w:val="00116060"/>
    <w:rsid w:val="00116BF7"/>
    <w:rsid w:val="0012064F"/>
    <w:rsid w:val="001216E8"/>
    <w:rsid w:val="00122E16"/>
    <w:rsid w:val="0012321B"/>
    <w:rsid w:val="00124717"/>
    <w:rsid w:val="00125807"/>
    <w:rsid w:val="00126932"/>
    <w:rsid w:val="00126CFB"/>
    <w:rsid w:val="00126F5B"/>
    <w:rsid w:val="001308B4"/>
    <w:rsid w:val="00130FED"/>
    <w:rsid w:val="00131BC8"/>
    <w:rsid w:val="00136441"/>
    <w:rsid w:val="00137276"/>
    <w:rsid w:val="001403D8"/>
    <w:rsid w:val="00141A9B"/>
    <w:rsid w:val="00142E97"/>
    <w:rsid w:val="00143794"/>
    <w:rsid w:val="00143EE4"/>
    <w:rsid w:val="0014543F"/>
    <w:rsid w:val="00147E7C"/>
    <w:rsid w:val="00151563"/>
    <w:rsid w:val="001517A0"/>
    <w:rsid w:val="00155137"/>
    <w:rsid w:val="0016272A"/>
    <w:rsid w:val="0016714C"/>
    <w:rsid w:val="00167C50"/>
    <w:rsid w:val="00167D33"/>
    <w:rsid w:val="00171151"/>
    <w:rsid w:val="00171359"/>
    <w:rsid w:val="0017405D"/>
    <w:rsid w:val="00175197"/>
    <w:rsid w:val="00176DBB"/>
    <w:rsid w:val="00180943"/>
    <w:rsid w:val="0018191F"/>
    <w:rsid w:val="001822D0"/>
    <w:rsid w:val="0018484A"/>
    <w:rsid w:val="00185552"/>
    <w:rsid w:val="001876E9"/>
    <w:rsid w:val="001904C5"/>
    <w:rsid w:val="00190C95"/>
    <w:rsid w:val="00193B4D"/>
    <w:rsid w:val="00194D2C"/>
    <w:rsid w:val="001A5613"/>
    <w:rsid w:val="001A7E8C"/>
    <w:rsid w:val="001B240B"/>
    <w:rsid w:val="001B2D82"/>
    <w:rsid w:val="001B59CD"/>
    <w:rsid w:val="001B6899"/>
    <w:rsid w:val="001B701D"/>
    <w:rsid w:val="001B7085"/>
    <w:rsid w:val="001B7C8D"/>
    <w:rsid w:val="001C151F"/>
    <w:rsid w:val="001C283E"/>
    <w:rsid w:val="001C68B2"/>
    <w:rsid w:val="001C7B9F"/>
    <w:rsid w:val="001D055E"/>
    <w:rsid w:val="001D1EAA"/>
    <w:rsid w:val="001D665E"/>
    <w:rsid w:val="001E04CE"/>
    <w:rsid w:val="001E092F"/>
    <w:rsid w:val="001E0E12"/>
    <w:rsid w:val="001E233E"/>
    <w:rsid w:val="001E2A6D"/>
    <w:rsid w:val="001E2F64"/>
    <w:rsid w:val="001E4FDA"/>
    <w:rsid w:val="001E5798"/>
    <w:rsid w:val="001E5DE5"/>
    <w:rsid w:val="001E60C6"/>
    <w:rsid w:val="001E6536"/>
    <w:rsid w:val="001E6DBC"/>
    <w:rsid w:val="001F26DB"/>
    <w:rsid w:val="001F2A8C"/>
    <w:rsid w:val="001F41D3"/>
    <w:rsid w:val="001F4EAD"/>
    <w:rsid w:val="001F4F2F"/>
    <w:rsid w:val="001F69BF"/>
    <w:rsid w:val="001F7C3A"/>
    <w:rsid w:val="0020188D"/>
    <w:rsid w:val="00203236"/>
    <w:rsid w:val="00203819"/>
    <w:rsid w:val="00203959"/>
    <w:rsid w:val="00203A27"/>
    <w:rsid w:val="00207931"/>
    <w:rsid w:val="00207D0D"/>
    <w:rsid w:val="00207EF3"/>
    <w:rsid w:val="002102A1"/>
    <w:rsid w:val="00214165"/>
    <w:rsid w:val="00214185"/>
    <w:rsid w:val="002157FF"/>
    <w:rsid w:val="00217811"/>
    <w:rsid w:val="002202E2"/>
    <w:rsid w:val="00220CFC"/>
    <w:rsid w:val="00222DD6"/>
    <w:rsid w:val="0022412C"/>
    <w:rsid w:val="002273A1"/>
    <w:rsid w:val="002273DA"/>
    <w:rsid w:val="00230830"/>
    <w:rsid w:val="002332B9"/>
    <w:rsid w:val="00237F12"/>
    <w:rsid w:val="002414BC"/>
    <w:rsid w:val="00243630"/>
    <w:rsid w:val="00243778"/>
    <w:rsid w:val="00244E8F"/>
    <w:rsid w:val="002458FA"/>
    <w:rsid w:val="00247819"/>
    <w:rsid w:val="00247FD1"/>
    <w:rsid w:val="00250D13"/>
    <w:rsid w:val="0025260E"/>
    <w:rsid w:val="00257448"/>
    <w:rsid w:val="00261BE1"/>
    <w:rsid w:val="00262A22"/>
    <w:rsid w:val="00263D76"/>
    <w:rsid w:val="0026491D"/>
    <w:rsid w:val="00265B58"/>
    <w:rsid w:val="00265F51"/>
    <w:rsid w:val="00267215"/>
    <w:rsid w:val="002677DF"/>
    <w:rsid w:val="00270087"/>
    <w:rsid w:val="0027102B"/>
    <w:rsid w:val="00271118"/>
    <w:rsid w:val="00271EF8"/>
    <w:rsid w:val="00274142"/>
    <w:rsid w:val="00276322"/>
    <w:rsid w:val="00277E0B"/>
    <w:rsid w:val="0028091C"/>
    <w:rsid w:val="00281A51"/>
    <w:rsid w:val="00281FA6"/>
    <w:rsid w:val="002823CB"/>
    <w:rsid w:val="00283238"/>
    <w:rsid w:val="00283249"/>
    <w:rsid w:val="0028693A"/>
    <w:rsid w:val="00293DBC"/>
    <w:rsid w:val="00295A26"/>
    <w:rsid w:val="00295FE1"/>
    <w:rsid w:val="00296920"/>
    <w:rsid w:val="002972F3"/>
    <w:rsid w:val="002976D1"/>
    <w:rsid w:val="002A05F1"/>
    <w:rsid w:val="002A442A"/>
    <w:rsid w:val="002A5018"/>
    <w:rsid w:val="002A50A2"/>
    <w:rsid w:val="002A5354"/>
    <w:rsid w:val="002A5AD4"/>
    <w:rsid w:val="002A5DA5"/>
    <w:rsid w:val="002A7EE6"/>
    <w:rsid w:val="002B3EDC"/>
    <w:rsid w:val="002B5B54"/>
    <w:rsid w:val="002B652E"/>
    <w:rsid w:val="002C0320"/>
    <w:rsid w:val="002C1E9E"/>
    <w:rsid w:val="002C29A1"/>
    <w:rsid w:val="002C617D"/>
    <w:rsid w:val="002C699A"/>
    <w:rsid w:val="002C7B57"/>
    <w:rsid w:val="002D1B9A"/>
    <w:rsid w:val="002D3626"/>
    <w:rsid w:val="002D723E"/>
    <w:rsid w:val="002E16C0"/>
    <w:rsid w:val="002E177A"/>
    <w:rsid w:val="002E2C0F"/>
    <w:rsid w:val="002E49E9"/>
    <w:rsid w:val="002E4E46"/>
    <w:rsid w:val="002E5885"/>
    <w:rsid w:val="002E6777"/>
    <w:rsid w:val="002F1858"/>
    <w:rsid w:val="002F571D"/>
    <w:rsid w:val="002F682F"/>
    <w:rsid w:val="002F6A99"/>
    <w:rsid w:val="002F7A61"/>
    <w:rsid w:val="002F7B69"/>
    <w:rsid w:val="002F7C62"/>
    <w:rsid w:val="00302119"/>
    <w:rsid w:val="003035F9"/>
    <w:rsid w:val="003065B4"/>
    <w:rsid w:val="00307BC6"/>
    <w:rsid w:val="00310B83"/>
    <w:rsid w:val="00311361"/>
    <w:rsid w:val="00311B7D"/>
    <w:rsid w:val="0031268F"/>
    <w:rsid w:val="003138E9"/>
    <w:rsid w:val="00317205"/>
    <w:rsid w:val="00324299"/>
    <w:rsid w:val="00331A16"/>
    <w:rsid w:val="0033422A"/>
    <w:rsid w:val="00336178"/>
    <w:rsid w:val="0034260F"/>
    <w:rsid w:val="003442EF"/>
    <w:rsid w:val="00345D69"/>
    <w:rsid w:val="00347158"/>
    <w:rsid w:val="0035301B"/>
    <w:rsid w:val="00354C14"/>
    <w:rsid w:val="00355185"/>
    <w:rsid w:val="00355B19"/>
    <w:rsid w:val="00355B9C"/>
    <w:rsid w:val="003571D9"/>
    <w:rsid w:val="00357B7D"/>
    <w:rsid w:val="003701FC"/>
    <w:rsid w:val="0037067B"/>
    <w:rsid w:val="00370E00"/>
    <w:rsid w:val="003718EA"/>
    <w:rsid w:val="00373D4A"/>
    <w:rsid w:val="00374756"/>
    <w:rsid w:val="00374B1A"/>
    <w:rsid w:val="00374F45"/>
    <w:rsid w:val="00380951"/>
    <w:rsid w:val="003859CF"/>
    <w:rsid w:val="00387948"/>
    <w:rsid w:val="00390435"/>
    <w:rsid w:val="0039149E"/>
    <w:rsid w:val="0039184B"/>
    <w:rsid w:val="00395379"/>
    <w:rsid w:val="003961C1"/>
    <w:rsid w:val="00397D95"/>
    <w:rsid w:val="003A18A6"/>
    <w:rsid w:val="003A50D4"/>
    <w:rsid w:val="003A55C9"/>
    <w:rsid w:val="003A5AF7"/>
    <w:rsid w:val="003A6227"/>
    <w:rsid w:val="003B0394"/>
    <w:rsid w:val="003B0D8D"/>
    <w:rsid w:val="003B176A"/>
    <w:rsid w:val="003B2F05"/>
    <w:rsid w:val="003B3BDA"/>
    <w:rsid w:val="003B79F6"/>
    <w:rsid w:val="003C0147"/>
    <w:rsid w:val="003C0478"/>
    <w:rsid w:val="003C070A"/>
    <w:rsid w:val="003C388B"/>
    <w:rsid w:val="003C4BF6"/>
    <w:rsid w:val="003C51DF"/>
    <w:rsid w:val="003C65A8"/>
    <w:rsid w:val="003C7DF1"/>
    <w:rsid w:val="003D07E2"/>
    <w:rsid w:val="003D08F5"/>
    <w:rsid w:val="003D2BD3"/>
    <w:rsid w:val="003D4247"/>
    <w:rsid w:val="003D431C"/>
    <w:rsid w:val="003D4B6A"/>
    <w:rsid w:val="003D4C6E"/>
    <w:rsid w:val="003E4048"/>
    <w:rsid w:val="003E6754"/>
    <w:rsid w:val="003F22AE"/>
    <w:rsid w:val="003F2771"/>
    <w:rsid w:val="003F3177"/>
    <w:rsid w:val="003F4613"/>
    <w:rsid w:val="003F51AC"/>
    <w:rsid w:val="003F7884"/>
    <w:rsid w:val="00402605"/>
    <w:rsid w:val="00403CD0"/>
    <w:rsid w:val="004111F0"/>
    <w:rsid w:val="00412934"/>
    <w:rsid w:val="00415D37"/>
    <w:rsid w:val="004205FA"/>
    <w:rsid w:val="004220E7"/>
    <w:rsid w:val="00423FED"/>
    <w:rsid w:val="00425110"/>
    <w:rsid w:val="0042513F"/>
    <w:rsid w:val="00427142"/>
    <w:rsid w:val="00437605"/>
    <w:rsid w:val="0044380C"/>
    <w:rsid w:val="00443B19"/>
    <w:rsid w:val="00443F4F"/>
    <w:rsid w:val="00445822"/>
    <w:rsid w:val="004507DB"/>
    <w:rsid w:val="00451187"/>
    <w:rsid w:val="00451918"/>
    <w:rsid w:val="0045280D"/>
    <w:rsid w:val="004542B6"/>
    <w:rsid w:val="00454922"/>
    <w:rsid w:val="00456A20"/>
    <w:rsid w:val="00457158"/>
    <w:rsid w:val="00457CEA"/>
    <w:rsid w:val="0046034E"/>
    <w:rsid w:val="0046065A"/>
    <w:rsid w:val="0046317B"/>
    <w:rsid w:val="004646D0"/>
    <w:rsid w:val="004646D8"/>
    <w:rsid w:val="0046547F"/>
    <w:rsid w:val="00466A13"/>
    <w:rsid w:val="00470AF2"/>
    <w:rsid w:val="004713F8"/>
    <w:rsid w:val="00471BFA"/>
    <w:rsid w:val="004724B6"/>
    <w:rsid w:val="00474896"/>
    <w:rsid w:val="004758C4"/>
    <w:rsid w:val="0047747D"/>
    <w:rsid w:val="00477EF7"/>
    <w:rsid w:val="00482C45"/>
    <w:rsid w:val="00482CC4"/>
    <w:rsid w:val="004830AE"/>
    <w:rsid w:val="00486948"/>
    <w:rsid w:val="00490A89"/>
    <w:rsid w:val="00490AC9"/>
    <w:rsid w:val="00490B42"/>
    <w:rsid w:val="0049507F"/>
    <w:rsid w:val="00496E68"/>
    <w:rsid w:val="004A1C67"/>
    <w:rsid w:val="004A3BA2"/>
    <w:rsid w:val="004A4202"/>
    <w:rsid w:val="004A7E50"/>
    <w:rsid w:val="004B1C11"/>
    <w:rsid w:val="004B20E1"/>
    <w:rsid w:val="004B2D08"/>
    <w:rsid w:val="004B33AD"/>
    <w:rsid w:val="004B4525"/>
    <w:rsid w:val="004B4CC1"/>
    <w:rsid w:val="004B63F5"/>
    <w:rsid w:val="004B7ACC"/>
    <w:rsid w:val="004B7FDC"/>
    <w:rsid w:val="004C1FB1"/>
    <w:rsid w:val="004C27E9"/>
    <w:rsid w:val="004C6F74"/>
    <w:rsid w:val="004D1E7D"/>
    <w:rsid w:val="004D6471"/>
    <w:rsid w:val="004D717D"/>
    <w:rsid w:val="004D7309"/>
    <w:rsid w:val="004E5451"/>
    <w:rsid w:val="004E7F89"/>
    <w:rsid w:val="004F036C"/>
    <w:rsid w:val="004F03B5"/>
    <w:rsid w:val="004F0DEF"/>
    <w:rsid w:val="004F2321"/>
    <w:rsid w:val="004F244D"/>
    <w:rsid w:val="004F340C"/>
    <w:rsid w:val="004F34D1"/>
    <w:rsid w:val="004F52BF"/>
    <w:rsid w:val="004F68ED"/>
    <w:rsid w:val="00500F5E"/>
    <w:rsid w:val="00502002"/>
    <w:rsid w:val="005022F0"/>
    <w:rsid w:val="005053D6"/>
    <w:rsid w:val="005073A9"/>
    <w:rsid w:val="00510D48"/>
    <w:rsid w:val="00511220"/>
    <w:rsid w:val="00511316"/>
    <w:rsid w:val="00513117"/>
    <w:rsid w:val="00516E3F"/>
    <w:rsid w:val="00517F1B"/>
    <w:rsid w:val="0052055C"/>
    <w:rsid w:val="005237FC"/>
    <w:rsid w:val="0052458A"/>
    <w:rsid w:val="00524D89"/>
    <w:rsid w:val="00530B58"/>
    <w:rsid w:val="005319F2"/>
    <w:rsid w:val="00532EBE"/>
    <w:rsid w:val="00534C4D"/>
    <w:rsid w:val="00535FC3"/>
    <w:rsid w:val="00535FC5"/>
    <w:rsid w:val="00537DF4"/>
    <w:rsid w:val="00540022"/>
    <w:rsid w:val="00541191"/>
    <w:rsid w:val="00542DEF"/>
    <w:rsid w:val="00542F53"/>
    <w:rsid w:val="005434FA"/>
    <w:rsid w:val="00545E98"/>
    <w:rsid w:val="00546916"/>
    <w:rsid w:val="00550AB3"/>
    <w:rsid w:val="0055373F"/>
    <w:rsid w:val="00555ACD"/>
    <w:rsid w:val="00556638"/>
    <w:rsid w:val="00557988"/>
    <w:rsid w:val="005639F3"/>
    <w:rsid w:val="0056520E"/>
    <w:rsid w:val="0057238B"/>
    <w:rsid w:val="0057586B"/>
    <w:rsid w:val="00576042"/>
    <w:rsid w:val="0057611E"/>
    <w:rsid w:val="0057647E"/>
    <w:rsid w:val="005765A0"/>
    <w:rsid w:val="005766A5"/>
    <w:rsid w:val="005774B0"/>
    <w:rsid w:val="00580B10"/>
    <w:rsid w:val="00582857"/>
    <w:rsid w:val="00582F7D"/>
    <w:rsid w:val="00583D88"/>
    <w:rsid w:val="00585E01"/>
    <w:rsid w:val="00586808"/>
    <w:rsid w:val="00591BDD"/>
    <w:rsid w:val="005942C8"/>
    <w:rsid w:val="00594919"/>
    <w:rsid w:val="00596463"/>
    <w:rsid w:val="00597255"/>
    <w:rsid w:val="005A039E"/>
    <w:rsid w:val="005A0683"/>
    <w:rsid w:val="005A0D97"/>
    <w:rsid w:val="005A17FB"/>
    <w:rsid w:val="005A1DBF"/>
    <w:rsid w:val="005A377F"/>
    <w:rsid w:val="005A4205"/>
    <w:rsid w:val="005A46EE"/>
    <w:rsid w:val="005A5FCF"/>
    <w:rsid w:val="005B6883"/>
    <w:rsid w:val="005C0DAD"/>
    <w:rsid w:val="005C12DE"/>
    <w:rsid w:val="005C3A12"/>
    <w:rsid w:val="005C4DDF"/>
    <w:rsid w:val="005C5498"/>
    <w:rsid w:val="005C5FD4"/>
    <w:rsid w:val="005C60B8"/>
    <w:rsid w:val="005D10D6"/>
    <w:rsid w:val="005D1F5B"/>
    <w:rsid w:val="005D49FE"/>
    <w:rsid w:val="005D6C1D"/>
    <w:rsid w:val="005D76AF"/>
    <w:rsid w:val="005D7985"/>
    <w:rsid w:val="005D7F3D"/>
    <w:rsid w:val="005E1207"/>
    <w:rsid w:val="005E2044"/>
    <w:rsid w:val="005E343C"/>
    <w:rsid w:val="005E45DF"/>
    <w:rsid w:val="005F1DC9"/>
    <w:rsid w:val="005F2DD9"/>
    <w:rsid w:val="005F443F"/>
    <w:rsid w:val="00600577"/>
    <w:rsid w:val="0060074A"/>
    <w:rsid w:val="00600DA3"/>
    <w:rsid w:val="00601C07"/>
    <w:rsid w:val="006028B9"/>
    <w:rsid w:val="006037CD"/>
    <w:rsid w:val="0060488C"/>
    <w:rsid w:val="00604D79"/>
    <w:rsid w:val="00606576"/>
    <w:rsid w:val="006068A5"/>
    <w:rsid w:val="00610A7D"/>
    <w:rsid w:val="00610FA5"/>
    <w:rsid w:val="0061336A"/>
    <w:rsid w:val="006151A9"/>
    <w:rsid w:val="006154BD"/>
    <w:rsid w:val="00615A04"/>
    <w:rsid w:val="006228F3"/>
    <w:rsid w:val="006229E8"/>
    <w:rsid w:val="00630522"/>
    <w:rsid w:val="00630DE3"/>
    <w:rsid w:val="00631315"/>
    <w:rsid w:val="0063185B"/>
    <w:rsid w:val="0063257B"/>
    <w:rsid w:val="00632BDA"/>
    <w:rsid w:val="00634118"/>
    <w:rsid w:val="00634BA0"/>
    <w:rsid w:val="00634E99"/>
    <w:rsid w:val="006350C1"/>
    <w:rsid w:val="00635449"/>
    <w:rsid w:val="0063600C"/>
    <w:rsid w:val="00637409"/>
    <w:rsid w:val="00641841"/>
    <w:rsid w:val="00644D5C"/>
    <w:rsid w:val="006451A6"/>
    <w:rsid w:val="00646F1C"/>
    <w:rsid w:val="00647BD4"/>
    <w:rsid w:val="00647E19"/>
    <w:rsid w:val="00650BB5"/>
    <w:rsid w:val="006530B7"/>
    <w:rsid w:val="00653D06"/>
    <w:rsid w:val="006540A4"/>
    <w:rsid w:val="00654135"/>
    <w:rsid w:val="0065473D"/>
    <w:rsid w:val="00663DA7"/>
    <w:rsid w:val="00664672"/>
    <w:rsid w:val="006652DC"/>
    <w:rsid w:val="00665A1A"/>
    <w:rsid w:val="00666408"/>
    <w:rsid w:val="006669A3"/>
    <w:rsid w:val="0067299F"/>
    <w:rsid w:val="006733A8"/>
    <w:rsid w:val="006739D0"/>
    <w:rsid w:val="0067497B"/>
    <w:rsid w:val="00677BB4"/>
    <w:rsid w:val="00681DF1"/>
    <w:rsid w:val="0068262C"/>
    <w:rsid w:val="006847E7"/>
    <w:rsid w:val="006873C1"/>
    <w:rsid w:val="00690ED7"/>
    <w:rsid w:val="00691096"/>
    <w:rsid w:val="00691884"/>
    <w:rsid w:val="00695DAB"/>
    <w:rsid w:val="0069732D"/>
    <w:rsid w:val="006A2348"/>
    <w:rsid w:val="006A3BE0"/>
    <w:rsid w:val="006A4778"/>
    <w:rsid w:val="006A7D6B"/>
    <w:rsid w:val="006B415E"/>
    <w:rsid w:val="006B658F"/>
    <w:rsid w:val="006B7888"/>
    <w:rsid w:val="006C0AC1"/>
    <w:rsid w:val="006C103A"/>
    <w:rsid w:val="006C398D"/>
    <w:rsid w:val="006C3BD8"/>
    <w:rsid w:val="006C648A"/>
    <w:rsid w:val="006C68AC"/>
    <w:rsid w:val="006C752B"/>
    <w:rsid w:val="006D0175"/>
    <w:rsid w:val="006D2ACB"/>
    <w:rsid w:val="006D60FE"/>
    <w:rsid w:val="006D698E"/>
    <w:rsid w:val="006E1429"/>
    <w:rsid w:val="006E4B92"/>
    <w:rsid w:val="006E4DA3"/>
    <w:rsid w:val="006E5C54"/>
    <w:rsid w:val="006E67B3"/>
    <w:rsid w:val="006E6BFB"/>
    <w:rsid w:val="006F139F"/>
    <w:rsid w:val="006F216A"/>
    <w:rsid w:val="006F2382"/>
    <w:rsid w:val="006F267C"/>
    <w:rsid w:val="006F4070"/>
    <w:rsid w:val="006F4F19"/>
    <w:rsid w:val="006F70FF"/>
    <w:rsid w:val="006F75E3"/>
    <w:rsid w:val="00701510"/>
    <w:rsid w:val="00701E09"/>
    <w:rsid w:val="0070285F"/>
    <w:rsid w:val="007029B4"/>
    <w:rsid w:val="00704973"/>
    <w:rsid w:val="00704994"/>
    <w:rsid w:val="007106F5"/>
    <w:rsid w:val="007139E7"/>
    <w:rsid w:val="00715172"/>
    <w:rsid w:val="00716FF1"/>
    <w:rsid w:val="00717CB4"/>
    <w:rsid w:val="00717D28"/>
    <w:rsid w:val="0072067F"/>
    <w:rsid w:val="007209DD"/>
    <w:rsid w:val="00722096"/>
    <w:rsid w:val="00722FAF"/>
    <w:rsid w:val="007240D7"/>
    <w:rsid w:val="00724186"/>
    <w:rsid w:val="00724634"/>
    <w:rsid w:val="00724DC1"/>
    <w:rsid w:val="00724EC2"/>
    <w:rsid w:val="00730F42"/>
    <w:rsid w:val="007314E0"/>
    <w:rsid w:val="007316C5"/>
    <w:rsid w:val="00732460"/>
    <w:rsid w:val="00736466"/>
    <w:rsid w:val="00743DF7"/>
    <w:rsid w:val="00751513"/>
    <w:rsid w:val="007538C3"/>
    <w:rsid w:val="0075627E"/>
    <w:rsid w:val="00757023"/>
    <w:rsid w:val="007619E4"/>
    <w:rsid w:val="007655F2"/>
    <w:rsid w:val="00766C82"/>
    <w:rsid w:val="00767C88"/>
    <w:rsid w:val="00770D32"/>
    <w:rsid w:val="00771D65"/>
    <w:rsid w:val="00774A47"/>
    <w:rsid w:val="00775C79"/>
    <w:rsid w:val="00775E42"/>
    <w:rsid w:val="00776E19"/>
    <w:rsid w:val="00777E14"/>
    <w:rsid w:val="007801AE"/>
    <w:rsid w:val="00780781"/>
    <w:rsid w:val="00780F1F"/>
    <w:rsid w:val="00781983"/>
    <w:rsid w:val="0078314F"/>
    <w:rsid w:val="007848A5"/>
    <w:rsid w:val="007849F3"/>
    <w:rsid w:val="007877AD"/>
    <w:rsid w:val="00792F57"/>
    <w:rsid w:val="00793ABB"/>
    <w:rsid w:val="007A0222"/>
    <w:rsid w:val="007A1804"/>
    <w:rsid w:val="007A210F"/>
    <w:rsid w:val="007B00F9"/>
    <w:rsid w:val="007B0AF2"/>
    <w:rsid w:val="007B35BE"/>
    <w:rsid w:val="007B5351"/>
    <w:rsid w:val="007B5D7D"/>
    <w:rsid w:val="007B69D8"/>
    <w:rsid w:val="007C4722"/>
    <w:rsid w:val="007C4A68"/>
    <w:rsid w:val="007C55A4"/>
    <w:rsid w:val="007D0A94"/>
    <w:rsid w:val="007D2648"/>
    <w:rsid w:val="007D2823"/>
    <w:rsid w:val="007D2D84"/>
    <w:rsid w:val="007D33D1"/>
    <w:rsid w:val="007D3E57"/>
    <w:rsid w:val="007D425A"/>
    <w:rsid w:val="007D58C1"/>
    <w:rsid w:val="007D66C1"/>
    <w:rsid w:val="007D682A"/>
    <w:rsid w:val="007D7323"/>
    <w:rsid w:val="007D7C83"/>
    <w:rsid w:val="007E05D2"/>
    <w:rsid w:val="007E3ABC"/>
    <w:rsid w:val="007E3ADD"/>
    <w:rsid w:val="007E4BA0"/>
    <w:rsid w:val="007E4BA4"/>
    <w:rsid w:val="007E5A1C"/>
    <w:rsid w:val="007E6DAC"/>
    <w:rsid w:val="007F070B"/>
    <w:rsid w:val="007F436E"/>
    <w:rsid w:val="007F597A"/>
    <w:rsid w:val="00800206"/>
    <w:rsid w:val="00804BF2"/>
    <w:rsid w:val="008054C5"/>
    <w:rsid w:val="00806A43"/>
    <w:rsid w:val="00807123"/>
    <w:rsid w:val="008103BE"/>
    <w:rsid w:val="00811EEC"/>
    <w:rsid w:val="00812FED"/>
    <w:rsid w:val="008138F8"/>
    <w:rsid w:val="0081773B"/>
    <w:rsid w:val="00817F1F"/>
    <w:rsid w:val="00821726"/>
    <w:rsid w:val="00821857"/>
    <w:rsid w:val="0082271A"/>
    <w:rsid w:val="0082296D"/>
    <w:rsid w:val="00822C69"/>
    <w:rsid w:val="008253FA"/>
    <w:rsid w:val="00825C67"/>
    <w:rsid w:val="0082668A"/>
    <w:rsid w:val="00826807"/>
    <w:rsid w:val="00830754"/>
    <w:rsid w:val="008307C8"/>
    <w:rsid w:val="0083179E"/>
    <w:rsid w:val="0083387D"/>
    <w:rsid w:val="00835226"/>
    <w:rsid w:val="008355CA"/>
    <w:rsid w:val="008408A1"/>
    <w:rsid w:val="00840E34"/>
    <w:rsid w:val="00847AE2"/>
    <w:rsid w:val="00851A68"/>
    <w:rsid w:val="00854623"/>
    <w:rsid w:val="00854C25"/>
    <w:rsid w:val="008551E9"/>
    <w:rsid w:val="008556EA"/>
    <w:rsid w:val="00856E40"/>
    <w:rsid w:val="00862B0A"/>
    <w:rsid w:val="008635E3"/>
    <w:rsid w:val="008649A5"/>
    <w:rsid w:val="00866410"/>
    <w:rsid w:val="0087018E"/>
    <w:rsid w:val="008703CB"/>
    <w:rsid w:val="00871A6D"/>
    <w:rsid w:val="008730B9"/>
    <w:rsid w:val="00873C05"/>
    <w:rsid w:val="00873D82"/>
    <w:rsid w:val="00873F08"/>
    <w:rsid w:val="0087474D"/>
    <w:rsid w:val="00875D8B"/>
    <w:rsid w:val="00877B08"/>
    <w:rsid w:val="00880FA6"/>
    <w:rsid w:val="008811B6"/>
    <w:rsid w:val="008813D3"/>
    <w:rsid w:val="00881B7E"/>
    <w:rsid w:val="00883238"/>
    <w:rsid w:val="00890BED"/>
    <w:rsid w:val="008914F3"/>
    <w:rsid w:val="00897453"/>
    <w:rsid w:val="008A01BD"/>
    <w:rsid w:val="008A0684"/>
    <w:rsid w:val="008A131A"/>
    <w:rsid w:val="008A398C"/>
    <w:rsid w:val="008A66EB"/>
    <w:rsid w:val="008A73E3"/>
    <w:rsid w:val="008B07B5"/>
    <w:rsid w:val="008B268D"/>
    <w:rsid w:val="008B3BDE"/>
    <w:rsid w:val="008B4470"/>
    <w:rsid w:val="008B71C2"/>
    <w:rsid w:val="008B7356"/>
    <w:rsid w:val="008C2B23"/>
    <w:rsid w:val="008C4746"/>
    <w:rsid w:val="008C5ED6"/>
    <w:rsid w:val="008C61D1"/>
    <w:rsid w:val="008D00FF"/>
    <w:rsid w:val="008D0DF3"/>
    <w:rsid w:val="008D1564"/>
    <w:rsid w:val="008D1748"/>
    <w:rsid w:val="008D1780"/>
    <w:rsid w:val="008D6600"/>
    <w:rsid w:val="008D693E"/>
    <w:rsid w:val="008D786C"/>
    <w:rsid w:val="008E5131"/>
    <w:rsid w:val="008E6DD8"/>
    <w:rsid w:val="008E7383"/>
    <w:rsid w:val="008F3027"/>
    <w:rsid w:val="008F3156"/>
    <w:rsid w:val="008F473E"/>
    <w:rsid w:val="008F4D9F"/>
    <w:rsid w:val="008F78FD"/>
    <w:rsid w:val="00900637"/>
    <w:rsid w:val="00901D69"/>
    <w:rsid w:val="00902E3C"/>
    <w:rsid w:val="00903D00"/>
    <w:rsid w:val="00903E41"/>
    <w:rsid w:val="00905519"/>
    <w:rsid w:val="009074EE"/>
    <w:rsid w:val="00911601"/>
    <w:rsid w:val="00912B29"/>
    <w:rsid w:val="00912D17"/>
    <w:rsid w:val="00913510"/>
    <w:rsid w:val="00916F4D"/>
    <w:rsid w:val="009172F4"/>
    <w:rsid w:val="00917315"/>
    <w:rsid w:val="00920F01"/>
    <w:rsid w:val="00921D80"/>
    <w:rsid w:val="00925D29"/>
    <w:rsid w:val="00927132"/>
    <w:rsid w:val="009301C3"/>
    <w:rsid w:val="00932035"/>
    <w:rsid w:val="00932BEF"/>
    <w:rsid w:val="0094167E"/>
    <w:rsid w:val="00942F35"/>
    <w:rsid w:val="00945471"/>
    <w:rsid w:val="009456A1"/>
    <w:rsid w:val="009472B2"/>
    <w:rsid w:val="00947D93"/>
    <w:rsid w:val="009506C6"/>
    <w:rsid w:val="00951194"/>
    <w:rsid w:val="00955F01"/>
    <w:rsid w:val="0095631E"/>
    <w:rsid w:val="00960575"/>
    <w:rsid w:val="00960838"/>
    <w:rsid w:val="009611D2"/>
    <w:rsid w:val="00963501"/>
    <w:rsid w:val="00967F49"/>
    <w:rsid w:val="00970E5D"/>
    <w:rsid w:val="009802E4"/>
    <w:rsid w:val="00980DBF"/>
    <w:rsid w:val="00981451"/>
    <w:rsid w:val="009858A7"/>
    <w:rsid w:val="009B1453"/>
    <w:rsid w:val="009B1768"/>
    <w:rsid w:val="009B5E61"/>
    <w:rsid w:val="009B781A"/>
    <w:rsid w:val="009C13FF"/>
    <w:rsid w:val="009C1F7E"/>
    <w:rsid w:val="009C2184"/>
    <w:rsid w:val="009C3433"/>
    <w:rsid w:val="009C4AD0"/>
    <w:rsid w:val="009C5BB3"/>
    <w:rsid w:val="009D010B"/>
    <w:rsid w:val="009D0A1F"/>
    <w:rsid w:val="009D1059"/>
    <w:rsid w:val="009D131D"/>
    <w:rsid w:val="009D193C"/>
    <w:rsid w:val="009D3453"/>
    <w:rsid w:val="009D3579"/>
    <w:rsid w:val="009D3ABE"/>
    <w:rsid w:val="009D50B3"/>
    <w:rsid w:val="009D528A"/>
    <w:rsid w:val="009D7A3D"/>
    <w:rsid w:val="009E0157"/>
    <w:rsid w:val="009E08B9"/>
    <w:rsid w:val="009E49EA"/>
    <w:rsid w:val="009E5124"/>
    <w:rsid w:val="009F0C54"/>
    <w:rsid w:val="009F207F"/>
    <w:rsid w:val="009F3E1C"/>
    <w:rsid w:val="009F421F"/>
    <w:rsid w:val="009F630A"/>
    <w:rsid w:val="009F7884"/>
    <w:rsid w:val="00A02B0C"/>
    <w:rsid w:val="00A0396F"/>
    <w:rsid w:val="00A040C4"/>
    <w:rsid w:val="00A076FE"/>
    <w:rsid w:val="00A10C68"/>
    <w:rsid w:val="00A12C4A"/>
    <w:rsid w:val="00A13559"/>
    <w:rsid w:val="00A13942"/>
    <w:rsid w:val="00A159E5"/>
    <w:rsid w:val="00A2667B"/>
    <w:rsid w:val="00A26DDC"/>
    <w:rsid w:val="00A349C5"/>
    <w:rsid w:val="00A34A93"/>
    <w:rsid w:val="00A34C07"/>
    <w:rsid w:val="00A419ED"/>
    <w:rsid w:val="00A43A60"/>
    <w:rsid w:val="00A503C7"/>
    <w:rsid w:val="00A50A75"/>
    <w:rsid w:val="00A51ACB"/>
    <w:rsid w:val="00A51B76"/>
    <w:rsid w:val="00A52015"/>
    <w:rsid w:val="00A52474"/>
    <w:rsid w:val="00A527FD"/>
    <w:rsid w:val="00A53EAE"/>
    <w:rsid w:val="00A560A7"/>
    <w:rsid w:val="00A57887"/>
    <w:rsid w:val="00A62CE2"/>
    <w:rsid w:val="00A66ECC"/>
    <w:rsid w:val="00A72AFF"/>
    <w:rsid w:val="00A73C79"/>
    <w:rsid w:val="00A73E3B"/>
    <w:rsid w:val="00A76BA4"/>
    <w:rsid w:val="00A77F36"/>
    <w:rsid w:val="00A829C4"/>
    <w:rsid w:val="00A83501"/>
    <w:rsid w:val="00A903B7"/>
    <w:rsid w:val="00A9308F"/>
    <w:rsid w:val="00A93443"/>
    <w:rsid w:val="00A94A71"/>
    <w:rsid w:val="00A95920"/>
    <w:rsid w:val="00A96888"/>
    <w:rsid w:val="00A979FD"/>
    <w:rsid w:val="00AA21D0"/>
    <w:rsid w:val="00AA304F"/>
    <w:rsid w:val="00AA6CD3"/>
    <w:rsid w:val="00AA76A7"/>
    <w:rsid w:val="00AA7983"/>
    <w:rsid w:val="00AA7AD8"/>
    <w:rsid w:val="00AB2050"/>
    <w:rsid w:val="00AB27EA"/>
    <w:rsid w:val="00AB431B"/>
    <w:rsid w:val="00AB5324"/>
    <w:rsid w:val="00AC6284"/>
    <w:rsid w:val="00AC6DF5"/>
    <w:rsid w:val="00AD1A14"/>
    <w:rsid w:val="00AD1BD9"/>
    <w:rsid w:val="00AD2DFB"/>
    <w:rsid w:val="00AD49DF"/>
    <w:rsid w:val="00AD588D"/>
    <w:rsid w:val="00AE084F"/>
    <w:rsid w:val="00AE19B8"/>
    <w:rsid w:val="00AE6735"/>
    <w:rsid w:val="00AF06B2"/>
    <w:rsid w:val="00AF2FAE"/>
    <w:rsid w:val="00AF7875"/>
    <w:rsid w:val="00B02A18"/>
    <w:rsid w:val="00B03C1E"/>
    <w:rsid w:val="00B04017"/>
    <w:rsid w:val="00B04E9A"/>
    <w:rsid w:val="00B05357"/>
    <w:rsid w:val="00B06254"/>
    <w:rsid w:val="00B07B29"/>
    <w:rsid w:val="00B12E19"/>
    <w:rsid w:val="00B136B6"/>
    <w:rsid w:val="00B203A9"/>
    <w:rsid w:val="00B235F6"/>
    <w:rsid w:val="00B23BAC"/>
    <w:rsid w:val="00B249D2"/>
    <w:rsid w:val="00B26966"/>
    <w:rsid w:val="00B27F04"/>
    <w:rsid w:val="00B31874"/>
    <w:rsid w:val="00B35382"/>
    <w:rsid w:val="00B37B48"/>
    <w:rsid w:val="00B416A2"/>
    <w:rsid w:val="00B4242C"/>
    <w:rsid w:val="00B42CAD"/>
    <w:rsid w:val="00B42FD7"/>
    <w:rsid w:val="00B44039"/>
    <w:rsid w:val="00B44BB7"/>
    <w:rsid w:val="00B50655"/>
    <w:rsid w:val="00B51322"/>
    <w:rsid w:val="00B51619"/>
    <w:rsid w:val="00B5375D"/>
    <w:rsid w:val="00B60360"/>
    <w:rsid w:val="00B6109A"/>
    <w:rsid w:val="00B6419D"/>
    <w:rsid w:val="00B64282"/>
    <w:rsid w:val="00B65A8C"/>
    <w:rsid w:val="00B667B0"/>
    <w:rsid w:val="00B730CF"/>
    <w:rsid w:val="00B7682C"/>
    <w:rsid w:val="00B77760"/>
    <w:rsid w:val="00B77E77"/>
    <w:rsid w:val="00B806DE"/>
    <w:rsid w:val="00B81D53"/>
    <w:rsid w:val="00B82778"/>
    <w:rsid w:val="00B83869"/>
    <w:rsid w:val="00B83E80"/>
    <w:rsid w:val="00B9114A"/>
    <w:rsid w:val="00B91700"/>
    <w:rsid w:val="00B9202B"/>
    <w:rsid w:val="00B93E6C"/>
    <w:rsid w:val="00B93ED2"/>
    <w:rsid w:val="00B94F6D"/>
    <w:rsid w:val="00B96778"/>
    <w:rsid w:val="00BA07F8"/>
    <w:rsid w:val="00BA3629"/>
    <w:rsid w:val="00BA3E7A"/>
    <w:rsid w:val="00BA5AD6"/>
    <w:rsid w:val="00BA7580"/>
    <w:rsid w:val="00BB15D0"/>
    <w:rsid w:val="00BB2A0E"/>
    <w:rsid w:val="00BB47AA"/>
    <w:rsid w:val="00BC19E2"/>
    <w:rsid w:val="00BC2201"/>
    <w:rsid w:val="00BC7894"/>
    <w:rsid w:val="00BC7DAE"/>
    <w:rsid w:val="00BD0BD6"/>
    <w:rsid w:val="00BE19E2"/>
    <w:rsid w:val="00BE2619"/>
    <w:rsid w:val="00BE7C32"/>
    <w:rsid w:val="00BF02BF"/>
    <w:rsid w:val="00BF1210"/>
    <w:rsid w:val="00BF2EB4"/>
    <w:rsid w:val="00BF30B4"/>
    <w:rsid w:val="00BF52EA"/>
    <w:rsid w:val="00BF5E69"/>
    <w:rsid w:val="00BF77BC"/>
    <w:rsid w:val="00BF79E2"/>
    <w:rsid w:val="00BF7BC4"/>
    <w:rsid w:val="00BF7D12"/>
    <w:rsid w:val="00C00FB3"/>
    <w:rsid w:val="00C01CAC"/>
    <w:rsid w:val="00C03B4F"/>
    <w:rsid w:val="00C048F0"/>
    <w:rsid w:val="00C0642B"/>
    <w:rsid w:val="00C07518"/>
    <w:rsid w:val="00C075EA"/>
    <w:rsid w:val="00C135F2"/>
    <w:rsid w:val="00C14134"/>
    <w:rsid w:val="00C14DD7"/>
    <w:rsid w:val="00C17FF7"/>
    <w:rsid w:val="00C2394F"/>
    <w:rsid w:val="00C23E02"/>
    <w:rsid w:val="00C241E6"/>
    <w:rsid w:val="00C245E4"/>
    <w:rsid w:val="00C2463A"/>
    <w:rsid w:val="00C25978"/>
    <w:rsid w:val="00C25A38"/>
    <w:rsid w:val="00C26776"/>
    <w:rsid w:val="00C27082"/>
    <w:rsid w:val="00C32045"/>
    <w:rsid w:val="00C32A2A"/>
    <w:rsid w:val="00C32BFE"/>
    <w:rsid w:val="00C3447E"/>
    <w:rsid w:val="00C438FF"/>
    <w:rsid w:val="00C46582"/>
    <w:rsid w:val="00C468BC"/>
    <w:rsid w:val="00C50398"/>
    <w:rsid w:val="00C604C5"/>
    <w:rsid w:val="00C61EFB"/>
    <w:rsid w:val="00C66EEA"/>
    <w:rsid w:val="00C702DE"/>
    <w:rsid w:val="00C716E7"/>
    <w:rsid w:val="00C7186D"/>
    <w:rsid w:val="00C721EE"/>
    <w:rsid w:val="00C724E1"/>
    <w:rsid w:val="00C72D06"/>
    <w:rsid w:val="00C732BF"/>
    <w:rsid w:val="00C73873"/>
    <w:rsid w:val="00C747E2"/>
    <w:rsid w:val="00C772AA"/>
    <w:rsid w:val="00C77877"/>
    <w:rsid w:val="00C8151F"/>
    <w:rsid w:val="00C81592"/>
    <w:rsid w:val="00C82D17"/>
    <w:rsid w:val="00C83D09"/>
    <w:rsid w:val="00C841EF"/>
    <w:rsid w:val="00C85590"/>
    <w:rsid w:val="00C873CD"/>
    <w:rsid w:val="00C909A1"/>
    <w:rsid w:val="00C90AB7"/>
    <w:rsid w:val="00C92D87"/>
    <w:rsid w:val="00C9472F"/>
    <w:rsid w:val="00C95A8F"/>
    <w:rsid w:val="00C95DC5"/>
    <w:rsid w:val="00CA32E1"/>
    <w:rsid w:val="00CA7474"/>
    <w:rsid w:val="00CB1C8B"/>
    <w:rsid w:val="00CB51B6"/>
    <w:rsid w:val="00CB6DFE"/>
    <w:rsid w:val="00CB7DA0"/>
    <w:rsid w:val="00CC196D"/>
    <w:rsid w:val="00CC25CC"/>
    <w:rsid w:val="00CC4779"/>
    <w:rsid w:val="00CD05F6"/>
    <w:rsid w:val="00CD220E"/>
    <w:rsid w:val="00CD263B"/>
    <w:rsid w:val="00CD40B4"/>
    <w:rsid w:val="00CD5B0D"/>
    <w:rsid w:val="00CD5D4B"/>
    <w:rsid w:val="00CD61B8"/>
    <w:rsid w:val="00CD6C9D"/>
    <w:rsid w:val="00CD7172"/>
    <w:rsid w:val="00CE2EE8"/>
    <w:rsid w:val="00CE3D61"/>
    <w:rsid w:val="00CE4592"/>
    <w:rsid w:val="00CE4E00"/>
    <w:rsid w:val="00CF0270"/>
    <w:rsid w:val="00CF5126"/>
    <w:rsid w:val="00CF5419"/>
    <w:rsid w:val="00CF5475"/>
    <w:rsid w:val="00CF5989"/>
    <w:rsid w:val="00CF5E5C"/>
    <w:rsid w:val="00CF64F0"/>
    <w:rsid w:val="00D032BF"/>
    <w:rsid w:val="00D03644"/>
    <w:rsid w:val="00D068FC"/>
    <w:rsid w:val="00D073C9"/>
    <w:rsid w:val="00D07D3E"/>
    <w:rsid w:val="00D1129F"/>
    <w:rsid w:val="00D12192"/>
    <w:rsid w:val="00D13E00"/>
    <w:rsid w:val="00D15C83"/>
    <w:rsid w:val="00D216BC"/>
    <w:rsid w:val="00D227EF"/>
    <w:rsid w:val="00D2324A"/>
    <w:rsid w:val="00D239B9"/>
    <w:rsid w:val="00D2410A"/>
    <w:rsid w:val="00D24896"/>
    <w:rsid w:val="00D255D8"/>
    <w:rsid w:val="00D26990"/>
    <w:rsid w:val="00D275B4"/>
    <w:rsid w:val="00D30554"/>
    <w:rsid w:val="00D30672"/>
    <w:rsid w:val="00D313E6"/>
    <w:rsid w:val="00D326E0"/>
    <w:rsid w:val="00D34A99"/>
    <w:rsid w:val="00D34AD6"/>
    <w:rsid w:val="00D36BC4"/>
    <w:rsid w:val="00D40851"/>
    <w:rsid w:val="00D415CD"/>
    <w:rsid w:val="00D421D4"/>
    <w:rsid w:val="00D45FA0"/>
    <w:rsid w:val="00D50996"/>
    <w:rsid w:val="00D519F6"/>
    <w:rsid w:val="00D52DA6"/>
    <w:rsid w:val="00D55AB0"/>
    <w:rsid w:val="00D56180"/>
    <w:rsid w:val="00D56CC2"/>
    <w:rsid w:val="00D60B1D"/>
    <w:rsid w:val="00D62385"/>
    <w:rsid w:val="00D64166"/>
    <w:rsid w:val="00D6573D"/>
    <w:rsid w:val="00D65C47"/>
    <w:rsid w:val="00D672D1"/>
    <w:rsid w:val="00D7079C"/>
    <w:rsid w:val="00D76CC7"/>
    <w:rsid w:val="00D77814"/>
    <w:rsid w:val="00D80B52"/>
    <w:rsid w:val="00D81574"/>
    <w:rsid w:val="00D815C4"/>
    <w:rsid w:val="00D81E0F"/>
    <w:rsid w:val="00D84CB0"/>
    <w:rsid w:val="00D857FC"/>
    <w:rsid w:val="00D90CEB"/>
    <w:rsid w:val="00D90E9C"/>
    <w:rsid w:val="00DA0FA8"/>
    <w:rsid w:val="00DA157A"/>
    <w:rsid w:val="00DA1EFA"/>
    <w:rsid w:val="00DA410F"/>
    <w:rsid w:val="00DA49D9"/>
    <w:rsid w:val="00DA4D92"/>
    <w:rsid w:val="00DA71CD"/>
    <w:rsid w:val="00DB12AF"/>
    <w:rsid w:val="00DB7F88"/>
    <w:rsid w:val="00DC00E5"/>
    <w:rsid w:val="00DC0368"/>
    <w:rsid w:val="00DC1935"/>
    <w:rsid w:val="00DC1FB5"/>
    <w:rsid w:val="00DC254D"/>
    <w:rsid w:val="00DC28BB"/>
    <w:rsid w:val="00DC3223"/>
    <w:rsid w:val="00DC5204"/>
    <w:rsid w:val="00DC5ED9"/>
    <w:rsid w:val="00DC6342"/>
    <w:rsid w:val="00DC6BDB"/>
    <w:rsid w:val="00DD01FE"/>
    <w:rsid w:val="00DD0479"/>
    <w:rsid w:val="00DD0A22"/>
    <w:rsid w:val="00DD11D3"/>
    <w:rsid w:val="00DD276C"/>
    <w:rsid w:val="00DD28C4"/>
    <w:rsid w:val="00DD3D9A"/>
    <w:rsid w:val="00DD4547"/>
    <w:rsid w:val="00DD5E0E"/>
    <w:rsid w:val="00DD6A9F"/>
    <w:rsid w:val="00DD6AB3"/>
    <w:rsid w:val="00DD7FBA"/>
    <w:rsid w:val="00DE1D3D"/>
    <w:rsid w:val="00DF0AC3"/>
    <w:rsid w:val="00DF11B2"/>
    <w:rsid w:val="00DF1241"/>
    <w:rsid w:val="00DF1894"/>
    <w:rsid w:val="00E0040D"/>
    <w:rsid w:val="00E01DB2"/>
    <w:rsid w:val="00E0394A"/>
    <w:rsid w:val="00E06568"/>
    <w:rsid w:val="00E10A40"/>
    <w:rsid w:val="00E110E8"/>
    <w:rsid w:val="00E12723"/>
    <w:rsid w:val="00E13F01"/>
    <w:rsid w:val="00E1728F"/>
    <w:rsid w:val="00E17B1D"/>
    <w:rsid w:val="00E20FAF"/>
    <w:rsid w:val="00E211D5"/>
    <w:rsid w:val="00E21DE4"/>
    <w:rsid w:val="00E27489"/>
    <w:rsid w:val="00E30365"/>
    <w:rsid w:val="00E311C4"/>
    <w:rsid w:val="00E31DA7"/>
    <w:rsid w:val="00E33F8E"/>
    <w:rsid w:val="00E41934"/>
    <w:rsid w:val="00E435B5"/>
    <w:rsid w:val="00E43AFA"/>
    <w:rsid w:val="00E43EBE"/>
    <w:rsid w:val="00E44063"/>
    <w:rsid w:val="00E44AE6"/>
    <w:rsid w:val="00E4509D"/>
    <w:rsid w:val="00E56544"/>
    <w:rsid w:val="00E60FAF"/>
    <w:rsid w:val="00E61063"/>
    <w:rsid w:val="00E610EA"/>
    <w:rsid w:val="00E619DA"/>
    <w:rsid w:val="00E61C09"/>
    <w:rsid w:val="00E64523"/>
    <w:rsid w:val="00E64715"/>
    <w:rsid w:val="00E64770"/>
    <w:rsid w:val="00E65E04"/>
    <w:rsid w:val="00E66C95"/>
    <w:rsid w:val="00E70FB5"/>
    <w:rsid w:val="00E717A8"/>
    <w:rsid w:val="00E735D5"/>
    <w:rsid w:val="00E741EC"/>
    <w:rsid w:val="00E748A6"/>
    <w:rsid w:val="00E7641A"/>
    <w:rsid w:val="00E76B42"/>
    <w:rsid w:val="00E77B68"/>
    <w:rsid w:val="00E84648"/>
    <w:rsid w:val="00E8581C"/>
    <w:rsid w:val="00E863E9"/>
    <w:rsid w:val="00E86CBE"/>
    <w:rsid w:val="00E86F5B"/>
    <w:rsid w:val="00E87F66"/>
    <w:rsid w:val="00E91C78"/>
    <w:rsid w:val="00E92178"/>
    <w:rsid w:val="00E92E00"/>
    <w:rsid w:val="00E97B81"/>
    <w:rsid w:val="00EA5380"/>
    <w:rsid w:val="00EA6962"/>
    <w:rsid w:val="00EA7B73"/>
    <w:rsid w:val="00EB1E12"/>
    <w:rsid w:val="00EB2AED"/>
    <w:rsid w:val="00EB309B"/>
    <w:rsid w:val="00EB38E9"/>
    <w:rsid w:val="00EB3B80"/>
    <w:rsid w:val="00EB3FC6"/>
    <w:rsid w:val="00EB4063"/>
    <w:rsid w:val="00EB50BC"/>
    <w:rsid w:val="00EB7FC2"/>
    <w:rsid w:val="00EC1303"/>
    <w:rsid w:val="00EC1357"/>
    <w:rsid w:val="00EC2510"/>
    <w:rsid w:val="00EC30A4"/>
    <w:rsid w:val="00EC4E41"/>
    <w:rsid w:val="00ED054A"/>
    <w:rsid w:val="00ED0EA8"/>
    <w:rsid w:val="00ED1102"/>
    <w:rsid w:val="00ED1825"/>
    <w:rsid w:val="00ED1FC0"/>
    <w:rsid w:val="00ED27C7"/>
    <w:rsid w:val="00ED3E4F"/>
    <w:rsid w:val="00ED650C"/>
    <w:rsid w:val="00ED695E"/>
    <w:rsid w:val="00EE39E0"/>
    <w:rsid w:val="00EE621A"/>
    <w:rsid w:val="00EF01D9"/>
    <w:rsid w:val="00EF13AC"/>
    <w:rsid w:val="00EF13F3"/>
    <w:rsid w:val="00EF1E50"/>
    <w:rsid w:val="00EF31F0"/>
    <w:rsid w:val="00EF3904"/>
    <w:rsid w:val="00EF555B"/>
    <w:rsid w:val="00EF6C0B"/>
    <w:rsid w:val="00EF6FE5"/>
    <w:rsid w:val="00EF732E"/>
    <w:rsid w:val="00F0332C"/>
    <w:rsid w:val="00F039D5"/>
    <w:rsid w:val="00F051B3"/>
    <w:rsid w:val="00F05E18"/>
    <w:rsid w:val="00F0653F"/>
    <w:rsid w:val="00F0665E"/>
    <w:rsid w:val="00F06841"/>
    <w:rsid w:val="00F10053"/>
    <w:rsid w:val="00F11953"/>
    <w:rsid w:val="00F1227E"/>
    <w:rsid w:val="00F12335"/>
    <w:rsid w:val="00F12FC6"/>
    <w:rsid w:val="00F1465F"/>
    <w:rsid w:val="00F147B9"/>
    <w:rsid w:val="00F21BD9"/>
    <w:rsid w:val="00F21E59"/>
    <w:rsid w:val="00F2309F"/>
    <w:rsid w:val="00F23AAA"/>
    <w:rsid w:val="00F23FE9"/>
    <w:rsid w:val="00F24DE9"/>
    <w:rsid w:val="00F3363B"/>
    <w:rsid w:val="00F33891"/>
    <w:rsid w:val="00F3452C"/>
    <w:rsid w:val="00F34B90"/>
    <w:rsid w:val="00F42312"/>
    <w:rsid w:val="00F43692"/>
    <w:rsid w:val="00F445F7"/>
    <w:rsid w:val="00F45049"/>
    <w:rsid w:val="00F467F1"/>
    <w:rsid w:val="00F562B5"/>
    <w:rsid w:val="00F56335"/>
    <w:rsid w:val="00F61623"/>
    <w:rsid w:val="00F61BF0"/>
    <w:rsid w:val="00F6346E"/>
    <w:rsid w:val="00F6601D"/>
    <w:rsid w:val="00F71606"/>
    <w:rsid w:val="00F73B18"/>
    <w:rsid w:val="00F74F5B"/>
    <w:rsid w:val="00F7720D"/>
    <w:rsid w:val="00F821BC"/>
    <w:rsid w:val="00F82FEB"/>
    <w:rsid w:val="00F84E16"/>
    <w:rsid w:val="00F85EEF"/>
    <w:rsid w:val="00F85F08"/>
    <w:rsid w:val="00F860E9"/>
    <w:rsid w:val="00F86DFD"/>
    <w:rsid w:val="00F87FE1"/>
    <w:rsid w:val="00F91425"/>
    <w:rsid w:val="00F94D3F"/>
    <w:rsid w:val="00F96F5E"/>
    <w:rsid w:val="00F9796B"/>
    <w:rsid w:val="00F97A1F"/>
    <w:rsid w:val="00F97CA3"/>
    <w:rsid w:val="00FA3190"/>
    <w:rsid w:val="00FA3492"/>
    <w:rsid w:val="00FA3905"/>
    <w:rsid w:val="00FA4AB0"/>
    <w:rsid w:val="00FB1E14"/>
    <w:rsid w:val="00FB1F49"/>
    <w:rsid w:val="00FB3A39"/>
    <w:rsid w:val="00FB431F"/>
    <w:rsid w:val="00FB4349"/>
    <w:rsid w:val="00FB530B"/>
    <w:rsid w:val="00FB6AFE"/>
    <w:rsid w:val="00FC099A"/>
    <w:rsid w:val="00FC3293"/>
    <w:rsid w:val="00FC3621"/>
    <w:rsid w:val="00FC41ED"/>
    <w:rsid w:val="00FC6FED"/>
    <w:rsid w:val="00FC7D1F"/>
    <w:rsid w:val="00FD02DC"/>
    <w:rsid w:val="00FD0B0E"/>
    <w:rsid w:val="00FD1712"/>
    <w:rsid w:val="00FD1949"/>
    <w:rsid w:val="00FD1975"/>
    <w:rsid w:val="00FD24CF"/>
    <w:rsid w:val="00FD31E6"/>
    <w:rsid w:val="00FE00A4"/>
    <w:rsid w:val="00FE0F58"/>
    <w:rsid w:val="00FE2211"/>
    <w:rsid w:val="00FE240B"/>
    <w:rsid w:val="00FE2739"/>
    <w:rsid w:val="00FE2C9E"/>
    <w:rsid w:val="00FE37A1"/>
    <w:rsid w:val="00FE3857"/>
    <w:rsid w:val="00FE3A1F"/>
    <w:rsid w:val="00FE44BA"/>
    <w:rsid w:val="00FE4A14"/>
    <w:rsid w:val="00FE6019"/>
    <w:rsid w:val="00FF1DF0"/>
    <w:rsid w:val="00FF2F1E"/>
    <w:rsid w:val="00FF4B6D"/>
    <w:rsid w:val="00FF6534"/>
    <w:rsid w:val="00FF70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40C1DA"/>
  <w15:docId w15:val="{34E174CC-D93F-4926-B6B9-C30AC612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3E2"/>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 w:type="paragraph" w:styleId="Revision">
    <w:name w:val="Revision"/>
    <w:hidden/>
    <w:uiPriority w:val="99"/>
    <w:semiHidden/>
    <w:rsid w:val="00AB0DF5"/>
    <w:pPr>
      <w:spacing w:after="0" w:line="240" w:lineRule="auto"/>
    </w:p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61BE1"/>
    <w:rPr>
      <w:b/>
      <w:bCs/>
    </w:rPr>
  </w:style>
  <w:style w:type="character" w:customStyle="1" w:styleId="CommentSubjectChar">
    <w:name w:val="Comment Subject Char"/>
    <w:basedOn w:val="CommentTextChar"/>
    <w:link w:val="CommentSubject"/>
    <w:uiPriority w:val="99"/>
    <w:semiHidden/>
    <w:rsid w:val="00261BE1"/>
    <w:rPr>
      <w:b/>
      <w:bCs/>
      <w:sz w:val="20"/>
      <w:szCs w:val="20"/>
    </w:rPr>
  </w:style>
  <w:style w:type="character" w:styleId="Hyperlink">
    <w:name w:val="Hyperlink"/>
    <w:basedOn w:val="DefaultParagraphFont"/>
    <w:uiPriority w:val="99"/>
    <w:unhideWhenUsed/>
    <w:rsid w:val="00026B9B"/>
    <w:rPr>
      <w:color w:val="467886" w:themeColor="hyperlink"/>
      <w:u w:val="single"/>
    </w:rPr>
  </w:style>
  <w:style w:type="character" w:styleId="UnresolvedMention">
    <w:name w:val="Unresolved Mention"/>
    <w:basedOn w:val="DefaultParagraphFont"/>
    <w:uiPriority w:val="99"/>
    <w:semiHidden/>
    <w:unhideWhenUsed/>
    <w:rsid w:val="00026B9B"/>
    <w:rPr>
      <w:color w:val="605E5C"/>
      <w:shd w:val="clear" w:color="auto" w:fill="E1DFDD"/>
    </w:rPr>
  </w:style>
  <w:style w:type="paragraph" w:styleId="Header">
    <w:name w:val="header"/>
    <w:basedOn w:val="Normal"/>
    <w:link w:val="HeaderChar"/>
    <w:uiPriority w:val="99"/>
    <w:unhideWhenUsed/>
    <w:rsid w:val="002178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811"/>
  </w:style>
  <w:style w:type="paragraph" w:styleId="Footer">
    <w:name w:val="footer"/>
    <w:basedOn w:val="Normal"/>
    <w:link w:val="FooterChar"/>
    <w:uiPriority w:val="99"/>
    <w:unhideWhenUsed/>
    <w:rsid w:val="002178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811"/>
  </w:style>
  <w:style w:type="character" w:styleId="LineNumber">
    <w:name w:val="line number"/>
    <w:basedOn w:val="DefaultParagraphFont"/>
    <w:uiPriority w:val="99"/>
    <w:semiHidden/>
    <w:unhideWhenUsed/>
    <w:rsid w:val="00960838"/>
  </w:style>
  <w:style w:type="character" w:styleId="FollowedHyperlink">
    <w:name w:val="FollowedHyperlink"/>
    <w:basedOn w:val="DefaultParagraphFont"/>
    <w:uiPriority w:val="99"/>
    <w:semiHidden/>
    <w:unhideWhenUsed/>
    <w:rsid w:val="00F21E5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8295">
      <w:bodyDiv w:val="1"/>
      <w:marLeft w:val="0"/>
      <w:marRight w:val="0"/>
      <w:marTop w:val="0"/>
      <w:marBottom w:val="0"/>
      <w:divBdr>
        <w:top w:val="none" w:sz="0" w:space="0" w:color="auto"/>
        <w:left w:val="none" w:sz="0" w:space="0" w:color="auto"/>
        <w:bottom w:val="none" w:sz="0" w:space="0" w:color="auto"/>
        <w:right w:val="none" w:sz="0" w:space="0" w:color="auto"/>
      </w:divBdr>
      <w:divsChild>
        <w:div w:id="1747606413">
          <w:marLeft w:val="640"/>
          <w:marRight w:val="0"/>
          <w:marTop w:val="0"/>
          <w:marBottom w:val="0"/>
          <w:divBdr>
            <w:top w:val="none" w:sz="0" w:space="0" w:color="auto"/>
            <w:left w:val="none" w:sz="0" w:space="0" w:color="auto"/>
            <w:bottom w:val="none" w:sz="0" w:space="0" w:color="auto"/>
            <w:right w:val="none" w:sz="0" w:space="0" w:color="auto"/>
          </w:divBdr>
        </w:div>
        <w:div w:id="343439433">
          <w:marLeft w:val="640"/>
          <w:marRight w:val="0"/>
          <w:marTop w:val="0"/>
          <w:marBottom w:val="0"/>
          <w:divBdr>
            <w:top w:val="none" w:sz="0" w:space="0" w:color="auto"/>
            <w:left w:val="none" w:sz="0" w:space="0" w:color="auto"/>
            <w:bottom w:val="none" w:sz="0" w:space="0" w:color="auto"/>
            <w:right w:val="none" w:sz="0" w:space="0" w:color="auto"/>
          </w:divBdr>
        </w:div>
        <w:div w:id="749430525">
          <w:marLeft w:val="640"/>
          <w:marRight w:val="0"/>
          <w:marTop w:val="0"/>
          <w:marBottom w:val="0"/>
          <w:divBdr>
            <w:top w:val="none" w:sz="0" w:space="0" w:color="auto"/>
            <w:left w:val="none" w:sz="0" w:space="0" w:color="auto"/>
            <w:bottom w:val="none" w:sz="0" w:space="0" w:color="auto"/>
            <w:right w:val="none" w:sz="0" w:space="0" w:color="auto"/>
          </w:divBdr>
        </w:div>
        <w:div w:id="1366129135">
          <w:marLeft w:val="640"/>
          <w:marRight w:val="0"/>
          <w:marTop w:val="0"/>
          <w:marBottom w:val="0"/>
          <w:divBdr>
            <w:top w:val="none" w:sz="0" w:space="0" w:color="auto"/>
            <w:left w:val="none" w:sz="0" w:space="0" w:color="auto"/>
            <w:bottom w:val="none" w:sz="0" w:space="0" w:color="auto"/>
            <w:right w:val="none" w:sz="0" w:space="0" w:color="auto"/>
          </w:divBdr>
        </w:div>
        <w:div w:id="458913810">
          <w:marLeft w:val="640"/>
          <w:marRight w:val="0"/>
          <w:marTop w:val="0"/>
          <w:marBottom w:val="0"/>
          <w:divBdr>
            <w:top w:val="none" w:sz="0" w:space="0" w:color="auto"/>
            <w:left w:val="none" w:sz="0" w:space="0" w:color="auto"/>
            <w:bottom w:val="none" w:sz="0" w:space="0" w:color="auto"/>
            <w:right w:val="none" w:sz="0" w:space="0" w:color="auto"/>
          </w:divBdr>
        </w:div>
        <w:div w:id="24984618">
          <w:marLeft w:val="640"/>
          <w:marRight w:val="0"/>
          <w:marTop w:val="0"/>
          <w:marBottom w:val="0"/>
          <w:divBdr>
            <w:top w:val="none" w:sz="0" w:space="0" w:color="auto"/>
            <w:left w:val="none" w:sz="0" w:space="0" w:color="auto"/>
            <w:bottom w:val="none" w:sz="0" w:space="0" w:color="auto"/>
            <w:right w:val="none" w:sz="0" w:space="0" w:color="auto"/>
          </w:divBdr>
        </w:div>
        <w:div w:id="1382752873">
          <w:marLeft w:val="640"/>
          <w:marRight w:val="0"/>
          <w:marTop w:val="0"/>
          <w:marBottom w:val="0"/>
          <w:divBdr>
            <w:top w:val="none" w:sz="0" w:space="0" w:color="auto"/>
            <w:left w:val="none" w:sz="0" w:space="0" w:color="auto"/>
            <w:bottom w:val="none" w:sz="0" w:space="0" w:color="auto"/>
            <w:right w:val="none" w:sz="0" w:space="0" w:color="auto"/>
          </w:divBdr>
        </w:div>
        <w:div w:id="1189372957">
          <w:marLeft w:val="640"/>
          <w:marRight w:val="0"/>
          <w:marTop w:val="0"/>
          <w:marBottom w:val="0"/>
          <w:divBdr>
            <w:top w:val="none" w:sz="0" w:space="0" w:color="auto"/>
            <w:left w:val="none" w:sz="0" w:space="0" w:color="auto"/>
            <w:bottom w:val="none" w:sz="0" w:space="0" w:color="auto"/>
            <w:right w:val="none" w:sz="0" w:space="0" w:color="auto"/>
          </w:divBdr>
        </w:div>
        <w:div w:id="2016570893">
          <w:marLeft w:val="640"/>
          <w:marRight w:val="0"/>
          <w:marTop w:val="0"/>
          <w:marBottom w:val="0"/>
          <w:divBdr>
            <w:top w:val="none" w:sz="0" w:space="0" w:color="auto"/>
            <w:left w:val="none" w:sz="0" w:space="0" w:color="auto"/>
            <w:bottom w:val="none" w:sz="0" w:space="0" w:color="auto"/>
            <w:right w:val="none" w:sz="0" w:space="0" w:color="auto"/>
          </w:divBdr>
        </w:div>
        <w:div w:id="1490710001">
          <w:marLeft w:val="640"/>
          <w:marRight w:val="0"/>
          <w:marTop w:val="0"/>
          <w:marBottom w:val="0"/>
          <w:divBdr>
            <w:top w:val="none" w:sz="0" w:space="0" w:color="auto"/>
            <w:left w:val="none" w:sz="0" w:space="0" w:color="auto"/>
            <w:bottom w:val="none" w:sz="0" w:space="0" w:color="auto"/>
            <w:right w:val="none" w:sz="0" w:space="0" w:color="auto"/>
          </w:divBdr>
        </w:div>
        <w:div w:id="257561608">
          <w:marLeft w:val="640"/>
          <w:marRight w:val="0"/>
          <w:marTop w:val="0"/>
          <w:marBottom w:val="0"/>
          <w:divBdr>
            <w:top w:val="none" w:sz="0" w:space="0" w:color="auto"/>
            <w:left w:val="none" w:sz="0" w:space="0" w:color="auto"/>
            <w:bottom w:val="none" w:sz="0" w:space="0" w:color="auto"/>
            <w:right w:val="none" w:sz="0" w:space="0" w:color="auto"/>
          </w:divBdr>
        </w:div>
        <w:div w:id="58599795">
          <w:marLeft w:val="640"/>
          <w:marRight w:val="0"/>
          <w:marTop w:val="0"/>
          <w:marBottom w:val="0"/>
          <w:divBdr>
            <w:top w:val="none" w:sz="0" w:space="0" w:color="auto"/>
            <w:left w:val="none" w:sz="0" w:space="0" w:color="auto"/>
            <w:bottom w:val="none" w:sz="0" w:space="0" w:color="auto"/>
            <w:right w:val="none" w:sz="0" w:space="0" w:color="auto"/>
          </w:divBdr>
        </w:div>
        <w:div w:id="1427337678">
          <w:marLeft w:val="640"/>
          <w:marRight w:val="0"/>
          <w:marTop w:val="0"/>
          <w:marBottom w:val="0"/>
          <w:divBdr>
            <w:top w:val="none" w:sz="0" w:space="0" w:color="auto"/>
            <w:left w:val="none" w:sz="0" w:space="0" w:color="auto"/>
            <w:bottom w:val="none" w:sz="0" w:space="0" w:color="auto"/>
            <w:right w:val="none" w:sz="0" w:space="0" w:color="auto"/>
          </w:divBdr>
        </w:div>
        <w:div w:id="1520312400">
          <w:marLeft w:val="640"/>
          <w:marRight w:val="0"/>
          <w:marTop w:val="0"/>
          <w:marBottom w:val="0"/>
          <w:divBdr>
            <w:top w:val="none" w:sz="0" w:space="0" w:color="auto"/>
            <w:left w:val="none" w:sz="0" w:space="0" w:color="auto"/>
            <w:bottom w:val="none" w:sz="0" w:space="0" w:color="auto"/>
            <w:right w:val="none" w:sz="0" w:space="0" w:color="auto"/>
          </w:divBdr>
        </w:div>
        <w:div w:id="1848517755">
          <w:marLeft w:val="640"/>
          <w:marRight w:val="0"/>
          <w:marTop w:val="0"/>
          <w:marBottom w:val="0"/>
          <w:divBdr>
            <w:top w:val="none" w:sz="0" w:space="0" w:color="auto"/>
            <w:left w:val="none" w:sz="0" w:space="0" w:color="auto"/>
            <w:bottom w:val="none" w:sz="0" w:space="0" w:color="auto"/>
            <w:right w:val="none" w:sz="0" w:space="0" w:color="auto"/>
          </w:divBdr>
        </w:div>
        <w:div w:id="783886415">
          <w:marLeft w:val="640"/>
          <w:marRight w:val="0"/>
          <w:marTop w:val="0"/>
          <w:marBottom w:val="0"/>
          <w:divBdr>
            <w:top w:val="none" w:sz="0" w:space="0" w:color="auto"/>
            <w:left w:val="none" w:sz="0" w:space="0" w:color="auto"/>
            <w:bottom w:val="none" w:sz="0" w:space="0" w:color="auto"/>
            <w:right w:val="none" w:sz="0" w:space="0" w:color="auto"/>
          </w:divBdr>
        </w:div>
        <w:div w:id="1395203566">
          <w:marLeft w:val="640"/>
          <w:marRight w:val="0"/>
          <w:marTop w:val="0"/>
          <w:marBottom w:val="0"/>
          <w:divBdr>
            <w:top w:val="none" w:sz="0" w:space="0" w:color="auto"/>
            <w:left w:val="none" w:sz="0" w:space="0" w:color="auto"/>
            <w:bottom w:val="none" w:sz="0" w:space="0" w:color="auto"/>
            <w:right w:val="none" w:sz="0" w:space="0" w:color="auto"/>
          </w:divBdr>
        </w:div>
        <w:div w:id="359479214">
          <w:marLeft w:val="640"/>
          <w:marRight w:val="0"/>
          <w:marTop w:val="0"/>
          <w:marBottom w:val="0"/>
          <w:divBdr>
            <w:top w:val="none" w:sz="0" w:space="0" w:color="auto"/>
            <w:left w:val="none" w:sz="0" w:space="0" w:color="auto"/>
            <w:bottom w:val="none" w:sz="0" w:space="0" w:color="auto"/>
            <w:right w:val="none" w:sz="0" w:space="0" w:color="auto"/>
          </w:divBdr>
        </w:div>
        <w:div w:id="1589387887">
          <w:marLeft w:val="640"/>
          <w:marRight w:val="0"/>
          <w:marTop w:val="0"/>
          <w:marBottom w:val="0"/>
          <w:divBdr>
            <w:top w:val="none" w:sz="0" w:space="0" w:color="auto"/>
            <w:left w:val="none" w:sz="0" w:space="0" w:color="auto"/>
            <w:bottom w:val="none" w:sz="0" w:space="0" w:color="auto"/>
            <w:right w:val="none" w:sz="0" w:space="0" w:color="auto"/>
          </w:divBdr>
        </w:div>
        <w:div w:id="1312514434">
          <w:marLeft w:val="640"/>
          <w:marRight w:val="0"/>
          <w:marTop w:val="0"/>
          <w:marBottom w:val="0"/>
          <w:divBdr>
            <w:top w:val="none" w:sz="0" w:space="0" w:color="auto"/>
            <w:left w:val="none" w:sz="0" w:space="0" w:color="auto"/>
            <w:bottom w:val="none" w:sz="0" w:space="0" w:color="auto"/>
            <w:right w:val="none" w:sz="0" w:space="0" w:color="auto"/>
          </w:divBdr>
        </w:div>
        <w:div w:id="394399545">
          <w:marLeft w:val="640"/>
          <w:marRight w:val="0"/>
          <w:marTop w:val="0"/>
          <w:marBottom w:val="0"/>
          <w:divBdr>
            <w:top w:val="none" w:sz="0" w:space="0" w:color="auto"/>
            <w:left w:val="none" w:sz="0" w:space="0" w:color="auto"/>
            <w:bottom w:val="none" w:sz="0" w:space="0" w:color="auto"/>
            <w:right w:val="none" w:sz="0" w:space="0" w:color="auto"/>
          </w:divBdr>
        </w:div>
        <w:div w:id="859391938">
          <w:marLeft w:val="640"/>
          <w:marRight w:val="0"/>
          <w:marTop w:val="0"/>
          <w:marBottom w:val="0"/>
          <w:divBdr>
            <w:top w:val="none" w:sz="0" w:space="0" w:color="auto"/>
            <w:left w:val="none" w:sz="0" w:space="0" w:color="auto"/>
            <w:bottom w:val="none" w:sz="0" w:space="0" w:color="auto"/>
            <w:right w:val="none" w:sz="0" w:space="0" w:color="auto"/>
          </w:divBdr>
        </w:div>
        <w:div w:id="1615283373">
          <w:marLeft w:val="640"/>
          <w:marRight w:val="0"/>
          <w:marTop w:val="0"/>
          <w:marBottom w:val="0"/>
          <w:divBdr>
            <w:top w:val="none" w:sz="0" w:space="0" w:color="auto"/>
            <w:left w:val="none" w:sz="0" w:space="0" w:color="auto"/>
            <w:bottom w:val="none" w:sz="0" w:space="0" w:color="auto"/>
            <w:right w:val="none" w:sz="0" w:space="0" w:color="auto"/>
          </w:divBdr>
        </w:div>
        <w:div w:id="1595046470">
          <w:marLeft w:val="640"/>
          <w:marRight w:val="0"/>
          <w:marTop w:val="0"/>
          <w:marBottom w:val="0"/>
          <w:divBdr>
            <w:top w:val="none" w:sz="0" w:space="0" w:color="auto"/>
            <w:left w:val="none" w:sz="0" w:space="0" w:color="auto"/>
            <w:bottom w:val="none" w:sz="0" w:space="0" w:color="auto"/>
            <w:right w:val="none" w:sz="0" w:space="0" w:color="auto"/>
          </w:divBdr>
        </w:div>
        <w:div w:id="1771314838">
          <w:marLeft w:val="640"/>
          <w:marRight w:val="0"/>
          <w:marTop w:val="0"/>
          <w:marBottom w:val="0"/>
          <w:divBdr>
            <w:top w:val="none" w:sz="0" w:space="0" w:color="auto"/>
            <w:left w:val="none" w:sz="0" w:space="0" w:color="auto"/>
            <w:bottom w:val="none" w:sz="0" w:space="0" w:color="auto"/>
            <w:right w:val="none" w:sz="0" w:space="0" w:color="auto"/>
          </w:divBdr>
        </w:div>
        <w:div w:id="188881012">
          <w:marLeft w:val="640"/>
          <w:marRight w:val="0"/>
          <w:marTop w:val="0"/>
          <w:marBottom w:val="0"/>
          <w:divBdr>
            <w:top w:val="none" w:sz="0" w:space="0" w:color="auto"/>
            <w:left w:val="none" w:sz="0" w:space="0" w:color="auto"/>
            <w:bottom w:val="none" w:sz="0" w:space="0" w:color="auto"/>
            <w:right w:val="none" w:sz="0" w:space="0" w:color="auto"/>
          </w:divBdr>
        </w:div>
        <w:div w:id="60561074">
          <w:marLeft w:val="640"/>
          <w:marRight w:val="0"/>
          <w:marTop w:val="0"/>
          <w:marBottom w:val="0"/>
          <w:divBdr>
            <w:top w:val="none" w:sz="0" w:space="0" w:color="auto"/>
            <w:left w:val="none" w:sz="0" w:space="0" w:color="auto"/>
            <w:bottom w:val="none" w:sz="0" w:space="0" w:color="auto"/>
            <w:right w:val="none" w:sz="0" w:space="0" w:color="auto"/>
          </w:divBdr>
        </w:div>
        <w:div w:id="248664630">
          <w:marLeft w:val="640"/>
          <w:marRight w:val="0"/>
          <w:marTop w:val="0"/>
          <w:marBottom w:val="0"/>
          <w:divBdr>
            <w:top w:val="none" w:sz="0" w:space="0" w:color="auto"/>
            <w:left w:val="none" w:sz="0" w:space="0" w:color="auto"/>
            <w:bottom w:val="none" w:sz="0" w:space="0" w:color="auto"/>
            <w:right w:val="none" w:sz="0" w:space="0" w:color="auto"/>
          </w:divBdr>
        </w:div>
        <w:div w:id="1944803970">
          <w:marLeft w:val="640"/>
          <w:marRight w:val="0"/>
          <w:marTop w:val="0"/>
          <w:marBottom w:val="0"/>
          <w:divBdr>
            <w:top w:val="none" w:sz="0" w:space="0" w:color="auto"/>
            <w:left w:val="none" w:sz="0" w:space="0" w:color="auto"/>
            <w:bottom w:val="none" w:sz="0" w:space="0" w:color="auto"/>
            <w:right w:val="none" w:sz="0" w:space="0" w:color="auto"/>
          </w:divBdr>
        </w:div>
        <w:div w:id="1082096469">
          <w:marLeft w:val="640"/>
          <w:marRight w:val="0"/>
          <w:marTop w:val="0"/>
          <w:marBottom w:val="0"/>
          <w:divBdr>
            <w:top w:val="none" w:sz="0" w:space="0" w:color="auto"/>
            <w:left w:val="none" w:sz="0" w:space="0" w:color="auto"/>
            <w:bottom w:val="none" w:sz="0" w:space="0" w:color="auto"/>
            <w:right w:val="none" w:sz="0" w:space="0" w:color="auto"/>
          </w:divBdr>
        </w:div>
        <w:div w:id="662709666">
          <w:marLeft w:val="640"/>
          <w:marRight w:val="0"/>
          <w:marTop w:val="0"/>
          <w:marBottom w:val="0"/>
          <w:divBdr>
            <w:top w:val="none" w:sz="0" w:space="0" w:color="auto"/>
            <w:left w:val="none" w:sz="0" w:space="0" w:color="auto"/>
            <w:bottom w:val="none" w:sz="0" w:space="0" w:color="auto"/>
            <w:right w:val="none" w:sz="0" w:space="0" w:color="auto"/>
          </w:divBdr>
        </w:div>
        <w:div w:id="1292705870">
          <w:marLeft w:val="640"/>
          <w:marRight w:val="0"/>
          <w:marTop w:val="0"/>
          <w:marBottom w:val="0"/>
          <w:divBdr>
            <w:top w:val="none" w:sz="0" w:space="0" w:color="auto"/>
            <w:left w:val="none" w:sz="0" w:space="0" w:color="auto"/>
            <w:bottom w:val="none" w:sz="0" w:space="0" w:color="auto"/>
            <w:right w:val="none" w:sz="0" w:space="0" w:color="auto"/>
          </w:divBdr>
        </w:div>
        <w:div w:id="1803956255">
          <w:marLeft w:val="640"/>
          <w:marRight w:val="0"/>
          <w:marTop w:val="0"/>
          <w:marBottom w:val="0"/>
          <w:divBdr>
            <w:top w:val="none" w:sz="0" w:space="0" w:color="auto"/>
            <w:left w:val="none" w:sz="0" w:space="0" w:color="auto"/>
            <w:bottom w:val="none" w:sz="0" w:space="0" w:color="auto"/>
            <w:right w:val="none" w:sz="0" w:space="0" w:color="auto"/>
          </w:divBdr>
        </w:div>
        <w:div w:id="1720128765">
          <w:marLeft w:val="640"/>
          <w:marRight w:val="0"/>
          <w:marTop w:val="0"/>
          <w:marBottom w:val="0"/>
          <w:divBdr>
            <w:top w:val="none" w:sz="0" w:space="0" w:color="auto"/>
            <w:left w:val="none" w:sz="0" w:space="0" w:color="auto"/>
            <w:bottom w:val="none" w:sz="0" w:space="0" w:color="auto"/>
            <w:right w:val="none" w:sz="0" w:space="0" w:color="auto"/>
          </w:divBdr>
        </w:div>
        <w:div w:id="678235526">
          <w:marLeft w:val="640"/>
          <w:marRight w:val="0"/>
          <w:marTop w:val="0"/>
          <w:marBottom w:val="0"/>
          <w:divBdr>
            <w:top w:val="none" w:sz="0" w:space="0" w:color="auto"/>
            <w:left w:val="none" w:sz="0" w:space="0" w:color="auto"/>
            <w:bottom w:val="none" w:sz="0" w:space="0" w:color="auto"/>
            <w:right w:val="none" w:sz="0" w:space="0" w:color="auto"/>
          </w:divBdr>
        </w:div>
        <w:div w:id="144133302">
          <w:marLeft w:val="640"/>
          <w:marRight w:val="0"/>
          <w:marTop w:val="0"/>
          <w:marBottom w:val="0"/>
          <w:divBdr>
            <w:top w:val="none" w:sz="0" w:space="0" w:color="auto"/>
            <w:left w:val="none" w:sz="0" w:space="0" w:color="auto"/>
            <w:bottom w:val="none" w:sz="0" w:space="0" w:color="auto"/>
            <w:right w:val="none" w:sz="0" w:space="0" w:color="auto"/>
          </w:divBdr>
        </w:div>
        <w:div w:id="838739648">
          <w:marLeft w:val="640"/>
          <w:marRight w:val="0"/>
          <w:marTop w:val="0"/>
          <w:marBottom w:val="0"/>
          <w:divBdr>
            <w:top w:val="none" w:sz="0" w:space="0" w:color="auto"/>
            <w:left w:val="none" w:sz="0" w:space="0" w:color="auto"/>
            <w:bottom w:val="none" w:sz="0" w:space="0" w:color="auto"/>
            <w:right w:val="none" w:sz="0" w:space="0" w:color="auto"/>
          </w:divBdr>
        </w:div>
      </w:divsChild>
    </w:div>
    <w:div w:id="4022653">
      <w:bodyDiv w:val="1"/>
      <w:marLeft w:val="0"/>
      <w:marRight w:val="0"/>
      <w:marTop w:val="0"/>
      <w:marBottom w:val="0"/>
      <w:divBdr>
        <w:top w:val="none" w:sz="0" w:space="0" w:color="auto"/>
        <w:left w:val="none" w:sz="0" w:space="0" w:color="auto"/>
        <w:bottom w:val="none" w:sz="0" w:space="0" w:color="auto"/>
        <w:right w:val="none" w:sz="0" w:space="0" w:color="auto"/>
      </w:divBdr>
    </w:div>
    <w:div w:id="17464078">
      <w:bodyDiv w:val="1"/>
      <w:marLeft w:val="0"/>
      <w:marRight w:val="0"/>
      <w:marTop w:val="0"/>
      <w:marBottom w:val="0"/>
      <w:divBdr>
        <w:top w:val="none" w:sz="0" w:space="0" w:color="auto"/>
        <w:left w:val="none" w:sz="0" w:space="0" w:color="auto"/>
        <w:bottom w:val="none" w:sz="0" w:space="0" w:color="auto"/>
        <w:right w:val="none" w:sz="0" w:space="0" w:color="auto"/>
      </w:divBdr>
      <w:divsChild>
        <w:div w:id="483359194">
          <w:marLeft w:val="640"/>
          <w:marRight w:val="0"/>
          <w:marTop w:val="0"/>
          <w:marBottom w:val="0"/>
          <w:divBdr>
            <w:top w:val="none" w:sz="0" w:space="0" w:color="auto"/>
            <w:left w:val="none" w:sz="0" w:space="0" w:color="auto"/>
            <w:bottom w:val="none" w:sz="0" w:space="0" w:color="auto"/>
            <w:right w:val="none" w:sz="0" w:space="0" w:color="auto"/>
          </w:divBdr>
        </w:div>
        <w:div w:id="789126973">
          <w:marLeft w:val="640"/>
          <w:marRight w:val="0"/>
          <w:marTop w:val="0"/>
          <w:marBottom w:val="0"/>
          <w:divBdr>
            <w:top w:val="none" w:sz="0" w:space="0" w:color="auto"/>
            <w:left w:val="none" w:sz="0" w:space="0" w:color="auto"/>
            <w:bottom w:val="none" w:sz="0" w:space="0" w:color="auto"/>
            <w:right w:val="none" w:sz="0" w:space="0" w:color="auto"/>
          </w:divBdr>
        </w:div>
        <w:div w:id="1816876651">
          <w:marLeft w:val="640"/>
          <w:marRight w:val="0"/>
          <w:marTop w:val="0"/>
          <w:marBottom w:val="0"/>
          <w:divBdr>
            <w:top w:val="none" w:sz="0" w:space="0" w:color="auto"/>
            <w:left w:val="none" w:sz="0" w:space="0" w:color="auto"/>
            <w:bottom w:val="none" w:sz="0" w:space="0" w:color="auto"/>
            <w:right w:val="none" w:sz="0" w:space="0" w:color="auto"/>
          </w:divBdr>
        </w:div>
        <w:div w:id="50737033">
          <w:marLeft w:val="640"/>
          <w:marRight w:val="0"/>
          <w:marTop w:val="0"/>
          <w:marBottom w:val="0"/>
          <w:divBdr>
            <w:top w:val="none" w:sz="0" w:space="0" w:color="auto"/>
            <w:left w:val="none" w:sz="0" w:space="0" w:color="auto"/>
            <w:bottom w:val="none" w:sz="0" w:space="0" w:color="auto"/>
            <w:right w:val="none" w:sz="0" w:space="0" w:color="auto"/>
          </w:divBdr>
        </w:div>
        <w:div w:id="703866592">
          <w:marLeft w:val="640"/>
          <w:marRight w:val="0"/>
          <w:marTop w:val="0"/>
          <w:marBottom w:val="0"/>
          <w:divBdr>
            <w:top w:val="none" w:sz="0" w:space="0" w:color="auto"/>
            <w:left w:val="none" w:sz="0" w:space="0" w:color="auto"/>
            <w:bottom w:val="none" w:sz="0" w:space="0" w:color="auto"/>
            <w:right w:val="none" w:sz="0" w:space="0" w:color="auto"/>
          </w:divBdr>
        </w:div>
        <w:div w:id="759257576">
          <w:marLeft w:val="640"/>
          <w:marRight w:val="0"/>
          <w:marTop w:val="0"/>
          <w:marBottom w:val="0"/>
          <w:divBdr>
            <w:top w:val="none" w:sz="0" w:space="0" w:color="auto"/>
            <w:left w:val="none" w:sz="0" w:space="0" w:color="auto"/>
            <w:bottom w:val="none" w:sz="0" w:space="0" w:color="auto"/>
            <w:right w:val="none" w:sz="0" w:space="0" w:color="auto"/>
          </w:divBdr>
        </w:div>
        <w:div w:id="1972899911">
          <w:marLeft w:val="640"/>
          <w:marRight w:val="0"/>
          <w:marTop w:val="0"/>
          <w:marBottom w:val="0"/>
          <w:divBdr>
            <w:top w:val="none" w:sz="0" w:space="0" w:color="auto"/>
            <w:left w:val="none" w:sz="0" w:space="0" w:color="auto"/>
            <w:bottom w:val="none" w:sz="0" w:space="0" w:color="auto"/>
            <w:right w:val="none" w:sz="0" w:space="0" w:color="auto"/>
          </w:divBdr>
        </w:div>
        <w:div w:id="1668249145">
          <w:marLeft w:val="640"/>
          <w:marRight w:val="0"/>
          <w:marTop w:val="0"/>
          <w:marBottom w:val="0"/>
          <w:divBdr>
            <w:top w:val="none" w:sz="0" w:space="0" w:color="auto"/>
            <w:left w:val="none" w:sz="0" w:space="0" w:color="auto"/>
            <w:bottom w:val="none" w:sz="0" w:space="0" w:color="auto"/>
            <w:right w:val="none" w:sz="0" w:space="0" w:color="auto"/>
          </w:divBdr>
        </w:div>
        <w:div w:id="2099403614">
          <w:marLeft w:val="640"/>
          <w:marRight w:val="0"/>
          <w:marTop w:val="0"/>
          <w:marBottom w:val="0"/>
          <w:divBdr>
            <w:top w:val="none" w:sz="0" w:space="0" w:color="auto"/>
            <w:left w:val="none" w:sz="0" w:space="0" w:color="auto"/>
            <w:bottom w:val="none" w:sz="0" w:space="0" w:color="auto"/>
            <w:right w:val="none" w:sz="0" w:space="0" w:color="auto"/>
          </w:divBdr>
        </w:div>
        <w:div w:id="1424767713">
          <w:marLeft w:val="640"/>
          <w:marRight w:val="0"/>
          <w:marTop w:val="0"/>
          <w:marBottom w:val="0"/>
          <w:divBdr>
            <w:top w:val="none" w:sz="0" w:space="0" w:color="auto"/>
            <w:left w:val="none" w:sz="0" w:space="0" w:color="auto"/>
            <w:bottom w:val="none" w:sz="0" w:space="0" w:color="auto"/>
            <w:right w:val="none" w:sz="0" w:space="0" w:color="auto"/>
          </w:divBdr>
        </w:div>
        <w:div w:id="1302418950">
          <w:marLeft w:val="640"/>
          <w:marRight w:val="0"/>
          <w:marTop w:val="0"/>
          <w:marBottom w:val="0"/>
          <w:divBdr>
            <w:top w:val="none" w:sz="0" w:space="0" w:color="auto"/>
            <w:left w:val="none" w:sz="0" w:space="0" w:color="auto"/>
            <w:bottom w:val="none" w:sz="0" w:space="0" w:color="auto"/>
            <w:right w:val="none" w:sz="0" w:space="0" w:color="auto"/>
          </w:divBdr>
        </w:div>
        <w:div w:id="618335330">
          <w:marLeft w:val="640"/>
          <w:marRight w:val="0"/>
          <w:marTop w:val="0"/>
          <w:marBottom w:val="0"/>
          <w:divBdr>
            <w:top w:val="none" w:sz="0" w:space="0" w:color="auto"/>
            <w:left w:val="none" w:sz="0" w:space="0" w:color="auto"/>
            <w:bottom w:val="none" w:sz="0" w:space="0" w:color="auto"/>
            <w:right w:val="none" w:sz="0" w:space="0" w:color="auto"/>
          </w:divBdr>
        </w:div>
        <w:div w:id="1321616936">
          <w:marLeft w:val="640"/>
          <w:marRight w:val="0"/>
          <w:marTop w:val="0"/>
          <w:marBottom w:val="0"/>
          <w:divBdr>
            <w:top w:val="none" w:sz="0" w:space="0" w:color="auto"/>
            <w:left w:val="none" w:sz="0" w:space="0" w:color="auto"/>
            <w:bottom w:val="none" w:sz="0" w:space="0" w:color="auto"/>
            <w:right w:val="none" w:sz="0" w:space="0" w:color="auto"/>
          </w:divBdr>
        </w:div>
        <w:div w:id="1899244071">
          <w:marLeft w:val="640"/>
          <w:marRight w:val="0"/>
          <w:marTop w:val="0"/>
          <w:marBottom w:val="0"/>
          <w:divBdr>
            <w:top w:val="none" w:sz="0" w:space="0" w:color="auto"/>
            <w:left w:val="none" w:sz="0" w:space="0" w:color="auto"/>
            <w:bottom w:val="none" w:sz="0" w:space="0" w:color="auto"/>
            <w:right w:val="none" w:sz="0" w:space="0" w:color="auto"/>
          </w:divBdr>
        </w:div>
        <w:div w:id="179661539">
          <w:marLeft w:val="640"/>
          <w:marRight w:val="0"/>
          <w:marTop w:val="0"/>
          <w:marBottom w:val="0"/>
          <w:divBdr>
            <w:top w:val="none" w:sz="0" w:space="0" w:color="auto"/>
            <w:left w:val="none" w:sz="0" w:space="0" w:color="auto"/>
            <w:bottom w:val="none" w:sz="0" w:space="0" w:color="auto"/>
            <w:right w:val="none" w:sz="0" w:space="0" w:color="auto"/>
          </w:divBdr>
        </w:div>
        <w:div w:id="267395986">
          <w:marLeft w:val="640"/>
          <w:marRight w:val="0"/>
          <w:marTop w:val="0"/>
          <w:marBottom w:val="0"/>
          <w:divBdr>
            <w:top w:val="none" w:sz="0" w:space="0" w:color="auto"/>
            <w:left w:val="none" w:sz="0" w:space="0" w:color="auto"/>
            <w:bottom w:val="none" w:sz="0" w:space="0" w:color="auto"/>
            <w:right w:val="none" w:sz="0" w:space="0" w:color="auto"/>
          </w:divBdr>
        </w:div>
        <w:div w:id="867137747">
          <w:marLeft w:val="640"/>
          <w:marRight w:val="0"/>
          <w:marTop w:val="0"/>
          <w:marBottom w:val="0"/>
          <w:divBdr>
            <w:top w:val="none" w:sz="0" w:space="0" w:color="auto"/>
            <w:left w:val="none" w:sz="0" w:space="0" w:color="auto"/>
            <w:bottom w:val="none" w:sz="0" w:space="0" w:color="auto"/>
            <w:right w:val="none" w:sz="0" w:space="0" w:color="auto"/>
          </w:divBdr>
        </w:div>
        <w:div w:id="1290167906">
          <w:marLeft w:val="640"/>
          <w:marRight w:val="0"/>
          <w:marTop w:val="0"/>
          <w:marBottom w:val="0"/>
          <w:divBdr>
            <w:top w:val="none" w:sz="0" w:space="0" w:color="auto"/>
            <w:left w:val="none" w:sz="0" w:space="0" w:color="auto"/>
            <w:bottom w:val="none" w:sz="0" w:space="0" w:color="auto"/>
            <w:right w:val="none" w:sz="0" w:space="0" w:color="auto"/>
          </w:divBdr>
        </w:div>
        <w:div w:id="490676855">
          <w:marLeft w:val="640"/>
          <w:marRight w:val="0"/>
          <w:marTop w:val="0"/>
          <w:marBottom w:val="0"/>
          <w:divBdr>
            <w:top w:val="none" w:sz="0" w:space="0" w:color="auto"/>
            <w:left w:val="none" w:sz="0" w:space="0" w:color="auto"/>
            <w:bottom w:val="none" w:sz="0" w:space="0" w:color="auto"/>
            <w:right w:val="none" w:sz="0" w:space="0" w:color="auto"/>
          </w:divBdr>
        </w:div>
        <w:div w:id="1205943539">
          <w:marLeft w:val="640"/>
          <w:marRight w:val="0"/>
          <w:marTop w:val="0"/>
          <w:marBottom w:val="0"/>
          <w:divBdr>
            <w:top w:val="none" w:sz="0" w:space="0" w:color="auto"/>
            <w:left w:val="none" w:sz="0" w:space="0" w:color="auto"/>
            <w:bottom w:val="none" w:sz="0" w:space="0" w:color="auto"/>
            <w:right w:val="none" w:sz="0" w:space="0" w:color="auto"/>
          </w:divBdr>
        </w:div>
        <w:div w:id="1535078276">
          <w:marLeft w:val="640"/>
          <w:marRight w:val="0"/>
          <w:marTop w:val="0"/>
          <w:marBottom w:val="0"/>
          <w:divBdr>
            <w:top w:val="none" w:sz="0" w:space="0" w:color="auto"/>
            <w:left w:val="none" w:sz="0" w:space="0" w:color="auto"/>
            <w:bottom w:val="none" w:sz="0" w:space="0" w:color="auto"/>
            <w:right w:val="none" w:sz="0" w:space="0" w:color="auto"/>
          </w:divBdr>
        </w:div>
        <w:div w:id="225458684">
          <w:marLeft w:val="640"/>
          <w:marRight w:val="0"/>
          <w:marTop w:val="0"/>
          <w:marBottom w:val="0"/>
          <w:divBdr>
            <w:top w:val="none" w:sz="0" w:space="0" w:color="auto"/>
            <w:left w:val="none" w:sz="0" w:space="0" w:color="auto"/>
            <w:bottom w:val="none" w:sz="0" w:space="0" w:color="auto"/>
            <w:right w:val="none" w:sz="0" w:space="0" w:color="auto"/>
          </w:divBdr>
        </w:div>
        <w:div w:id="1077821545">
          <w:marLeft w:val="640"/>
          <w:marRight w:val="0"/>
          <w:marTop w:val="0"/>
          <w:marBottom w:val="0"/>
          <w:divBdr>
            <w:top w:val="none" w:sz="0" w:space="0" w:color="auto"/>
            <w:left w:val="none" w:sz="0" w:space="0" w:color="auto"/>
            <w:bottom w:val="none" w:sz="0" w:space="0" w:color="auto"/>
            <w:right w:val="none" w:sz="0" w:space="0" w:color="auto"/>
          </w:divBdr>
        </w:div>
        <w:div w:id="1755856963">
          <w:marLeft w:val="640"/>
          <w:marRight w:val="0"/>
          <w:marTop w:val="0"/>
          <w:marBottom w:val="0"/>
          <w:divBdr>
            <w:top w:val="none" w:sz="0" w:space="0" w:color="auto"/>
            <w:left w:val="none" w:sz="0" w:space="0" w:color="auto"/>
            <w:bottom w:val="none" w:sz="0" w:space="0" w:color="auto"/>
            <w:right w:val="none" w:sz="0" w:space="0" w:color="auto"/>
          </w:divBdr>
        </w:div>
        <w:div w:id="849103689">
          <w:marLeft w:val="640"/>
          <w:marRight w:val="0"/>
          <w:marTop w:val="0"/>
          <w:marBottom w:val="0"/>
          <w:divBdr>
            <w:top w:val="none" w:sz="0" w:space="0" w:color="auto"/>
            <w:left w:val="none" w:sz="0" w:space="0" w:color="auto"/>
            <w:bottom w:val="none" w:sz="0" w:space="0" w:color="auto"/>
            <w:right w:val="none" w:sz="0" w:space="0" w:color="auto"/>
          </w:divBdr>
        </w:div>
        <w:div w:id="1122263367">
          <w:marLeft w:val="640"/>
          <w:marRight w:val="0"/>
          <w:marTop w:val="0"/>
          <w:marBottom w:val="0"/>
          <w:divBdr>
            <w:top w:val="none" w:sz="0" w:space="0" w:color="auto"/>
            <w:left w:val="none" w:sz="0" w:space="0" w:color="auto"/>
            <w:bottom w:val="none" w:sz="0" w:space="0" w:color="auto"/>
            <w:right w:val="none" w:sz="0" w:space="0" w:color="auto"/>
          </w:divBdr>
        </w:div>
        <w:div w:id="1036005862">
          <w:marLeft w:val="640"/>
          <w:marRight w:val="0"/>
          <w:marTop w:val="0"/>
          <w:marBottom w:val="0"/>
          <w:divBdr>
            <w:top w:val="none" w:sz="0" w:space="0" w:color="auto"/>
            <w:left w:val="none" w:sz="0" w:space="0" w:color="auto"/>
            <w:bottom w:val="none" w:sz="0" w:space="0" w:color="auto"/>
            <w:right w:val="none" w:sz="0" w:space="0" w:color="auto"/>
          </w:divBdr>
        </w:div>
        <w:div w:id="228275058">
          <w:marLeft w:val="640"/>
          <w:marRight w:val="0"/>
          <w:marTop w:val="0"/>
          <w:marBottom w:val="0"/>
          <w:divBdr>
            <w:top w:val="none" w:sz="0" w:space="0" w:color="auto"/>
            <w:left w:val="none" w:sz="0" w:space="0" w:color="auto"/>
            <w:bottom w:val="none" w:sz="0" w:space="0" w:color="auto"/>
            <w:right w:val="none" w:sz="0" w:space="0" w:color="auto"/>
          </w:divBdr>
        </w:div>
        <w:div w:id="1498306207">
          <w:marLeft w:val="640"/>
          <w:marRight w:val="0"/>
          <w:marTop w:val="0"/>
          <w:marBottom w:val="0"/>
          <w:divBdr>
            <w:top w:val="none" w:sz="0" w:space="0" w:color="auto"/>
            <w:left w:val="none" w:sz="0" w:space="0" w:color="auto"/>
            <w:bottom w:val="none" w:sz="0" w:space="0" w:color="auto"/>
            <w:right w:val="none" w:sz="0" w:space="0" w:color="auto"/>
          </w:divBdr>
        </w:div>
        <w:div w:id="1355107890">
          <w:marLeft w:val="640"/>
          <w:marRight w:val="0"/>
          <w:marTop w:val="0"/>
          <w:marBottom w:val="0"/>
          <w:divBdr>
            <w:top w:val="none" w:sz="0" w:space="0" w:color="auto"/>
            <w:left w:val="none" w:sz="0" w:space="0" w:color="auto"/>
            <w:bottom w:val="none" w:sz="0" w:space="0" w:color="auto"/>
            <w:right w:val="none" w:sz="0" w:space="0" w:color="auto"/>
          </w:divBdr>
        </w:div>
        <w:div w:id="386494441">
          <w:marLeft w:val="640"/>
          <w:marRight w:val="0"/>
          <w:marTop w:val="0"/>
          <w:marBottom w:val="0"/>
          <w:divBdr>
            <w:top w:val="none" w:sz="0" w:space="0" w:color="auto"/>
            <w:left w:val="none" w:sz="0" w:space="0" w:color="auto"/>
            <w:bottom w:val="none" w:sz="0" w:space="0" w:color="auto"/>
            <w:right w:val="none" w:sz="0" w:space="0" w:color="auto"/>
          </w:divBdr>
        </w:div>
        <w:div w:id="28074831">
          <w:marLeft w:val="640"/>
          <w:marRight w:val="0"/>
          <w:marTop w:val="0"/>
          <w:marBottom w:val="0"/>
          <w:divBdr>
            <w:top w:val="none" w:sz="0" w:space="0" w:color="auto"/>
            <w:left w:val="none" w:sz="0" w:space="0" w:color="auto"/>
            <w:bottom w:val="none" w:sz="0" w:space="0" w:color="auto"/>
            <w:right w:val="none" w:sz="0" w:space="0" w:color="auto"/>
          </w:divBdr>
        </w:div>
        <w:div w:id="1576159135">
          <w:marLeft w:val="640"/>
          <w:marRight w:val="0"/>
          <w:marTop w:val="0"/>
          <w:marBottom w:val="0"/>
          <w:divBdr>
            <w:top w:val="none" w:sz="0" w:space="0" w:color="auto"/>
            <w:left w:val="none" w:sz="0" w:space="0" w:color="auto"/>
            <w:bottom w:val="none" w:sz="0" w:space="0" w:color="auto"/>
            <w:right w:val="none" w:sz="0" w:space="0" w:color="auto"/>
          </w:divBdr>
        </w:div>
        <w:div w:id="1851411217">
          <w:marLeft w:val="640"/>
          <w:marRight w:val="0"/>
          <w:marTop w:val="0"/>
          <w:marBottom w:val="0"/>
          <w:divBdr>
            <w:top w:val="none" w:sz="0" w:space="0" w:color="auto"/>
            <w:left w:val="none" w:sz="0" w:space="0" w:color="auto"/>
            <w:bottom w:val="none" w:sz="0" w:space="0" w:color="auto"/>
            <w:right w:val="none" w:sz="0" w:space="0" w:color="auto"/>
          </w:divBdr>
        </w:div>
        <w:div w:id="197163986">
          <w:marLeft w:val="640"/>
          <w:marRight w:val="0"/>
          <w:marTop w:val="0"/>
          <w:marBottom w:val="0"/>
          <w:divBdr>
            <w:top w:val="none" w:sz="0" w:space="0" w:color="auto"/>
            <w:left w:val="none" w:sz="0" w:space="0" w:color="auto"/>
            <w:bottom w:val="none" w:sz="0" w:space="0" w:color="auto"/>
            <w:right w:val="none" w:sz="0" w:space="0" w:color="auto"/>
          </w:divBdr>
        </w:div>
        <w:div w:id="889541121">
          <w:marLeft w:val="640"/>
          <w:marRight w:val="0"/>
          <w:marTop w:val="0"/>
          <w:marBottom w:val="0"/>
          <w:divBdr>
            <w:top w:val="none" w:sz="0" w:space="0" w:color="auto"/>
            <w:left w:val="none" w:sz="0" w:space="0" w:color="auto"/>
            <w:bottom w:val="none" w:sz="0" w:space="0" w:color="auto"/>
            <w:right w:val="none" w:sz="0" w:space="0" w:color="auto"/>
          </w:divBdr>
        </w:div>
        <w:div w:id="320542705">
          <w:marLeft w:val="640"/>
          <w:marRight w:val="0"/>
          <w:marTop w:val="0"/>
          <w:marBottom w:val="0"/>
          <w:divBdr>
            <w:top w:val="none" w:sz="0" w:space="0" w:color="auto"/>
            <w:left w:val="none" w:sz="0" w:space="0" w:color="auto"/>
            <w:bottom w:val="none" w:sz="0" w:space="0" w:color="auto"/>
            <w:right w:val="none" w:sz="0" w:space="0" w:color="auto"/>
          </w:divBdr>
        </w:div>
        <w:div w:id="984092139">
          <w:marLeft w:val="640"/>
          <w:marRight w:val="0"/>
          <w:marTop w:val="0"/>
          <w:marBottom w:val="0"/>
          <w:divBdr>
            <w:top w:val="none" w:sz="0" w:space="0" w:color="auto"/>
            <w:left w:val="none" w:sz="0" w:space="0" w:color="auto"/>
            <w:bottom w:val="none" w:sz="0" w:space="0" w:color="auto"/>
            <w:right w:val="none" w:sz="0" w:space="0" w:color="auto"/>
          </w:divBdr>
        </w:div>
        <w:div w:id="1499492846">
          <w:marLeft w:val="640"/>
          <w:marRight w:val="0"/>
          <w:marTop w:val="0"/>
          <w:marBottom w:val="0"/>
          <w:divBdr>
            <w:top w:val="none" w:sz="0" w:space="0" w:color="auto"/>
            <w:left w:val="none" w:sz="0" w:space="0" w:color="auto"/>
            <w:bottom w:val="none" w:sz="0" w:space="0" w:color="auto"/>
            <w:right w:val="none" w:sz="0" w:space="0" w:color="auto"/>
          </w:divBdr>
        </w:div>
        <w:div w:id="1924795806">
          <w:marLeft w:val="640"/>
          <w:marRight w:val="0"/>
          <w:marTop w:val="0"/>
          <w:marBottom w:val="0"/>
          <w:divBdr>
            <w:top w:val="none" w:sz="0" w:space="0" w:color="auto"/>
            <w:left w:val="none" w:sz="0" w:space="0" w:color="auto"/>
            <w:bottom w:val="none" w:sz="0" w:space="0" w:color="auto"/>
            <w:right w:val="none" w:sz="0" w:space="0" w:color="auto"/>
          </w:divBdr>
        </w:div>
        <w:div w:id="1663269315">
          <w:marLeft w:val="640"/>
          <w:marRight w:val="0"/>
          <w:marTop w:val="0"/>
          <w:marBottom w:val="0"/>
          <w:divBdr>
            <w:top w:val="none" w:sz="0" w:space="0" w:color="auto"/>
            <w:left w:val="none" w:sz="0" w:space="0" w:color="auto"/>
            <w:bottom w:val="none" w:sz="0" w:space="0" w:color="auto"/>
            <w:right w:val="none" w:sz="0" w:space="0" w:color="auto"/>
          </w:divBdr>
        </w:div>
      </w:divsChild>
    </w:div>
    <w:div w:id="19625056">
      <w:bodyDiv w:val="1"/>
      <w:marLeft w:val="0"/>
      <w:marRight w:val="0"/>
      <w:marTop w:val="0"/>
      <w:marBottom w:val="0"/>
      <w:divBdr>
        <w:top w:val="none" w:sz="0" w:space="0" w:color="auto"/>
        <w:left w:val="none" w:sz="0" w:space="0" w:color="auto"/>
        <w:bottom w:val="none" w:sz="0" w:space="0" w:color="auto"/>
        <w:right w:val="none" w:sz="0" w:space="0" w:color="auto"/>
      </w:divBdr>
    </w:div>
    <w:div w:id="24865739">
      <w:bodyDiv w:val="1"/>
      <w:marLeft w:val="0"/>
      <w:marRight w:val="0"/>
      <w:marTop w:val="0"/>
      <w:marBottom w:val="0"/>
      <w:divBdr>
        <w:top w:val="none" w:sz="0" w:space="0" w:color="auto"/>
        <w:left w:val="none" w:sz="0" w:space="0" w:color="auto"/>
        <w:bottom w:val="none" w:sz="0" w:space="0" w:color="auto"/>
        <w:right w:val="none" w:sz="0" w:space="0" w:color="auto"/>
      </w:divBdr>
      <w:divsChild>
        <w:div w:id="848763226">
          <w:marLeft w:val="640"/>
          <w:marRight w:val="0"/>
          <w:marTop w:val="0"/>
          <w:marBottom w:val="0"/>
          <w:divBdr>
            <w:top w:val="none" w:sz="0" w:space="0" w:color="auto"/>
            <w:left w:val="none" w:sz="0" w:space="0" w:color="auto"/>
            <w:bottom w:val="none" w:sz="0" w:space="0" w:color="auto"/>
            <w:right w:val="none" w:sz="0" w:space="0" w:color="auto"/>
          </w:divBdr>
        </w:div>
        <w:div w:id="1849712690">
          <w:marLeft w:val="640"/>
          <w:marRight w:val="0"/>
          <w:marTop w:val="0"/>
          <w:marBottom w:val="0"/>
          <w:divBdr>
            <w:top w:val="none" w:sz="0" w:space="0" w:color="auto"/>
            <w:left w:val="none" w:sz="0" w:space="0" w:color="auto"/>
            <w:bottom w:val="none" w:sz="0" w:space="0" w:color="auto"/>
            <w:right w:val="none" w:sz="0" w:space="0" w:color="auto"/>
          </w:divBdr>
        </w:div>
        <w:div w:id="208689630">
          <w:marLeft w:val="640"/>
          <w:marRight w:val="0"/>
          <w:marTop w:val="0"/>
          <w:marBottom w:val="0"/>
          <w:divBdr>
            <w:top w:val="none" w:sz="0" w:space="0" w:color="auto"/>
            <w:left w:val="none" w:sz="0" w:space="0" w:color="auto"/>
            <w:bottom w:val="none" w:sz="0" w:space="0" w:color="auto"/>
            <w:right w:val="none" w:sz="0" w:space="0" w:color="auto"/>
          </w:divBdr>
        </w:div>
        <w:div w:id="151800505">
          <w:marLeft w:val="640"/>
          <w:marRight w:val="0"/>
          <w:marTop w:val="0"/>
          <w:marBottom w:val="0"/>
          <w:divBdr>
            <w:top w:val="none" w:sz="0" w:space="0" w:color="auto"/>
            <w:left w:val="none" w:sz="0" w:space="0" w:color="auto"/>
            <w:bottom w:val="none" w:sz="0" w:space="0" w:color="auto"/>
            <w:right w:val="none" w:sz="0" w:space="0" w:color="auto"/>
          </w:divBdr>
        </w:div>
        <w:div w:id="342368295">
          <w:marLeft w:val="640"/>
          <w:marRight w:val="0"/>
          <w:marTop w:val="0"/>
          <w:marBottom w:val="0"/>
          <w:divBdr>
            <w:top w:val="none" w:sz="0" w:space="0" w:color="auto"/>
            <w:left w:val="none" w:sz="0" w:space="0" w:color="auto"/>
            <w:bottom w:val="none" w:sz="0" w:space="0" w:color="auto"/>
            <w:right w:val="none" w:sz="0" w:space="0" w:color="auto"/>
          </w:divBdr>
        </w:div>
        <w:div w:id="887229510">
          <w:marLeft w:val="640"/>
          <w:marRight w:val="0"/>
          <w:marTop w:val="0"/>
          <w:marBottom w:val="0"/>
          <w:divBdr>
            <w:top w:val="none" w:sz="0" w:space="0" w:color="auto"/>
            <w:left w:val="none" w:sz="0" w:space="0" w:color="auto"/>
            <w:bottom w:val="none" w:sz="0" w:space="0" w:color="auto"/>
            <w:right w:val="none" w:sz="0" w:space="0" w:color="auto"/>
          </w:divBdr>
        </w:div>
        <w:div w:id="1980065288">
          <w:marLeft w:val="640"/>
          <w:marRight w:val="0"/>
          <w:marTop w:val="0"/>
          <w:marBottom w:val="0"/>
          <w:divBdr>
            <w:top w:val="none" w:sz="0" w:space="0" w:color="auto"/>
            <w:left w:val="none" w:sz="0" w:space="0" w:color="auto"/>
            <w:bottom w:val="none" w:sz="0" w:space="0" w:color="auto"/>
            <w:right w:val="none" w:sz="0" w:space="0" w:color="auto"/>
          </w:divBdr>
        </w:div>
        <w:div w:id="429787057">
          <w:marLeft w:val="640"/>
          <w:marRight w:val="0"/>
          <w:marTop w:val="0"/>
          <w:marBottom w:val="0"/>
          <w:divBdr>
            <w:top w:val="none" w:sz="0" w:space="0" w:color="auto"/>
            <w:left w:val="none" w:sz="0" w:space="0" w:color="auto"/>
            <w:bottom w:val="none" w:sz="0" w:space="0" w:color="auto"/>
            <w:right w:val="none" w:sz="0" w:space="0" w:color="auto"/>
          </w:divBdr>
        </w:div>
        <w:div w:id="1343360844">
          <w:marLeft w:val="640"/>
          <w:marRight w:val="0"/>
          <w:marTop w:val="0"/>
          <w:marBottom w:val="0"/>
          <w:divBdr>
            <w:top w:val="none" w:sz="0" w:space="0" w:color="auto"/>
            <w:left w:val="none" w:sz="0" w:space="0" w:color="auto"/>
            <w:bottom w:val="none" w:sz="0" w:space="0" w:color="auto"/>
            <w:right w:val="none" w:sz="0" w:space="0" w:color="auto"/>
          </w:divBdr>
        </w:div>
        <w:div w:id="470758397">
          <w:marLeft w:val="640"/>
          <w:marRight w:val="0"/>
          <w:marTop w:val="0"/>
          <w:marBottom w:val="0"/>
          <w:divBdr>
            <w:top w:val="none" w:sz="0" w:space="0" w:color="auto"/>
            <w:left w:val="none" w:sz="0" w:space="0" w:color="auto"/>
            <w:bottom w:val="none" w:sz="0" w:space="0" w:color="auto"/>
            <w:right w:val="none" w:sz="0" w:space="0" w:color="auto"/>
          </w:divBdr>
        </w:div>
        <w:div w:id="2076582917">
          <w:marLeft w:val="640"/>
          <w:marRight w:val="0"/>
          <w:marTop w:val="0"/>
          <w:marBottom w:val="0"/>
          <w:divBdr>
            <w:top w:val="none" w:sz="0" w:space="0" w:color="auto"/>
            <w:left w:val="none" w:sz="0" w:space="0" w:color="auto"/>
            <w:bottom w:val="none" w:sz="0" w:space="0" w:color="auto"/>
            <w:right w:val="none" w:sz="0" w:space="0" w:color="auto"/>
          </w:divBdr>
        </w:div>
        <w:div w:id="1422486672">
          <w:marLeft w:val="640"/>
          <w:marRight w:val="0"/>
          <w:marTop w:val="0"/>
          <w:marBottom w:val="0"/>
          <w:divBdr>
            <w:top w:val="none" w:sz="0" w:space="0" w:color="auto"/>
            <w:left w:val="none" w:sz="0" w:space="0" w:color="auto"/>
            <w:bottom w:val="none" w:sz="0" w:space="0" w:color="auto"/>
            <w:right w:val="none" w:sz="0" w:space="0" w:color="auto"/>
          </w:divBdr>
        </w:div>
        <w:div w:id="1980568643">
          <w:marLeft w:val="640"/>
          <w:marRight w:val="0"/>
          <w:marTop w:val="0"/>
          <w:marBottom w:val="0"/>
          <w:divBdr>
            <w:top w:val="none" w:sz="0" w:space="0" w:color="auto"/>
            <w:left w:val="none" w:sz="0" w:space="0" w:color="auto"/>
            <w:bottom w:val="none" w:sz="0" w:space="0" w:color="auto"/>
            <w:right w:val="none" w:sz="0" w:space="0" w:color="auto"/>
          </w:divBdr>
        </w:div>
        <w:div w:id="1275751151">
          <w:marLeft w:val="640"/>
          <w:marRight w:val="0"/>
          <w:marTop w:val="0"/>
          <w:marBottom w:val="0"/>
          <w:divBdr>
            <w:top w:val="none" w:sz="0" w:space="0" w:color="auto"/>
            <w:left w:val="none" w:sz="0" w:space="0" w:color="auto"/>
            <w:bottom w:val="none" w:sz="0" w:space="0" w:color="auto"/>
            <w:right w:val="none" w:sz="0" w:space="0" w:color="auto"/>
          </w:divBdr>
        </w:div>
        <w:div w:id="379862363">
          <w:marLeft w:val="640"/>
          <w:marRight w:val="0"/>
          <w:marTop w:val="0"/>
          <w:marBottom w:val="0"/>
          <w:divBdr>
            <w:top w:val="none" w:sz="0" w:space="0" w:color="auto"/>
            <w:left w:val="none" w:sz="0" w:space="0" w:color="auto"/>
            <w:bottom w:val="none" w:sz="0" w:space="0" w:color="auto"/>
            <w:right w:val="none" w:sz="0" w:space="0" w:color="auto"/>
          </w:divBdr>
        </w:div>
        <w:div w:id="2085252913">
          <w:marLeft w:val="640"/>
          <w:marRight w:val="0"/>
          <w:marTop w:val="0"/>
          <w:marBottom w:val="0"/>
          <w:divBdr>
            <w:top w:val="none" w:sz="0" w:space="0" w:color="auto"/>
            <w:left w:val="none" w:sz="0" w:space="0" w:color="auto"/>
            <w:bottom w:val="none" w:sz="0" w:space="0" w:color="auto"/>
            <w:right w:val="none" w:sz="0" w:space="0" w:color="auto"/>
          </w:divBdr>
        </w:div>
        <w:div w:id="535119793">
          <w:marLeft w:val="640"/>
          <w:marRight w:val="0"/>
          <w:marTop w:val="0"/>
          <w:marBottom w:val="0"/>
          <w:divBdr>
            <w:top w:val="none" w:sz="0" w:space="0" w:color="auto"/>
            <w:left w:val="none" w:sz="0" w:space="0" w:color="auto"/>
            <w:bottom w:val="none" w:sz="0" w:space="0" w:color="auto"/>
            <w:right w:val="none" w:sz="0" w:space="0" w:color="auto"/>
          </w:divBdr>
        </w:div>
        <w:div w:id="2038849728">
          <w:marLeft w:val="640"/>
          <w:marRight w:val="0"/>
          <w:marTop w:val="0"/>
          <w:marBottom w:val="0"/>
          <w:divBdr>
            <w:top w:val="none" w:sz="0" w:space="0" w:color="auto"/>
            <w:left w:val="none" w:sz="0" w:space="0" w:color="auto"/>
            <w:bottom w:val="none" w:sz="0" w:space="0" w:color="auto"/>
            <w:right w:val="none" w:sz="0" w:space="0" w:color="auto"/>
          </w:divBdr>
        </w:div>
        <w:div w:id="698429945">
          <w:marLeft w:val="640"/>
          <w:marRight w:val="0"/>
          <w:marTop w:val="0"/>
          <w:marBottom w:val="0"/>
          <w:divBdr>
            <w:top w:val="none" w:sz="0" w:space="0" w:color="auto"/>
            <w:left w:val="none" w:sz="0" w:space="0" w:color="auto"/>
            <w:bottom w:val="none" w:sz="0" w:space="0" w:color="auto"/>
            <w:right w:val="none" w:sz="0" w:space="0" w:color="auto"/>
          </w:divBdr>
        </w:div>
        <w:div w:id="924412127">
          <w:marLeft w:val="640"/>
          <w:marRight w:val="0"/>
          <w:marTop w:val="0"/>
          <w:marBottom w:val="0"/>
          <w:divBdr>
            <w:top w:val="none" w:sz="0" w:space="0" w:color="auto"/>
            <w:left w:val="none" w:sz="0" w:space="0" w:color="auto"/>
            <w:bottom w:val="none" w:sz="0" w:space="0" w:color="auto"/>
            <w:right w:val="none" w:sz="0" w:space="0" w:color="auto"/>
          </w:divBdr>
        </w:div>
        <w:div w:id="1548905622">
          <w:marLeft w:val="640"/>
          <w:marRight w:val="0"/>
          <w:marTop w:val="0"/>
          <w:marBottom w:val="0"/>
          <w:divBdr>
            <w:top w:val="none" w:sz="0" w:space="0" w:color="auto"/>
            <w:left w:val="none" w:sz="0" w:space="0" w:color="auto"/>
            <w:bottom w:val="none" w:sz="0" w:space="0" w:color="auto"/>
            <w:right w:val="none" w:sz="0" w:space="0" w:color="auto"/>
          </w:divBdr>
        </w:div>
        <w:div w:id="713433220">
          <w:marLeft w:val="640"/>
          <w:marRight w:val="0"/>
          <w:marTop w:val="0"/>
          <w:marBottom w:val="0"/>
          <w:divBdr>
            <w:top w:val="none" w:sz="0" w:space="0" w:color="auto"/>
            <w:left w:val="none" w:sz="0" w:space="0" w:color="auto"/>
            <w:bottom w:val="none" w:sz="0" w:space="0" w:color="auto"/>
            <w:right w:val="none" w:sz="0" w:space="0" w:color="auto"/>
          </w:divBdr>
        </w:div>
        <w:div w:id="1078673293">
          <w:marLeft w:val="640"/>
          <w:marRight w:val="0"/>
          <w:marTop w:val="0"/>
          <w:marBottom w:val="0"/>
          <w:divBdr>
            <w:top w:val="none" w:sz="0" w:space="0" w:color="auto"/>
            <w:left w:val="none" w:sz="0" w:space="0" w:color="auto"/>
            <w:bottom w:val="none" w:sz="0" w:space="0" w:color="auto"/>
            <w:right w:val="none" w:sz="0" w:space="0" w:color="auto"/>
          </w:divBdr>
        </w:div>
        <w:div w:id="740638871">
          <w:marLeft w:val="640"/>
          <w:marRight w:val="0"/>
          <w:marTop w:val="0"/>
          <w:marBottom w:val="0"/>
          <w:divBdr>
            <w:top w:val="none" w:sz="0" w:space="0" w:color="auto"/>
            <w:left w:val="none" w:sz="0" w:space="0" w:color="auto"/>
            <w:bottom w:val="none" w:sz="0" w:space="0" w:color="auto"/>
            <w:right w:val="none" w:sz="0" w:space="0" w:color="auto"/>
          </w:divBdr>
        </w:div>
        <w:div w:id="772826466">
          <w:marLeft w:val="640"/>
          <w:marRight w:val="0"/>
          <w:marTop w:val="0"/>
          <w:marBottom w:val="0"/>
          <w:divBdr>
            <w:top w:val="none" w:sz="0" w:space="0" w:color="auto"/>
            <w:left w:val="none" w:sz="0" w:space="0" w:color="auto"/>
            <w:bottom w:val="none" w:sz="0" w:space="0" w:color="auto"/>
            <w:right w:val="none" w:sz="0" w:space="0" w:color="auto"/>
          </w:divBdr>
        </w:div>
        <w:div w:id="71393480">
          <w:marLeft w:val="640"/>
          <w:marRight w:val="0"/>
          <w:marTop w:val="0"/>
          <w:marBottom w:val="0"/>
          <w:divBdr>
            <w:top w:val="none" w:sz="0" w:space="0" w:color="auto"/>
            <w:left w:val="none" w:sz="0" w:space="0" w:color="auto"/>
            <w:bottom w:val="none" w:sz="0" w:space="0" w:color="auto"/>
            <w:right w:val="none" w:sz="0" w:space="0" w:color="auto"/>
          </w:divBdr>
        </w:div>
        <w:div w:id="1591351641">
          <w:marLeft w:val="640"/>
          <w:marRight w:val="0"/>
          <w:marTop w:val="0"/>
          <w:marBottom w:val="0"/>
          <w:divBdr>
            <w:top w:val="none" w:sz="0" w:space="0" w:color="auto"/>
            <w:left w:val="none" w:sz="0" w:space="0" w:color="auto"/>
            <w:bottom w:val="none" w:sz="0" w:space="0" w:color="auto"/>
            <w:right w:val="none" w:sz="0" w:space="0" w:color="auto"/>
          </w:divBdr>
        </w:div>
        <w:div w:id="1384213197">
          <w:marLeft w:val="640"/>
          <w:marRight w:val="0"/>
          <w:marTop w:val="0"/>
          <w:marBottom w:val="0"/>
          <w:divBdr>
            <w:top w:val="none" w:sz="0" w:space="0" w:color="auto"/>
            <w:left w:val="none" w:sz="0" w:space="0" w:color="auto"/>
            <w:bottom w:val="none" w:sz="0" w:space="0" w:color="auto"/>
            <w:right w:val="none" w:sz="0" w:space="0" w:color="auto"/>
          </w:divBdr>
        </w:div>
        <w:div w:id="848058510">
          <w:marLeft w:val="640"/>
          <w:marRight w:val="0"/>
          <w:marTop w:val="0"/>
          <w:marBottom w:val="0"/>
          <w:divBdr>
            <w:top w:val="none" w:sz="0" w:space="0" w:color="auto"/>
            <w:left w:val="none" w:sz="0" w:space="0" w:color="auto"/>
            <w:bottom w:val="none" w:sz="0" w:space="0" w:color="auto"/>
            <w:right w:val="none" w:sz="0" w:space="0" w:color="auto"/>
          </w:divBdr>
        </w:div>
        <w:div w:id="1557931253">
          <w:marLeft w:val="640"/>
          <w:marRight w:val="0"/>
          <w:marTop w:val="0"/>
          <w:marBottom w:val="0"/>
          <w:divBdr>
            <w:top w:val="none" w:sz="0" w:space="0" w:color="auto"/>
            <w:left w:val="none" w:sz="0" w:space="0" w:color="auto"/>
            <w:bottom w:val="none" w:sz="0" w:space="0" w:color="auto"/>
            <w:right w:val="none" w:sz="0" w:space="0" w:color="auto"/>
          </w:divBdr>
        </w:div>
        <w:div w:id="1242568115">
          <w:marLeft w:val="640"/>
          <w:marRight w:val="0"/>
          <w:marTop w:val="0"/>
          <w:marBottom w:val="0"/>
          <w:divBdr>
            <w:top w:val="none" w:sz="0" w:space="0" w:color="auto"/>
            <w:left w:val="none" w:sz="0" w:space="0" w:color="auto"/>
            <w:bottom w:val="none" w:sz="0" w:space="0" w:color="auto"/>
            <w:right w:val="none" w:sz="0" w:space="0" w:color="auto"/>
          </w:divBdr>
        </w:div>
        <w:div w:id="1373312775">
          <w:marLeft w:val="640"/>
          <w:marRight w:val="0"/>
          <w:marTop w:val="0"/>
          <w:marBottom w:val="0"/>
          <w:divBdr>
            <w:top w:val="none" w:sz="0" w:space="0" w:color="auto"/>
            <w:left w:val="none" w:sz="0" w:space="0" w:color="auto"/>
            <w:bottom w:val="none" w:sz="0" w:space="0" w:color="auto"/>
            <w:right w:val="none" w:sz="0" w:space="0" w:color="auto"/>
          </w:divBdr>
        </w:div>
        <w:div w:id="1672217438">
          <w:marLeft w:val="640"/>
          <w:marRight w:val="0"/>
          <w:marTop w:val="0"/>
          <w:marBottom w:val="0"/>
          <w:divBdr>
            <w:top w:val="none" w:sz="0" w:space="0" w:color="auto"/>
            <w:left w:val="none" w:sz="0" w:space="0" w:color="auto"/>
            <w:bottom w:val="none" w:sz="0" w:space="0" w:color="auto"/>
            <w:right w:val="none" w:sz="0" w:space="0" w:color="auto"/>
          </w:divBdr>
        </w:div>
        <w:div w:id="470948091">
          <w:marLeft w:val="640"/>
          <w:marRight w:val="0"/>
          <w:marTop w:val="0"/>
          <w:marBottom w:val="0"/>
          <w:divBdr>
            <w:top w:val="none" w:sz="0" w:space="0" w:color="auto"/>
            <w:left w:val="none" w:sz="0" w:space="0" w:color="auto"/>
            <w:bottom w:val="none" w:sz="0" w:space="0" w:color="auto"/>
            <w:right w:val="none" w:sz="0" w:space="0" w:color="auto"/>
          </w:divBdr>
        </w:div>
        <w:div w:id="769157782">
          <w:marLeft w:val="640"/>
          <w:marRight w:val="0"/>
          <w:marTop w:val="0"/>
          <w:marBottom w:val="0"/>
          <w:divBdr>
            <w:top w:val="none" w:sz="0" w:space="0" w:color="auto"/>
            <w:left w:val="none" w:sz="0" w:space="0" w:color="auto"/>
            <w:bottom w:val="none" w:sz="0" w:space="0" w:color="auto"/>
            <w:right w:val="none" w:sz="0" w:space="0" w:color="auto"/>
          </w:divBdr>
        </w:div>
        <w:div w:id="1835417822">
          <w:marLeft w:val="640"/>
          <w:marRight w:val="0"/>
          <w:marTop w:val="0"/>
          <w:marBottom w:val="0"/>
          <w:divBdr>
            <w:top w:val="none" w:sz="0" w:space="0" w:color="auto"/>
            <w:left w:val="none" w:sz="0" w:space="0" w:color="auto"/>
            <w:bottom w:val="none" w:sz="0" w:space="0" w:color="auto"/>
            <w:right w:val="none" w:sz="0" w:space="0" w:color="auto"/>
          </w:divBdr>
        </w:div>
        <w:div w:id="1333139843">
          <w:marLeft w:val="640"/>
          <w:marRight w:val="0"/>
          <w:marTop w:val="0"/>
          <w:marBottom w:val="0"/>
          <w:divBdr>
            <w:top w:val="none" w:sz="0" w:space="0" w:color="auto"/>
            <w:left w:val="none" w:sz="0" w:space="0" w:color="auto"/>
            <w:bottom w:val="none" w:sz="0" w:space="0" w:color="auto"/>
            <w:right w:val="none" w:sz="0" w:space="0" w:color="auto"/>
          </w:divBdr>
        </w:div>
        <w:div w:id="74017330">
          <w:marLeft w:val="640"/>
          <w:marRight w:val="0"/>
          <w:marTop w:val="0"/>
          <w:marBottom w:val="0"/>
          <w:divBdr>
            <w:top w:val="none" w:sz="0" w:space="0" w:color="auto"/>
            <w:left w:val="none" w:sz="0" w:space="0" w:color="auto"/>
            <w:bottom w:val="none" w:sz="0" w:space="0" w:color="auto"/>
            <w:right w:val="none" w:sz="0" w:space="0" w:color="auto"/>
          </w:divBdr>
        </w:div>
        <w:div w:id="145980091">
          <w:marLeft w:val="640"/>
          <w:marRight w:val="0"/>
          <w:marTop w:val="0"/>
          <w:marBottom w:val="0"/>
          <w:divBdr>
            <w:top w:val="none" w:sz="0" w:space="0" w:color="auto"/>
            <w:left w:val="none" w:sz="0" w:space="0" w:color="auto"/>
            <w:bottom w:val="none" w:sz="0" w:space="0" w:color="auto"/>
            <w:right w:val="none" w:sz="0" w:space="0" w:color="auto"/>
          </w:divBdr>
        </w:div>
        <w:div w:id="262803406">
          <w:marLeft w:val="640"/>
          <w:marRight w:val="0"/>
          <w:marTop w:val="0"/>
          <w:marBottom w:val="0"/>
          <w:divBdr>
            <w:top w:val="none" w:sz="0" w:space="0" w:color="auto"/>
            <w:left w:val="none" w:sz="0" w:space="0" w:color="auto"/>
            <w:bottom w:val="none" w:sz="0" w:space="0" w:color="auto"/>
            <w:right w:val="none" w:sz="0" w:space="0" w:color="auto"/>
          </w:divBdr>
        </w:div>
        <w:div w:id="2058358360">
          <w:marLeft w:val="640"/>
          <w:marRight w:val="0"/>
          <w:marTop w:val="0"/>
          <w:marBottom w:val="0"/>
          <w:divBdr>
            <w:top w:val="none" w:sz="0" w:space="0" w:color="auto"/>
            <w:left w:val="none" w:sz="0" w:space="0" w:color="auto"/>
            <w:bottom w:val="none" w:sz="0" w:space="0" w:color="auto"/>
            <w:right w:val="none" w:sz="0" w:space="0" w:color="auto"/>
          </w:divBdr>
        </w:div>
        <w:div w:id="1410423564">
          <w:marLeft w:val="640"/>
          <w:marRight w:val="0"/>
          <w:marTop w:val="0"/>
          <w:marBottom w:val="0"/>
          <w:divBdr>
            <w:top w:val="none" w:sz="0" w:space="0" w:color="auto"/>
            <w:left w:val="none" w:sz="0" w:space="0" w:color="auto"/>
            <w:bottom w:val="none" w:sz="0" w:space="0" w:color="auto"/>
            <w:right w:val="none" w:sz="0" w:space="0" w:color="auto"/>
          </w:divBdr>
        </w:div>
      </w:divsChild>
    </w:div>
    <w:div w:id="26151448">
      <w:bodyDiv w:val="1"/>
      <w:marLeft w:val="0"/>
      <w:marRight w:val="0"/>
      <w:marTop w:val="0"/>
      <w:marBottom w:val="0"/>
      <w:divBdr>
        <w:top w:val="none" w:sz="0" w:space="0" w:color="auto"/>
        <w:left w:val="none" w:sz="0" w:space="0" w:color="auto"/>
        <w:bottom w:val="none" w:sz="0" w:space="0" w:color="auto"/>
        <w:right w:val="none" w:sz="0" w:space="0" w:color="auto"/>
      </w:divBdr>
      <w:divsChild>
        <w:div w:id="274754421">
          <w:marLeft w:val="640"/>
          <w:marRight w:val="0"/>
          <w:marTop w:val="0"/>
          <w:marBottom w:val="0"/>
          <w:divBdr>
            <w:top w:val="none" w:sz="0" w:space="0" w:color="auto"/>
            <w:left w:val="none" w:sz="0" w:space="0" w:color="auto"/>
            <w:bottom w:val="none" w:sz="0" w:space="0" w:color="auto"/>
            <w:right w:val="none" w:sz="0" w:space="0" w:color="auto"/>
          </w:divBdr>
        </w:div>
        <w:div w:id="962423601">
          <w:marLeft w:val="640"/>
          <w:marRight w:val="0"/>
          <w:marTop w:val="0"/>
          <w:marBottom w:val="0"/>
          <w:divBdr>
            <w:top w:val="none" w:sz="0" w:space="0" w:color="auto"/>
            <w:left w:val="none" w:sz="0" w:space="0" w:color="auto"/>
            <w:bottom w:val="none" w:sz="0" w:space="0" w:color="auto"/>
            <w:right w:val="none" w:sz="0" w:space="0" w:color="auto"/>
          </w:divBdr>
        </w:div>
        <w:div w:id="746924488">
          <w:marLeft w:val="640"/>
          <w:marRight w:val="0"/>
          <w:marTop w:val="0"/>
          <w:marBottom w:val="0"/>
          <w:divBdr>
            <w:top w:val="none" w:sz="0" w:space="0" w:color="auto"/>
            <w:left w:val="none" w:sz="0" w:space="0" w:color="auto"/>
            <w:bottom w:val="none" w:sz="0" w:space="0" w:color="auto"/>
            <w:right w:val="none" w:sz="0" w:space="0" w:color="auto"/>
          </w:divBdr>
        </w:div>
        <w:div w:id="43068368">
          <w:marLeft w:val="640"/>
          <w:marRight w:val="0"/>
          <w:marTop w:val="0"/>
          <w:marBottom w:val="0"/>
          <w:divBdr>
            <w:top w:val="none" w:sz="0" w:space="0" w:color="auto"/>
            <w:left w:val="none" w:sz="0" w:space="0" w:color="auto"/>
            <w:bottom w:val="none" w:sz="0" w:space="0" w:color="auto"/>
            <w:right w:val="none" w:sz="0" w:space="0" w:color="auto"/>
          </w:divBdr>
        </w:div>
        <w:div w:id="1678575215">
          <w:marLeft w:val="640"/>
          <w:marRight w:val="0"/>
          <w:marTop w:val="0"/>
          <w:marBottom w:val="0"/>
          <w:divBdr>
            <w:top w:val="none" w:sz="0" w:space="0" w:color="auto"/>
            <w:left w:val="none" w:sz="0" w:space="0" w:color="auto"/>
            <w:bottom w:val="none" w:sz="0" w:space="0" w:color="auto"/>
            <w:right w:val="none" w:sz="0" w:space="0" w:color="auto"/>
          </w:divBdr>
        </w:div>
        <w:div w:id="2139688359">
          <w:marLeft w:val="640"/>
          <w:marRight w:val="0"/>
          <w:marTop w:val="0"/>
          <w:marBottom w:val="0"/>
          <w:divBdr>
            <w:top w:val="none" w:sz="0" w:space="0" w:color="auto"/>
            <w:left w:val="none" w:sz="0" w:space="0" w:color="auto"/>
            <w:bottom w:val="none" w:sz="0" w:space="0" w:color="auto"/>
            <w:right w:val="none" w:sz="0" w:space="0" w:color="auto"/>
          </w:divBdr>
        </w:div>
        <w:div w:id="266160058">
          <w:marLeft w:val="640"/>
          <w:marRight w:val="0"/>
          <w:marTop w:val="0"/>
          <w:marBottom w:val="0"/>
          <w:divBdr>
            <w:top w:val="none" w:sz="0" w:space="0" w:color="auto"/>
            <w:left w:val="none" w:sz="0" w:space="0" w:color="auto"/>
            <w:bottom w:val="none" w:sz="0" w:space="0" w:color="auto"/>
            <w:right w:val="none" w:sz="0" w:space="0" w:color="auto"/>
          </w:divBdr>
        </w:div>
        <w:div w:id="2048527810">
          <w:marLeft w:val="640"/>
          <w:marRight w:val="0"/>
          <w:marTop w:val="0"/>
          <w:marBottom w:val="0"/>
          <w:divBdr>
            <w:top w:val="none" w:sz="0" w:space="0" w:color="auto"/>
            <w:left w:val="none" w:sz="0" w:space="0" w:color="auto"/>
            <w:bottom w:val="none" w:sz="0" w:space="0" w:color="auto"/>
            <w:right w:val="none" w:sz="0" w:space="0" w:color="auto"/>
          </w:divBdr>
        </w:div>
        <w:div w:id="658580023">
          <w:marLeft w:val="640"/>
          <w:marRight w:val="0"/>
          <w:marTop w:val="0"/>
          <w:marBottom w:val="0"/>
          <w:divBdr>
            <w:top w:val="none" w:sz="0" w:space="0" w:color="auto"/>
            <w:left w:val="none" w:sz="0" w:space="0" w:color="auto"/>
            <w:bottom w:val="none" w:sz="0" w:space="0" w:color="auto"/>
            <w:right w:val="none" w:sz="0" w:space="0" w:color="auto"/>
          </w:divBdr>
        </w:div>
        <w:div w:id="102658033">
          <w:marLeft w:val="640"/>
          <w:marRight w:val="0"/>
          <w:marTop w:val="0"/>
          <w:marBottom w:val="0"/>
          <w:divBdr>
            <w:top w:val="none" w:sz="0" w:space="0" w:color="auto"/>
            <w:left w:val="none" w:sz="0" w:space="0" w:color="auto"/>
            <w:bottom w:val="none" w:sz="0" w:space="0" w:color="auto"/>
            <w:right w:val="none" w:sz="0" w:space="0" w:color="auto"/>
          </w:divBdr>
        </w:div>
        <w:div w:id="1077676324">
          <w:marLeft w:val="640"/>
          <w:marRight w:val="0"/>
          <w:marTop w:val="0"/>
          <w:marBottom w:val="0"/>
          <w:divBdr>
            <w:top w:val="none" w:sz="0" w:space="0" w:color="auto"/>
            <w:left w:val="none" w:sz="0" w:space="0" w:color="auto"/>
            <w:bottom w:val="none" w:sz="0" w:space="0" w:color="auto"/>
            <w:right w:val="none" w:sz="0" w:space="0" w:color="auto"/>
          </w:divBdr>
        </w:div>
        <w:div w:id="701518023">
          <w:marLeft w:val="640"/>
          <w:marRight w:val="0"/>
          <w:marTop w:val="0"/>
          <w:marBottom w:val="0"/>
          <w:divBdr>
            <w:top w:val="none" w:sz="0" w:space="0" w:color="auto"/>
            <w:left w:val="none" w:sz="0" w:space="0" w:color="auto"/>
            <w:bottom w:val="none" w:sz="0" w:space="0" w:color="auto"/>
            <w:right w:val="none" w:sz="0" w:space="0" w:color="auto"/>
          </w:divBdr>
        </w:div>
        <w:div w:id="116995608">
          <w:marLeft w:val="640"/>
          <w:marRight w:val="0"/>
          <w:marTop w:val="0"/>
          <w:marBottom w:val="0"/>
          <w:divBdr>
            <w:top w:val="none" w:sz="0" w:space="0" w:color="auto"/>
            <w:left w:val="none" w:sz="0" w:space="0" w:color="auto"/>
            <w:bottom w:val="none" w:sz="0" w:space="0" w:color="auto"/>
            <w:right w:val="none" w:sz="0" w:space="0" w:color="auto"/>
          </w:divBdr>
        </w:div>
        <w:div w:id="439839317">
          <w:marLeft w:val="640"/>
          <w:marRight w:val="0"/>
          <w:marTop w:val="0"/>
          <w:marBottom w:val="0"/>
          <w:divBdr>
            <w:top w:val="none" w:sz="0" w:space="0" w:color="auto"/>
            <w:left w:val="none" w:sz="0" w:space="0" w:color="auto"/>
            <w:bottom w:val="none" w:sz="0" w:space="0" w:color="auto"/>
            <w:right w:val="none" w:sz="0" w:space="0" w:color="auto"/>
          </w:divBdr>
        </w:div>
        <w:div w:id="677581400">
          <w:marLeft w:val="640"/>
          <w:marRight w:val="0"/>
          <w:marTop w:val="0"/>
          <w:marBottom w:val="0"/>
          <w:divBdr>
            <w:top w:val="none" w:sz="0" w:space="0" w:color="auto"/>
            <w:left w:val="none" w:sz="0" w:space="0" w:color="auto"/>
            <w:bottom w:val="none" w:sz="0" w:space="0" w:color="auto"/>
            <w:right w:val="none" w:sz="0" w:space="0" w:color="auto"/>
          </w:divBdr>
        </w:div>
        <w:div w:id="1040666039">
          <w:marLeft w:val="640"/>
          <w:marRight w:val="0"/>
          <w:marTop w:val="0"/>
          <w:marBottom w:val="0"/>
          <w:divBdr>
            <w:top w:val="none" w:sz="0" w:space="0" w:color="auto"/>
            <w:left w:val="none" w:sz="0" w:space="0" w:color="auto"/>
            <w:bottom w:val="none" w:sz="0" w:space="0" w:color="auto"/>
            <w:right w:val="none" w:sz="0" w:space="0" w:color="auto"/>
          </w:divBdr>
        </w:div>
        <w:div w:id="1948803376">
          <w:marLeft w:val="640"/>
          <w:marRight w:val="0"/>
          <w:marTop w:val="0"/>
          <w:marBottom w:val="0"/>
          <w:divBdr>
            <w:top w:val="none" w:sz="0" w:space="0" w:color="auto"/>
            <w:left w:val="none" w:sz="0" w:space="0" w:color="auto"/>
            <w:bottom w:val="none" w:sz="0" w:space="0" w:color="auto"/>
            <w:right w:val="none" w:sz="0" w:space="0" w:color="auto"/>
          </w:divBdr>
        </w:div>
        <w:div w:id="1315716095">
          <w:marLeft w:val="640"/>
          <w:marRight w:val="0"/>
          <w:marTop w:val="0"/>
          <w:marBottom w:val="0"/>
          <w:divBdr>
            <w:top w:val="none" w:sz="0" w:space="0" w:color="auto"/>
            <w:left w:val="none" w:sz="0" w:space="0" w:color="auto"/>
            <w:bottom w:val="none" w:sz="0" w:space="0" w:color="auto"/>
            <w:right w:val="none" w:sz="0" w:space="0" w:color="auto"/>
          </w:divBdr>
        </w:div>
        <w:div w:id="1342511776">
          <w:marLeft w:val="640"/>
          <w:marRight w:val="0"/>
          <w:marTop w:val="0"/>
          <w:marBottom w:val="0"/>
          <w:divBdr>
            <w:top w:val="none" w:sz="0" w:space="0" w:color="auto"/>
            <w:left w:val="none" w:sz="0" w:space="0" w:color="auto"/>
            <w:bottom w:val="none" w:sz="0" w:space="0" w:color="auto"/>
            <w:right w:val="none" w:sz="0" w:space="0" w:color="auto"/>
          </w:divBdr>
        </w:div>
        <w:div w:id="830364865">
          <w:marLeft w:val="640"/>
          <w:marRight w:val="0"/>
          <w:marTop w:val="0"/>
          <w:marBottom w:val="0"/>
          <w:divBdr>
            <w:top w:val="none" w:sz="0" w:space="0" w:color="auto"/>
            <w:left w:val="none" w:sz="0" w:space="0" w:color="auto"/>
            <w:bottom w:val="none" w:sz="0" w:space="0" w:color="auto"/>
            <w:right w:val="none" w:sz="0" w:space="0" w:color="auto"/>
          </w:divBdr>
        </w:div>
        <w:div w:id="2073968023">
          <w:marLeft w:val="640"/>
          <w:marRight w:val="0"/>
          <w:marTop w:val="0"/>
          <w:marBottom w:val="0"/>
          <w:divBdr>
            <w:top w:val="none" w:sz="0" w:space="0" w:color="auto"/>
            <w:left w:val="none" w:sz="0" w:space="0" w:color="auto"/>
            <w:bottom w:val="none" w:sz="0" w:space="0" w:color="auto"/>
            <w:right w:val="none" w:sz="0" w:space="0" w:color="auto"/>
          </w:divBdr>
        </w:div>
        <w:div w:id="55662591">
          <w:marLeft w:val="640"/>
          <w:marRight w:val="0"/>
          <w:marTop w:val="0"/>
          <w:marBottom w:val="0"/>
          <w:divBdr>
            <w:top w:val="none" w:sz="0" w:space="0" w:color="auto"/>
            <w:left w:val="none" w:sz="0" w:space="0" w:color="auto"/>
            <w:bottom w:val="none" w:sz="0" w:space="0" w:color="auto"/>
            <w:right w:val="none" w:sz="0" w:space="0" w:color="auto"/>
          </w:divBdr>
        </w:div>
        <w:div w:id="567766677">
          <w:marLeft w:val="640"/>
          <w:marRight w:val="0"/>
          <w:marTop w:val="0"/>
          <w:marBottom w:val="0"/>
          <w:divBdr>
            <w:top w:val="none" w:sz="0" w:space="0" w:color="auto"/>
            <w:left w:val="none" w:sz="0" w:space="0" w:color="auto"/>
            <w:bottom w:val="none" w:sz="0" w:space="0" w:color="auto"/>
            <w:right w:val="none" w:sz="0" w:space="0" w:color="auto"/>
          </w:divBdr>
        </w:div>
        <w:div w:id="5520107">
          <w:marLeft w:val="640"/>
          <w:marRight w:val="0"/>
          <w:marTop w:val="0"/>
          <w:marBottom w:val="0"/>
          <w:divBdr>
            <w:top w:val="none" w:sz="0" w:space="0" w:color="auto"/>
            <w:left w:val="none" w:sz="0" w:space="0" w:color="auto"/>
            <w:bottom w:val="none" w:sz="0" w:space="0" w:color="auto"/>
            <w:right w:val="none" w:sz="0" w:space="0" w:color="auto"/>
          </w:divBdr>
        </w:div>
        <w:div w:id="1565526709">
          <w:marLeft w:val="640"/>
          <w:marRight w:val="0"/>
          <w:marTop w:val="0"/>
          <w:marBottom w:val="0"/>
          <w:divBdr>
            <w:top w:val="none" w:sz="0" w:space="0" w:color="auto"/>
            <w:left w:val="none" w:sz="0" w:space="0" w:color="auto"/>
            <w:bottom w:val="none" w:sz="0" w:space="0" w:color="auto"/>
            <w:right w:val="none" w:sz="0" w:space="0" w:color="auto"/>
          </w:divBdr>
        </w:div>
        <w:div w:id="218440637">
          <w:marLeft w:val="640"/>
          <w:marRight w:val="0"/>
          <w:marTop w:val="0"/>
          <w:marBottom w:val="0"/>
          <w:divBdr>
            <w:top w:val="none" w:sz="0" w:space="0" w:color="auto"/>
            <w:left w:val="none" w:sz="0" w:space="0" w:color="auto"/>
            <w:bottom w:val="none" w:sz="0" w:space="0" w:color="auto"/>
            <w:right w:val="none" w:sz="0" w:space="0" w:color="auto"/>
          </w:divBdr>
        </w:div>
        <w:div w:id="1677418846">
          <w:marLeft w:val="640"/>
          <w:marRight w:val="0"/>
          <w:marTop w:val="0"/>
          <w:marBottom w:val="0"/>
          <w:divBdr>
            <w:top w:val="none" w:sz="0" w:space="0" w:color="auto"/>
            <w:left w:val="none" w:sz="0" w:space="0" w:color="auto"/>
            <w:bottom w:val="none" w:sz="0" w:space="0" w:color="auto"/>
            <w:right w:val="none" w:sz="0" w:space="0" w:color="auto"/>
          </w:divBdr>
        </w:div>
        <w:div w:id="332995220">
          <w:marLeft w:val="640"/>
          <w:marRight w:val="0"/>
          <w:marTop w:val="0"/>
          <w:marBottom w:val="0"/>
          <w:divBdr>
            <w:top w:val="none" w:sz="0" w:space="0" w:color="auto"/>
            <w:left w:val="none" w:sz="0" w:space="0" w:color="auto"/>
            <w:bottom w:val="none" w:sz="0" w:space="0" w:color="auto"/>
            <w:right w:val="none" w:sz="0" w:space="0" w:color="auto"/>
          </w:divBdr>
        </w:div>
        <w:div w:id="106508781">
          <w:marLeft w:val="640"/>
          <w:marRight w:val="0"/>
          <w:marTop w:val="0"/>
          <w:marBottom w:val="0"/>
          <w:divBdr>
            <w:top w:val="none" w:sz="0" w:space="0" w:color="auto"/>
            <w:left w:val="none" w:sz="0" w:space="0" w:color="auto"/>
            <w:bottom w:val="none" w:sz="0" w:space="0" w:color="auto"/>
            <w:right w:val="none" w:sz="0" w:space="0" w:color="auto"/>
          </w:divBdr>
        </w:div>
        <w:div w:id="165874730">
          <w:marLeft w:val="640"/>
          <w:marRight w:val="0"/>
          <w:marTop w:val="0"/>
          <w:marBottom w:val="0"/>
          <w:divBdr>
            <w:top w:val="none" w:sz="0" w:space="0" w:color="auto"/>
            <w:left w:val="none" w:sz="0" w:space="0" w:color="auto"/>
            <w:bottom w:val="none" w:sz="0" w:space="0" w:color="auto"/>
            <w:right w:val="none" w:sz="0" w:space="0" w:color="auto"/>
          </w:divBdr>
        </w:div>
        <w:div w:id="1637374156">
          <w:marLeft w:val="640"/>
          <w:marRight w:val="0"/>
          <w:marTop w:val="0"/>
          <w:marBottom w:val="0"/>
          <w:divBdr>
            <w:top w:val="none" w:sz="0" w:space="0" w:color="auto"/>
            <w:left w:val="none" w:sz="0" w:space="0" w:color="auto"/>
            <w:bottom w:val="none" w:sz="0" w:space="0" w:color="auto"/>
            <w:right w:val="none" w:sz="0" w:space="0" w:color="auto"/>
          </w:divBdr>
        </w:div>
        <w:div w:id="2127193908">
          <w:marLeft w:val="640"/>
          <w:marRight w:val="0"/>
          <w:marTop w:val="0"/>
          <w:marBottom w:val="0"/>
          <w:divBdr>
            <w:top w:val="none" w:sz="0" w:space="0" w:color="auto"/>
            <w:left w:val="none" w:sz="0" w:space="0" w:color="auto"/>
            <w:bottom w:val="none" w:sz="0" w:space="0" w:color="auto"/>
            <w:right w:val="none" w:sz="0" w:space="0" w:color="auto"/>
          </w:divBdr>
        </w:div>
        <w:div w:id="315839211">
          <w:marLeft w:val="640"/>
          <w:marRight w:val="0"/>
          <w:marTop w:val="0"/>
          <w:marBottom w:val="0"/>
          <w:divBdr>
            <w:top w:val="none" w:sz="0" w:space="0" w:color="auto"/>
            <w:left w:val="none" w:sz="0" w:space="0" w:color="auto"/>
            <w:bottom w:val="none" w:sz="0" w:space="0" w:color="auto"/>
            <w:right w:val="none" w:sz="0" w:space="0" w:color="auto"/>
          </w:divBdr>
        </w:div>
        <w:div w:id="1619293975">
          <w:marLeft w:val="640"/>
          <w:marRight w:val="0"/>
          <w:marTop w:val="0"/>
          <w:marBottom w:val="0"/>
          <w:divBdr>
            <w:top w:val="none" w:sz="0" w:space="0" w:color="auto"/>
            <w:left w:val="none" w:sz="0" w:space="0" w:color="auto"/>
            <w:bottom w:val="none" w:sz="0" w:space="0" w:color="auto"/>
            <w:right w:val="none" w:sz="0" w:space="0" w:color="auto"/>
          </w:divBdr>
        </w:div>
        <w:div w:id="1728797032">
          <w:marLeft w:val="640"/>
          <w:marRight w:val="0"/>
          <w:marTop w:val="0"/>
          <w:marBottom w:val="0"/>
          <w:divBdr>
            <w:top w:val="none" w:sz="0" w:space="0" w:color="auto"/>
            <w:left w:val="none" w:sz="0" w:space="0" w:color="auto"/>
            <w:bottom w:val="none" w:sz="0" w:space="0" w:color="auto"/>
            <w:right w:val="none" w:sz="0" w:space="0" w:color="auto"/>
          </w:divBdr>
        </w:div>
        <w:div w:id="1096558416">
          <w:marLeft w:val="640"/>
          <w:marRight w:val="0"/>
          <w:marTop w:val="0"/>
          <w:marBottom w:val="0"/>
          <w:divBdr>
            <w:top w:val="none" w:sz="0" w:space="0" w:color="auto"/>
            <w:left w:val="none" w:sz="0" w:space="0" w:color="auto"/>
            <w:bottom w:val="none" w:sz="0" w:space="0" w:color="auto"/>
            <w:right w:val="none" w:sz="0" w:space="0" w:color="auto"/>
          </w:divBdr>
        </w:div>
        <w:div w:id="1041511925">
          <w:marLeft w:val="640"/>
          <w:marRight w:val="0"/>
          <w:marTop w:val="0"/>
          <w:marBottom w:val="0"/>
          <w:divBdr>
            <w:top w:val="none" w:sz="0" w:space="0" w:color="auto"/>
            <w:left w:val="none" w:sz="0" w:space="0" w:color="auto"/>
            <w:bottom w:val="none" w:sz="0" w:space="0" w:color="auto"/>
            <w:right w:val="none" w:sz="0" w:space="0" w:color="auto"/>
          </w:divBdr>
        </w:div>
        <w:div w:id="483548534">
          <w:marLeft w:val="640"/>
          <w:marRight w:val="0"/>
          <w:marTop w:val="0"/>
          <w:marBottom w:val="0"/>
          <w:divBdr>
            <w:top w:val="none" w:sz="0" w:space="0" w:color="auto"/>
            <w:left w:val="none" w:sz="0" w:space="0" w:color="auto"/>
            <w:bottom w:val="none" w:sz="0" w:space="0" w:color="auto"/>
            <w:right w:val="none" w:sz="0" w:space="0" w:color="auto"/>
          </w:divBdr>
        </w:div>
        <w:div w:id="495613783">
          <w:marLeft w:val="640"/>
          <w:marRight w:val="0"/>
          <w:marTop w:val="0"/>
          <w:marBottom w:val="0"/>
          <w:divBdr>
            <w:top w:val="none" w:sz="0" w:space="0" w:color="auto"/>
            <w:left w:val="none" w:sz="0" w:space="0" w:color="auto"/>
            <w:bottom w:val="none" w:sz="0" w:space="0" w:color="auto"/>
            <w:right w:val="none" w:sz="0" w:space="0" w:color="auto"/>
          </w:divBdr>
        </w:div>
        <w:div w:id="42142442">
          <w:marLeft w:val="640"/>
          <w:marRight w:val="0"/>
          <w:marTop w:val="0"/>
          <w:marBottom w:val="0"/>
          <w:divBdr>
            <w:top w:val="none" w:sz="0" w:space="0" w:color="auto"/>
            <w:left w:val="none" w:sz="0" w:space="0" w:color="auto"/>
            <w:bottom w:val="none" w:sz="0" w:space="0" w:color="auto"/>
            <w:right w:val="none" w:sz="0" w:space="0" w:color="auto"/>
          </w:divBdr>
        </w:div>
        <w:div w:id="1038622637">
          <w:marLeft w:val="640"/>
          <w:marRight w:val="0"/>
          <w:marTop w:val="0"/>
          <w:marBottom w:val="0"/>
          <w:divBdr>
            <w:top w:val="none" w:sz="0" w:space="0" w:color="auto"/>
            <w:left w:val="none" w:sz="0" w:space="0" w:color="auto"/>
            <w:bottom w:val="none" w:sz="0" w:space="0" w:color="auto"/>
            <w:right w:val="none" w:sz="0" w:space="0" w:color="auto"/>
          </w:divBdr>
        </w:div>
        <w:div w:id="238826687">
          <w:marLeft w:val="640"/>
          <w:marRight w:val="0"/>
          <w:marTop w:val="0"/>
          <w:marBottom w:val="0"/>
          <w:divBdr>
            <w:top w:val="none" w:sz="0" w:space="0" w:color="auto"/>
            <w:left w:val="none" w:sz="0" w:space="0" w:color="auto"/>
            <w:bottom w:val="none" w:sz="0" w:space="0" w:color="auto"/>
            <w:right w:val="none" w:sz="0" w:space="0" w:color="auto"/>
          </w:divBdr>
        </w:div>
      </w:divsChild>
    </w:div>
    <w:div w:id="36660536">
      <w:bodyDiv w:val="1"/>
      <w:marLeft w:val="0"/>
      <w:marRight w:val="0"/>
      <w:marTop w:val="0"/>
      <w:marBottom w:val="0"/>
      <w:divBdr>
        <w:top w:val="none" w:sz="0" w:space="0" w:color="auto"/>
        <w:left w:val="none" w:sz="0" w:space="0" w:color="auto"/>
        <w:bottom w:val="none" w:sz="0" w:space="0" w:color="auto"/>
        <w:right w:val="none" w:sz="0" w:space="0" w:color="auto"/>
      </w:divBdr>
      <w:divsChild>
        <w:div w:id="1930389514">
          <w:marLeft w:val="640"/>
          <w:marRight w:val="0"/>
          <w:marTop w:val="0"/>
          <w:marBottom w:val="0"/>
          <w:divBdr>
            <w:top w:val="none" w:sz="0" w:space="0" w:color="auto"/>
            <w:left w:val="none" w:sz="0" w:space="0" w:color="auto"/>
            <w:bottom w:val="none" w:sz="0" w:space="0" w:color="auto"/>
            <w:right w:val="none" w:sz="0" w:space="0" w:color="auto"/>
          </w:divBdr>
        </w:div>
        <w:div w:id="613639893">
          <w:marLeft w:val="640"/>
          <w:marRight w:val="0"/>
          <w:marTop w:val="0"/>
          <w:marBottom w:val="0"/>
          <w:divBdr>
            <w:top w:val="none" w:sz="0" w:space="0" w:color="auto"/>
            <w:left w:val="none" w:sz="0" w:space="0" w:color="auto"/>
            <w:bottom w:val="none" w:sz="0" w:space="0" w:color="auto"/>
            <w:right w:val="none" w:sz="0" w:space="0" w:color="auto"/>
          </w:divBdr>
        </w:div>
        <w:div w:id="936444883">
          <w:marLeft w:val="640"/>
          <w:marRight w:val="0"/>
          <w:marTop w:val="0"/>
          <w:marBottom w:val="0"/>
          <w:divBdr>
            <w:top w:val="none" w:sz="0" w:space="0" w:color="auto"/>
            <w:left w:val="none" w:sz="0" w:space="0" w:color="auto"/>
            <w:bottom w:val="none" w:sz="0" w:space="0" w:color="auto"/>
            <w:right w:val="none" w:sz="0" w:space="0" w:color="auto"/>
          </w:divBdr>
        </w:div>
        <w:div w:id="287860401">
          <w:marLeft w:val="640"/>
          <w:marRight w:val="0"/>
          <w:marTop w:val="0"/>
          <w:marBottom w:val="0"/>
          <w:divBdr>
            <w:top w:val="none" w:sz="0" w:space="0" w:color="auto"/>
            <w:left w:val="none" w:sz="0" w:space="0" w:color="auto"/>
            <w:bottom w:val="none" w:sz="0" w:space="0" w:color="auto"/>
            <w:right w:val="none" w:sz="0" w:space="0" w:color="auto"/>
          </w:divBdr>
        </w:div>
        <w:div w:id="808590348">
          <w:marLeft w:val="640"/>
          <w:marRight w:val="0"/>
          <w:marTop w:val="0"/>
          <w:marBottom w:val="0"/>
          <w:divBdr>
            <w:top w:val="none" w:sz="0" w:space="0" w:color="auto"/>
            <w:left w:val="none" w:sz="0" w:space="0" w:color="auto"/>
            <w:bottom w:val="none" w:sz="0" w:space="0" w:color="auto"/>
            <w:right w:val="none" w:sz="0" w:space="0" w:color="auto"/>
          </w:divBdr>
        </w:div>
        <w:div w:id="560211843">
          <w:marLeft w:val="640"/>
          <w:marRight w:val="0"/>
          <w:marTop w:val="0"/>
          <w:marBottom w:val="0"/>
          <w:divBdr>
            <w:top w:val="none" w:sz="0" w:space="0" w:color="auto"/>
            <w:left w:val="none" w:sz="0" w:space="0" w:color="auto"/>
            <w:bottom w:val="none" w:sz="0" w:space="0" w:color="auto"/>
            <w:right w:val="none" w:sz="0" w:space="0" w:color="auto"/>
          </w:divBdr>
        </w:div>
        <w:div w:id="1706099143">
          <w:marLeft w:val="640"/>
          <w:marRight w:val="0"/>
          <w:marTop w:val="0"/>
          <w:marBottom w:val="0"/>
          <w:divBdr>
            <w:top w:val="none" w:sz="0" w:space="0" w:color="auto"/>
            <w:left w:val="none" w:sz="0" w:space="0" w:color="auto"/>
            <w:bottom w:val="none" w:sz="0" w:space="0" w:color="auto"/>
            <w:right w:val="none" w:sz="0" w:space="0" w:color="auto"/>
          </w:divBdr>
        </w:div>
        <w:div w:id="74590770">
          <w:marLeft w:val="640"/>
          <w:marRight w:val="0"/>
          <w:marTop w:val="0"/>
          <w:marBottom w:val="0"/>
          <w:divBdr>
            <w:top w:val="none" w:sz="0" w:space="0" w:color="auto"/>
            <w:left w:val="none" w:sz="0" w:space="0" w:color="auto"/>
            <w:bottom w:val="none" w:sz="0" w:space="0" w:color="auto"/>
            <w:right w:val="none" w:sz="0" w:space="0" w:color="auto"/>
          </w:divBdr>
        </w:div>
        <w:div w:id="1406562353">
          <w:marLeft w:val="640"/>
          <w:marRight w:val="0"/>
          <w:marTop w:val="0"/>
          <w:marBottom w:val="0"/>
          <w:divBdr>
            <w:top w:val="none" w:sz="0" w:space="0" w:color="auto"/>
            <w:left w:val="none" w:sz="0" w:space="0" w:color="auto"/>
            <w:bottom w:val="none" w:sz="0" w:space="0" w:color="auto"/>
            <w:right w:val="none" w:sz="0" w:space="0" w:color="auto"/>
          </w:divBdr>
        </w:div>
        <w:div w:id="1616207089">
          <w:marLeft w:val="640"/>
          <w:marRight w:val="0"/>
          <w:marTop w:val="0"/>
          <w:marBottom w:val="0"/>
          <w:divBdr>
            <w:top w:val="none" w:sz="0" w:space="0" w:color="auto"/>
            <w:left w:val="none" w:sz="0" w:space="0" w:color="auto"/>
            <w:bottom w:val="none" w:sz="0" w:space="0" w:color="auto"/>
            <w:right w:val="none" w:sz="0" w:space="0" w:color="auto"/>
          </w:divBdr>
        </w:div>
        <w:div w:id="2087681918">
          <w:marLeft w:val="640"/>
          <w:marRight w:val="0"/>
          <w:marTop w:val="0"/>
          <w:marBottom w:val="0"/>
          <w:divBdr>
            <w:top w:val="none" w:sz="0" w:space="0" w:color="auto"/>
            <w:left w:val="none" w:sz="0" w:space="0" w:color="auto"/>
            <w:bottom w:val="none" w:sz="0" w:space="0" w:color="auto"/>
            <w:right w:val="none" w:sz="0" w:space="0" w:color="auto"/>
          </w:divBdr>
        </w:div>
        <w:div w:id="970283709">
          <w:marLeft w:val="640"/>
          <w:marRight w:val="0"/>
          <w:marTop w:val="0"/>
          <w:marBottom w:val="0"/>
          <w:divBdr>
            <w:top w:val="none" w:sz="0" w:space="0" w:color="auto"/>
            <w:left w:val="none" w:sz="0" w:space="0" w:color="auto"/>
            <w:bottom w:val="none" w:sz="0" w:space="0" w:color="auto"/>
            <w:right w:val="none" w:sz="0" w:space="0" w:color="auto"/>
          </w:divBdr>
        </w:div>
        <w:div w:id="350038115">
          <w:marLeft w:val="640"/>
          <w:marRight w:val="0"/>
          <w:marTop w:val="0"/>
          <w:marBottom w:val="0"/>
          <w:divBdr>
            <w:top w:val="none" w:sz="0" w:space="0" w:color="auto"/>
            <w:left w:val="none" w:sz="0" w:space="0" w:color="auto"/>
            <w:bottom w:val="none" w:sz="0" w:space="0" w:color="auto"/>
            <w:right w:val="none" w:sz="0" w:space="0" w:color="auto"/>
          </w:divBdr>
        </w:div>
        <w:div w:id="663094685">
          <w:marLeft w:val="640"/>
          <w:marRight w:val="0"/>
          <w:marTop w:val="0"/>
          <w:marBottom w:val="0"/>
          <w:divBdr>
            <w:top w:val="none" w:sz="0" w:space="0" w:color="auto"/>
            <w:left w:val="none" w:sz="0" w:space="0" w:color="auto"/>
            <w:bottom w:val="none" w:sz="0" w:space="0" w:color="auto"/>
            <w:right w:val="none" w:sz="0" w:space="0" w:color="auto"/>
          </w:divBdr>
        </w:div>
        <w:div w:id="1297372383">
          <w:marLeft w:val="640"/>
          <w:marRight w:val="0"/>
          <w:marTop w:val="0"/>
          <w:marBottom w:val="0"/>
          <w:divBdr>
            <w:top w:val="none" w:sz="0" w:space="0" w:color="auto"/>
            <w:left w:val="none" w:sz="0" w:space="0" w:color="auto"/>
            <w:bottom w:val="none" w:sz="0" w:space="0" w:color="auto"/>
            <w:right w:val="none" w:sz="0" w:space="0" w:color="auto"/>
          </w:divBdr>
        </w:div>
        <w:div w:id="1999186069">
          <w:marLeft w:val="640"/>
          <w:marRight w:val="0"/>
          <w:marTop w:val="0"/>
          <w:marBottom w:val="0"/>
          <w:divBdr>
            <w:top w:val="none" w:sz="0" w:space="0" w:color="auto"/>
            <w:left w:val="none" w:sz="0" w:space="0" w:color="auto"/>
            <w:bottom w:val="none" w:sz="0" w:space="0" w:color="auto"/>
            <w:right w:val="none" w:sz="0" w:space="0" w:color="auto"/>
          </w:divBdr>
        </w:div>
        <w:div w:id="461846114">
          <w:marLeft w:val="640"/>
          <w:marRight w:val="0"/>
          <w:marTop w:val="0"/>
          <w:marBottom w:val="0"/>
          <w:divBdr>
            <w:top w:val="none" w:sz="0" w:space="0" w:color="auto"/>
            <w:left w:val="none" w:sz="0" w:space="0" w:color="auto"/>
            <w:bottom w:val="none" w:sz="0" w:space="0" w:color="auto"/>
            <w:right w:val="none" w:sz="0" w:space="0" w:color="auto"/>
          </w:divBdr>
        </w:div>
        <w:div w:id="1785540057">
          <w:marLeft w:val="640"/>
          <w:marRight w:val="0"/>
          <w:marTop w:val="0"/>
          <w:marBottom w:val="0"/>
          <w:divBdr>
            <w:top w:val="none" w:sz="0" w:space="0" w:color="auto"/>
            <w:left w:val="none" w:sz="0" w:space="0" w:color="auto"/>
            <w:bottom w:val="none" w:sz="0" w:space="0" w:color="auto"/>
            <w:right w:val="none" w:sz="0" w:space="0" w:color="auto"/>
          </w:divBdr>
        </w:div>
        <w:div w:id="1154178721">
          <w:marLeft w:val="640"/>
          <w:marRight w:val="0"/>
          <w:marTop w:val="0"/>
          <w:marBottom w:val="0"/>
          <w:divBdr>
            <w:top w:val="none" w:sz="0" w:space="0" w:color="auto"/>
            <w:left w:val="none" w:sz="0" w:space="0" w:color="auto"/>
            <w:bottom w:val="none" w:sz="0" w:space="0" w:color="auto"/>
            <w:right w:val="none" w:sz="0" w:space="0" w:color="auto"/>
          </w:divBdr>
        </w:div>
        <w:div w:id="1194000707">
          <w:marLeft w:val="640"/>
          <w:marRight w:val="0"/>
          <w:marTop w:val="0"/>
          <w:marBottom w:val="0"/>
          <w:divBdr>
            <w:top w:val="none" w:sz="0" w:space="0" w:color="auto"/>
            <w:left w:val="none" w:sz="0" w:space="0" w:color="auto"/>
            <w:bottom w:val="none" w:sz="0" w:space="0" w:color="auto"/>
            <w:right w:val="none" w:sz="0" w:space="0" w:color="auto"/>
          </w:divBdr>
        </w:div>
        <w:div w:id="282348289">
          <w:marLeft w:val="640"/>
          <w:marRight w:val="0"/>
          <w:marTop w:val="0"/>
          <w:marBottom w:val="0"/>
          <w:divBdr>
            <w:top w:val="none" w:sz="0" w:space="0" w:color="auto"/>
            <w:left w:val="none" w:sz="0" w:space="0" w:color="auto"/>
            <w:bottom w:val="none" w:sz="0" w:space="0" w:color="auto"/>
            <w:right w:val="none" w:sz="0" w:space="0" w:color="auto"/>
          </w:divBdr>
        </w:div>
        <w:div w:id="288168820">
          <w:marLeft w:val="640"/>
          <w:marRight w:val="0"/>
          <w:marTop w:val="0"/>
          <w:marBottom w:val="0"/>
          <w:divBdr>
            <w:top w:val="none" w:sz="0" w:space="0" w:color="auto"/>
            <w:left w:val="none" w:sz="0" w:space="0" w:color="auto"/>
            <w:bottom w:val="none" w:sz="0" w:space="0" w:color="auto"/>
            <w:right w:val="none" w:sz="0" w:space="0" w:color="auto"/>
          </w:divBdr>
        </w:div>
        <w:div w:id="1468358577">
          <w:marLeft w:val="640"/>
          <w:marRight w:val="0"/>
          <w:marTop w:val="0"/>
          <w:marBottom w:val="0"/>
          <w:divBdr>
            <w:top w:val="none" w:sz="0" w:space="0" w:color="auto"/>
            <w:left w:val="none" w:sz="0" w:space="0" w:color="auto"/>
            <w:bottom w:val="none" w:sz="0" w:space="0" w:color="auto"/>
            <w:right w:val="none" w:sz="0" w:space="0" w:color="auto"/>
          </w:divBdr>
        </w:div>
        <w:div w:id="1606495520">
          <w:marLeft w:val="640"/>
          <w:marRight w:val="0"/>
          <w:marTop w:val="0"/>
          <w:marBottom w:val="0"/>
          <w:divBdr>
            <w:top w:val="none" w:sz="0" w:space="0" w:color="auto"/>
            <w:left w:val="none" w:sz="0" w:space="0" w:color="auto"/>
            <w:bottom w:val="none" w:sz="0" w:space="0" w:color="auto"/>
            <w:right w:val="none" w:sz="0" w:space="0" w:color="auto"/>
          </w:divBdr>
        </w:div>
        <w:div w:id="997735782">
          <w:marLeft w:val="640"/>
          <w:marRight w:val="0"/>
          <w:marTop w:val="0"/>
          <w:marBottom w:val="0"/>
          <w:divBdr>
            <w:top w:val="none" w:sz="0" w:space="0" w:color="auto"/>
            <w:left w:val="none" w:sz="0" w:space="0" w:color="auto"/>
            <w:bottom w:val="none" w:sz="0" w:space="0" w:color="auto"/>
            <w:right w:val="none" w:sz="0" w:space="0" w:color="auto"/>
          </w:divBdr>
        </w:div>
        <w:div w:id="1350716345">
          <w:marLeft w:val="640"/>
          <w:marRight w:val="0"/>
          <w:marTop w:val="0"/>
          <w:marBottom w:val="0"/>
          <w:divBdr>
            <w:top w:val="none" w:sz="0" w:space="0" w:color="auto"/>
            <w:left w:val="none" w:sz="0" w:space="0" w:color="auto"/>
            <w:bottom w:val="none" w:sz="0" w:space="0" w:color="auto"/>
            <w:right w:val="none" w:sz="0" w:space="0" w:color="auto"/>
          </w:divBdr>
        </w:div>
        <w:div w:id="368068768">
          <w:marLeft w:val="640"/>
          <w:marRight w:val="0"/>
          <w:marTop w:val="0"/>
          <w:marBottom w:val="0"/>
          <w:divBdr>
            <w:top w:val="none" w:sz="0" w:space="0" w:color="auto"/>
            <w:left w:val="none" w:sz="0" w:space="0" w:color="auto"/>
            <w:bottom w:val="none" w:sz="0" w:space="0" w:color="auto"/>
            <w:right w:val="none" w:sz="0" w:space="0" w:color="auto"/>
          </w:divBdr>
        </w:div>
        <w:div w:id="424377787">
          <w:marLeft w:val="640"/>
          <w:marRight w:val="0"/>
          <w:marTop w:val="0"/>
          <w:marBottom w:val="0"/>
          <w:divBdr>
            <w:top w:val="none" w:sz="0" w:space="0" w:color="auto"/>
            <w:left w:val="none" w:sz="0" w:space="0" w:color="auto"/>
            <w:bottom w:val="none" w:sz="0" w:space="0" w:color="auto"/>
            <w:right w:val="none" w:sz="0" w:space="0" w:color="auto"/>
          </w:divBdr>
        </w:div>
        <w:div w:id="1210386030">
          <w:marLeft w:val="640"/>
          <w:marRight w:val="0"/>
          <w:marTop w:val="0"/>
          <w:marBottom w:val="0"/>
          <w:divBdr>
            <w:top w:val="none" w:sz="0" w:space="0" w:color="auto"/>
            <w:left w:val="none" w:sz="0" w:space="0" w:color="auto"/>
            <w:bottom w:val="none" w:sz="0" w:space="0" w:color="auto"/>
            <w:right w:val="none" w:sz="0" w:space="0" w:color="auto"/>
          </w:divBdr>
        </w:div>
        <w:div w:id="1180123851">
          <w:marLeft w:val="640"/>
          <w:marRight w:val="0"/>
          <w:marTop w:val="0"/>
          <w:marBottom w:val="0"/>
          <w:divBdr>
            <w:top w:val="none" w:sz="0" w:space="0" w:color="auto"/>
            <w:left w:val="none" w:sz="0" w:space="0" w:color="auto"/>
            <w:bottom w:val="none" w:sz="0" w:space="0" w:color="auto"/>
            <w:right w:val="none" w:sz="0" w:space="0" w:color="auto"/>
          </w:divBdr>
        </w:div>
        <w:div w:id="1595550350">
          <w:marLeft w:val="640"/>
          <w:marRight w:val="0"/>
          <w:marTop w:val="0"/>
          <w:marBottom w:val="0"/>
          <w:divBdr>
            <w:top w:val="none" w:sz="0" w:space="0" w:color="auto"/>
            <w:left w:val="none" w:sz="0" w:space="0" w:color="auto"/>
            <w:bottom w:val="none" w:sz="0" w:space="0" w:color="auto"/>
            <w:right w:val="none" w:sz="0" w:space="0" w:color="auto"/>
          </w:divBdr>
        </w:div>
        <w:div w:id="718212346">
          <w:marLeft w:val="640"/>
          <w:marRight w:val="0"/>
          <w:marTop w:val="0"/>
          <w:marBottom w:val="0"/>
          <w:divBdr>
            <w:top w:val="none" w:sz="0" w:space="0" w:color="auto"/>
            <w:left w:val="none" w:sz="0" w:space="0" w:color="auto"/>
            <w:bottom w:val="none" w:sz="0" w:space="0" w:color="auto"/>
            <w:right w:val="none" w:sz="0" w:space="0" w:color="auto"/>
          </w:divBdr>
        </w:div>
        <w:div w:id="1088572991">
          <w:marLeft w:val="640"/>
          <w:marRight w:val="0"/>
          <w:marTop w:val="0"/>
          <w:marBottom w:val="0"/>
          <w:divBdr>
            <w:top w:val="none" w:sz="0" w:space="0" w:color="auto"/>
            <w:left w:val="none" w:sz="0" w:space="0" w:color="auto"/>
            <w:bottom w:val="none" w:sz="0" w:space="0" w:color="auto"/>
            <w:right w:val="none" w:sz="0" w:space="0" w:color="auto"/>
          </w:divBdr>
        </w:div>
        <w:div w:id="1113786939">
          <w:marLeft w:val="640"/>
          <w:marRight w:val="0"/>
          <w:marTop w:val="0"/>
          <w:marBottom w:val="0"/>
          <w:divBdr>
            <w:top w:val="none" w:sz="0" w:space="0" w:color="auto"/>
            <w:left w:val="none" w:sz="0" w:space="0" w:color="auto"/>
            <w:bottom w:val="none" w:sz="0" w:space="0" w:color="auto"/>
            <w:right w:val="none" w:sz="0" w:space="0" w:color="auto"/>
          </w:divBdr>
        </w:div>
        <w:div w:id="1011764017">
          <w:marLeft w:val="640"/>
          <w:marRight w:val="0"/>
          <w:marTop w:val="0"/>
          <w:marBottom w:val="0"/>
          <w:divBdr>
            <w:top w:val="none" w:sz="0" w:space="0" w:color="auto"/>
            <w:left w:val="none" w:sz="0" w:space="0" w:color="auto"/>
            <w:bottom w:val="none" w:sz="0" w:space="0" w:color="auto"/>
            <w:right w:val="none" w:sz="0" w:space="0" w:color="auto"/>
          </w:divBdr>
        </w:div>
        <w:div w:id="1534153763">
          <w:marLeft w:val="640"/>
          <w:marRight w:val="0"/>
          <w:marTop w:val="0"/>
          <w:marBottom w:val="0"/>
          <w:divBdr>
            <w:top w:val="none" w:sz="0" w:space="0" w:color="auto"/>
            <w:left w:val="none" w:sz="0" w:space="0" w:color="auto"/>
            <w:bottom w:val="none" w:sz="0" w:space="0" w:color="auto"/>
            <w:right w:val="none" w:sz="0" w:space="0" w:color="auto"/>
          </w:divBdr>
        </w:div>
        <w:div w:id="1070081328">
          <w:marLeft w:val="640"/>
          <w:marRight w:val="0"/>
          <w:marTop w:val="0"/>
          <w:marBottom w:val="0"/>
          <w:divBdr>
            <w:top w:val="none" w:sz="0" w:space="0" w:color="auto"/>
            <w:left w:val="none" w:sz="0" w:space="0" w:color="auto"/>
            <w:bottom w:val="none" w:sz="0" w:space="0" w:color="auto"/>
            <w:right w:val="none" w:sz="0" w:space="0" w:color="auto"/>
          </w:divBdr>
        </w:div>
        <w:div w:id="2021084336">
          <w:marLeft w:val="640"/>
          <w:marRight w:val="0"/>
          <w:marTop w:val="0"/>
          <w:marBottom w:val="0"/>
          <w:divBdr>
            <w:top w:val="none" w:sz="0" w:space="0" w:color="auto"/>
            <w:left w:val="none" w:sz="0" w:space="0" w:color="auto"/>
            <w:bottom w:val="none" w:sz="0" w:space="0" w:color="auto"/>
            <w:right w:val="none" w:sz="0" w:space="0" w:color="auto"/>
          </w:divBdr>
        </w:div>
        <w:div w:id="1089618708">
          <w:marLeft w:val="640"/>
          <w:marRight w:val="0"/>
          <w:marTop w:val="0"/>
          <w:marBottom w:val="0"/>
          <w:divBdr>
            <w:top w:val="none" w:sz="0" w:space="0" w:color="auto"/>
            <w:left w:val="none" w:sz="0" w:space="0" w:color="auto"/>
            <w:bottom w:val="none" w:sz="0" w:space="0" w:color="auto"/>
            <w:right w:val="none" w:sz="0" w:space="0" w:color="auto"/>
          </w:divBdr>
        </w:div>
        <w:div w:id="1600672868">
          <w:marLeft w:val="640"/>
          <w:marRight w:val="0"/>
          <w:marTop w:val="0"/>
          <w:marBottom w:val="0"/>
          <w:divBdr>
            <w:top w:val="none" w:sz="0" w:space="0" w:color="auto"/>
            <w:left w:val="none" w:sz="0" w:space="0" w:color="auto"/>
            <w:bottom w:val="none" w:sz="0" w:space="0" w:color="auto"/>
            <w:right w:val="none" w:sz="0" w:space="0" w:color="auto"/>
          </w:divBdr>
        </w:div>
        <w:div w:id="830875034">
          <w:marLeft w:val="640"/>
          <w:marRight w:val="0"/>
          <w:marTop w:val="0"/>
          <w:marBottom w:val="0"/>
          <w:divBdr>
            <w:top w:val="none" w:sz="0" w:space="0" w:color="auto"/>
            <w:left w:val="none" w:sz="0" w:space="0" w:color="auto"/>
            <w:bottom w:val="none" w:sz="0" w:space="0" w:color="auto"/>
            <w:right w:val="none" w:sz="0" w:space="0" w:color="auto"/>
          </w:divBdr>
        </w:div>
        <w:div w:id="158232530">
          <w:marLeft w:val="640"/>
          <w:marRight w:val="0"/>
          <w:marTop w:val="0"/>
          <w:marBottom w:val="0"/>
          <w:divBdr>
            <w:top w:val="none" w:sz="0" w:space="0" w:color="auto"/>
            <w:left w:val="none" w:sz="0" w:space="0" w:color="auto"/>
            <w:bottom w:val="none" w:sz="0" w:space="0" w:color="auto"/>
            <w:right w:val="none" w:sz="0" w:space="0" w:color="auto"/>
          </w:divBdr>
        </w:div>
      </w:divsChild>
    </w:div>
    <w:div w:id="39213865">
      <w:bodyDiv w:val="1"/>
      <w:marLeft w:val="0"/>
      <w:marRight w:val="0"/>
      <w:marTop w:val="0"/>
      <w:marBottom w:val="0"/>
      <w:divBdr>
        <w:top w:val="none" w:sz="0" w:space="0" w:color="auto"/>
        <w:left w:val="none" w:sz="0" w:space="0" w:color="auto"/>
        <w:bottom w:val="none" w:sz="0" w:space="0" w:color="auto"/>
        <w:right w:val="none" w:sz="0" w:space="0" w:color="auto"/>
      </w:divBdr>
      <w:divsChild>
        <w:div w:id="1197237543">
          <w:marLeft w:val="640"/>
          <w:marRight w:val="0"/>
          <w:marTop w:val="0"/>
          <w:marBottom w:val="0"/>
          <w:divBdr>
            <w:top w:val="none" w:sz="0" w:space="0" w:color="auto"/>
            <w:left w:val="none" w:sz="0" w:space="0" w:color="auto"/>
            <w:bottom w:val="none" w:sz="0" w:space="0" w:color="auto"/>
            <w:right w:val="none" w:sz="0" w:space="0" w:color="auto"/>
          </w:divBdr>
        </w:div>
        <w:div w:id="1288118508">
          <w:marLeft w:val="640"/>
          <w:marRight w:val="0"/>
          <w:marTop w:val="0"/>
          <w:marBottom w:val="0"/>
          <w:divBdr>
            <w:top w:val="none" w:sz="0" w:space="0" w:color="auto"/>
            <w:left w:val="none" w:sz="0" w:space="0" w:color="auto"/>
            <w:bottom w:val="none" w:sz="0" w:space="0" w:color="auto"/>
            <w:right w:val="none" w:sz="0" w:space="0" w:color="auto"/>
          </w:divBdr>
        </w:div>
        <w:div w:id="1309433696">
          <w:marLeft w:val="640"/>
          <w:marRight w:val="0"/>
          <w:marTop w:val="0"/>
          <w:marBottom w:val="0"/>
          <w:divBdr>
            <w:top w:val="none" w:sz="0" w:space="0" w:color="auto"/>
            <w:left w:val="none" w:sz="0" w:space="0" w:color="auto"/>
            <w:bottom w:val="none" w:sz="0" w:space="0" w:color="auto"/>
            <w:right w:val="none" w:sz="0" w:space="0" w:color="auto"/>
          </w:divBdr>
        </w:div>
        <w:div w:id="767314219">
          <w:marLeft w:val="640"/>
          <w:marRight w:val="0"/>
          <w:marTop w:val="0"/>
          <w:marBottom w:val="0"/>
          <w:divBdr>
            <w:top w:val="none" w:sz="0" w:space="0" w:color="auto"/>
            <w:left w:val="none" w:sz="0" w:space="0" w:color="auto"/>
            <w:bottom w:val="none" w:sz="0" w:space="0" w:color="auto"/>
            <w:right w:val="none" w:sz="0" w:space="0" w:color="auto"/>
          </w:divBdr>
        </w:div>
        <w:div w:id="207374150">
          <w:marLeft w:val="640"/>
          <w:marRight w:val="0"/>
          <w:marTop w:val="0"/>
          <w:marBottom w:val="0"/>
          <w:divBdr>
            <w:top w:val="none" w:sz="0" w:space="0" w:color="auto"/>
            <w:left w:val="none" w:sz="0" w:space="0" w:color="auto"/>
            <w:bottom w:val="none" w:sz="0" w:space="0" w:color="auto"/>
            <w:right w:val="none" w:sz="0" w:space="0" w:color="auto"/>
          </w:divBdr>
        </w:div>
        <w:div w:id="1184708548">
          <w:marLeft w:val="640"/>
          <w:marRight w:val="0"/>
          <w:marTop w:val="0"/>
          <w:marBottom w:val="0"/>
          <w:divBdr>
            <w:top w:val="none" w:sz="0" w:space="0" w:color="auto"/>
            <w:left w:val="none" w:sz="0" w:space="0" w:color="auto"/>
            <w:bottom w:val="none" w:sz="0" w:space="0" w:color="auto"/>
            <w:right w:val="none" w:sz="0" w:space="0" w:color="auto"/>
          </w:divBdr>
        </w:div>
        <w:div w:id="1678342732">
          <w:marLeft w:val="640"/>
          <w:marRight w:val="0"/>
          <w:marTop w:val="0"/>
          <w:marBottom w:val="0"/>
          <w:divBdr>
            <w:top w:val="none" w:sz="0" w:space="0" w:color="auto"/>
            <w:left w:val="none" w:sz="0" w:space="0" w:color="auto"/>
            <w:bottom w:val="none" w:sz="0" w:space="0" w:color="auto"/>
            <w:right w:val="none" w:sz="0" w:space="0" w:color="auto"/>
          </w:divBdr>
        </w:div>
        <w:div w:id="1938175310">
          <w:marLeft w:val="640"/>
          <w:marRight w:val="0"/>
          <w:marTop w:val="0"/>
          <w:marBottom w:val="0"/>
          <w:divBdr>
            <w:top w:val="none" w:sz="0" w:space="0" w:color="auto"/>
            <w:left w:val="none" w:sz="0" w:space="0" w:color="auto"/>
            <w:bottom w:val="none" w:sz="0" w:space="0" w:color="auto"/>
            <w:right w:val="none" w:sz="0" w:space="0" w:color="auto"/>
          </w:divBdr>
        </w:div>
        <w:div w:id="829443707">
          <w:marLeft w:val="640"/>
          <w:marRight w:val="0"/>
          <w:marTop w:val="0"/>
          <w:marBottom w:val="0"/>
          <w:divBdr>
            <w:top w:val="none" w:sz="0" w:space="0" w:color="auto"/>
            <w:left w:val="none" w:sz="0" w:space="0" w:color="auto"/>
            <w:bottom w:val="none" w:sz="0" w:space="0" w:color="auto"/>
            <w:right w:val="none" w:sz="0" w:space="0" w:color="auto"/>
          </w:divBdr>
        </w:div>
        <w:div w:id="1496651052">
          <w:marLeft w:val="640"/>
          <w:marRight w:val="0"/>
          <w:marTop w:val="0"/>
          <w:marBottom w:val="0"/>
          <w:divBdr>
            <w:top w:val="none" w:sz="0" w:space="0" w:color="auto"/>
            <w:left w:val="none" w:sz="0" w:space="0" w:color="auto"/>
            <w:bottom w:val="none" w:sz="0" w:space="0" w:color="auto"/>
            <w:right w:val="none" w:sz="0" w:space="0" w:color="auto"/>
          </w:divBdr>
        </w:div>
        <w:div w:id="1479423317">
          <w:marLeft w:val="640"/>
          <w:marRight w:val="0"/>
          <w:marTop w:val="0"/>
          <w:marBottom w:val="0"/>
          <w:divBdr>
            <w:top w:val="none" w:sz="0" w:space="0" w:color="auto"/>
            <w:left w:val="none" w:sz="0" w:space="0" w:color="auto"/>
            <w:bottom w:val="none" w:sz="0" w:space="0" w:color="auto"/>
            <w:right w:val="none" w:sz="0" w:space="0" w:color="auto"/>
          </w:divBdr>
        </w:div>
        <w:div w:id="984889596">
          <w:marLeft w:val="640"/>
          <w:marRight w:val="0"/>
          <w:marTop w:val="0"/>
          <w:marBottom w:val="0"/>
          <w:divBdr>
            <w:top w:val="none" w:sz="0" w:space="0" w:color="auto"/>
            <w:left w:val="none" w:sz="0" w:space="0" w:color="auto"/>
            <w:bottom w:val="none" w:sz="0" w:space="0" w:color="auto"/>
            <w:right w:val="none" w:sz="0" w:space="0" w:color="auto"/>
          </w:divBdr>
        </w:div>
        <w:div w:id="207374520">
          <w:marLeft w:val="640"/>
          <w:marRight w:val="0"/>
          <w:marTop w:val="0"/>
          <w:marBottom w:val="0"/>
          <w:divBdr>
            <w:top w:val="none" w:sz="0" w:space="0" w:color="auto"/>
            <w:left w:val="none" w:sz="0" w:space="0" w:color="auto"/>
            <w:bottom w:val="none" w:sz="0" w:space="0" w:color="auto"/>
            <w:right w:val="none" w:sz="0" w:space="0" w:color="auto"/>
          </w:divBdr>
        </w:div>
        <w:div w:id="1934776400">
          <w:marLeft w:val="640"/>
          <w:marRight w:val="0"/>
          <w:marTop w:val="0"/>
          <w:marBottom w:val="0"/>
          <w:divBdr>
            <w:top w:val="none" w:sz="0" w:space="0" w:color="auto"/>
            <w:left w:val="none" w:sz="0" w:space="0" w:color="auto"/>
            <w:bottom w:val="none" w:sz="0" w:space="0" w:color="auto"/>
            <w:right w:val="none" w:sz="0" w:space="0" w:color="auto"/>
          </w:divBdr>
        </w:div>
        <w:div w:id="29230869">
          <w:marLeft w:val="640"/>
          <w:marRight w:val="0"/>
          <w:marTop w:val="0"/>
          <w:marBottom w:val="0"/>
          <w:divBdr>
            <w:top w:val="none" w:sz="0" w:space="0" w:color="auto"/>
            <w:left w:val="none" w:sz="0" w:space="0" w:color="auto"/>
            <w:bottom w:val="none" w:sz="0" w:space="0" w:color="auto"/>
            <w:right w:val="none" w:sz="0" w:space="0" w:color="auto"/>
          </w:divBdr>
        </w:div>
        <w:div w:id="1175650846">
          <w:marLeft w:val="640"/>
          <w:marRight w:val="0"/>
          <w:marTop w:val="0"/>
          <w:marBottom w:val="0"/>
          <w:divBdr>
            <w:top w:val="none" w:sz="0" w:space="0" w:color="auto"/>
            <w:left w:val="none" w:sz="0" w:space="0" w:color="auto"/>
            <w:bottom w:val="none" w:sz="0" w:space="0" w:color="auto"/>
            <w:right w:val="none" w:sz="0" w:space="0" w:color="auto"/>
          </w:divBdr>
        </w:div>
        <w:div w:id="503474342">
          <w:marLeft w:val="640"/>
          <w:marRight w:val="0"/>
          <w:marTop w:val="0"/>
          <w:marBottom w:val="0"/>
          <w:divBdr>
            <w:top w:val="none" w:sz="0" w:space="0" w:color="auto"/>
            <w:left w:val="none" w:sz="0" w:space="0" w:color="auto"/>
            <w:bottom w:val="none" w:sz="0" w:space="0" w:color="auto"/>
            <w:right w:val="none" w:sz="0" w:space="0" w:color="auto"/>
          </w:divBdr>
        </w:div>
        <w:div w:id="317152842">
          <w:marLeft w:val="640"/>
          <w:marRight w:val="0"/>
          <w:marTop w:val="0"/>
          <w:marBottom w:val="0"/>
          <w:divBdr>
            <w:top w:val="none" w:sz="0" w:space="0" w:color="auto"/>
            <w:left w:val="none" w:sz="0" w:space="0" w:color="auto"/>
            <w:bottom w:val="none" w:sz="0" w:space="0" w:color="auto"/>
            <w:right w:val="none" w:sz="0" w:space="0" w:color="auto"/>
          </w:divBdr>
        </w:div>
        <w:div w:id="233509648">
          <w:marLeft w:val="640"/>
          <w:marRight w:val="0"/>
          <w:marTop w:val="0"/>
          <w:marBottom w:val="0"/>
          <w:divBdr>
            <w:top w:val="none" w:sz="0" w:space="0" w:color="auto"/>
            <w:left w:val="none" w:sz="0" w:space="0" w:color="auto"/>
            <w:bottom w:val="none" w:sz="0" w:space="0" w:color="auto"/>
            <w:right w:val="none" w:sz="0" w:space="0" w:color="auto"/>
          </w:divBdr>
        </w:div>
        <w:div w:id="935481199">
          <w:marLeft w:val="640"/>
          <w:marRight w:val="0"/>
          <w:marTop w:val="0"/>
          <w:marBottom w:val="0"/>
          <w:divBdr>
            <w:top w:val="none" w:sz="0" w:space="0" w:color="auto"/>
            <w:left w:val="none" w:sz="0" w:space="0" w:color="auto"/>
            <w:bottom w:val="none" w:sz="0" w:space="0" w:color="auto"/>
            <w:right w:val="none" w:sz="0" w:space="0" w:color="auto"/>
          </w:divBdr>
        </w:div>
        <w:div w:id="1000280561">
          <w:marLeft w:val="640"/>
          <w:marRight w:val="0"/>
          <w:marTop w:val="0"/>
          <w:marBottom w:val="0"/>
          <w:divBdr>
            <w:top w:val="none" w:sz="0" w:space="0" w:color="auto"/>
            <w:left w:val="none" w:sz="0" w:space="0" w:color="auto"/>
            <w:bottom w:val="none" w:sz="0" w:space="0" w:color="auto"/>
            <w:right w:val="none" w:sz="0" w:space="0" w:color="auto"/>
          </w:divBdr>
        </w:div>
        <w:div w:id="387218729">
          <w:marLeft w:val="640"/>
          <w:marRight w:val="0"/>
          <w:marTop w:val="0"/>
          <w:marBottom w:val="0"/>
          <w:divBdr>
            <w:top w:val="none" w:sz="0" w:space="0" w:color="auto"/>
            <w:left w:val="none" w:sz="0" w:space="0" w:color="auto"/>
            <w:bottom w:val="none" w:sz="0" w:space="0" w:color="auto"/>
            <w:right w:val="none" w:sz="0" w:space="0" w:color="auto"/>
          </w:divBdr>
        </w:div>
        <w:div w:id="1126895531">
          <w:marLeft w:val="640"/>
          <w:marRight w:val="0"/>
          <w:marTop w:val="0"/>
          <w:marBottom w:val="0"/>
          <w:divBdr>
            <w:top w:val="none" w:sz="0" w:space="0" w:color="auto"/>
            <w:left w:val="none" w:sz="0" w:space="0" w:color="auto"/>
            <w:bottom w:val="none" w:sz="0" w:space="0" w:color="auto"/>
            <w:right w:val="none" w:sz="0" w:space="0" w:color="auto"/>
          </w:divBdr>
        </w:div>
        <w:div w:id="887377133">
          <w:marLeft w:val="640"/>
          <w:marRight w:val="0"/>
          <w:marTop w:val="0"/>
          <w:marBottom w:val="0"/>
          <w:divBdr>
            <w:top w:val="none" w:sz="0" w:space="0" w:color="auto"/>
            <w:left w:val="none" w:sz="0" w:space="0" w:color="auto"/>
            <w:bottom w:val="none" w:sz="0" w:space="0" w:color="auto"/>
            <w:right w:val="none" w:sz="0" w:space="0" w:color="auto"/>
          </w:divBdr>
        </w:div>
        <w:div w:id="342364996">
          <w:marLeft w:val="640"/>
          <w:marRight w:val="0"/>
          <w:marTop w:val="0"/>
          <w:marBottom w:val="0"/>
          <w:divBdr>
            <w:top w:val="none" w:sz="0" w:space="0" w:color="auto"/>
            <w:left w:val="none" w:sz="0" w:space="0" w:color="auto"/>
            <w:bottom w:val="none" w:sz="0" w:space="0" w:color="auto"/>
            <w:right w:val="none" w:sz="0" w:space="0" w:color="auto"/>
          </w:divBdr>
        </w:div>
        <w:div w:id="752627710">
          <w:marLeft w:val="640"/>
          <w:marRight w:val="0"/>
          <w:marTop w:val="0"/>
          <w:marBottom w:val="0"/>
          <w:divBdr>
            <w:top w:val="none" w:sz="0" w:space="0" w:color="auto"/>
            <w:left w:val="none" w:sz="0" w:space="0" w:color="auto"/>
            <w:bottom w:val="none" w:sz="0" w:space="0" w:color="auto"/>
            <w:right w:val="none" w:sz="0" w:space="0" w:color="auto"/>
          </w:divBdr>
        </w:div>
        <w:div w:id="1719890703">
          <w:marLeft w:val="640"/>
          <w:marRight w:val="0"/>
          <w:marTop w:val="0"/>
          <w:marBottom w:val="0"/>
          <w:divBdr>
            <w:top w:val="none" w:sz="0" w:space="0" w:color="auto"/>
            <w:left w:val="none" w:sz="0" w:space="0" w:color="auto"/>
            <w:bottom w:val="none" w:sz="0" w:space="0" w:color="auto"/>
            <w:right w:val="none" w:sz="0" w:space="0" w:color="auto"/>
          </w:divBdr>
        </w:div>
        <w:div w:id="673187291">
          <w:marLeft w:val="640"/>
          <w:marRight w:val="0"/>
          <w:marTop w:val="0"/>
          <w:marBottom w:val="0"/>
          <w:divBdr>
            <w:top w:val="none" w:sz="0" w:space="0" w:color="auto"/>
            <w:left w:val="none" w:sz="0" w:space="0" w:color="auto"/>
            <w:bottom w:val="none" w:sz="0" w:space="0" w:color="auto"/>
            <w:right w:val="none" w:sz="0" w:space="0" w:color="auto"/>
          </w:divBdr>
        </w:div>
        <w:div w:id="856507887">
          <w:marLeft w:val="640"/>
          <w:marRight w:val="0"/>
          <w:marTop w:val="0"/>
          <w:marBottom w:val="0"/>
          <w:divBdr>
            <w:top w:val="none" w:sz="0" w:space="0" w:color="auto"/>
            <w:left w:val="none" w:sz="0" w:space="0" w:color="auto"/>
            <w:bottom w:val="none" w:sz="0" w:space="0" w:color="auto"/>
            <w:right w:val="none" w:sz="0" w:space="0" w:color="auto"/>
          </w:divBdr>
        </w:div>
        <w:div w:id="1075854263">
          <w:marLeft w:val="640"/>
          <w:marRight w:val="0"/>
          <w:marTop w:val="0"/>
          <w:marBottom w:val="0"/>
          <w:divBdr>
            <w:top w:val="none" w:sz="0" w:space="0" w:color="auto"/>
            <w:left w:val="none" w:sz="0" w:space="0" w:color="auto"/>
            <w:bottom w:val="none" w:sz="0" w:space="0" w:color="auto"/>
            <w:right w:val="none" w:sz="0" w:space="0" w:color="auto"/>
          </w:divBdr>
        </w:div>
        <w:div w:id="609513890">
          <w:marLeft w:val="640"/>
          <w:marRight w:val="0"/>
          <w:marTop w:val="0"/>
          <w:marBottom w:val="0"/>
          <w:divBdr>
            <w:top w:val="none" w:sz="0" w:space="0" w:color="auto"/>
            <w:left w:val="none" w:sz="0" w:space="0" w:color="auto"/>
            <w:bottom w:val="none" w:sz="0" w:space="0" w:color="auto"/>
            <w:right w:val="none" w:sz="0" w:space="0" w:color="auto"/>
          </w:divBdr>
        </w:div>
        <w:div w:id="987518390">
          <w:marLeft w:val="640"/>
          <w:marRight w:val="0"/>
          <w:marTop w:val="0"/>
          <w:marBottom w:val="0"/>
          <w:divBdr>
            <w:top w:val="none" w:sz="0" w:space="0" w:color="auto"/>
            <w:left w:val="none" w:sz="0" w:space="0" w:color="auto"/>
            <w:bottom w:val="none" w:sz="0" w:space="0" w:color="auto"/>
            <w:right w:val="none" w:sz="0" w:space="0" w:color="auto"/>
          </w:divBdr>
        </w:div>
        <w:div w:id="597105472">
          <w:marLeft w:val="640"/>
          <w:marRight w:val="0"/>
          <w:marTop w:val="0"/>
          <w:marBottom w:val="0"/>
          <w:divBdr>
            <w:top w:val="none" w:sz="0" w:space="0" w:color="auto"/>
            <w:left w:val="none" w:sz="0" w:space="0" w:color="auto"/>
            <w:bottom w:val="none" w:sz="0" w:space="0" w:color="auto"/>
            <w:right w:val="none" w:sz="0" w:space="0" w:color="auto"/>
          </w:divBdr>
        </w:div>
        <w:div w:id="1070883171">
          <w:marLeft w:val="640"/>
          <w:marRight w:val="0"/>
          <w:marTop w:val="0"/>
          <w:marBottom w:val="0"/>
          <w:divBdr>
            <w:top w:val="none" w:sz="0" w:space="0" w:color="auto"/>
            <w:left w:val="none" w:sz="0" w:space="0" w:color="auto"/>
            <w:bottom w:val="none" w:sz="0" w:space="0" w:color="auto"/>
            <w:right w:val="none" w:sz="0" w:space="0" w:color="auto"/>
          </w:divBdr>
        </w:div>
        <w:div w:id="818577177">
          <w:marLeft w:val="640"/>
          <w:marRight w:val="0"/>
          <w:marTop w:val="0"/>
          <w:marBottom w:val="0"/>
          <w:divBdr>
            <w:top w:val="none" w:sz="0" w:space="0" w:color="auto"/>
            <w:left w:val="none" w:sz="0" w:space="0" w:color="auto"/>
            <w:bottom w:val="none" w:sz="0" w:space="0" w:color="auto"/>
            <w:right w:val="none" w:sz="0" w:space="0" w:color="auto"/>
          </w:divBdr>
        </w:div>
        <w:div w:id="810171350">
          <w:marLeft w:val="640"/>
          <w:marRight w:val="0"/>
          <w:marTop w:val="0"/>
          <w:marBottom w:val="0"/>
          <w:divBdr>
            <w:top w:val="none" w:sz="0" w:space="0" w:color="auto"/>
            <w:left w:val="none" w:sz="0" w:space="0" w:color="auto"/>
            <w:bottom w:val="none" w:sz="0" w:space="0" w:color="auto"/>
            <w:right w:val="none" w:sz="0" w:space="0" w:color="auto"/>
          </w:divBdr>
        </w:div>
        <w:div w:id="372731406">
          <w:marLeft w:val="640"/>
          <w:marRight w:val="0"/>
          <w:marTop w:val="0"/>
          <w:marBottom w:val="0"/>
          <w:divBdr>
            <w:top w:val="none" w:sz="0" w:space="0" w:color="auto"/>
            <w:left w:val="none" w:sz="0" w:space="0" w:color="auto"/>
            <w:bottom w:val="none" w:sz="0" w:space="0" w:color="auto"/>
            <w:right w:val="none" w:sz="0" w:space="0" w:color="auto"/>
          </w:divBdr>
        </w:div>
        <w:div w:id="546837074">
          <w:marLeft w:val="640"/>
          <w:marRight w:val="0"/>
          <w:marTop w:val="0"/>
          <w:marBottom w:val="0"/>
          <w:divBdr>
            <w:top w:val="none" w:sz="0" w:space="0" w:color="auto"/>
            <w:left w:val="none" w:sz="0" w:space="0" w:color="auto"/>
            <w:bottom w:val="none" w:sz="0" w:space="0" w:color="auto"/>
            <w:right w:val="none" w:sz="0" w:space="0" w:color="auto"/>
          </w:divBdr>
        </w:div>
        <w:div w:id="272858652">
          <w:marLeft w:val="640"/>
          <w:marRight w:val="0"/>
          <w:marTop w:val="0"/>
          <w:marBottom w:val="0"/>
          <w:divBdr>
            <w:top w:val="none" w:sz="0" w:space="0" w:color="auto"/>
            <w:left w:val="none" w:sz="0" w:space="0" w:color="auto"/>
            <w:bottom w:val="none" w:sz="0" w:space="0" w:color="auto"/>
            <w:right w:val="none" w:sz="0" w:space="0" w:color="auto"/>
          </w:divBdr>
        </w:div>
        <w:div w:id="1312557202">
          <w:marLeft w:val="640"/>
          <w:marRight w:val="0"/>
          <w:marTop w:val="0"/>
          <w:marBottom w:val="0"/>
          <w:divBdr>
            <w:top w:val="none" w:sz="0" w:space="0" w:color="auto"/>
            <w:left w:val="none" w:sz="0" w:space="0" w:color="auto"/>
            <w:bottom w:val="none" w:sz="0" w:space="0" w:color="auto"/>
            <w:right w:val="none" w:sz="0" w:space="0" w:color="auto"/>
          </w:divBdr>
        </w:div>
        <w:div w:id="1452505798">
          <w:marLeft w:val="640"/>
          <w:marRight w:val="0"/>
          <w:marTop w:val="0"/>
          <w:marBottom w:val="0"/>
          <w:divBdr>
            <w:top w:val="none" w:sz="0" w:space="0" w:color="auto"/>
            <w:left w:val="none" w:sz="0" w:space="0" w:color="auto"/>
            <w:bottom w:val="none" w:sz="0" w:space="0" w:color="auto"/>
            <w:right w:val="none" w:sz="0" w:space="0" w:color="auto"/>
          </w:divBdr>
        </w:div>
        <w:div w:id="149255763">
          <w:marLeft w:val="640"/>
          <w:marRight w:val="0"/>
          <w:marTop w:val="0"/>
          <w:marBottom w:val="0"/>
          <w:divBdr>
            <w:top w:val="none" w:sz="0" w:space="0" w:color="auto"/>
            <w:left w:val="none" w:sz="0" w:space="0" w:color="auto"/>
            <w:bottom w:val="none" w:sz="0" w:space="0" w:color="auto"/>
            <w:right w:val="none" w:sz="0" w:space="0" w:color="auto"/>
          </w:divBdr>
        </w:div>
        <w:div w:id="1306351968">
          <w:marLeft w:val="640"/>
          <w:marRight w:val="0"/>
          <w:marTop w:val="0"/>
          <w:marBottom w:val="0"/>
          <w:divBdr>
            <w:top w:val="none" w:sz="0" w:space="0" w:color="auto"/>
            <w:left w:val="none" w:sz="0" w:space="0" w:color="auto"/>
            <w:bottom w:val="none" w:sz="0" w:space="0" w:color="auto"/>
            <w:right w:val="none" w:sz="0" w:space="0" w:color="auto"/>
          </w:divBdr>
        </w:div>
      </w:divsChild>
    </w:div>
    <w:div w:id="41099415">
      <w:bodyDiv w:val="1"/>
      <w:marLeft w:val="0"/>
      <w:marRight w:val="0"/>
      <w:marTop w:val="0"/>
      <w:marBottom w:val="0"/>
      <w:divBdr>
        <w:top w:val="none" w:sz="0" w:space="0" w:color="auto"/>
        <w:left w:val="none" w:sz="0" w:space="0" w:color="auto"/>
        <w:bottom w:val="none" w:sz="0" w:space="0" w:color="auto"/>
        <w:right w:val="none" w:sz="0" w:space="0" w:color="auto"/>
      </w:divBdr>
    </w:div>
    <w:div w:id="77295670">
      <w:bodyDiv w:val="1"/>
      <w:marLeft w:val="0"/>
      <w:marRight w:val="0"/>
      <w:marTop w:val="0"/>
      <w:marBottom w:val="0"/>
      <w:divBdr>
        <w:top w:val="none" w:sz="0" w:space="0" w:color="auto"/>
        <w:left w:val="none" w:sz="0" w:space="0" w:color="auto"/>
        <w:bottom w:val="none" w:sz="0" w:space="0" w:color="auto"/>
        <w:right w:val="none" w:sz="0" w:space="0" w:color="auto"/>
      </w:divBdr>
      <w:divsChild>
        <w:div w:id="1508787445">
          <w:marLeft w:val="0"/>
          <w:marRight w:val="0"/>
          <w:marTop w:val="0"/>
          <w:marBottom w:val="0"/>
          <w:divBdr>
            <w:top w:val="none" w:sz="0" w:space="0" w:color="auto"/>
            <w:left w:val="none" w:sz="0" w:space="0" w:color="auto"/>
            <w:bottom w:val="none" w:sz="0" w:space="0" w:color="auto"/>
            <w:right w:val="none" w:sz="0" w:space="0" w:color="auto"/>
          </w:divBdr>
          <w:divsChild>
            <w:div w:id="120346863">
              <w:marLeft w:val="0"/>
              <w:marRight w:val="0"/>
              <w:marTop w:val="0"/>
              <w:marBottom w:val="0"/>
              <w:divBdr>
                <w:top w:val="none" w:sz="0" w:space="0" w:color="auto"/>
                <w:left w:val="none" w:sz="0" w:space="0" w:color="auto"/>
                <w:bottom w:val="none" w:sz="0" w:space="0" w:color="auto"/>
                <w:right w:val="none" w:sz="0" w:space="0" w:color="auto"/>
              </w:divBdr>
              <w:divsChild>
                <w:div w:id="1324044851">
                  <w:marLeft w:val="0"/>
                  <w:marRight w:val="0"/>
                  <w:marTop w:val="0"/>
                  <w:marBottom w:val="0"/>
                  <w:divBdr>
                    <w:top w:val="none" w:sz="0" w:space="0" w:color="auto"/>
                    <w:left w:val="none" w:sz="0" w:space="0" w:color="auto"/>
                    <w:bottom w:val="none" w:sz="0" w:space="0" w:color="auto"/>
                    <w:right w:val="none" w:sz="0" w:space="0" w:color="auto"/>
                  </w:divBdr>
                  <w:divsChild>
                    <w:div w:id="275527869">
                      <w:marLeft w:val="0"/>
                      <w:marRight w:val="0"/>
                      <w:marTop w:val="0"/>
                      <w:marBottom w:val="0"/>
                      <w:divBdr>
                        <w:top w:val="none" w:sz="0" w:space="0" w:color="auto"/>
                        <w:left w:val="none" w:sz="0" w:space="0" w:color="auto"/>
                        <w:bottom w:val="none" w:sz="0" w:space="0" w:color="auto"/>
                        <w:right w:val="none" w:sz="0" w:space="0" w:color="auto"/>
                      </w:divBdr>
                      <w:divsChild>
                        <w:div w:id="1246500065">
                          <w:marLeft w:val="0"/>
                          <w:marRight w:val="0"/>
                          <w:marTop w:val="0"/>
                          <w:marBottom w:val="0"/>
                          <w:divBdr>
                            <w:top w:val="none" w:sz="0" w:space="0" w:color="auto"/>
                            <w:left w:val="none" w:sz="0" w:space="0" w:color="auto"/>
                            <w:bottom w:val="none" w:sz="0" w:space="0" w:color="auto"/>
                            <w:right w:val="none" w:sz="0" w:space="0" w:color="auto"/>
                          </w:divBdr>
                          <w:divsChild>
                            <w:div w:id="10436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61980">
      <w:bodyDiv w:val="1"/>
      <w:marLeft w:val="0"/>
      <w:marRight w:val="0"/>
      <w:marTop w:val="0"/>
      <w:marBottom w:val="0"/>
      <w:divBdr>
        <w:top w:val="none" w:sz="0" w:space="0" w:color="auto"/>
        <w:left w:val="none" w:sz="0" w:space="0" w:color="auto"/>
        <w:bottom w:val="none" w:sz="0" w:space="0" w:color="auto"/>
        <w:right w:val="none" w:sz="0" w:space="0" w:color="auto"/>
      </w:divBdr>
      <w:divsChild>
        <w:div w:id="50467317">
          <w:marLeft w:val="640"/>
          <w:marRight w:val="0"/>
          <w:marTop w:val="0"/>
          <w:marBottom w:val="0"/>
          <w:divBdr>
            <w:top w:val="none" w:sz="0" w:space="0" w:color="auto"/>
            <w:left w:val="none" w:sz="0" w:space="0" w:color="auto"/>
            <w:bottom w:val="none" w:sz="0" w:space="0" w:color="auto"/>
            <w:right w:val="none" w:sz="0" w:space="0" w:color="auto"/>
          </w:divBdr>
        </w:div>
        <w:div w:id="760032980">
          <w:marLeft w:val="640"/>
          <w:marRight w:val="0"/>
          <w:marTop w:val="0"/>
          <w:marBottom w:val="0"/>
          <w:divBdr>
            <w:top w:val="none" w:sz="0" w:space="0" w:color="auto"/>
            <w:left w:val="none" w:sz="0" w:space="0" w:color="auto"/>
            <w:bottom w:val="none" w:sz="0" w:space="0" w:color="auto"/>
            <w:right w:val="none" w:sz="0" w:space="0" w:color="auto"/>
          </w:divBdr>
        </w:div>
        <w:div w:id="71509201">
          <w:marLeft w:val="640"/>
          <w:marRight w:val="0"/>
          <w:marTop w:val="0"/>
          <w:marBottom w:val="0"/>
          <w:divBdr>
            <w:top w:val="none" w:sz="0" w:space="0" w:color="auto"/>
            <w:left w:val="none" w:sz="0" w:space="0" w:color="auto"/>
            <w:bottom w:val="none" w:sz="0" w:space="0" w:color="auto"/>
            <w:right w:val="none" w:sz="0" w:space="0" w:color="auto"/>
          </w:divBdr>
        </w:div>
        <w:div w:id="692418033">
          <w:marLeft w:val="640"/>
          <w:marRight w:val="0"/>
          <w:marTop w:val="0"/>
          <w:marBottom w:val="0"/>
          <w:divBdr>
            <w:top w:val="none" w:sz="0" w:space="0" w:color="auto"/>
            <w:left w:val="none" w:sz="0" w:space="0" w:color="auto"/>
            <w:bottom w:val="none" w:sz="0" w:space="0" w:color="auto"/>
            <w:right w:val="none" w:sz="0" w:space="0" w:color="auto"/>
          </w:divBdr>
        </w:div>
        <w:div w:id="2046561271">
          <w:marLeft w:val="640"/>
          <w:marRight w:val="0"/>
          <w:marTop w:val="0"/>
          <w:marBottom w:val="0"/>
          <w:divBdr>
            <w:top w:val="none" w:sz="0" w:space="0" w:color="auto"/>
            <w:left w:val="none" w:sz="0" w:space="0" w:color="auto"/>
            <w:bottom w:val="none" w:sz="0" w:space="0" w:color="auto"/>
            <w:right w:val="none" w:sz="0" w:space="0" w:color="auto"/>
          </w:divBdr>
        </w:div>
        <w:div w:id="1624996677">
          <w:marLeft w:val="640"/>
          <w:marRight w:val="0"/>
          <w:marTop w:val="0"/>
          <w:marBottom w:val="0"/>
          <w:divBdr>
            <w:top w:val="none" w:sz="0" w:space="0" w:color="auto"/>
            <w:left w:val="none" w:sz="0" w:space="0" w:color="auto"/>
            <w:bottom w:val="none" w:sz="0" w:space="0" w:color="auto"/>
            <w:right w:val="none" w:sz="0" w:space="0" w:color="auto"/>
          </w:divBdr>
        </w:div>
        <w:div w:id="1233656070">
          <w:marLeft w:val="640"/>
          <w:marRight w:val="0"/>
          <w:marTop w:val="0"/>
          <w:marBottom w:val="0"/>
          <w:divBdr>
            <w:top w:val="none" w:sz="0" w:space="0" w:color="auto"/>
            <w:left w:val="none" w:sz="0" w:space="0" w:color="auto"/>
            <w:bottom w:val="none" w:sz="0" w:space="0" w:color="auto"/>
            <w:right w:val="none" w:sz="0" w:space="0" w:color="auto"/>
          </w:divBdr>
        </w:div>
        <w:div w:id="722026836">
          <w:marLeft w:val="640"/>
          <w:marRight w:val="0"/>
          <w:marTop w:val="0"/>
          <w:marBottom w:val="0"/>
          <w:divBdr>
            <w:top w:val="none" w:sz="0" w:space="0" w:color="auto"/>
            <w:left w:val="none" w:sz="0" w:space="0" w:color="auto"/>
            <w:bottom w:val="none" w:sz="0" w:space="0" w:color="auto"/>
            <w:right w:val="none" w:sz="0" w:space="0" w:color="auto"/>
          </w:divBdr>
        </w:div>
        <w:div w:id="1295714975">
          <w:marLeft w:val="640"/>
          <w:marRight w:val="0"/>
          <w:marTop w:val="0"/>
          <w:marBottom w:val="0"/>
          <w:divBdr>
            <w:top w:val="none" w:sz="0" w:space="0" w:color="auto"/>
            <w:left w:val="none" w:sz="0" w:space="0" w:color="auto"/>
            <w:bottom w:val="none" w:sz="0" w:space="0" w:color="auto"/>
            <w:right w:val="none" w:sz="0" w:space="0" w:color="auto"/>
          </w:divBdr>
        </w:div>
        <w:div w:id="302735205">
          <w:marLeft w:val="640"/>
          <w:marRight w:val="0"/>
          <w:marTop w:val="0"/>
          <w:marBottom w:val="0"/>
          <w:divBdr>
            <w:top w:val="none" w:sz="0" w:space="0" w:color="auto"/>
            <w:left w:val="none" w:sz="0" w:space="0" w:color="auto"/>
            <w:bottom w:val="none" w:sz="0" w:space="0" w:color="auto"/>
            <w:right w:val="none" w:sz="0" w:space="0" w:color="auto"/>
          </w:divBdr>
        </w:div>
        <w:div w:id="1924484759">
          <w:marLeft w:val="640"/>
          <w:marRight w:val="0"/>
          <w:marTop w:val="0"/>
          <w:marBottom w:val="0"/>
          <w:divBdr>
            <w:top w:val="none" w:sz="0" w:space="0" w:color="auto"/>
            <w:left w:val="none" w:sz="0" w:space="0" w:color="auto"/>
            <w:bottom w:val="none" w:sz="0" w:space="0" w:color="auto"/>
            <w:right w:val="none" w:sz="0" w:space="0" w:color="auto"/>
          </w:divBdr>
        </w:div>
        <w:div w:id="2145194660">
          <w:marLeft w:val="640"/>
          <w:marRight w:val="0"/>
          <w:marTop w:val="0"/>
          <w:marBottom w:val="0"/>
          <w:divBdr>
            <w:top w:val="none" w:sz="0" w:space="0" w:color="auto"/>
            <w:left w:val="none" w:sz="0" w:space="0" w:color="auto"/>
            <w:bottom w:val="none" w:sz="0" w:space="0" w:color="auto"/>
            <w:right w:val="none" w:sz="0" w:space="0" w:color="auto"/>
          </w:divBdr>
        </w:div>
        <w:div w:id="1946956122">
          <w:marLeft w:val="640"/>
          <w:marRight w:val="0"/>
          <w:marTop w:val="0"/>
          <w:marBottom w:val="0"/>
          <w:divBdr>
            <w:top w:val="none" w:sz="0" w:space="0" w:color="auto"/>
            <w:left w:val="none" w:sz="0" w:space="0" w:color="auto"/>
            <w:bottom w:val="none" w:sz="0" w:space="0" w:color="auto"/>
            <w:right w:val="none" w:sz="0" w:space="0" w:color="auto"/>
          </w:divBdr>
        </w:div>
        <w:div w:id="2054235525">
          <w:marLeft w:val="640"/>
          <w:marRight w:val="0"/>
          <w:marTop w:val="0"/>
          <w:marBottom w:val="0"/>
          <w:divBdr>
            <w:top w:val="none" w:sz="0" w:space="0" w:color="auto"/>
            <w:left w:val="none" w:sz="0" w:space="0" w:color="auto"/>
            <w:bottom w:val="none" w:sz="0" w:space="0" w:color="auto"/>
            <w:right w:val="none" w:sz="0" w:space="0" w:color="auto"/>
          </w:divBdr>
        </w:div>
        <w:div w:id="1604605870">
          <w:marLeft w:val="640"/>
          <w:marRight w:val="0"/>
          <w:marTop w:val="0"/>
          <w:marBottom w:val="0"/>
          <w:divBdr>
            <w:top w:val="none" w:sz="0" w:space="0" w:color="auto"/>
            <w:left w:val="none" w:sz="0" w:space="0" w:color="auto"/>
            <w:bottom w:val="none" w:sz="0" w:space="0" w:color="auto"/>
            <w:right w:val="none" w:sz="0" w:space="0" w:color="auto"/>
          </w:divBdr>
        </w:div>
        <w:div w:id="1567571255">
          <w:marLeft w:val="640"/>
          <w:marRight w:val="0"/>
          <w:marTop w:val="0"/>
          <w:marBottom w:val="0"/>
          <w:divBdr>
            <w:top w:val="none" w:sz="0" w:space="0" w:color="auto"/>
            <w:left w:val="none" w:sz="0" w:space="0" w:color="auto"/>
            <w:bottom w:val="none" w:sz="0" w:space="0" w:color="auto"/>
            <w:right w:val="none" w:sz="0" w:space="0" w:color="auto"/>
          </w:divBdr>
        </w:div>
        <w:div w:id="1797335895">
          <w:marLeft w:val="640"/>
          <w:marRight w:val="0"/>
          <w:marTop w:val="0"/>
          <w:marBottom w:val="0"/>
          <w:divBdr>
            <w:top w:val="none" w:sz="0" w:space="0" w:color="auto"/>
            <w:left w:val="none" w:sz="0" w:space="0" w:color="auto"/>
            <w:bottom w:val="none" w:sz="0" w:space="0" w:color="auto"/>
            <w:right w:val="none" w:sz="0" w:space="0" w:color="auto"/>
          </w:divBdr>
        </w:div>
        <w:div w:id="1886329133">
          <w:marLeft w:val="640"/>
          <w:marRight w:val="0"/>
          <w:marTop w:val="0"/>
          <w:marBottom w:val="0"/>
          <w:divBdr>
            <w:top w:val="none" w:sz="0" w:space="0" w:color="auto"/>
            <w:left w:val="none" w:sz="0" w:space="0" w:color="auto"/>
            <w:bottom w:val="none" w:sz="0" w:space="0" w:color="auto"/>
            <w:right w:val="none" w:sz="0" w:space="0" w:color="auto"/>
          </w:divBdr>
        </w:div>
        <w:div w:id="182213711">
          <w:marLeft w:val="640"/>
          <w:marRight w:val="0"/>
          <w:marTop w:val="0"/>
          <w:marBottom w:val="0"/>
          <w:divBdr>
            <w:top w:val="none" w:sz="0" w:space="0" w:color="auto"/>
            <w:left w:val="none" w:sz="0" w:space="0" w:color="auto"/>
            <w:bottom w:val="none" w:sz="0" w:space="0" w:color="auto"/>
            <w:right w:val="none" w:sz="0" w:space="0" w:color="auto"/>
          </w:divBdr>
        </w:div>
        <w:div w:id="978462109">
          <w:marLeft w:val="640"/>
          <w:marRight w:val="0"/>
          <w:marTop w:val="0"/>
          <w:marBottom w:val="0"/>
          <w:divBdr>
            <w:top w:val="none" w:sz="0" w:space="0" w:color="auto"/>
            <w:left w:val="none" w:sz="0" w:space="0" w:color="auto"/>
            <w:bottom w:val="none" w:sz="0" w:space="0" w:color="auto"/>
            <w:right w:val="none" w:sz="0" w:space="0" w:color="auto"/>
          </w:divBdr>
        </w:div>
        <w:div w:id="861017215">
          <w:marLeft w:val="640"/>
          <w:marRight w:val="0"/>
          <w:marTop w:val="0"/>
          <w:marBottom w:val="0"/>
          <w:divBdr>
            <w:top w:val="none" w:sz="0" w:space="0" w:color="auto"/>
            <w:left w:val="none" w:sz="0" w:space="0" w:color="auto"/>
            <w:bottom w:val="none" w:sz="0" w:space="0" w:color="auto"/>
            <w:right w:val="none" w:sz="0" w:space="0" w:color="auto"/>
          </w:divBdr>
        </w:div>
        <w:div w:id="778796611">
          <w:marLeft w:val="640"/>
          <w:marRight w:val="0"/>
          <w:marTop w:val="0"/>
          <w:marBottom w:val="0"/>
          <w:divBdr>
            <w:top w:val="none" w:sz="0" w:space="0" w:color="auto"/>
            <w:left w:val="none" w:sz="0" w:space="0" w:color="auto"/>
            <w:bottom w:val="none" w:sz="0" w:space="0" w:color="auto"/>
            <w:right w:val="none" w:sz="0" w:space="0" w:color="auto"/>
          </w:divBdr>
        </w:div>
        <w:div w:id="1074553045">
          <w:marLeft w:val="640"/>
          <w:marRight w:val="0"/>
          <w:marTop w:val="0"/>
          <w:marBottom w:val="0"/>
          <w:divBdr>
            <w:top w:val="none" w:sz="0" w:space="0" w:color="auto"/>
            <w:left w:val="none" w:sz="0" w:space="0" w:color="auto"/>
            <w:bottom w:val="none" w:sz="0" w:space="0" w:color="auto"/>
            <w:right w:val="none" w:sz="0" w:space="0" w:color="auto"/>
          </w:divBdr>
        </w:div>
        <w:div w:id="800265278">
          <w:marLeft w:val="640"/>
          <w:marRight w:val="0"/>
          <w:marTop w:val="0"/>
          <w:marBottom w:val="0"/>
          <w:divBdr>
            <w:top w:val="none" w:sz="0" w:space="0" w:color="auto"/>
            <w:left w:val="none" w:sz="0" w:space="0" w:color="auto"/>
            <w:bottom w:val="none" w:sz="0" w:space="0" w:color="auto"/>
            <w:right w:val="none" w:sz="0" w:space="0" w:color="auto"/>
          </w:divBdr>
        </w:div>
        <w:div w:id="1150712480">
          <w:marLeft w:val="640"/>
          <w:marRight w:val="0"/>
          <w:marTop w:val="0"/>
          <w:marBottom w:val="0"/>
          <w:divBdr>
            <w:top w:val="none" w:sz="0" w:space="0" w:color="auto"/>
            <w:left w:val="none" w:sz="0" w:space="0" w:color="auto"/>
            <w:bottom w:val="none" w:sz="0" w:space="0" w:color="auto"/>
            <w:right w:val="none" w:sz="0" w:space="0" w:color="auto"/>
          </w:divBdr>
        </w:div>
        <w:div w:id="775634854">
          <w:marLeft w:val="640"/>
          <w:marRight w:val="0"/>
          <w:marTop w:val="0"/>
          <w:marBottom w:val="0"/>
          <w:divBdr>
            <w:top w:val="none" w:sz="0" w:space="0" w:color="auto"/>
            <w:left w:val="none" w:sz="0" w:space="0" w:color="auto"/>
            <w:bottom w:val="none" w:sz="0" w:space="0" w:color="auto"/>
            <w:right w:val="none" w:sz="0" w:space="0" w:color="auto"/>
          </w:divBdr>
        </w:div>
        <w:div w:id="784540010">
          <w:marLeft w:val="640"/>
          <w:marRight w:val="0"/>
          <w:marTop w:val="0"/>
          <w:marBottom w:val="0"/>
          <w:divBdr>
            <w:top w:val="none" w:sz="0" w:space="0" w:color="auto"/>
            <w:left w:val="none" w:sz="0" w:space="0" w:color="auto"/>
            <w:bottom w:val="none" w:sz="0" w:space="0" w:color="auto"/>
            <w:right w:val="none" w:sz="0" w:space="0" w:color="auto"/>
          </w:divBdr>
        </w:div>
        <w:div w:id="902788454">
          <w:marLeft w:val="640"/>
          <w:marRight w:val="0"/>
          <w:marTop w:val="0"/>
          <w:marBottom w:val="0"/>
          <w:divBdr>
            <w:top w:val="none" w:sz="0" w:space="0" w:color="auto"/>
            <w:left w:val="none" w:sz="0" w:space="0" w:color="auto"/>
            <w:bottom w:val="none" w:sz="0" w:space="0" w:color="auto"/>
            <w:right w:val="none" w:sz="0" w:space="0" w:color="auto"/>
          </w:divBdr>
        </w:div>
        <w:div w:id="574363868">
          <w:marLeft w:val="640"/>
          <w:marRight w:val="0"/>
          <w:marTop w:val="0"/>
          <w:marBottom w:val="0"/>
          <w:divBdr>
            <w:top w:val="none" w:sz="0" w:space="0" w:color="auto"/>
            <w:left w:val="none" w:sz="0" w:space="0" w:color="auto"/>
            <w:bottom w:val="none" w:sz="0" w:space="0" w:color="auto"/>
            <w:right w:val="none" w:sz="0" w:space="0" w:color="auto"/>
          </w:divBdr>
        </w:div>
        <w:div w:id="1052538720">
          <w:marLeft w:val="640"/>
          <w:marRight w:val="0"/>
          <w:marTop w:val="0"/>
          <w:marBottom w:val="0"/>
          <w:divBdr>
            <w:top w:val="none" w:sz="0" w:space="0" w:color="auto"/>
            <w:left w:val="none" w:sz="0" w:space="0" w:color="auto"/>
            <w:bottom w:val="none" w:sz="0" w:space="0" w:color="auto"/>
            <w:right w:val="none" w:sz="0" w:space="0" w:color="auto"/>
          </w:divBdr>
        </w:div>
        <w:div w:id="1885143485">
          <w:marLeft w:val="640"/>
          <w:marRight w:val="0"/>
          <w:marTop w:val="0"/>
          <w:marBottom w:val="0"/>
          <w:divBdr>
            <w:top w:val="none" w:sz="0" w:space="0" w:color="auto"/>
            <w:left w:val="none" w:sz="0" w:space="0" w:color="auto"/>
            <w:bottom w:val="none" w:sz="0" w:space="0" w:color="auto"/>
            <w:right w:val="none" w:sz="0" w:space="0" w:color="auto"/>
          </w:divBdr>
        </w:div>
        <w:div w:id="1969357053">
          <w:marLeft w:val="640"/>
          <w:marRight w:val="0"/>
          <w:marTop w:val="0"/>
          <w:marBottom w:val="0"/>
          <w:divBdr>
            <w:top w:val="none" w:sz="0" w:space="0" w:color="auto"/>
            <w:left w:val="none" w:sz="0" w:space="0" w:color="auto"/>
            <w:bottom w:val="none" w:sz="0" w:space="0" w:color="auto"/>
            <w:right w:val="none" w:sz="0" w:space="0" w:color="auto"/>
          </w:divBdr>
        </w:div>
        <w:div w:id="295261111">
          <w:marLeft w:val="640"/>
          <w:marRight w:val="0"/>
          <w:marTop w:val="0"/>
          <w:marBottom w:val="0"/>
          <w:divBdr>
            <w:top w:val="none" w:sz="0" w:space="0" w:color="auto"/>
            <w:left w:val="none" w:sz="0" w:space="0" w:color="auto"/>
            <w:bottom w:val="none" w:sz="0" w:space="0" w:color="auto"/>
            <w:right w:val="none" w:sz="0" w:space="0" w:color="auto"/>
          </w:divBdr>
        </w:div>
        <w:div w:id="278805247">
          <w:marLeft w:val="640"/>
          <w:marRight w:val="0"/>
          <w:marTop w:val="0"/>
          <w:marBottom w:val="0"/>
          <w:divBdr>
            <w:top w:val="none" w:sz="0" w:space="0" w:color="auto"/>
            <w:left w:val="none" w:sz="0" w:space="0" w:color="auto"/>
            <w:bottom w:val="none" w:sz="0" w:space="0" w:color="auto"/>
            <w:right w:val="none" w:sz="0" w:space="0" w:color="auto"/>
          </w:divBdr>
        </w:div>
        <w:div w:id="1351681545">
          <w:marLeft w:val="640"/>
          <w:marRight w:val="0"/>
          <w:marTop w:val="0"/>
          <w:marBottom w:val="0"/>
          <w:divBdr>
            <w:top w:val="none" w:sz="0" w:space="0" w:color="auto"/>
            <w:left w:val="none" w:sz="0" w:space="0" w:color="auto"/>
            <w:bottom w:val="none" w:sz="0" w:space="0" w:color="auto"/>
            <w:right w:val="none" w:sz="0" w:space="0" w:color="auto"/>
          </w:divBdr>
        </w:div>
        <w:div w:id="1003361840">
          <w:marLeft w:val="640"/>
          <w:marRight w:val="0"/>
          <w:marTop w:val="0"/>
          <w:marBottom w:val="0"/>
          <w:divBdr>
            <w:top w:val="none" w:sz="0" w:space="0" w:color="auto"/>
            <w:left w:val="none" w:sz="0" w:space="0" w:color="auto"/>
            <w:bottom w:val="none" w:sz="0" w:space="0" w:color="auto"/>
            <w:right w:val="none" w:sz="0" w:space="0" w:color="auto"/>
          </w:divBdr>
        </w:div>
        <w:div w:id="1902137323">
          <w:marLeft w:val="640"/>
          <w:marRight w:val="0"/>
          <w:marTop w:val="0"/>
          <w:marBottom w:val="0"/>
          <w:divBdr>
            <w:top w:val="none" w:sz="0" w:space="0" w:color="auto"/>
            <w:left w:val="none" w:sz="0" w:space="0" w:color="auto"/>
            <w:bottom w:val="none" w:sz="0" w:space="0" w:color="auto"/>
            <w:right w:val="none" w:sz="0" w:space="0" w:color="auto"/>
          </w:divBdr>
        </w:div>
        <w:div w:id="1792938951">
          <w:marLeft w:val="640"/>
          <w:marRight w:val="0"/>
          <w:marTop w:val="0"/>
          <w:marBottom w:val="0"/>
          <w:divBdr>
            <w:top w:val="none" w:sz="0" w:space="0" w:color="auto"/>
            <w:left w:val="none" w:sz="0" w:space="0" w:color="auto"/>
            <w:bottom w:val="none" w:sz="0" w:space="0" w:color="auto"/>
            <w:right w:val="none" w:sz="0" w:space="0" w:color="auto"/>
          </w:divBdr>
        </w:div>
        <w:div w:id="188496078">
          <w:marLeft w:val="640"/>
          <w:marRight w:val="0"/>
          <w:marTop w:val="0"/>
          <w:marBottom w:val="0"/>
          <w:divBdr>
            <w:top w:val="none" w:sz="0" w:space="0" w:color="auto"/>
            <w:left w:val="none" w:sz="0" w:space="0" w:color="auto"/>
            <w:bottom w:val="none" w:sz="0" w:space="0" w:color="auto"/>
            <w:right w:val="none" w:sz="0" w:space="0" w:color="auto"/>
          </w:divBdr>
        </w:div>
      </w:divsChild>
    </w:div>
    <w:div w:id="88934509">
      <w:bodyDiv w:val="1"/>
      <w:marLeft w:val="0"/>
      <w:marRight w:val="0"/>
      <w:marTop w:val="0"/>
      <w:marBottom w:val="0"/>
      <w:divBdr>
        <w:top w:val="none" w:sz="0" w:space="0" w:color="auto"/>
        <w:left w:val="none" w:sz="0" w:space="0" w:color="auto"/>
        <w:bottom w:val="none" w:sz="0" w:space="0" w:color="auto"/>
        <w:right w:val="none" w:sz="0" w:space="0" w:color="auto"/>
      </w:divBdr>
      <w:divsChild>
        <w:div w:id="1056050052">
          <w:marLeft w:val="640"/>
          <w:marRight w:val="0"/>
          <w:marTop w:val="0"/>
          <w:marBottom w:val="0"/>
          <w:divBdr>
            <w:top w:val="none" w:sz="0" w:space="0" w:color="auto"/>
            <w:left w:val="none" w:sz="0" w:space="0" w:color="auto"/>
            <w:bottom w:val="none" w:sz="0" w:space="0" w:color="auto"/>
            <w:right w:val="none" w:sz="0" w:space="0" w:color="auto"/>
          </w:divBdr>
        </w:div>
        <w:div w:id="1935285639">
          <w:marLeft w:val="640"/>
          <w:marRight w:val="0"/>
          <w:marTop w:val="0"/>
          <w:marBottom w:val="0"/>
          <w:divBdr>
            <w:top w:val="none" w:sz="0" w:space="0" w:color="auto"/>
            <w:left w:val="none" w:sz="0" w:space="0" w:color="auto"/>
            <w:bottom w:val="none" w:sz="0" w:space="0" w:color="auto"/>
            <w:right w:val="none" w:sz="0" w:space="0" w:color="auto"/>
          </w:divBdr>
        </w:div>
        <w:div w:id="1769349810">
          <w:marLeft w:val="640"/>
          <w:marRight w:val="0"/>
          <w:marTop w:val="0"/>
          <w:marBottom w:val="0"/>
          <w:divBdr>
            <w:top w:val="none" w:sz="0" w:space="0" w:color="auto"/>
            <w:left w:val="none" w:sz="0" w:space="0" w:color="auto"/>
            <w:bottom w:val="none" w:sz="0" w:space="0" w:color="auto"/>
            <w:right w:val="none" w:sz="0" w:space="0" w:color="auto"/>
          </w:divBdr>
        </w:div>
        <w:div w:id="523597130">
          <w:marLeft w:val="640"/>
          <w:marRight w:val="0"/>
          <w:marTop w:val="0"/>
          <w:marBottom w:val="0"/>
          <w:divBdr>
            <w:top w:val="none" w:sz="0" w:space="0" w:color="auto"/>
            <w:left w:val="none" w:sz="0" w:space="0" w:color="auto"/>
            <w:bottom w:val="none" w:sz="0" w:space="0" w:color="auto"/>
            <w:right w:val="none" w:sz="0" w:space="0" w:color="auto"/>
          </w:divBdr>
        </w:div>
        <w:div w:id="2001998178">
          <w:marLeft w:val="640"/>
          <w:marRight w:val="0"/>
          <w:marTop w:val="0"/>
          <w:marBottom w:val="0"/>
          <w:divBdr>
            <w:top w:val="none" w:sz="0" w:space="0" w:color="auto"/>
            <w:left w:val="none" w:sz="0" w:space="0" w:color="auto"/>
            <w:bottom w:val="none" w:sz="0" w:space="0" w:color="auto"/>
            <w:right w:val="none" w:sz="0" w:space="0" w:color="auto"/>
          </w:divBdr>
        </w:div>
        <w:div w:id="338894425">
          <w:marLeft w:val="640"/>
          <w:marRight w:val="0"/>
          <w:marTop w:val="0"/>
          <w:marBottom w:val="0"/>
          <w:divBdr>
            <w:top w:val="none" w:sz="0" w:space="0" w:color="auto"/>
            <w:left w:val="none" w:sz="0" w:space="0" w:color="auto"/>
            <w:bottom w:val="none" w:sz="0" w:space="0" w:color="auto"/>
            <w:right w:val="none" w:sz="0" w:space="0" w:color="auto"/>
          </w:divBdr>
        </w:div>
        <w:div w:id="1963874748">
          <w:marLeft w:val="640"/>
          <w:marRight w:val="0"/>
          <w:marTop w:val="0"/>
          <w:marBottom w:val="0"/>
          <w:divBdr>
            <w:top w:val="none" w:sz="0" w:space="0" w:color="auto"/>
            <w:left w:val="none" w:sz="0" w:space="0" w:color="auto"/>
            <w:bottom w:val="none" w:sz="0" w:space="0" w:color="auto"/>
            <w:right w:val="none" w:sz="0" w:space="0" w:color="auto"/>
          </w:divBdr>
        </w:div>
        <w:div w:id="1071078205">
          <w:marLeft w:val="640"/>
          <w:marRight w:val="0"/>
          <w:marTop w:val="0"/>
          <w:marBottom w:val="0"/>
          <w:divBdr>
            <w:top w:val="none" w:sz="0" w:space="0" w:color="auto"/>
            <w:left w:val="none" w:sz="0" w:space="0" w:color="auto"/>
            <w:bottom w:val="none" w:sz="0" w:space="0" w:color="auto"/>
            <w:right w:val="none" w:sz="0" w:space="0" w:color="auto"/>
          </w:divBdr>
        </w:div>
        <w:div w:id="2100329170">
          <w:marLeft w:val="640"/>
          <w:marRight w:val="0"/>
          <w:marTop w:val="0"/>
          <w:marBottom w:val="0"/>
          <w:divBdr>
            <w:top w:val="none" w:sz="0" w:space="0" w:color="auto"/>
            <w:left w:val="none" w:sz="0" w:space="0" w:color="auto"/>
            <w:bottom w:val="none" w:sz="0" w:space="0" w:color="auto"/>
            <w:right w:val="none" w:sz="0" w:space="0" w:color="auto"/>
          </w:divBdr>
        </w:div>
        <w:div w:id="1061710152">
          <w:marLeft w:val="640"/>
          <w:marRight w:val="0"/>
          <w:marTop w:val="0"/>
          <w:marBottom w:val="0"/>
          <w:divBdr>
            <w:top w:val="none" w:sz="0" w:space="0" w:color="auto"/>
            <w:left w:val="none" w:sz="0" w:space="0" w:color="auto"/>
            <w:bottom w:val="none" w:sz="0" w:space="0" w:color="auto"/>
            <w:right w:val="none" w:sz="0" w:space="0" w:color="auto"/>
          </w:divBdr>
        </w:div>
        <w:div w:id="817038221">
          <w:marLeft w:val="640"/>
          <w:marRight w:val="0"/>
          <w:marTop w:val="0"/>
          <w:marBottom w:val="0"/>
          <w:divBdr>
            <w:top w:val="none" w:sz="0" w:space="0" w:color="auto"/>
            <w:left w:val="none" w:sz="0" w:space="0" w:color="auto"/>
            <w:bottom w:val="none" w:sz="0" w:space="0" w:color="auto"/>
            <w:right w:val="none" w:sz="0" w:space="0" w:color="auto"/>
          </w:divBdr>
        </w:div>
        <w:div w:id="1012949831">
          <w:marLeft w:val="640"/>
          <w:marRight w:val="0"/>
          <w:marTop w:val="0"/>
          <w:marBottom w:val="0"/>
          <w:divBdr>
            <w:top w:val="none" w:sz="0" w:space="0" w:color="auto"/>
            <w:left w:val="none" w:sz="0" w:space="0" w:color="auto"/>
            <w:bottom w:val="none" w:sz="0" w:space="0" w:color="auto"/>
            <w:right w:val="none" w:sz="0" w:space="0" w:color="auto"/>
          </w:divBdr>
        </w:div>
        <w:div w:id="1373770919">
          <w:marLeft w:val="640"/>
          <w:marRight w:val="0"/>
          <w:marTop w:val="0"/>
          <w:marBottom w:val="0"/>
          <w:divBdr>
            <w:top w:val="none" w:sz="0" w:space="0" w:color="auto"/>
            <w:left w:val="none" w:sz="0" w:space="0" w:color="auto"/>
            <w:bottom w:val="none" w:sz="0" w:space="0" w:color="auto"/>
            <w:right w:val="none" w:sz="0" w:space="0" w:color="auto"/>
          </w:divBdr>
        </w:div>
        <w:div w:id="581988050">
          <w:marLeft w:val="640"/>
          <w:marRight w:val="0"/>
          <w:marTop w:val="0"/>
          <w:marBottom w:val="0"/>
          <w:divBdr>
            <w:top w:val="none" w:sz="0" w:space="0" w:color="auto"/>
            <w:left w:val="none" w:sz="0" w:space="0" w:color="auto"/>
            <w:bottom w:val="none" w:sz="0" w:space="0" w:color="auto"/>
            <w:right w:val="none" w:sz="0" w:space="0" w:color="auto"/>
          </w:divBdr>
        </w:div>
        <w:div w:id="1549029613">
          <w:marLeft w:val="640"/>
          <w:marRight w:val="0"/>
          <w:marTop w:val="0"/>
          <w:marBottom w:val="0"/>
          <w:divBdr>
            <w:top w:val="none" w:sz="0" w:space="0" w:color="auto"/>
            <w:left w:val="none" w:sz="0" w:space="0" w:color="auto"/>
            <w:bottom w:val="none" w:sz="0" w:space="0" w:color="auto"/>
            <w:right w:val="none" w:sz="0" w:space="0" w:color="auto"/>
          </w:divBdr>
        </w:div>
        <w:div w:id="1900902480">
          <w:marLeft w:val="640"/>
          <w:marRight w:val="0"/>
          <w:marTop w:val="0"/>
          <w:marBottom w:val="0"/>
          <w:divBdr>
            <w:top w:val="none" w:sz="0" w:space="0" w:color="auto"/>
            <w:left w:val="none" w:sz="0" w:space="0" w:color="auto"/>
            <w:bottom w:val="none" w:sz="0" w:space="0" w:color="auto"/>
            <w:right w:val="none" w:sz="0" w:space="0" w:color="auto"/>
          </w:divBdr>
        </w:div>
        <w:div w:id="300231983">
          <w:marLeft w:val="640"/>
          <w:marRight w:val="0"/>
          <w:marTop w:val="0"/>
          <w:marBottom w:val="0"/>
          <w:divBdr>
            <w:top w:val="none" w:sz="0" w:space="0" w:color="auto"/>
            <w:left w:val="none" w:sz="0" w:space="0" w:color="auto"/>
            <w:bottom w:val="none" w:sz="0" w:space="0" w:color="auto"/>
            <w:right w:val="none" w:sz="0" w:space="0" w:color="auto"/>
          </w:divBdr>
        </w:div>
        <w:div w:id="151533388">
          <w:marLeft w:val="640"/>
          <w:marRight w:val="0"/>
          <w:marTop w:val="0"/>
          <w:marBottom w:val="0"/>
          <w:divBdr>
            <w:top w:val="none" w:sz="0" w:space="0" w:color="auto"/>
            <w:left w:val="none" w:sz="0" w:space="0" w:color="auto"/>
            <w:bottom w:val="none" w:sz="0" w:space="0" w:color="auto"/>
            <w:right w:val="none" w:sz="0" w:space="0" w:color="auto"/>
          </w:divBdr>
        </w:div>
        <w:div w:id="1386567245">
          <w:marLeft w:val="640"/>
          <w:marRight w:val="0"/>
          <w:marTop w:val="0"/>
          <w:marBottom w:val="0"/>
          <w:divBdr>
            <w:top w:val="none" w:sz="0" w:space="0" w:color="auto"/>
            <w:left w:val="none" w:sz="0" w:space="0" w:color="auto"/>
            <w:bottom w:val="none" w:sz="0" w:space="0" w:color="auto"/>
            <w:right w:val="none" w:sz="0" w:space="0" w:color="auto"/>
          </w:divBdr>
        </w:div>
        <w:div w:id="594939147">
          <w:marLeft w:val="640"/>
          <w:marRight w:val="0"/>
          <w:marTop w:val="0"/>
          <w:marBottom w:val="0"/>
          <w:divBdr>
            <w:top w:val="none" w:sz="0" w:space="0" w:color="auto"/>
            <w:left w:val="none" w:sz="0" w:space="0" w:color="auto"/>
            <w:bottom w:val="none" w:sz="0" w:space="0" w:color="auto"/>
            <w:right w:val="none" w:sz="0" w:space="0" w:color="auto"/>
          </w:divBdr>
        </w:div>
        <w:div w:id="1303852399">
          <w:marLeft w:val="640"/>
          <w:marRight w:val="0"/>
          <w:marTop w:val="0"/>
          <w:marBottom w:val="0"/>
          <w:divBdr>
            <w:top w:val="none" w:sz="0" w:space="0" w:color="auto"/>
            <w:left w:val="none" w:sz="0" w:space="0" w:color="auto"/>
            <w:bottom w:val="none" w:sz="0" w:space="0" w:color="auto"/>
            <w:right w:val="none" w:sz="0" w:space="0" w:color="auto"/>
          </w:divBdr>
        </w:div>
        <w:div w:id="1222907856">
          <w:marLeft w:val="640"/>
          <w:marRight w:val="0"/>
          <w:marTop w:val="0"/>
          <w:marBottom w:val="0"/>
          <w:divBdr>
            <w:top w:val="none" w:sz="0" w:space="0" w:color="auto"/>
            <w:left w:val="none" w:sz="0" w:space="0" w:color="auto"/>
            <w:bottom w:val="none" w:sz="0" w:space="0" w:color="auto"/>
            <w:right w:val="none" w:sz="0" w:space="0" w:color="auto"/>
          </w:divBdr>
        </w:div>
        <w:div w:id="1749957297">
          <w:marLeft w:val="640"/>
          <w:marRight w:val="0"/>
          <w:marTop w:val="0"/>
          <w:marBottom w:val="0"/>
          <w:divBdr>
            <w:top w:val="none" w:sz="0" w:space="0" w:color="auto"/>
            <w:left w:val="none" w:sz="0" w:space="0" w:color="auto"/>
            <w:bottom w:val="none" w:sz="0" w:space="0" w:color="auto"/>
            <w:right w:val="none" w:sz="0" w:space="0" w:color="auto"/>
          </w:divBdr>
        </w:div>
        <w:div w:id="861092703">
          <w:marLeft w:val="640"/>
          <w:marRight w:val="0"/>
          <w:marTop w:val="0"/>
          <w:marBottom w:val="0"/>
          <w:divBdr>
            <w:top w:val="none" w:sz="0" w:space="0" w:color="auto"/>
            <w:left w:val="none" w:sz="0" w:space="0" w:color="auto"/>
            <w:bottom w:val="none" w:sz="0" w:space="0" w:color="auto"/>
            <w:right w:val="none" w:sz="0" w:space="0" w:color="auto"/>
          </w:divBdr>
        </w:div>
        <w:div w:id="514075806">
          <w:marLeft w:val="640"/>
          <w:marRight w:val="0"/>
          <w:marTop w:val="0"/>
          <w:marBottom w:val="0"/>
          <w:divBdr>
            <w:top w:val="none" w:sz="0" w:space="0" w:color="auto"/>
            <w:left w:val="none" w:sz="0" w:space="0" w:color="auto"/>
            <w:bottom w:val="none" w:sz="0" w:space="0" w:color="auto"/>
            <w:right w:val="none" w:sz="0" w:space="0" w:color="auto"/>
          </w:divBdr>
        </w:div>
        <w:div w:id="1871643473">
          <w:marLeft w:val="640"/>
          <w:marRight w:val="0"/>
          <w:marTop w:val="0"/>
          <w:marBottom w:val="0"/>
          <w:divBdr>
            <w:top w:val="none" w:sz="0" w:space="0" w:color="auto"/>
            <w:left w:val="none" w:sz="0" w:space="0" w:color="auto"/>
            <w:bottom w:val="none" w:sz="0" w:space="0" w:color="auto"/>
            <w:right w:val="none" w:sz="0" w:space="0" w:color="auto"/>
          </w:divBdr>
        </w:div>
        <w:div w:id="1136414169">
          <w:marLeft w:val="640"/>
          <w:marRight w:val="0"/>
          <w:marTop w:val="0"/>
          <w:marBottom w:val="0"/>
          <w:divBdr>
            <w:top w:val="none" w:sz="0" w:space="0" w:color="auto"/>
            <w:left w:val="none" w:sz="0" w:space="0" w:color="auto"/>
            <w:bottom w:val="none" w:sz="0" w:space="0" w:color="auto"/>
            <w:right w:val="none" w:sz="0" w:space="0" w:color="auto"/>
          </w:divBdr>
        </w:div>
        <w:div w:id="2111703294">
          <w:marLeft w:val="640"/>
          <w:marRight w:val="0"/>
          <w:marTop w:val="0"/>
          <w:marBottom w:val="0"/>
          <w:divBdr>
            <w:top w:val="none" w:sz="0" w:space="0" w:color="auto"/>
            <w:left w:val="none" w:sz="0" w:space="0" w:color="auto"/>
            <w:bottom w:val="none" w:sz="0" w:space="0" w:color="auto"/>
            <w:right w:val="none" w:sz="0" w:space="0" w:color="auto"/>
          </w:divBdr>
        </w:div>
        <w:div w:id="1175531345">
          <w:marLeft w:val="640"/>
          <w:marRight w:val="0"/>
          <w:marTop w:val="0"/>
          <w:marBottom w:val="0"/>
          <w:divBdr>
            <w:top w:val="none" w:sz="0" w:space="0" w:color="auto"/>
            <w:left w:val="none" w:sz="0" w:space="0" w:color="auto"/>
            <w:bottom w:val="none" w:sz="0" w:space="0" w:color="auto"/>
            <w:right w:val="none" w:sz="0" w:space="0" w:color="auto"/>
          </w:divBdr>
        </w:div>
        <w:div w:id="2142964811">
          <w:marLeft w:val="640"/>
          <w:marRight w:val="0"/>
          <w:marTop w:val="0"/>
          <w:marBottom w:val="0"/>
          <w:divBdr>
            <w:top w:val="none" w:sz="0" w:space="0" w:color="auto"/>
            <w:left w:val="none" w:sz="0" w:space="0" w:color="auto"/>
            <w:bottom w:val="none" w:sz="0" w:space="0" w:color="auto"/>
            <w:right w:val="none" w:sz="0" w:space="0" w:color="auto"/>
          </w:divBdr>
        </w:div>
        <w:div w:id="1155880014">
          <w:marLeft w:val="640"/>
          <w:marRight w:val="0"/>
          <w:marTop w:val="0"/>
          <w:marBottom w:val="0"/>
          <w:divBdr>
            <w:top w:val="none" w:sz="0" w:space="0" w:color="auto"/>
            <w:left w:val="none" w:sz="0" w:space="0" w:color="auto"/>
            <w:bottom w:val="none" w:sz="0" w:space="0" w:color="auto"/>
            <w:right w:val="none" w:sz="0" w:space="0" w:color="auto"/>
          </w:divBdr>
        </w:div>
        <w:div w:id="2126998278">
          <w:marLeft w:val="640"/>
          <w:marRight w:val="0"/>
          <w:marTop w:val="0"/>
          <w:marBottom w:val="0"/>
          <w:divBdr>
            <w:top w:val="none" w:sz="0" w:space="0" w:color="auto"/>
            <w:left w:val="none" w:sz="0" w:space="0" w:color="auto"/>
            <w:bottom w:val="none" w:sz="0" w:space="0" w:color="auto"/>
            <w:right w:val="none" w:sz="0" w:space="0" w:color="auto"/>
          </w:divBdr>
        </w:div>
        <w:div w:id="1696226599">
          <w:marLeft w:val="640"/>
          <w:marRight w:val="0"/>
          <w:marTop w:val="0"/>
          <w:marBottom w:val="0"/>
          <w:divBdr>
            <w:top w:val="none" w:sz="0" w:space="0" w:color="auto"/>
            <w:left w:val="none" w:sz="0" w:space="0" w:color="auto"/>
            <w:bottom w:val="none" w:sz="0" w:space="0" w:color="auto"/>
            <w:right w:val="none" w:sz="0" w:space="0" w:color="auto"/>
          </w:divBdr>
        </w:div>
        <w:div w:id="1373845628">
          <w:marLeft w:val="640"/>
          <w:marRight w:val="0"/>
          <w:marTop w:val="0"/>
          <w:marBottom w:val="0"/>
          <w:divBdr>
            <w:top w:val="none" w:sz="0" w:space="0" w:color="auto"/>
            <w:left w:val="none" w:sz="0" w:space="0" w:color="auto"/>
            <w:bottom w:val="none" w:sz="0" w:space="0" w:color="auto"/>
            <w:right w:val="none" w:sz="0" w:space="0" w:color="auto"/>
          </w:divBdr>
        </w:div>
        <w:div w:id="1705136846">
          <w:marLeft w:val="640"/>
          <w:marRight w:val="0"/>
          <w:marTop w:val="0"/>
          <w:marBottom w:val="0"/>
          <w:divBdr>
            <w:top w:val="none" w:sz="0" w:space="0" w:color="auto"/>
            <w:left w:val="none" w:sz="0" w:space="0" w:color="auto"/>
            <w:bottom w:val="none" w:sz="0" w:space="0" w:color="auto"/>
            <w:right w:val="none" w:sz="0" w:space="0" w:color="auto"/>
          </w:divBdr>
        </w:div>
        <w:div w:id="2101293574">
          <w:marLeft w:val="640"/>
          <w:marRight w:val="0"/>
          <w:marTop w:val="0"/>
          <w:marBottom w:val="0"/>
          <w:divBdr>
            <w:top w:val="none" w:sz="0" w:space="0" w:color="auto"/>
            <w:left w:val="none" w:sz="0" w:space="0" w:color="auto"/>
            <w:bottom w:val="none" w:sz="0" w:space="0" w:color="auto"/>
            <w:right w:val="none" w:sz="0" w:space="0" w:color="auto"/>
          </w:divBdr>
        </w:div>
        <w:div w:id="615868636">
          <w:marLeft w:val="640"/>
          <w:marRight w:val="0"/>
          <w:marTop w:val="0"/>
          <w:marBottom w:val="0"/>
          <w:divBdr>
            <w:top w:val="none" w:sz="0" w:space="0" w:color="auto"/>
            <w:left w:val="none" w:sz="0" w:space="0" w:color="auto"/>
            <w:bottom w:val="none" w:sz="0" w:space="0" w:color="auto"/>
            <w:right w:val="none" w:sz="0" w:space="0" w:color="auto"/>
          </w:divBdr>
        </w:div>
        <w:div w:id="1636837026">
          <w:marLeft w:val="640"/>
          <w:marRight w:val="0"/>
          <w:marTop w:val="0"/>
          <w:marBottom w:val="0"/>
          <w:divBdr>
            <w:top w:val="none" w:sz="0" w:space="0" w:color="auto"/>
            <w:left w:val="none" w:sz="0" w:space="0" w:color="auto"/>
            <w:bottom w:val="none" w:sz="0" w:space="0" w:color="auto"/>
            <w:right w:val="none" w:sz="0" w:space="0" w:color="auto"/>
          </w:divBdr>
        </w:div>
        <w:div w:id="1586300188">
          <w:marLeft w:val="640"/>
          <w:marRight w:val="0"/>
          <w:marTop w:val="0"/>
          <w:marBottom w:val="0"/>
          <w:divBdr>
            <w:top w:val="none" w:sz="0" w:space="0" w:color="auto"/>
            <w:left w:val="none" w:sz="0" w:space="0" w:color="auto"/>
            <w:bottom w:val="none" w:sz="0" w:space="0" w:color="auto"/>
            <w:right w:val="none" w:sz="0" w:space="0" w:color="auto"/>
          </w:divBdr>
        </w:div>
        <w:div w:id="240873711">
          <w:marLeft w:val="640"/>
          <w:marRight w:val="0"/>
          <w:marTop w:val="0"/>
          <w:marBottom w:val="0"/>
          <w:divBdr>
            <w:top w:val="none" w:sz="0" w:space="0" w:color="auto"/>
            <w:left w:val="none" w:sz="0" w:space="0" w:color="auto"/>
            <w:bottom w:val="none" w:sz="0" w:space="0" w:color="auto"/>
            <w:right w:val="none" w:sz="0" w:space="0" w:color="auto"/>
          </w:divBdr>
        </w:div>
        <w:div w:id="76564897">
          <w:marLeft w:val="640"/>
          <w:marRight w:val="0"/>
          <w:marTop w:val="0"/>
          <w:marBottom w:val="0"/>
          <w:divBdr>
            <w:top w:val="none" w:sz="0" w:space="0" w:color="auto"/>
            <w:left w:val="none" w:sz="0" w:space="0" w:color="auto"/>
            <w:bottom w:val="none" w:sz="0" w:space="0" w:color="auto"/>
            <w:right w:val="none" w:sz="0" w:space="0" w:color="auto"/>
          </w:divBdr>
        </w:div>
        <w:div w:id="1647513935">
          <w:marLeft w:val="640"/>
          <w:marRight w:val="0"/>
          <w:marTop w:val="0"/>
          <w:marBottom w:val="0"/>
          <w:divBdr>
            <w:top w:val="none" w:sz="0" w:space="0" w:color="auto"/>
            <w:left w:val="none" w:sz="0" w:space="0" w:color="auto"/>
            <w:bottom w:val="none" w:sz="0" w:space="0" w:color="auto"/>
            <w:right w:val="none" w:sz="0" w:space="0" w:color="auto"/>
          </w:divBdr>
        </w:div>
        <w:div w:id="642122495">
          <w:marLeft w:val="640"/>
          <w:marRight w:val="0"/>
          <w:marTop w:val="0"/>
          <w:marBottom w:val="0"/>
          <w:divBdr>
            <w:top w:val="none" w:sz="0" w:space="0" w:color="auto"/>
            <w:left w:val="none" w:sz="0" w:space="0" w:color="auto"/>
            <w:bottom w:val="none" w:sz="0" w:space="0" w:color="auto"/>
            <w:right w:val="none" w:sz="0" w:space="0" w:color="auto"/>
          </w:divBdr>
        </w:div>
      </w:divsChild>
    </w:div>
    <w:div w:id="101924911">
      <w:bodyDiv w:val="1"/>
      <w:marLeft w:val="0"/>
      <w:marRight w:val="0"/>
      <w:marTop w:val="0"/>
      <w:marBottom w:val="0"/>
      <w:divBdr>
        <w:top w:val="none" w:sz="0" w:space="0" w:color="auto"/>
        <w:left w:val="none" w:sz="0" w:space="0" w:color="auto"/>
        <w:bottom w:val="none" w:sz="0" w:space="0" w:color="auto"/>
        <w:right w:val="none" w:sz="0" w:space="0" w:color="auto"/>
      </w:divBdr>
      <w:divsChild>
        <w:div w:id="705182405">
          <w:marLeft w:val="0"/>
          <w:marRight w:val="0"/>
          <w:marTop w:val="0"/>
          <w:marBottom w:val="0"/>
          <w:divBdr>
            <w:top w:val="none" w:sz="0" w:space="0" w:color="auto"/>
            <w:left w:val="none" w:sz="0" w:space="0" w:color="auto"/>
            <w:bottom w:val="none" w:sz="0" w:space="0" w:color="auto"/>
            <w:right w:val="none" w:sz="0" w:space="0" w:color="auto"/>
          </w:divBdr>
          <w:divsChild>
            <w:div w:id="1855225105">
              <w:marLeft w:val="0"/>
              <w:marRight w:val="0"/>
              <w:marTop w:val="0"/>
              <w:marBottom w:val="0"/>
              <w:divBdr>
                <w:top w:val="none" w:sz="0" w:space="0" w:color="auto"/>
                <w:left w:val="none" w:sz="0" w:space="0" w:color="auto"/>
                <w:bottom w:val="none" w:sz="0" w:space="0" w:color="auto"/>
                <w:right w:val="none" w:sz="0" w:space="0" w:color="auto"/>
              </w:divBdr>
              <w:divsChild>
                <w:div w:id="764613543">
                  <w:marLeft w:val="0"/>
                  <w:marRight w:val="0"/>
                  <w:marTop w:val="0"/>
                  <w:marBottom w:val="0"/>
                  <w:divBdr>
                    <w:top w:val="none" w:sz="0" w:space="0" w:color="auto"/>
                    <w:left w:val="none" w:sz="0" w:space="0" w:color="auto"/>
                    <w:bottom w:val="none" w:sz="0" w:space="0" w:color="auto"/>
                    <w:right w:val="none" w:sz="0" w:space="0" w:color="auto"/>
                  </w:divBdr>
                  <w:divsChild>
                    <w:div w:id="398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70340">
          <w:marLeft w:val="0"/>
          <w:marRight w:val="0"/>
          <w:marTop w:val="0"/>
          <w:marBottom w:val="0"/>
          <w:divBdr>
            <w:top w:val="none" w:sz="0" w:space="0" w:color="auto"/>
            <w:left w:val="none" w:sz="0" w:space="0" w:color="auto"/>
            <w:bottom w:val="none" w:sz="0" w:space="0" w:color="auto"/>
            <w:right w:val="none" w:sz="0" w:space="0" w:color="auto"/>
          </w:divBdr>
          <w:divsChild>
            <w:div w:id="1349024001">
              <w:marLeft w:val="0"/>
              <w:marRight w:val="0"/>
              <w:marTop w:val="0"/>
              <w:marBottom w:val="0"/>
              <w:divBdr>
                <w:top w:val="none" w:sz="0" w:space="0" w:color="auto"/>
                <w:left w:val="none" w:sz="0" w:space="0" w:color="auto"/>
                <w:bottom w:val="none" w:sz="0" w:space="0" w:color="auto"/>
                <w:right w:val="none" w:sz="0" w:space="0" w:color="auto"/>
              </w:divBdr>
              <w:divsChild>
                <w:div w:id="526795833">
                  <w:marLeft w:val="0"/>
                  <w:marRight w:val="0"/>
                  <w:marTop w:val="0"/>
                  <w:marBottom w:val="0"/>
                  <w:divBdr>
                    <w:top w:val="none" w:sz="0" w:space="0" w:color="auto"/>
                    <w:left w:val="none" w:sz="0" w:space="0" w:color="auto"/>
                    <w:bottom w:val="none" w:sz="0" w:space="0" w:color="auto"/>
                    <w:right w:val="none" w:sz="0" w:space="0" w:color="auto"/>
                  </w:divBdr>
                  <w:divsChild>
                    <w:div w:id="6960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40006">
      <w:bodyDiv w:val="1"/>
      <w:marLeft w:val="0"/>
      <w:marRight w:val="0"/>
      <w:marTop w:val="0"/>
      <w:marBottom w:val="0"/>
      <w:divBdr>
        <w:top w:val="none" w:sz="0" w:space="0" w:color="auto"/>
        <w:left w:val="none" w:sz="0" w:space="0" w:color="auto"/>
        <w:bottom w:val="none" w:sz="0" w:space="0" w:color="auto"/>
        <w:right w:val="none" w:sz="0" w:space="0" w:color="auto"/>
      </w:divBdr>
      <w:divsChild>
        <w:div w:id="174421503">
          <w:marLeft w:val="640"/>
          <w:marRight w:val="0"/>
          <w:marTop w:val="0"/>
          <w:marBottom w:val="0"/>
          <w:divBdr>
            <w:top w:val="none" w:sz="0" w:space="0" w:color="auto"/>
            <w:left w:val="none" w:sz="0" w:space="0" w:color="auto"/>
            <w:bottom w:val="none" w:sz="0" w:space="0" w:color="auto"/>
            <w:right w:val="none" w:sz="0" w:space="0" w:color="auto"/>
          </w:divBdr>
        </w:div>
        <w:div w:id="1071275748">
          <w:marLeft w:val="640"/>
          <w:marRight w:val="0"/>
          <w:marTop w:val="0"/>
          <w:marBottom w:val="0"/>
          <w:divBdr>
            <w:top w:val="none" w:sz="0" w:space="0" w:color="auto"/>
            <w:left w:val="none" w:sz="0" w:space="0" w:color="auto"/>
            <w:bottom w:val="none" w:sz="0" w:space="0" w:color="auto"/>
            <w:right w:val="none" w:sz="0" w:space="0" w:color="auto"/>
          </w:divBdr>
        </w:div>
        <w:div w:id="1588690620">
          <w:marLeft w:val="640"/>
          <w:marRight w:val="0"/>
          <w:marTop w:val="0"/>
          <w:marBottom w:val="0"/>
          <w:divBdr>
            <w:top w:val="none" w:sz="0" w:space="0" w:color="auto"/>
            <w:left w:val="none" w:sz="0" w:space="0" w:color="auto"/>
            <w:bottom w:val="none" w:sz="0" w:space="0" w:color="auto"/>
            <w:right w:val="none" w:sz="0" w:space="0" w:color="auto"/>
          </w:divBdr>
        </w:div>
        <w:div w:id="3627971">
          <w:marLeft w:val="640"/>
          <w:marRight w:val="0"/>
          <w:marTop w:val="0"/>
          <w:marBottom w:val="0"/>
          <w:divBdr>
            <w:top w:val="none" w:sz="0" w:space="0" w:color="auto"/>
            <w:left w:val="none" w:sz="0" w:space="0" w:color="auto"/>
            <w:bottom w:val="none" w:sz="0" w:space="0" w:color="auto"/>
            <w:right w:val="none" w:sz="0" w:space="0" w:color="auto"/>
          </w:divBdr>
        </w:div>
        <w:div w:id="593906558">
          <w:marLeft w:val="640"/>
          <w:marRight w:val="0"/>
          <w:marTop w:val="0"/>
          <w:marBottom w:val="0"/>
          <w:divBdr>
            <w:top w:val="none" w:sz="0" w:space="0" w:color="auto"/>
            <w:left w:val="none" w:sz="0" w:space="0" w:color="auto"/>
            <w:bottom w:val="none" w:sz="0" w:space="0" w:color="auto"/>
            <w:right w:val="none" w:sz="0" w:space="0" w:color="auto"/>
          </w:divBdr>
        </w:div>
        <w:div w:id="704058380">
          <w:marLeft w:val="640"/>
          <w:marRight w:val="0"/>
          <w:marTop w:val="0"/>
          <w:marBottom w:val="0"/>
          <w:divBdr>
            <w:top w:val="none" w:sz="0" w:space="0" w:color="auto"/>
            <w:left w:val="none" w:sz="0" w:space="0" w:color="auto"/>
            <w:bottom w:val="none" w:sz="0" w:space="0" w:color="auto"/>
            <w:right w:val="none" w:sz="0" w:space="0" w:color="auto"/>
          </w:divBdr>
        </w:div>
        <w:div w:id="1278874255">
          <w:marLeft w:val="640"/>
          <w:marRight w:val="0"/>
          <w:marTop w:val="0"/>
          <w:marBottom w:val="0"/>
          <w:divBdr>
            <w:top w:val="none" w:sz="0" w:space="0" w:color="auto"/>
            <w:left w:val="none" w:sz="0" w:space="0" w:color="auto"/>
            <w:bottom w:val="none" w:sz="0" w:space="0" w:color="auto"/>
            <w:right w:val="none" w:sz="0" w:space="0" w:color="auto"/>
          </w:divBdr>
        </w:div>
        <w:div w:id="1153526849">
          <w:marLeft w:val="640"/>
          <w:marRight w:val="0"/>
          <w:marTop w:val="0"/>
          <w:marBottom w:val="0"/>
          <w:divBdr>
            <w:top w:val="none" w:sz="0" w:space="0" w:color="auto"/>
            <w:left w:val="none" w:sz="0" w:space="0" w:color="auto"/>
            <w:bottom w:val="none" w:sz="0" w:space="0" w:color="auto"/>
            <w:right w:val="none" w:sz="0" w:space="0" w:color="auto"/>
          </w:divBdr>
        </w:div>
        <w:div w:id="525824429">
          <w:marLeft w:val="640"/>
          <w:marRight w:val="0"/>
          <w:marTop w:val="0"/>
          <w:marBottom w:val="0"/>
          <w:divBdr>
            <w:top w:val="none" w:sz="0" w:space="0" w:color="auto"/>
            <w:left w:val="none" w:sz="0" w:space="0" w:color="auto"/>
            <w:bottom w:val="none" w:sz="0" w:space="0" w:color="auto"/>
            <w:right w:val="none" w:sz="0" w:space="0" w:color="auto"/>
          </w:divBdr>
        </w:div>
        <w:div w:id="756287964">
          <w:marLeft w:val="640"/>
          <w:marRight w:val="0"/>
          <w:marTop w:val="0"/>
          <w:marBottom w:val="0"/>
          <w:divBdr>
            <w:top w:val="none" w:sz="0" w:space="0" w:color="auto"/>
            <w:left w:val="none" w:sz="0" w:space="0" w:color="auto"/>
            <w:bottom w:val="none" w:sz="0" w:space="0" w:color="auto"/>
            <w:right w:val="none" w:sz="0" w:space="0" w:color="auto"/>
          </w:divBdr>
        </w:div>
        <w:div w:id="749037770">
          <w:marLeft w:val="640"/>
          <w:marRight w:val="0"/>
          <w:marTop w:val="0"/>
          <w:marBottom w:val="0"/>
          <w:divBdr>
            <w:top w:val="none" w:sz="0" w:space="0" w:color="auto"/>
            <w:left w:val="none" w:sz="0" w:space="0" w:color="auto"/>
            <w:bottom w:val="none" w:sz="0" w:space="0" w:color="auto"/>
            <w:right w:val="none" w:sz="0" w:space="0" w:color="auto"/>
          </w:divBdr>
        </w:div>
        <w:div w:id="1998875493">
          <w:marLeft w:val="640"/>
          <w:marRight w:val="0"/>
          <w:marTop w:val="0"/>
          <w:marBottom w:val="0"/>
          <w:divBdr>
            <w:top w:val="none" w:sz="0" w:space="0" w:color="auto"/>
            <w:left w:val="none" w:sz="0" w:space="0" w:color="auto"/>
            <w:bottom w:val="none" w:sz="0" w:space="0" w:color="auto"/>
            <w:right w:val="none" w:sz="0" w:space="0" w:color="auto"/>
          </w:divBdr>
        </w:div>
        <w:div w:id="934048135">
          <w:marLeft w:val="640"/>
          <w:marRight w:val="0"/>
          <w:marTop w:val="0"/>
          <w:marBottom w:val="0"/>
          <w:divBdr>
            <w:top w:val="none" w:sz="0" w:space="0" w:color="auto"/>
            <w:left w:val="none" w:sz="0" w:space="0" w:color="auto"/>
            <w:bottom w:val="none" w:sz="0" w:space="0" w:color="auto"/>
            <w:right w:val="none" w:sz="0" w:space="0" w:color="auto"/>
          </w:divBdr>
        </w:div>
        <w:div w:id="706951274">
          <w:marLeft w:val="640"/>
          <w:marRight w:val="0"/>
          <w:marTop w:val="0"/>
          <w:marBottom w:val="0"/>
          <w:divBdr>
            <w:top w:val="none" w:sz="0" w:space="0" w:color="auto"/>
            <w:left w:val="none" w:sz="0" w:space="0" w:color="auto"/>
            <w:bottom w:val="none" w:sz="0" w:space="0" w:color="auto"/>
            <w:right w:val="none" w:sz="0" w:space="0" w:color="auto"/>
          </w:divBdr>
        </w:div>
        <w:div w:id="393436076">
          <w:marLeft w:val="640"/>
          <w:marRight w:val="0"/>
          <w:marTop w:val="0"/>
          <w:marBottom w:val="0"/>
          <w:divBdr>
            <w:top w:val="none" w:sz="0" w:space="0" w:color="auto"/>
            <w:left w:val="none" w:sz="0" w:space="0" w:color="auto"/>
            <w:bottom w:val="none" w:sz="0" w:space="0" w:color="auto"/>
            <w:right w:val="none" w:sz="0" w:space="0" w:color="auto"/>
          </w:divBdr>
        </w:div>
        <w:div w:id="784736491">
          <w:marLeft w:val="640"/>
          <w:marRight w:val="0"/>
          <w:marTop w:val="0"/>
          <w:marBottom w:val="0"/>
          <w:divBdr>
            <w:top w:val="none" w:sz="0" w:space="0" w:color="auto"/>
            <w:left w:val="none" w:sz="0" w:space="0" w:color="auto"/>
            <w:bottom w:val="none" w:sz="0" w:space="0" w:color="auto"/>
            <w:right w:val="none" w:sz="0" w:space="0" w:color="auto"/>
          </w:divBdr>
        </w:div>
        <w:div w:id="1464272950">
          <w:marLeft w:val="640"/>
          <w:marRight w:val="0"/>
          <w:marTop w:val="0"/>
          <w:marBottom w:val="0"/>
          <w:divBdr>
            <w:top w:val="none" w:sz="0" w:space="0" w:color="auto"/>
            <w:left w:val="none" w:sz="0" w:space="0" w:color="auto"/>
            <w:bottom w:val="none" w:sz="0" w:space="0" w:color="auto"/>
            <w:right w:val="none" w:sz="0" w:space="0" w:color="auto"/>
          </w:divBdr>
        </w:div>
        <w:div w:id="2014646257">
          <w:marLeft w:val="640"/>
          <w:marRight w:val="0"/>
          <w:marTop w:val="0"/>
          <w:marBottom w:val="0"/>
          <w:divBdr>
            <w:top w:val="none" w:sz="0" w:space="0" w:color="auto"/>
            <w:left w:val="none" w:sz="0" w:space="0" w:color="auto"/>
            <w:bottom w:val="none" w:sz="0" w:space="0" w:color="auto"/>
            <w:right w:val="none" w:sz="0" w:space="0" w:color="auto"/>
          </w:divBdr>
        </w:div>
        <w:div w:id="895892928">
          <w:marLeft w:val="640"/>
          <w:marRight w:val="0"/>
          <w:marTop w:val="0"/>
          <w:marBottom w:val="0"/>
          <w:divBdr>
            <w:top w:val="none" w:sz="0" w:space="0" w:color="auto"/>
            <w:left w:val="none" w:sz="0" w:space="0" w:color="auto"/>
            <w:bottom w:val="none" w:sz="0" w:space="0" w:color="auto"/>
            <w:right w:val="none" w:sz="0" w:space="0" w:color="auto"/>
          </w:divBdr>
        </w:div>
        <w:div w:id="219098622">
          <w:marLeft w:val="640"/>
          <w:marRight w:val="0"/>
          <w:marTop w:val="0"/>
          <w:marBottom w:val="0"/>
          <w:divBdr>
            <w:top w:val="none" w:sz="0" w:space="0" w:color="auto"/>
            <w:left w:val="none" w:sz="0" w:space="0" w:color="auto"/>
            <w:bottom w:val="none" w:sz="0" w:space="0" w:color="auto"/>
            <w:right w:val="none" w:sz="0" w:space="0" w:color="auto"/>
          </w:divBdr>
        </w:div>
        <w:div w:id="1532036919">
          <w:marLeft w:val="640"/>
          <w:marRight w:val="0"/>
          <w:marTop w:val="0"/>
          <w:marBottom w:val="0"/>
          <w:divBdr>
            <w:top w:val="none" w:sz="0" w:space="0" w:color="auto"/>
            <w:left w:val="none" w:sz="0" w:space="0" w:color="auto"/>
            <w:bottom w:val="none" w:sz="0" w:space="0" w:color="auto"/>
            <w:right w:val="none" w:sz="0" w:space="0" w:color="auto"/>
          </w:divBdr>
        </w:div>
        <w:div w:id="383724082">
          <w:marLeft w:val="640"/>
          <w:marRight w:val="0"/>
          <w:marTop w:val="0"/>
          <w:marBottom w:val="0"/>
          <w:divBdr>
            <w:top w:val="none" w:sz="0" w:space="0" w:color="auto"/>
            <w:left w:val="none" w:sz="0" w:space="0" w:color="auto"/>
            <w:bottom w:val="none" w:sz="0" w:space="0" w:color="auto"/>
            <w:right w:val="none" w:sz="0" w:space="0" w:color="auto"/>
          </w:divBdr>
        </w:div>
        <w:div w:id="154151266">
          <w:marLeft w:val="640"/>
          <w:marRight w:val="0"/>
          <w:marTop w:val="0"/>
          <w:marBottom w:val="0"/>
          <w:divBdr>
            <w:top w:val="none" w:sz="0" w:space="0" w:color="auto"/>
            <w:left w:val="none" w:sz="0" w:space="0" w:color="auto"/>
            <w:bottom w:val="none" w:sz="0" w:space="0" w:color="auto"/>
            <w:right w:val="none" w:sz="0" w:space="0" w:color="auto"/>
          </w:divBdr>
        </w:div>
        <w:div w:id="1355812466">
          <w:marLeft w:val="640"/>
          <w:marRight w:val="0"/>
          <w:marTop w:val="0"/>
          <w:marBottom w:val="0"/>
          <w:divBdr>
            <w:top w:val="none" w:sz="0" w:space="0" w:color="auto"/>
            <w:left w:val="none" w:sz="0" w:space="0" w:color="auto"/>
            <w:bottom w:val="none" w:sz="0" w:space="0" w:color="auto"/>
            <w:right w:val="none" w:sz="0" w:space="0" w:color="auto"/>
          </w:divBdr>
        </w:div>
        <w:div w:id="974944508">
          <w:marLeft w:val="640"/>
          <w:marRight w:val="0"/>
          <w:marTop w:val="0"/>
          <w:marBottom w:val="0"/>
          <w:divBdr>
            <w:top w:val="none" w:sz="0" w:space="0" w:color="auto"/>
            <w:left w:val="none" w:sz="0" w:space="0" w:color="auto"/>
            <w:bottom w:val="none" w:sz="0" w:space="0" w:color="auto"/>
            <w:right w:val="none" w:sz="0" w:space="0" w:color="auto"/>
          </w:divBdr>
        </w:div>
        <w:div w:id="254635221">
          <w:marLeft w:val="640"/>
          <w:marRight w:val="0"/>
          <w:marTop w:val="0"/>
          <w:marBottom w:val="0"/>
          <w:divBdr>
            <w:top w:val="none" w:sz="0" w:space="0" w:color="auto"/>
            <w:left w:val="none" w:sz="0" w:space="0" w:color="auto"/>
            <w:bottom w:val="none" w:sz="0" w:space="0" w:color="auto"/>
            <w:right w:val="none" w:sz="0" w:space="0" w:color="auto"/>
          </w:divBdr>
        </w:div>
        <w:div w:id="1171261674">
          <w:marLeft w:val="640"/>
          <w:marRight w:val="0"/>
          <w:marTop w:val="0"/>
          <w:marBottom w:val="0"/>
          <w:divBdr>
            <w:top w:val="none" w:sz="0" w:space="0" w:color="auto"/>
            <w:left w:val="none" w:sz="0" w:space="0" w:color="auto"/>
            <w:bottom w:val="none" w:sz="0" w:space="0" w:color="auto"/>
            <w:right w:val="none" w:sz="0" w:space="0" w:color="auto"/>
          </w:divBdr>
        </w:div>
        <w:div w:id="59837144">
          <w:marLeft w:val="640"/>
          <w:marRight w:val="0"/>
          <w:marTop w:val="0"/>
          <w:marBottom w:val="0"/>
          <w:divBdr>
            <w:top w:val="none" w:sz="0" w:space="0" w:color="auto"/>
            <w:left w:val="none" w:sz="0" w:space="0" w:color="auto"/>
            <w:bottom w:val="none" w:sz="0" w:space="0" w:color="auto"/>
            <w:right w:val="none" w:sz="0" w:space="0" w:color="auto"/>
          </w:divBdr>
        </w:div>
        <w:div w:id="1075787342">
          <w:marLeft w:val="640"/>
          <w:marRight w:val="0"/>
          <w:marTop w:val="0"/>
          <w:marBottom w:val="0"/>
          <w:divBdr>
            <w:top w:val="none" w:sz="0" w:space="0" w:color="auto"/>
            <w:left w:val="none" w:sz="0" w:space="0" w:color="auto"/>
            <w:bottom w:val="none" w:sz="0" w:space="0" w:color="auto"/>
            <w:right w:val="none" w:sz="0" w:space="0" w:color="auto"/>
          </w:divBdr>
        </w:div>
        <w:div w:id="1849368184">
          <w:marLeft w:val="640"/>
          <w:marRight w:val="0"/>
          <w:marTop w:val="0"/>
          <w:marBottom w:val="0"/>
          <w:divBdr>
            <w:top w:val="none" w:sz="0" w:space="0" w:color="auto"/>
            <w:left w:val="none" w:sz="0" w:space="0" w:color="auto"/>
            <w:bottom w:val="none" w:sz="0" w:space="0" w:color="auto"/>
            <w:right w:val="none" w:sz="0" w:space="0" w:color="auto"/>
          </w:divBdr>
        </w:div>
        <w:div w:id="1055154724">
          <w:marLeft w:val="640"/>
          <w:marRight w:val="0"/>
          <w:marTop w:val="0"/>
          <w:marBottom w:val="0"/>
          <w:divBdr>
            <w:top w:val="none" w:sz="0" w:space="0" w:color="auto"/>
            <w:left w:val="none" w:sz="0" w:space="0" w:color="auto"/>
            <w:bottom w:val="none" w:sz="0" w:space="0" w:color="auto"/>
            <w:right w:val="none" w:sz="0" w:space="0" w:color="auto"/>
          </w:divBdr>
        </w:div>
        <w:div w:id="1825077120">
          <w:marLeft w:val="640"/>
          <w:marRight w:val="0"/>
          <w:marTop w:val="0"/>
          <w:marBottom w:val="0"/>
          <w:divBdr>
            <w:top w:val="none" w:sz="0" w:space="0" w:color="auto"/>
            <w:left w:val="none" w:sz="0" w:space="0" w:color="auto"/>
            <w:bottom w:val="none" w:sz="0" w:space="0" w:color="auto"/>
            <w:right w:val="none" w:sz="0" w:space="0" w:color="auto"/>
          </w:divBdr>
        </w:div>
        <w:div w:id="1070006983">
          <w:marLeft w:val="640"/>
          <w:marRight w:val="0"/>
          <w:marTop w:val="0"/>
          <w:marBottom w:val="0"/>
          <w:divBdr>
            <w:top w:val="none" w:sz="0" w:space="0" w:color="auto"/>
            <w:left w:val="none" w:sz="0" w:space="0" w:color="auto"/>
            <w:bottom w:val="none" w:sz="0" w:space="0" w:color="auto"/>
            <w:right w:val="none" w:sz="0" w:space="0" w:color="auto"/>
          </w:divBdr>
        </w:div>
        <w:div w:id="990327537">
          <w:marLeft w:val="640"/>
          <w:marRight w:val="0"/>
          <w:marTop w:val="0"/>
          <w:marBottom w:val="0"/>
          <w:divBdr>
            <w:top w:val="none" w:sz="0" w:space="0" w:color="auto"/>
            <w:left w:val="none" w:sz="0" w:space="0" w:color="auto"/>
            <w:bottom w:val="none" w:sz="0" w:space="0" w:color="auto"/>
            <w:right w:val="none" w:sz="0" w:space="0" w:color="auto"/>
          </w:divBdr>
        </w:div>
        <w:div w:id="1289429180">
          <w:marLeft w:val="640"/>
          <w:marRight w:val="0"/>
          <w:marTop w:val="0"/>
          <w:marBottom w:val="0"/>
          <w:divBdr>
            <w:top w:val="none" w:sz="0" w:space="0" w:color="auto"/>
            <w:left w:val="none" w:sz="0" w:space="0" w:color="auto"/>
            <w:bottom w:val="none" w:sz="0" w:space="0" w:color="auto"/>
            <w:right w:val="none" w:sz="0" w:space="0" w:color="auto"/>
          </w:divBdr>
        </w:div>
        <w:div w:id="866262635">
          <w:marLeft w:val="640"/>
          <w:marRight w:val="0"/>
          <w:marTop w:val="0"/>
          <w:marBottom w:val="0"/>
          <w:divBdr>
            <w:top w:val="none" w:sz="0" w:space="0" w:color="auto"/>
            <w:left w:val="none" w:sz="0" w:space="0" w:color="auto"/>
            <w:bottom w:val="none" w:sz="0" w:space="0" w:color="auto"/>
            <w:right w:val="none" w:sz="0" w:space="0" w:color="auto"/>
          </w:divBdr>
        </w:div>
        <w:div w:id="38751788">
          <w:marLeft w:val="640"/>
          <w:marRight w:val="0"/>
          <w:marTop w:val="0"/>
          <w:marBottom w:val="0"/>
          <w:divBdr>
            <w:top w:val="none" w:sz="0" w:space="0" w:color="auto"/>
            <w:left w:val="none" w:sz="0" w:space="0" w:color="auto"/>
            <w:bottom w:val="none" w:sz="0" w:space="0" w:color="auto"/>
            <w:right w:val="none" w:sz="0" w:space="0" w:color="auto"/>
          </w:divBdr>
        </w:div>
        <w:div w:id="1328746013">
          <w:marLeft w:val="640"/>
          <w:marRight w:val="0"/>
          <w:marTop w:val="0"/>
          <w:marBottom w:val="0"/>
          <w:divBdr>
            <w:top w:val="none" w:sz="0" w:space="0" w:color="auto"/>
            <w:left w:val="none" w:sz="0" w:space="0" w:color="auto"/>
            <w:bottom w:val="none" w:sz="0" w:space="0" w:color="auto"/>
            <w:right w:val="none" w:sz="0" w:space="0" w:color="auto"/>
          </w:divBdr>
        </w:div>
        <w:div w:id="1899364617">
          <w:marLeft w:val="640"/>
          <w:marRight w:val="0"/>
          <w:marTop w:val="0"/>
          <w:marBottom w:val="0"/>
          <w:divBdr>
            <w:top w:val="none" w:sz="0" w:space="0" w:color="auto"/>
            <w:left w:val="none" w:sz="0" w:space="0" w:color="auto"/>
            <w:bottom w:val="none" w:sz="0" w:space="0" w:color="auto"/>
            <w:right w:val="none" w:sz="0" w:space="0" w:color="auto"/>
          </w:divBdr>
        </w:div>
        <w:div w:id="1327318613">
          <w:marLeft w:val="640"/>
          <w:marRight w:val="0"/>
          <w:marTop w:val="0"/>
          <w:marBottom w:val="0"/>
          <w:divBdr>
            <w:top w:val="none" w:sz="0" w:space="0" w:color="auto"/>
            <w:left w:val="none" w:sz="0" w:space="0" w:color="auto"/>
            <w:bottom w:val="none" w:sz="0" w:space="0" w:color="auto"/>
            <w:right w:val="none" w:sz="0" w:space="0" w:color="auto"/>
          </w:divBdr>
        </w:div>
        <w:div w:id="1297881629">
          <w:marLeft w:val="640"/>
          <w:marRight w:val="0"/>
          <w:marTop w:val="0"/>
          <w:marBottom w:val="0"/>
          <w:divBdr>
            <w:top w:val="none" w:sz="0" w:space="0" w:color="auto"/>
            <w:left w:val="none" w:sz="0" w:space="0" w:color="auto"/>
            <w:bottom w:val="none" w:sz="0" w:space="0" w:color="auto"/>
            <w:right w:val="none" w:sz="0" w:space="0" w:color="auto"/>
          </w:divBdr>
        </w:div>
        <w:div w:id="561986511">
          <w:marLeft w:val="640"/>
          <w:marRight w:val="0"/>
          <w:marTop w:val="0"/>
          <w:marBottom w:val="0"/>
          <w:divBdr>
            <w:top w:val="none" w:sz="0" w:space="0" w:color="auto"/>
            <w:left w:val="none" w:sz="0" w:space="0" w:color="auto"/>
            <w:bottom w:val="none" w:sz="0" w:space="0" w:color="auto"/>
            <w:right w:val="none" w:sz="0" w:space="0" w:color="auto"/>
          </w:divBdr>
        </w:div>
        <w:div w:id="1511024621">
          <w:marLeft w:val="640"/>
          <w:marRight w:val="0"/>
          <w:marTop w:val="0"/>
          <w:marBottom w:val="0"/>
          <w:divBdr>
            <w:top w:val="none" w:sz="0" w:space="0" w:color="auto"/>
            <w:left w:val="none" w:sz="0" w:space="0" w:color="auto"/>
            <w:bottom w:val="none" w:sz="0" w:space="0" w:color="auto"/>
            <w:right w:val="none" w:sz="0" w:space="0" w:color="auto"/>
          </w:divBdr>
        </w:div>
      </w:divsChild>
    </w:div>
    <w:div w:id="110976414">
      <w:bodyDiv w:val="1"/>
      <w:marLeft w:val="0"/>
      <w:marRight w:val="0"/>
      <w:marTop w:val="0"/>
      <w:marBottom w:val="0"/>
      <w:divBdr>
        <w:top w:val="none" w:sz="0" w:space="0" w:color="auto"/>
        <w:left w:val="none" w:sz="0" w:space="0" w:color="auto"/>
        <w:bottom w:val="none" w:sz="0" w:space="0" w:color="auto"/>
        <w:right w:val="none" w:sz="0" w:space="0" w:color="auto"/>
      </w:divBdr>
      <w:divsChild>
        <w:div w:id="1443264482">
          <w:marLeft w:val="640"/>
          <w:marRight w:val="0"/>
          <w:marTop w:val="0"/>
          <w:marBottom w:val="0"/>
          <w:divBdr>
            <w:top w:val="none" w:sz="0" w:space="0" w:color="auto"/>
            <w:left w:val="none" w:sz="0" w:space="0" w:color="auto"/>
            <w:bottom w:val="none" w:sz="0" w:space="0" w:color="auto"/>
            <w:right w:val="none" w:sz="0" w:space="0" w:color="auto"/>
          </w:divBdr>
        </w:div>
        <w:div w:id="31804119">
          <w:marLeft w:val="640"/>
          <w:marRight w:val="0"/>
          <w:marTop w:val="0"/>
          <w:marBottom w:val="0"/>
          <w:divBdr>
            <w:top w:val="none" w:sz="0" w:space="0" w:color="auto"/>
            <w:left w:val="none" w:sz="0" w:space="0" w:color="auto"/>
            <w:bottom w:val="none" w:sz="0" w:space="0" w:color="auto"/>
            <w:right w:val="none" w:sz="0" w:space="0" w:color="auto"/>
          </w:divBdr>
        </w:div>
        <w:div w:id="1315065797">
          <w:marLeft w:val="640"/>
          <w:marRight w:val="0"/>
          <w:marTop w:val="0"/>
          <w:marBottom w:val="0"/>
          <w:divBdr>
            <w:top w:val="none" w:sz="0" w:space="0" w:color="auto"/>
            <w:left w:val="none" w:sz="0" w:space="0" w:color="auto"/>
            <w:bottom w:val="none" w:sz="0" w:space="0" w:color="auto"/>
            <w:right w:val="none" w:sz="0" w:space="0" w:color="auto"/>
          </w:divBdr>
        </w:div>
        <w:div w:id="426196154">
          <w:marLeft w:val="640"/>
          <w:marRight w:val="0"/>
          <w:marTop w:val="0"/>
          <w:marBottom w:val="0"/>
          <w:divBdr>
            <w:top w:val="none" w:sz="0" w:space="0" w:color="auto"/>
            <w:left w:val="none" w:sz="0" w:space="0" w:color="auto"/>
            <w:bottom w:val="none" w:sz="0" w:space="0" w:color="auto"/>
            <w:right w:val="none" w:sz="0" w:space="0" w:color="auto"/>
          </w:divBdr>
        </w:div>
        <w:div w:id="1371952042">
          <w:marLeft w:val="640"/>
          <w:marRight w:val="0"/>
          <w:marTop w:val="0"/>
          <w:marBottom w:val="0"/>
          <w:divBdr>
            <w:top w:val="none" w:sz="0" w:space="0" w:color="auto"/>
            <w:left w:val="none" w:sz="0" w:space="0" w:color="auto"/>
            <w:bottom w:val="none" w:sz="0" w:space="0" w:color="auto"/>
            <w:right w:val="none" w:sz="0" w:space="0" w:color="auto"/>
          </w:divBdr>
        </w:div>
        <w:div w:id="1692606526">
          <w:marLeft w:val="640"/>
          <w:marRight w:val="0"/>
          <w:marTop w:val="0"/>
          <w:marBottom w:val="0"/>
          <w:divBdr>
            <w:top w:val="none" w:sz="0" w:space="0" w:color="auto"/>
            <w:left w:val="none" w:sz="0" w:space="0" w:color="auto"/>
            <w:bottom w:val="none" w:sz="0" w:space="0" w:color="auto"/>
            <w:right w:val="none" w:sz="0" w:space="0" w:color="auto"/>
          </w:divBdr>
        </w:div>
        <w:div w:id="1475754753">
          <w:marLeft w:val="640"/>
          <w:marRight w:val="0"/>
          <w:marTop w:val="0"/>
          <w:marBottom w:val="0"/>
          <w:divBdr>
            <w:top w:val="none" w:sz="0" w:space="0" w:color="auto"/>
            <w:left w:val="none" w:sz="0" w:space="0" w:color="auto"/>
            <w:bottom w:val="none" w:sz="0" w:space="0" w:color="auto"/>
            <w:right w:val="none" w:sz="0" w:space="0" w:color="auto"/>
          </w:divBdr>
        </w:div>
        <w:div w:id="13969419">
          <w:marLeft w:val="640"/>
          <w:marRight w:val="0"/>
          <w:marTop w:val="0"/>
          <w:marBottom w:val="0"/>
          <w:divBdr>
            <w:top w:val="none" w:sz="0" w:space="0" w:color="auto"/>
            <w:left w:val="none" w:sz="0" w:space="0" w:color="auto"/>
            <w:bottom w:val="none" w:sz="0" w:space="0" w:color="auto"/>
            <w:right w:val="none" w:sz="0" w:space="0" w:color="auto"/>
          </w:divBdr>
        </w:div>
        <w:div w:id="841505775">
          <w:marLeft w:val="640"/>
          <w:marRight w:val="0"/>
          <w:marTop w:val="0"/>
          <w:marBottom w:val="0"/>
          <w:divBdr>
            <w:top w:val="none" w:sz="0" w:space="0" w:color="auto"/>
            <w:left w:val="none" w:sz="0" w:space="0" w:color="auto"/>
            <w:bottom w:val="none" w:sz="0" w:space="0" w:color="auto"/>
            <w:right w:val="none" w:sz="0" w:space="0" w:color="auto"/>
          </w:divBdr>
        </w:div>
        <w:div w:id="1338843743">
          <w:marLeft w:val="640"/>
          <w:marRight w:val="0"/>
          <w:marTop w:val="0"/>
          <w:marBottom w:val="0"/>
          <w:divBdr>
            <w:top w:val="none" w:sz="0" w:space="0" w:color="auto"/>
            <w:left w:val="none" w:sz="0" w:space="0" w:color="auto"/>
            <w:bottom w:val="none" w:sz="0" w:space="0" w:color="auto"/>
            <w:right w:val="none" w:sz="0" w:space="0" w:color="auto"/>
          </w:divBdr>
        </w:div>
        <w:div w:id="92824053">
          <w:marLeft w:val="640"/>
          <w:marRight w:val="0"/>
          <w:marTop w:val="0"/>
          <w:marBottom w:val="0"/>
          <w:divBdr>
            <w:top w:val="none" w:sz="0" w:space="0" w:color="auto"/>
            <w:left w:val="none" w:sz="0" w:space="0" w:color="auto"/>
            <w:bottom w:val="none" w:sz="0" w:space="0" w:color="auto"/>
            <w:right w:val="none" w:sz="0" w:space="0" w:color="auto"/>
          </w:divBdr>
        </w:div>
        <w:div w:id="541289438">
          <w:marLeft w:val="640"/>
          <w:marRight w:val="0"/>
          <w:marTop w:val="0"/>
          <w:marBottom w:val="0"/>
          <w:divBdr>
            <w:top w:val="none" w:sz="0" w:space="0" w:color="auto"/>
            <w:left w:val="none" w:sz="0" w:space="0" w:color="auto"/>
            <w:bottom w:val="none" w:sz="0" w:space="0" w:color="auto"/>
            <w:right w:val="none" w:sz="0" w:space="0" w:color="auto"/>
          </w:divBdr>
        </w:div>
        <w:div w:id="172304142">
          <w:marLeft w:val="640"/>
          <w:marRight w:val="0"/>
          <w:marTop w:val="0"/>
          <w:marBottom w:val="0"/>
          <w:divBdr>
            <w:top w:val="none" w:sz="0" w:space="0" w:color="auto"/>
            <w:left w:val="none" w:sz="0" w:space="0" w:color="auto"/>
            <w:bottom w:val="none" w:sz="0" w:space="0" w:color="auto"/>
            <w:right w:val="none" w:sz="0" w:space="0" w:color="auto"/>
          </w:divBdr>
        </w:div>
        <w:div w:id="192576118">
          <w:marLeft w:val="640"/>
          <w:marRight w:val="0"/>
          <w:marTop w:val="0"/>
          <w:marBottom w:val="0"/>
          <w:divBdr>
            <w:top w:val="none" w:sz="0" w:space="0" w:color="auto"/>
            <w:left w:val="none" w:sz="0" w:space="0" w:color="auto"/>
            <w:bottom w:val="none" w:sz="0" w:space="0" w:color="auto"/>
            <w:right w:val="none" w:sz="0" w:space="0" w:color="auto"/>
          </w:divBdr>
        </w:div>
        <w:div w:id="689263208">
          <w:marLeft w:val="640"/>
          <w:marRight w:val="0"/>
          <w:marTop w:val="0"/>
          <w:marBottom w:val="0"/>
          <w:divBdr>
            <w:top w:val="none" w:sz="0" w:space="0" w:color="auto"/>
            <w:left w:val="none" w:sz="0" w:space="0" w:color="auto"/>
            <w:bottom w:val="none" w:sz="0" w:space="0" w:color="auto"/>
            <w:right w:val="none" w:sz="0" w:space="0" w:color="auto"/>
          </w:divBdr>
        </w:div>
        <w:div w:id="60638186">
          <w:marLeft w:val="640"/>
          <w:marRight w:val="0"/>
          <w:marTop w:val="0"/>
          <w:marBottom w:val="0"/>
          <w:divBdr>
            <w:top w:val="none" w:sz="0" w:space="0" w:color="auto"/>
            <w:left w:val="none" w:sz="0" w:space="0" w:color="auto"/>
            <w:bottom w:val="none" w:sz="0" w:space="0" w:color="auto"/>
            <w:right w:val="none" w:sz="0" w:space="0" w:color="auto"/>
          </w:divBdr>
        </w:div>
        <w:div w:id="663582414">
          <w:marLeft w:val="640"/>
          <w:marRight w:val="0"/>
          <w:marTop w:val="0"/>
          <w:marBottom w:val="0"/>
          <w:divBdr>
            <w:top w:val="none" w:sz="0" w:space="0" w:color="auto"/>
            <w:left w:val="none" w:sz="0" w:space="0" w:color="auto"/>
            <w:bottom w:val="none" w:sz="0" w:space="0" w:color="auto"/>
            <w:right w:val="none" w:sz="0" w:space="0" w:color="auto"/>
          </w:divBdr>
        </w:div>
        <w:div w:id="454716890">
          <w:marLeft w:val="640"/>
          <w:marRight w:val="0"/>
          <w:marTop w:val="0"/>
          <w:marBottom w:val="0"/>
          <w:divBdr>
            <w:top w:val="none" w:sz="0" w:space="0" w:color="auto"/>
            <w:left w:val="none" w:sz="0" w:space="0" w:color="auto"/>
            <w:bottom w:val="none" w:sz="0" w:space="0" w:color="auto"/>
            <w:right w:val="none" w:sz="0" w:space="0" w:color="auto"/>
          </w:divBdr>
        </w:div>
        <w:div w:id="409276160">
          <w:marLeft w:val="640"/>
          <w:marRight w:val="0"/>
          <w:marTop w:val="0"/>
          <w:marBottom w:val="0"/>
          <w:divBdr>
            <w:top w:val="none" w:sz="0" w:space="0" w:color="auto"/>
            <w:left w:val="none" w:sz="0" w:space="0" w:color="auto"/>
            <w:bottom w:val="none" w:sz="0" w:space="0" w:color="auto"/>
            <w:right w:val="none" w:sz="0" w:space="0" w:color="auto"/>
          </w:divBdr>
        </w:div>
        <w:div w:id="1265847498">
          <w:marLeft w:val="640"/>
          <w:marRight w:val="0"/>
          <w:marTop w:val="0"/>
          <w:marBottom w:val="0"/>
          <w:divBdr>
            <w:top w:val="none" w:sz="0" w:space="0" w:color="auto"/>
            <w:left w:val="none" w:sz="0" w:space="0" w:color="auto"/>
            <w:bottom w:val="none" w:sz="0" w:space="0" w:color="auto"/>
            <w:right w:val="none" w:sz="0" w:space="0" w:color="auto"/>
          </w:divBdr>
        </w:div>
        <w:div w:id="1058357159">
          <w:marLeft w:val="640"/>
          <w:marRight w:val="0"/>
          <w:marTop w:val="0"/>
          <w:marBottom w:val="0"/>
          <w:divBdr>
            <w:top w:val="none" w:sz="0" w:space="0" w:color="auto"/>
            <w:left w:val="none" w:sz="0" w:space="0" w:color="auto"/>
            <w:bottom w:val="none" w:sz="0" w:space="0" w:color="auto"/>
            <w:right w:val="none" w:sz="0" w:space="0" w:color="auto"/>
          </w:divBdr>
        </w:div>
      </w:divsChild>
    </w:div>
    <w:div w:id="116460810">
      <w:bodyDiv w:val="1"/>
      <w:marLeft w:val="0"/>
      <w:marRight w:val="0"/>
      <w:marTop w:val="0"/>
      <w:marBottom w:val="0"/>
      <w:divBdr>
        <w:top w:val="none" w:sz="0" w:space="0" w:color="auto"/>
        <w:left w:val="none" w:sz="0" w:space="0" w:color="auto"/>
        <w:bottom w:val="none" w:sz="0" w:space="0" w:color="auto"/>
        <w:right w:val="none" w:sz="0" w:space="0" w:color="auto"/>
      </w:divBdr>
      <w:divsChild>
        <w:div w:id="255476676">
          <w:marLeft w:val="640"/>
          <w:marRight w:val="0"/>
          <w:marTop w:val="0"/>
          <w:marBottom w:val="0"/>
          <w:divBdr>
            <w:top w:val="none" w:sz="0" w:space="0" w:color="auto"/>
            <w:left w:val="none" w:sz="0" w:space="0" w:color="auto"/>
            <w:bottom w:val="none" w:sz="0" w:space="0" w:color="auto"/>
            <w:right w:val="none" w:sz="0" w:space="0" w:color="auto"/>
          </w:divBdr>
        </w:div>
        <w:div w:id="2115325399">
          <w:marLeft w:val="640"/>
          <w:marRight w:val="0"/>
          <w:marTop w:val="0"/>
          <w:marBottom w:val="0"/>
          <w:divBdr>
            <w:top w:val="none" w:sz="0" w:space="0" w:color="auto"/>
            <w:left w:val="none" w:sz="0" w:space="0" w:color="auto"/>
            <w:bottom w:val="none" w:sz="0" w:space="0" w:color="auto"/>
            <w:right w:val="none" w:sz="0" w:space="0" w:color="auto"/>
          </w:divBdr>
        </w:div>
        <w:div w:id="1274635832">
          <w:marLeft w:val="640"/>
          <w:marRight w:val="0"/>
          <w:marTop w:val="0"/>
          <w:marBottom w:val="0"/>
          <w:divBdr>
            <w:top w:val="none" w:sz="0" w:space="0" w:color="auto"/>
            <w:left w:val="none" w:sz="0" w:space="0" w:color="auto"/>
            <w:bottom w:val="none" w:sz="0" w:space="0" w:color="auto"/>
            <w:right w:val="none" w:sz="0" w:space="0" w:color="auto"/>
          </w:divBdr>
        </w:div>
        <w:div w:id="481822742">
          <w:marLeft w:val="640"/>
          <w:marRight w:val="0"/>
          <w:marTop w:val="0"/>
          <w:marBottom w:val="0"/>
          <w:divBdr>
            <w:top w:val="none" w:sz="0" w:space="0" w:color="auto"/>
            <w:left w:val="none" w:sz="0" w:space="0" w:color="auto"/>
            <w:bottom w:val="none" w:sz="0" w:space="0" w:color="auto"/>
            <w:right w:val="none" w:sz="0" w:space="0" w:color="auto"/>
          </w:divBdr>
        </w:div>
        <w:div w:id="1072241383">
          <w:marLeft w:val="640"/>
          <w:marRight w:val="0"/>
          <w:marTop w:val="0"/>
          <w:marBottom w:val="0"/>
          <w:divBdr>
            <w:top w:val="none" w:sz="0" w:space="0" w:color="auto"/>
            <w:left w:val="none" w:sz="0" w:space="0" w:color="auto"/>
            <w:bottom w:val="none" w:sz="0" w:space="0" w:color="auto"/>
            <w:right w:val="none" w:sz="0" w:space="0" w:color="auto"/>
          </w:divBdr>
        </w:div>
        <w:div w:id="480581409">
          <w:marLeft w:val="640"/>
          <w:marRight w:val="0"/>
          <w:marTop w:val="0"/>
          <w:marBottom w:val="0"/>
          <w:divBdr>
            <w:top w:val="none" w:sz="0" w:space="0" w:color="auto"/>
            <w:left w:val="none" w:sz="0" w:space="0" w:color="auto"/>
            <w:bottom w:val="none" w:sz="0" w:space="0" w:color="auto"/>
            <w:right w:val="none" w:sz="0" w:space="0" w:color="auto"/>
          </w:divBdr>
        </w:div>
        <w:div w:id="1572621306">
          <w:marLeft w:val="640"/>
          <w:marRight w:val="0"/>
          <w:marTop w:val="0"/>
          <w:marBottom w:val="0"/>
          <w:divBdr>
            <w:top w:val="none" w:sz="0" w:space="0" w:color="auto"/>
            <w:left w:val="none" w:sz="0" w:space="0" w:color="auto"/>
            <w:bottom w:val="none" w:sz="0" w:space="0" w:color="auto"/>
            <w:right w:val="none" w:sz="0" w:space="0" w:color="auto"/>
          </w:divBdr>
        </w:div>
        <w:div w:id="366376396">
          <w:marLeft w:val="640"/>
          <w:marRight w:val="0"/>
          <w:marTop w:val="0"/>
          <w:marBottom w:val="0"/>
          <w:divBdr>
            <w:top w:val="none" w:sz="0" w:space="0" w:color="auto"/>
            <w:left w:val="none" w:sz="0" w:space="0" w:color="auto"/>
            <w:bottom w:val="none" w:sz="0" w:space="0" w:color="auto"/>
            <w:right w:val="none" w:sz="0" w:space="0" w:color="auto"/>
          </w:divBdr>
        </w:div>
        <w:div w:id="1313293670">
          <w:marLeft w:val="640"/>
          <w:marRight w:val="0"/>
          <w:marTop w:val="0"/>
          <w:marBottom w:val="0"/>
          <w:divBdr>
            <w:top w:val="none" w:sz="0" w:space="0" w:color="auto"/>
            <w:left w:val="none" w:sz="0" w:space="0" w:color="auto"/>
            <w:bottom w:val="none" w:sz="0" w:space="0" w:color="auto"/>
            <w:right w:val="none" w:sz="0" w:space="0" w:color="auto"/>
          </w:divBdr>
        </w:div>
        <w:div w:id="828980768">
          <w:marLeft w:val="640"/>
          <w:marRight w:val="0"/>
          <w:marTop w:val="0"/>
          <w:marBottom w:val="0"/>
          <w:divBdr>
            <w:top w:val="none" w:sz="0" w:space="0" w:color="auto"/>
            <w:left w:val="none" w:sz="0" w:space="0" w:color="auto"/>
            <w:bottom w:val="none" w:sz="0" w:space="0" w:color="auto"/>
            <w:right w:val="none" w:sz="0" w:space="0" w:color="auto"/>
          </w:divBdr>
        </w:div>
        <w:div w:id="626738430">
          <w:marLeft w:val="640"/>
          <w:marRight w:val="0"/>
          <w:marTop w:val="0"/>
          <w:marBottom w:val="0"/>
          <w:divBdr>
            <w:top w:val="none" w:sz="0" w:space="0" w:color="auto"/>
            <w:left w:val="none" w:sz="0" w:space="0" w:color="auto"/>
            <w:bottom w:val="none" w:sz="0" w:space="0" w:color="auto"/>
            <w:right w:val="none" w:sz="0" w:space="0" w:color="auto"/>
          </w:divBdr>
        </w:div>
        <w:div w:id="523790944">
          <w:marLeft w:val="640"/>
          <w:marRight w:val="0"/>
          <w:marTop w:val="0"/>
          <w:marBottom w:val="0"/>
          <w:divBdr>
            <w:top w:val="none" w:sz="0" w:space="0" w:color="auto"/>
            <w:left w:val="none" w:sz="0" w:space="0" w:color="auto"/>
            <w:bottom w:val="none" w:sz="0" w:space="0" w:color="auto"/>
            <w:right w:val="none" w:sz="0" w:space="0" w:color="auto"/>
          </w:divBdr>
        </w:div>
        <w:div w:id="1772583770">
          <w:marLeft w:val="640"/>
          <w:marRight w:val="0"/>
          <w:marTop w:val="0"/>
          <w:marBottom w:val="0"/>
          <w:divBdr>
            <w:top w:val="none" w:sz="0" w:space="0" w:color="auto"/>
            <w:left w:val="none" w:sz="0" w:space="0" w:color="auto"/>
            <w:bottom w:val="none" w:sz="0" w:space="0" w:color="auto"/>
            <w:right w:val="none" w:sz="0" w:space="0" w:color="auto"/>
          </w:divBdr>
        </w:div>
        <w:div w:id="390546949">
          <w:marLeft w:val="640"/>
          <w:marRight w:val="0"/>
          <w:marTop w:val="0"/>
          <w:marBottom w:val="0"/>
          <w:divBdr>
            <w:top w:val="none" w:sz="0" w:space="0" w:color="auto"/>
            <w:left w:val="none" w:sz="0" w:space="0" w:color="auto"/>
            <w:bottom w:val="none" w:sz="0" w:space="0" w:color="auto"/>
            <w:right w:val="none" w:sz="0" w:space="0" w:color="auto"/>
          </w:divBdr>
        </w:div>
        <w:div w:id="1212159277">
          <w:marLeft w:val="640"/>
          <w:marRight w:val="0"/>
          <w:marTop w:val="0"/>
          <w:marBottom w:val="0"/>
          <w:divBdr>
            <w:top w:val="none" w:sz="0" w:space="0" w:color="auto"/>
            <w:left w:val="none" w:sz="0" w:space="0" w:color="auto"/>
            <w:bottom w:val="none" w:sz="0" w:space="0" w:color="auto"/>
            <w:right w:val="none" w:sz="0" w:space="0" w:color="auto"/>
          </w:divBdr>
        </w:div>
        <w:div w:id="51464624">
          <w:marLeft w:val="640"/>
          <w:marRight w:val="0"/>
          <w:marTop w:val="0"/>
          <w:marBottom w:val="0"/>
          <w:divBdr>
            <w:top w:val="none" w:sz="0" w:space="0" w:color="auto"/>
            <w:left w:val="none" w:sz="0" w:space="0" w:color="auto"/>
            <w:bottom w:val="none" w:sz="0" w:space="0" w:color="auto"/>
            <w:right w:val="none" w:sz="0" w:space="0" w:color="auto"/>
          </w:divBdr>
        </w:div>
        <w:div w:id="664824470">
          <w:marLeft w:val="640"/>
          <w:marRight w:val="0"/>
          <w:marTop w:val="0"/>
          <w:marBottom w:val="0"/>
          <w:divBdr>
            <w:top w:val="none" w:sz="0" w:space="0" w:color="auto"/>
            <w:left w:val="none" w:sz="0" w:space="0" w:color="auto"/>
            <w:bottom w:val="none" w:sz="0" w:space="0" w:color="auto"/>
            <w:right w:val="none" w:sz="0" w:space="0" w:color="auto"/>
          </w:divBdr>
        </w:div>
        <w:div w:id="1187906175">
          <w:marLeft w:val="640"/>
          <w:marRight w:val="0"/>
          <w:marTop w:val="0"/>
          <w:marBottom w:val="0"/>
          <w:divBdr>
            <w:top w:val="none" w:sz="0" w:space="0" w:color="auto"/>
            <w:left w:val="none" w:sz="0" w:space="0" w:color="auto"/>
            <w:bottom w:val="none" w:sz="0" w:space="0" w:color="auto"/>
            <w:right w:val="none" w:sz="0" w:space="0" w:color="auto"/>
          </w:divBdr>
        </w:div>
        <w:div w:id="2140099415">
          <w:marLeft w:val="640"/>
          <w:marRight w:val="0"/>
          <w:marTop w:val="0"/>
          <w:marBottom w:val="0"/>
          <w:divBdr>
            <w:top w:val="none" w:sz="0" w:space="0" w:color="auto"/>
            <w:left w:val="none" w:sz="0" w:space="0" w:color="auto"/>
            <w:bottom w:val="none" w:sz="0" w:space="0" w:color="auto"/>
            <w:right w:val="none" w:sz="0" w:space="0" w:color="auto"/>
          </w:divBdr>
        </w:div>
        <w:div w:id="1253663545">
          <w:marLeft w:val="640"/>
          <w:marRight w:val="0"/>
          <w:marTop w:val="0"/>
          <w:marBottom w:val="0"/>
          <w:divBdr>
            <w:top w:val="none" w:sz="0" w:space="0" w:color="auto"/>
            <w:left w:val="none" w:sz="0" w:space="0" w:color="auto"/>
            <w:bottom w:val="none" w:sz="0" w:space="0" w:color="auto"/>
            <w:right w:val="none" w:sz="0" w:space="0" w:color="auto"/>
          </w:divBdr>
        </w:div>
        <w:div w:id="1397779575">
          <w:marLeft w:val="640"/>
          <w:marRight w:val="0"/>
          <w:marTop w:val="0"/>
          <w:marBottom w:val="0"/>
          <w:divBdr>
            <w:top w:val="none" w:sz="0" w:space="0" w:color="auto"/>
            <w:left w:val="none" w:sz="0" w:space="0" w:color="auto"/>
            <w:bottom w:val="none" w:sz="0" w:space="0" w:color="auto"/>
            <w:right w:val="none" w:sz="0" w:space="0" w:color="auto"/>
          </w:divBdr>
        </w:div>
        <w:div w:id="381054373">
          <w:marLeft w:val="640"/>
          <w:marRight w:val="0"/>
          <w:marTop w:val="0"/>
          <w:marBottom w:val="0"/>
          <w:divBdr>
            <w:top w:val="none" w:sz="0" w:space="0" w:color="auto"/>
            <w:left w:val="none" w:sz="0" w:space="0" w:color="auto"/>
            <w:bottom w:val="none" w:sz="0" w:space="0" w:color="auto"/>
            <w:right w:val="none" w:sz="0" w:space="0" w:color="auto"/>
          </w:divBdr>
        </w:div>
        <w:div w:id="64423870">
          <w:marLeft w:val="640"/>
          <w:marRight w:val="0"/>
          <w:marTop w:val="0"/>
          <w:marBottom w:val="0"/>
          <w:divBdr>
            <w:top w:val="none" w:sz="0" w:space="0" w:color="auto"/>
            <w:left w:val="none" w:sz="0" w:space="0" w:color="auto"/>
            <w:bottom w:val="none" w:sz="0" w:space="0" w:color="auto"/>
            <w:right w:val="none" w:sz="0" w:space="0" w:color="auto"/>
          </w:divBdr>
        </w:div>
        <w:div w:id="856042940">
          <w:marLeft w:val="640"/>
          <w:marRight w:val="0"/>
          <w:marTop w:val="0"/>
          <w:marBottom w:val="0"/>
          <w:divBdr>
            <w:top w:val="none" w:sz="0" w:space="0" w:color="auto"/>
            <w:left w:val="none" w:sz="0" w:space="0" w:color="auto"/>
            <w:bottom w:val="none" w:sz="0" w:space="0" w:color="auto"/>
            <w:right w:val="none" w:sz="0" w:space="0" w:color="auto"/>
          </w:divBdr>
        </w:div>
        <w:div w:id="119689113">
          <w:marLeft w:val="640"/>
          <w:marRight w:val="0"/>
          <w:marTop w:val="0"/>
          <w:marBottom w:val="0"/>
          <w:divBdr>
            <w:top w:val="none" w:sz="0" w:space="0" w:color="auto"/>
            <w:left w:val="none" w:sz="0" w:space="0" w:color="auto"/>
            <w:bottom w:val="none" w:sz="0" w:space="0" w:color="auto"/>
            <w:right w:val="none" w:sz="0" w:space="0" w:color="auto"/>
          </w:divBdr>
        </w:div>
        <w:div w:id="1509908607">
          <w:marLeft w:val="640"/>
          <w:marRight w:val="0"/>
          <w:marTop w:val="0"/>
          <w:marBottom w:val="0"/>
          <w:divBdr>
            <w:top w:val="none" w:sz="0" w:space="0" w:color="auto"/>
            <w:left w:val="none" w:sz="0" w:space="0" w:color="auto"/>
            <w:bottom w:val="none" w:sz="0" w:space="0" w:color="auto"/>
            <w:right w:val="none" w:sz="0" w:space="0" w:color="auto"/>
          </w:divBdr>
        </w:div>
        <w:div w:id="859078331">
          <w:marLeft w:val="640"/>
          <w:marRight w:val="0"/>
          <w:marTop w:val="0"/>
          <w:marBottom w:val="0"/>
          <w:divBdr>
            <w:top w:val="none" w:sz="0" w:space="0" w:color="auto"/>
            <w:left w:val="none" w:sz="0" w:space="0" w:color="auto"/>
            <w:bottom w:val="none" w:sz="0" w:space="0" w:color="auto"/>
            <w:right w:val="none" w:sz="0" w:space="0" w:color="auto"/>
          </w:divBdr>
        </w:div>
        <w:div w:id="761413083">
          <w:marLeft w:val="640"/>
          <w:marRight w:val="0"/>
          <w:marTop w:val="0"/>
          <w:marBottom w:val="0"/>
          <w:divBdr>
            <w:top w:val="none" w:sz="0" w:space="0" w:color="auto"/>
            <w:left w:val="none" w:sz="0" w:space="0" w:color="auto"/>
            <w:bottom w:val="none" w:sz="0" w:space="0" w:color="auto"/>
            <w:right w:val="none" w:sz="0" w:space="0" w:color="auto"/>
          </w:divBdr>
        </w:div>
        <w:div w:id="1103964591">
          <w:marLeft w:val="640"/>
          <w:marRight w:val="0"/>
          <w:marTop w:val="0"/>
          <w:marBottom w:val="0"/>
          <w:divBdr>
            <w:top w:val="none" w:sz="0" w:space="0" w:color="auto"/>
            <w:left w:val="none" w:sz="0" w:space="0" w:color="auto"/>
            <w:bottom w:val="none" w:sz="0" w:space="0" w:color="auto"/>
            <w:right w:val="none" w:sz="0" w:space="0" w:color="auto"/>
          </w:divBdr>
        </w:div>
        <w:div w:id="531915290">
          <w:marLeft w:val="640"/>
          <w:marRight w:val="0"/>
          <w:marTop w:val="0"/>
          <w:marBottom w:val="0"/>
          <w:divBdr>
            <w:top w:val="none" w:sz="0" w:space="0" w:color="auto"/>
            <w:left w:val="none" w:sz="0" w:space="0" w:color="auto"/>
            <w:bottom w:val="none" w:sz="0" w:space="0" w:color="auto"/>
            <w:right w:val="none" w:sz="0" w:space="0" w:color="auto"/>
          </w:divBdr>
        </w:div>
        <w:div w:id="956986365">
          <w:marLeft w:val="640"/>
          <w:marRight w:val="0"/>
          <w:marTop w:val="0"/>
          <w:marBottom w:val="0"/>
          <w:divBdr>
            <w:top w:val="none" w:sz="0" w:space="0" w:color="auto"/>
            <w:left w:val="none" w:sz="0" w:space="0" w:color="auto"/>
            <w:bottom w:val="none" w:sz="0" w:space="0" w:color="auto"/>
            <w:right w:val="none" w:sz="0" w:space="0" w:color="auto"/>
          </w:divBdr>
        </w:div>
        <w:div w:id="308091487">
          <w:marLeft w:val="640"/>
          <w:marRight w:val="0"/>
          <w:marTop w:val="0"/>
          <w:marBottom w:val="0"/>
          <w:divBdr>
            <w:top w:val="none" w:sz="0" w:space="0" w:color="auto"/>
            <w:left w:val="none" w:sz="0" w:space="0" w:color="auto"/>
            <w:bottom w:val="none" w:sz="0" w:space="0" w:color="auto"/>
            <w:right w:val="none" w:sz="0" w:space="0" w:color="auto"/>
          </w:divBdr>
        </w:div>
        <w:div w:id="1588225802">
          <w:marLeft w:val="640"/>
          <w:marRight w:val="0"/>
          <w:marTop w:val="0"/>
          <w:marBottom w:val="0"/>
          <w:divBdr>
            <w:top w:val="none" w:sz="0" w:space="0" w:color="auto"/>
            <w:left w:val="none" w:sz="0" w:space="0" w:color="auto"/>
            <w:bottom w:val="none" w:sz="0" w:space="0" w:color="auto"/>
            <w:right w:val="none" w:sz="0" w:space="0" w:color="auto"/>
          </w:divBdr>
        </w:div>
        <w:div w:id="335039907">
          <w:marLeft w:val="640"/>
          <w:marRight w:val="0"/>
          <w:marTop w:val="0"/>
          <w:marBottom w:val="0"/>
          <w:divBdr>
            <w:top w:val="none" w:sz="0" w:space="0" w:color="auto"/>
            <w:left w:val="none" w:sz="0" w:space="0" w:color="auto"/>
            <w:bottom w:val="none" w:sz="0" w:space="0" w:color="auto"/>
            <w:right w:val="none" w:sz="0" w:space="0" w:color="auto"/>
          </w:divBdr>
        </w:div>
        <w:div w:id="1823425876">
          <w:marLeft w:val="640"/>
          <w:marRight w:val="0"/>
          <w:marTop w:val="0"/>
          <w:marBottom w:val="0"/>
          <w:divBdr>
            <w:top w:val="none" w:sz="0" w:space="0" w:color="auto"/>
            <w:left w:val="none" w:sz="0" w:space="0" w:color="auto"/>
            <w:bottom w:val="none" w:sz="0" w:space="0" w:color="auto"/>
            <w:right w:val="none" w:sz="0" w:space="0" w:color="auto"/>
          </w:divBdr>
        </w:div>
        <w:div w:id="1548757639">
          <w:marLeft w:val="640"/>
          <w:marRight w:val="0"/>
          <w:marTop w:val="0"/>
          <w:marBottom w:val="0"/>
          <w:divBdr>
            <w:top w:val="none" w:sz="0" w:space="0" w:color="auto"/>
            <w:left w:val="none" w:sz="0" w:space="0" w:color="auto"/>
            <w:bottom w:val="none" w:sz="0" w:space="0" w:color="auto"/>
            <w:right w:val="none" w:sz="0" w:space="0" w:color="auto"/>
          </w:divBdr>
        </w:div>
        <w:div w:id="597519340">
          <w:marLeft w:val="640"/>
          <w:marRight w:val="0"/>
          <w:marTop w:val="0"/>
          <w:marBottom w:val="0"/>
          <w:divBdr>
            <w:top w:val="none" w:sz="0" w:space="0" w:color="auto"/>
            <w:left w:val="none" w:sz="0" w:space="0" w:color="auto"/>
            <w:bottom w:val="none" w:sz="0" w:space="0" w:color="auto"/>
            <w:right w:val="none" w:sz="0" w:space="0" w:color="auto"/>
          </w:divBdr>
        </w:div>
        <w:div w:id="913658501">
          <w:marLeft w:val="640"/>
          <w:marRight w:val="0"/>
          <w:marTop w:val="0"/>
          <w:marBottom w:val="0"/>
          <w:divBdr>
            <w:top w:val="none" w:sz="0" w:space="0" w:color="auto"/>
            <w:left w:val="none" w:sz="0" w:space="0" w:color="auto"/>
            <w:bottom w:val="none" w:sz="0" w:space="0" w:color="auto"/>
            <w:right w:val="none" w:sz="0" w:space="0" w:color="auto"/>
          </w:divBdr>
        </w:div>
        <w:div w:id="142551794">
          <w:marLeft w:val="640"/>
          <w:marRight w:val="0"/>
          <w:marTop w:val="0"/>
          <w:marBottom w:val="0"/>
          <w:divBdr>
            <w:top w:val="none" w:sz="0" w:space="0" w:color="auto"/>
            <w:left w:val="none" w:sz="0" w:space="0" w:color="auto"/>
            <w:bottom w:val="none" w:sz="0" w:space="0" w:color="auto"/>
            <w:right w:val="none" w:sz="0" w:space="0" w:color="auto"/>
          </w:divBdr>
        </w:div>
        <w:div w:id="211356921">
          <w:marLeft w:val="640"/>
          <w:marRight w:val="0"/>
          <w:marTop w:val="0"/>
          <w:marBottom w:val="0"/>
          <w:divBdr>
            <w:top w:val="none" w:sz="0" w:space="0" w:color="auto"/>
            <w:left w:val="none" w:sz="0" w:space="0" w:color="auto"/>
            <w:bottom w:val="none" w:sz="0" w:space="0" w:color="auto"/>
            <w:right w:val="none" w:sz="0" w:space="0" w:color="auto"/>
          </w:divBdr>
        </w:div>
        <w:div w:id="1180511380">
          <w:marLeft w:val="640"/>
          <w:marRight w:val="0"/>
          <w:marTop w:val="0"/>
          <w:marBottom w:val="0"/>
          <w:divBdr>
            <w:top w:val="none" w:sz="0" w:space="0" w:color="auto"/>
            <w:left w:val="none" w:sz="0" w:space="0" w:color="auto"/>
            <w:bottom w:val="none" w:sz="0" w:space="0" w:color="auto"/>
            <w:right w:val="none" w:sz="0" w:space="0" w:color="auto"/>
          </w:divBdr>
        </w:div>
        <w:div w:id="278685591">
          <w:marLeft w:val="640"/>
          <w:marRight w:val="0"/>
          <w:marTop w:val="0"/>
          <w:marBottom w:val="0"/>
          <w:divBdr>
            <w:top w:val="none" w:sz="0" w:space="0" w:color="auto"/>
            <w:left w:val="none" w:sz="0" w:space="0" w:color="auto"/>
            <w:bottom w:val="none" w:sz="0" w:space="0" w:color="auto"/>
            <w:right w:val="none" w:sz="0" w:space="0" w:color="auto"/>
          </w:divBdr>
        </w:div>
      </w:divsChild>
    </w:div>
    <w:div w:id="116535594">
      <w:bodyDiv w:val="1"/>
      <w:marLeft w:val="0"/>
      <w:marRight w:val="0"/>
      <w:marTop w:val="0"/>
      <w:marBottom w:val="0"/>
      <w:divBdr>
        <w:top w:val="none" w:sz="0" w:space="0" w:color="auto"/>
        <w:left w:val="none" w:sz="0" w:space="0" w:color="auto"/>
        <w:bottom w:val="none" w:sz="0" w:space="0" w:color="auto"/>
        <w:right w:val="none" w:sz="0" w:space="0" w:color="auto"/>
      </w:divBdr>
      <w:divsChild>
        <w:div w:id="1658455184">
          <w:marLeft w:val="640"/>
          <w:marRight w:val="0"/>
          <w:marTop w:val="0"/>
          <w:marBottom w:val="0"/>
          <w:divBdr>
            <w:top w:val="none" w:sz="0" w:space="0" w:color="auto"/>
            <w:left w:val="none" w:sz="0" w:space="0" w:color="auto"/>
            <w:bottom w:val="none" w:sz="0" w:space="0" w:color="auto"/>
            <w:right w:val="none" w:sz="0" w:space="0" w:color="auto"/>
          </w:divBdr>
        </w:div>
        <w:div w:id="1702974921">
          <w:marLeft w:val="640"/>
          <w:marRight w:val="0"/>
          <w:marTop w:val="0"/>
          <w:marBottom w:val="0"/>
          <w:divBdr>
            <w:top w:val="none" w:sz="0" w:space="0" w:color="auto"/>
            <w:left w:val="none" w:sz="0" w:space="0" w:color="auto"/>
            <w:bottom w:val="none" w:sz="0" w:space="0" w:color="auto"/>
            <w:right w:val="none" w:sz="0" w:space="0" w:color="auto"/>
          </w:divBdr>
        </w:div>
        <w:div w:id="168368821">
          <w:marLeft w:val="640"/>
          <w:marRight w:val="0"/>
          <w:marTop w:val="0"/>
          <w:marBottom w:val="0"/>
          <w:divBdr>
            <w:top w:val="none" w:sz="0" w:space="0" w:color="auto"/>
            <w:left w:val="none" w:sz="0" w:space="0" w:color="auto"/>
            <w:bottom w:val="none" w:sz="0" w:space="0" w:color="auto"/>
            <w:right w:val="none" w:sz="0" w:space="0" w:color="auto"/>
          </w:divBdr>
        </w:div>
        <w:div w:id="169566895">
          <w:marLeft w:val="640"/>
          <w:marRight w:val="0"/>
          <w:marTop w:val="0"/>
          <w:marBottom w:val="0"/>
          <w:divBdr>
            <w:top w:val="none" w:sz="0" w:space="0" w:color="auto"/>
            <w:left w:val="none" w:sz="0" w:space="0" w:color="auto"/>
            <w:bottom w:val="none" w:sz="0" w:space="0" w:color="auto"/>
            <w:right w:val="none" w:sz="0" w:space="0" w:color="auto"/>
          </w:divBdr>
        </w:div>
        <w:div w:id="121116726">
          <w:marLeft w:val="640"/>
          <w:marRight w:val="0"/>
          <w:marTop w:val="0"/>
          <w:marBottom w:val="0"/>
          <w:divBdr>
            <w:top w:val="none" w:sz="0" w:space="0" w:color="auto"/>
            <w:left w:val="none" w:sz="0" w:space="0" w:color="auto"/>
            <w:bottom w:val="none" w:sz="0" w:space="0" w:color="auto"/>
            <w:right w:val="none" w:sz="0" w:space="0" w:color="auto"/>
          </w:divBdr>
        </w:div>
        <w:div w:id="376703189">
          <w:marLeft w:val="640"/>
          <w:marRight w:val="0"/>
          <w:marTop w:val="0"/>
          <w:marBottom w:val="0"/>
          <w:divBdr>
            <w:top w:val="none" w:sz="0" w:space="0" w:color="auto"/>
            <w:left w:val="none" w:sz="0" w:space="0" w:color="auto"/>
            <w:bottom w:val="none" w:sz="0" w:space="0" w:color="auto"/>
            <w:right w:val="none" w:sz="0" w:space="0" w:color="auto"/>
          </w:divBdr>
        </w:div>
        <w:div w:id="460416679">
          <w:marLeft w:val="640"/>
          <w:marRight w:val="0"/>
          <w:marTop w:val="0"/>
          <w:marBottom w:val="0"/>
          <w:divBdr>
            <w:top w:val="none" w:sz="0" w:space="0" w:color="auto"/>
            <w:left w:val="none" w:sz="0" w:space="0" w:color="auto"/>
            <w:bottom w:val="none" w:sz="0" w:space="0" w:color="auto"/>
            <w:right w:val="none" w:sz="0" w:space="0" w:color="auto"/>
          </w:divBdr>
        </w:div>
        <w:div w:id="1689990289">
          <w:marLeft w:val="640"/>
          <w:marRight w:val="0"/>
          <w:marTop w:val="0"/>
          <w:marBottom w:val="0"/>
          <w:divBdr>
            <w:top w:val="none" w:sz="0" w:space="0" w:color="auto"/>
            <w:left w:val="none" w:sz="0" w:space="0" w:color="auto"/>
            <w:bottom w:val="none" w:sz="0" w:space="0" w:color="auto"/>
            <w:right w:val="none" w:sz="0" w:space="0" w:color="auto"/>
          </w:divBdr>
        </w:div>
        <w:div w:id="960501457">
          <w:marLeft w:val="640"/>
          <w:marRight w:val="0"/>
          <w:marTop w:val="0"/>
          <w:marBottom w:val="0"/>
          <w:divBdr>
            <w:top w:val="none" w:sz="0" w:space="0" w:color="auto"/>
            <w:left w:val="none" w:sz="0" w:space="0" w:color="auto"/>
            <w:bottom w:val="none" w:sz="0" w:space="0" w:color="auto"/>
            <w:right w:val="none" w:sz="0" w:space="0" w:color="auto"/>
          </w:divBdr>
        </w:div>
        <w:div w:id="204758811">
          <w:marLeft w:val="640"/>
          <w:marRight w:val="0"/>
          <w:marTop w:val="0"/>
          <w:marBottom w:val="0"/>
          <w:divBdr>
            <w:top w:val="none" w:sz="0" w:space="0" w:color="auto"/>
            <w:left w:val="none" w:sz="0" w:space="0" w:color="auto"/>
            <w:bottom w:val="none" w:sz="0" w:space="0" w:color="auto"/>
            <w:right w:val="none" w:sz="0" w:space="0" w:color="auto"/>
          </w:divBdr>
        </w:div>
        <w:div w:id="726874069">
          <w:marLeft w:val="640"/>
          <w:marRight w:val="0"/>
          <w:marTop w:val="0"/>
          <w:marBottom w:val="0"/>
          <w:divBdr>
            <w:top w:val="none" w:sz="0" w:space="0" w:color="auto"/>
            <w:left w:val="none" w:sz="0" w:space="0" w:color="auto"/>
            <w:bottom w:val="none" w:sz="0" w:space="0" w:color="auto"/>
            <w:right w:val="none" w:sz="0" w:space="0" w:color="auto"/>
          </w:divBdr>
        </w:div>
        <w:div w:id="1610119526">
          <w:marLeft w:val="640"/>
          <w:marRight w:val="0"/>
          <w:marTop w:val="0"/>
          <w:marBottom w:val="0"/>
          <w:divBdr>
            <w:top w:val="none" w:sz="0" w:space="0" w:color="auto"/>
            <w:left w:val="none" w:sz="0" w:space="0" w:color="auto"/>
            <w:bottom w:val="none" w:sz="0" w:space="0" w:color="auto"/>
            <w:right w:val="none" w:sz="0" w:space="0" w:color="auto"/>
          </w:divBdr>
        </w:div>
        <w:div w:id="1781489283">
          <w:marLeft w:val="640"/>
          <w:marRight w:val="0"/>
          <w:marTop w:val="0"/>
          <w:marBottom w:val="0"/>
          <w:divBdr>
            <w:top w:val="none" w:sz="0" w:space="0" w:color="auto"/>
            <w:left w:val="none" w:sz="0" w:space="0" w:color="auto"/>
            <w:bottom w:val="none" w:sz="0" w:space="0" w:color="auto"/>
            <w:right w:val="none" w:sz="0" w:space="0" w:color="auto"/>
          </w:divBdr>
        </w:div>
        <w:div w:id="1152255177">
          <w:marLeft w:val="640"/>
          <w:marRight w:val="0"/>
          <w:marTop w:val="0"/>
          <w:marBottom w:val="0"/>
          <w:divBdr>
            <w:top w:val="none" w:sz="0" w:space="0" w:color="auto"/>
            <w:left w:val="none" w:sz="0" w:space="0" w:color="auto"/>
            <w:bottom w:val="none" w:sz="0" w:space="0" w:color="auto"/>
            <w:right w:val="none" w:sz="0" w:space="0" w:color="auto"/>
          </w:divBdr>
        </w:div>
        <w:div w:id="1723018546">
          <w:marLeft w:val="640"/>
          <w:marRight w:val="0"/>
          <w:marTop w:val="0"/>
          <w:marBottom w:val="0"/>
          <w:divBdr>
            <w:top w:val="none" w:sz="0" w:space="0" w:color="auto"/>
            <w:left w:val="none" w:sz="0" w:space="0" w:color="auto"/>
            <w:bottom w:val="none" w:sz="0" w:space="0" w:color="auto"/>
            <w:right w:val="none" w:sz="0" w:space="0" w:color="auto"/>
          </w:divBdr>
        </w:div>
        <w:div w:id="18701886">
          <w:marLeft w:val="640"/>
          <w:marRight w:val="0"/>
          <w:marTop w:val="0"/>
          <w:marBottom w:val="0"/>
          <w:divBdr>
            <w:top w:val="none" w:sz="0" w:space="0" w:color="auto"/>
            <w:left w:val="none" w:sz="0" w:space="0" w:color="auto"/>
            <w:bottom w:val="none" w:sz="0" w:space="0" w:color="auto"/>
            <w:right w:val="none" w:sz="0" w:space="0" w:color="auto"/>
          </w:divBdr>
        </w:div>
        <w:div w:id="638850040">
          <w:marLeft w:val="640"/>
          <w:marRight w:val="0"/>
          <w:marTop w:val="0"/>
          <w:marBottom w:val="0"/>
          <w:divBdr>
            <w:top w:val="none" w:sz="0" w:space="0" w:color="auto"/>
            <w:left w:val="none" w:sz="0" w:space="0" w:color="auto"/>
            <w:bottom w:val="none" w:sz="0" w:space="0" w:color="auto"/>
            <w:right w:val="none" w:sz="0" w:space="0" w:color="auto"/>
          </w:divBdr>
        </w:div>
        <w:div w:id="1256981025">
          <w:marLeft w:val="640"/>
          <w:marRight w:val="0"/>
          <w:marTop w:val="0"/>
          <w:marBottom w:val="0"/>
          <w:divBdr>
            <w:top w:val="none" w:sz="0" w:space="0" w:color="auto"/>
            <w:left w:val="none" w:sz="0" w:space="0" w:color="auto"/>
            <w:bottom w:val="none" w:sz="0" w:space="0" w:color="auto"/>
            <w:right w:val="none" w:sz="0" w:space="0" w:color="auto"/>
          </w:divBdr>
        </w:div>
        <w:div w:id="1041324476">
          <w:marLeft w:val="640"/>
          <w:marRight w:val="0"/>
          <w:marTop w:val="0"/>
          <w:marBottom w:val="0"/>
          <w:divBdr>
            <w:top w:val="none" w:sz="0" w:space="0" w:color="auto"/>
            <w:left w:val="none" w:sz="0" w:space="0" w:color="auto"/>
            <w:bottom w:val="none" w:sz="0" w:space="0" w:color="auto"/>
            <w:right w:val="none" w:sz="0" w:space="0" w:color="auto"/>
          </w:divBdr>
        </w:div>
        <w:div w:id="1668702397">
          <w:marLeft w:val="640"/>
          <w:marRight w:val="0"/>
          <w:marTop w:val="0"/>
          <w:marBottom w:val="0"/>
          <w:divBdr>
            <w:top w:val="none" w:sz="0" w:space="0" w:color="auto"/>
            <w:left w:val="none" w:sz="0" w:space="0" w:color="auto"/>
            <w:bottom w:val="none" w:sz="0" w:space="0" w:color="auto"/>
            <w:right w:val="none" w:sz="0" w:space="0" w:color="auto"/>
          </w:divBdr>
        </w:div>
        <w:div w:id="1225721253">
          <w:marLeft w:val="640"/>
          <w:marRight w:val="0"/>
          <w:marTop w:val="0"/>
          <w:marBottom w:val="0"/>
          <w:divBdr>
            <w:top w:val="none" w:sz="0" w:space="0" w:color="auto"/>
            <w:left w:val="none" w:sz="0" w:space="0" w:color="auto"/>
            <w:bottom w:val="none" w:sz="0" w:space="0" w:color="auto"/>
            <w:right w:val="none" w:sz="0" w:space="0" w:color="auto"/>
          </w:divBdr>
        </w:div>
        <w:div w:id="1005400396">
          <w:marLeft w:val="640"/>
          <w:marRight w:val="0"/>
          <w:marTop w:val="0"/>
          <w:marBottom w:val="0"/>
          <w:divBdr>
            <w:top w:val="none" w:sz="0" w:space="0" w:color="auto"/>
            <w:left w:val="none" w:sz="0" w:space="0" w:color="auto"/>
            <w:bottom w:val="none" w:sz="0" w:space="0" w:color="auto"/>
            <w:right w:val="none" w:sz="0" w:space="0" w:color="auto"/>
          </w:divBdr>
        </w:div>
        <w:div w:id="863401866">
          <w:marLeft w:val="640"/>
          <w:marRight w:val="0"/>
          <w:marTop w:val="0"/>
          <w:marBottom w:val="0"/>
          <w:divBdr>
            <w:top w:val="none" w:sz="0" w:space="0" w:color="auto"/>
            <w:left w:val="none" w:sz="0" w:space="0" w:color="auto"/>
            <w:bottom w:val="none" w:sz="0" w:space="0" w:color="auto"/>
            <w:right w:val="none" w:sz="0" w:space="0" w:color="auto"/>
          </w:divBdr>
        </w:div>
        <w:div w:id="1779251959">
          <w:marLeft w:val="640"/>
          <w:marRight w:val="0"/>
          <w:marTop w:val="0"/>
          <w:marBottom w:val="0"/>
          <w:divBdr>
            <w:top w:val="none" w:sz="0" w:space="0" w:color="auto"/>
            <w:left w:val="none" w:sz="0" w:space="0" w:color="auto"/>
            <w:bottom w:val="none" w:sz="0" w:space="0" w:color="auto"/>
            <w:right w:val="none" w:sz="0" w:space="0" w:color="auto"/>
          </w:divBdr>
        </w:div>
        <w:div w:id="1972393146">
          <w:marLeft w:val="640"/>
          <w:marRight w:val="0"/>
          <w:marTop w:val="0"/>
          <w:marBottom w:val="0"/>
          <w:divBdr>
            <w:top w:val="none" w:sz="0" w:space="0" w:color="auto"/>
            <w:left w:val="none" w:sz="0" w:space="0" w:color="auto"/>
            <w:bottom w:val="none" w:sz="0" w:space="0" w:color="auto"/>
            <w:right w:val="none" w:sz="0" w:space="0" w:color="auto"/>
          </w:divBdr>
        </w:div>
        <w:div w:id="1643079602">
          <w:marLeft w:val="640"/>
          <w:marRight w:val="0"/>
          <w:marTop w:val="0"/>
          <w:marBottom w:val="0"/>
          <w:divBdr>
            <w:top w:val="none" w:sz="0" w:space="0" w:color="auto"/>
            <w:left w:val="none" w:sz="0" w:space="0" w:color="auto"/>
            <w:bottom w:val="none" w:sz="0" w:space="0" w:color="auto"/>
            <w:right w:val="none" w:sz="0" w:space="0" w:color="auto"/>
          </w:divBdr>
        </w:div>
        <w:div w:id="1178154059">
          <w:marLeft w:val="640"/>
          <w:marRight w:val="0"/>
          <w:marTop w:val="0"/>
          <w:marBottom w:val="0"/>
          <w:divBdr>
            <w:top w:val="none" w:sz="0" w:space="0" w:color="auto"/>
            <w:left w:val="none" w:sz="0" w:space="0" w:color="auto"/>
            <w:bottom w:val="none" w:sz="0" w:space="0" w:color="auto"/>
            <w:right w:val="none" w:sz="0" w:space="0" w:color="auto"/>
          </w:divBdr>
        </w:div>
        <w:div w:id="829446493">
          <w:marLeft w:val="640"/>
          <w:marRight w:val="0"/>
          <w:marTop w:val="0"/>
          <w:marBottom w:val="0"/>
          <w:divBdr>
            <w:top w:val="none" w:sz="0" w:space="0" w:color="auto"/>
            <w:left w:val="none" w:sz="0" w:space="0" w:color="auto"/>
            <w:bottom w:val="none" w:sz="0" w:space="0" w:color="auto"/>
            <w:right w:val="none" w:sz="0" w:space="0" w:color="auto"/>
          </w:divBdr>
        </w:div>
        <w:div w:id="2057385705">
          <w:marLeft w:val="640"/>
          <w:marRight w:val="0"/>
          <w:marTop w:val="0"/>
          <w:marBottom w:val="0"/>
          <w:divBdr>
            <w:top w:val="none" w:sz="0" w:space="0" w:color="auto"/>
            <w:left w:val="none" w:sz="0" w:space="0" w:color="auto"/>
            <w:bottom w:val="none" w:sz="0" w:space="0" w:color="auto"/>
            <w:right w:val="none" w:sz="0" w:space="0" w:color="auto"/>
          </w:divBdr>
        </w:div>
        <w:div w:id="1806583875">
          <w:marLeft w:val="640"/>
          <w:marRight w:val="0"/>
          <w:marTop w:val="0"/>
          <w:marBottom w:val="0"/>
          <w:divBdr>
            <w:top w:val="none" w:sz="0" w:space="0" w:color="auto"/>
            <w:left w:val="none" w:sz="0" w:space="0" w:color="auto"/>
            <w:bottom w:val="none" w:sz="0" w:space="0" w:color="auto"/>
            <w:right w:val="none" w:sz="0" w:space="0" w:color="auto"/>
          </w:divBdr>
        </w:div>
        <w:div w:id="485702918">
          <w:marLeft w:val="640"/>
          <w:marRight w:val="0"/>
          <w:marTop w:val="0"/>
          <w:marBottom w:val="0"/>
          <w:divBdr>
            <w:top w:val="none" w:sz="0" w:space="0" w:color="auto"/>
            <w:left w:val="none" w:sz="0" w:space="0" w:color="auto"/>
            <w:bottom w:val="none" w:sz="0" w:space="0" w:color="auto"/>
            <w:right w:val="none" w:sz="0" w:space="0" w:color="auto"/>
          </w:divBdr>
        </w:div>
        <w:div w:id="211236410">
          <w:marLeft w:val="640"/>
          <w:marRight w:val="0"/>
          <w:marTop w:val="0"/>
          <w:marBottom w:val="0"/>
          <w:divBdr>
            <w:top w:val="none" w:sz="0" w:space="0" w:color="auto"/>
            <w:left w:val="none" w:sz="0" w:space="0" w:color="auto"/>
            <w:bottom w:val="none" w:sz="0" w:space="0" w:color="auto"/>
            <w:right w:val="none" w:sz="0" w:space="0" w:color="auto"/>
          </w:divBdr>
        </w:div>
        <w:div w:id="1454858511">
          <w:marLeft w:val="640"/>
          <w:marRight w:val="0"/>
          <w:marTop w:val="0"/>
          <w:marBottom w:val="0"/>
          <w:divBdr>
            <w:top w:val="none" w:sz="0" w:space="0" w:color="auto"/>
            <w:left w:val="none" w:sz="0" w:space="0" w:color="auto"/>
            <w:bottom w:val="none" w:sz="0" w:space="0" w:color="auto"/>
            <w:right w:val="none" w:sz="0" w:space="0" w:color="auto"/>
          </w:divBdr>
        </w:div>
        <w:div w:id="1095978816">
          <w:marLeft w:val="640"/>
          <w:marRight w:val="0"/>
          <w:marTop w:val="0"/>
          <w:marBottom w:val="0"/>
          <w:divBdr>
            <w:top w:val="none" w:sz="0" w:space="0" w:color="auto"/>
            <w:left w:val="none" w:sz="0" w:space="0" w:color="auto"/>
            <w:bottom w:val="none" w:sz="0" w:space="0" w:color="auto"/>
            <w:right w:val="none" w:sz="0" w:space="0" w:color="auto"/>
          </w:divBdr>
        </w:div>
        <w:div w:id="822889891">
          <w:marLeft w:val="640"/>
          <w:marRight w:val="0"/>
          <w:marTop w:val="0"/>
          <w:marBottom w:val="0"/>
          <w:divBdr>
            <w:top w:val="none" w:sz="0" w:space="0" w:color="auto"/>
            <w:left w:val="none" w:sz="0" w:space="0" w:color="auto"/>
            <w:bottom w:val="none" w:sz="0" w:space="0" w:color="auto"/>
            <w:right w:val="none" w:sz="0" w:space="0" w:color="auto"/>
          </w:divBdr>
        </w:div>
        <w:div w:id="573859301">
          <w:marLeft w:val="640"/>
          <w:marRight w:val="0"/>
          <w:marTop w:val="0"/>
          <w:marBottom w:val="0"/>
          <w:divBdr>
            <w:top w:val="none" w:sz="0" w:space="0" w:color="auto"/>
            <w:left w:val="none" w:sz="0" w:space="0" w:color="auto"/>
            <w:bottom w:val="none" w:sz="0" w:space="0" w:color="auto"/>
            <w:right w:val="none" w:sz="0" w:space="0" w:color="auto"/>
          </w:divBdr>
        </w:div>
        <w:div w:id="382339186">
          <w:marLeft w:val="640"/>
          <w:marRight w:val="0"/>
          <w:marTop w:val="0"/>
          <w:marBottom w:val="0"/>
          <w:divBdr>
            <w:top w:val="none" w:sz="0" w:space="0" w:color="auto"/>
            <w:left w:val="none" w:sz="0" w:space="0" w:color="auto"/>
            <w:bottom w:val="none" w:sz="0" w:space="0" w:color="auto"/>
            <w:right w:val="none" w:sz="0" w:space="0" w:color="auto"/>
          </w:divBdr>
        </w:div>
        <w:div w:id="104812023">
          <w:marLeft w:val="640"/>
          <w:marRight w:val="0"/>
          <w:marTop w:val="0"/>
          <w:marBottom w:val="0"/>
          <w:divBdr>
            <w:top w:val="none" w:sz="0" w:space="0" w:color="auto"/>
            <w:left w:val="none" w:sz="0" w:space="0" w:color="auto"/>
            <w:bottom w:val="none" w:sz="0" w:space="0" w:color="auto"/>
            <w:right w:val="none" w:sz="0" w:space="0" w:color="auto"/>
          </w:divBdr>
        </w:div>
        <w:div w:id="1733499485">
          <w:marLeft w:val="640"/>
          <w:marRight w:val="0"/>
          <w:marTop w:val="0"/>
          <w:marBottom w:val="0"/>
          <w:divBdr>
            <w:top w:val="none" w:sz="0" w:space="0" w:color="auto"/>
            <w:left w:val="none" w:sz="0" w:space="0" w:color="auto"/>
            <w:bottom w:val="none" w:sz="0" w:space="0" w:color="auto"/>
            <w:right w:val="none" w:sz="0" w:space="0" w:color="auto"/>
          </w:divBdr>
        </w:div>
        <w:div w:id="602300120">
          <w:marLeft w:val="640"/>
          <w:marRight w:val="0"/>
          <w:marTop w:val="0"/>
          <w:marBottom w:val="0"/>
          <w:divBdr>
            <w:top w:val="none" w:sz="0" w:space="0" w:color="auto"/>
            <w:left w:val="none" w:sz="0" w:space="0" w:color="auto"/>
            <w:bottom w:val="none" w:sz="0" w:space="0" w:color="auto"/>
            <w:right w:val="none" w:sz="0" w:space="0" w:color="auto"/>
          </w:divBdr>
        </w:div>
        <w:div w:id="1642152447">
          <w:marLeft w:val="640"/>
          <w:marRight w:val="0"/>
          <w:marTop w:val="0"/>
          <w:marBottom w:val="0"/>
          <w:divBdr>
            <w:top w:val="none" w:sz="0" w:space="0" w:color="auto"/>
            <w:left w:val="none" w:sz="0" w:space="0" w:color="auto"/>
            <w:bottom w:val="none" w:sz="0" w:space="0" w:color="auto"/>
            <w:right w:val="none" w:sz="0" w:space="0" w:color="auto"/>
          </w:divBdr>
        </w:div>
        <w:div w:id="1563372436">
          <w:marLeft w:val="640"/>
          <w:marRight w:val="0"/>
          <w:marTop w:val="0"/>
          <w:marBottom w:val="0"/>
          <w:divBdr>
            <w:top w:val="none" w:sz="0" w:space="0" w:color="auto"/>
            <w:left w:val="none" w:sz="0" w:space="0" w:color="auto"/>
            <w:bottom w:val="none" w:sz="0" w:space="0" w:color="auto"/>
            <w:right w:val="none" w:sz="0" w:space="0" w:color="auto"/>
          </w:divBdr>
        </w:div>
        <w:div w:id="1023937872">
          <w:marLeft w:val="640"/>
          <w:marRight w:val="0"/>
          <w:marTop w:val="0"/>
          <w:marBottom w:val="0"/>
          <w:divBdr>
            <w:top w:val="none" w:sz="0" w:space="0" w:color="auto"/>
            <w:left w:val="none" w:sz="0" w:space="0" w:color="auto"/>
            <w:bottom w:val="none" w:sz="0" w:space="0" w:color="auto"/>
            <w:right w:val="none" w:sz="0" w:space="0" w:color="auto"/>
          </w:divBdr>
        </w:div>
      </w:divsChild>
    </w:div>
    <w:div w:id="130751782">
      <w:bodyDiv w:val="1"/>
      <w:marLeft w:val="0"/>
      <w:marRight w:val="0"/>
      <w:marTop w:val="0"/>
      <w:marBottom w:val="0"/>
      <w:divBdr>
        <w:top w:val="none" w:sz="0" w:space="0" w:color="auto"/>
        <w:left w:val="none" w:sz="0" w:space="0" w:color="auto"/>
        <w:bottom w:val="none" w:sz="0" w:space="0" w:color="auto"/>
        <w:right w:val="none" w:sz="0" w:space="0" w:color="auto"/>
      </w:divBdr>
      <w:divsChild>
        <w:div w:id="360982423">
          <w:marLeft w:val="640"/>
          <w:marRight w:val="0"/>
          <w:marTop w:val="0"/>
          <w:marBottom w:val="0"/>
          <w:divBdr>
            <w:top w:val="none" w:sz="0" w:space="0" w:color="auto"/>
            <w:left w:val="none" w:sz="0" w:space="0" w:color="auto"/>
            <w:bottom w:val="none" w:sz="0" w:space="0" w:color="auto"/>
            <w:right w:val="none" w:sz="0" w:space="0" w:color="auto"/>
          </w:divBdr>
        </w:div>
        <w:div w:id="135880936">
          <w:marLeft w:val="640"/>
          <w:marRight w:val="0"/>
          <w:marTop w:val="0"/>
          <w:marBottom w:val="0"/>
          <w:divBdr>
            <w:top w:val="none" w:sz="0" w:space="0" w:color="auto"/>
            <w:left w:val="none" w:sz="0" w:space="0" w:color="auto"/>
            <w:bottom w:val="none" w:sz="0" w:space="0" w:color="auto"/>
            <w:right w:val="none" w:sz="0" w:space="0" w:color="auto"/>
          </w:divBdr>
        </w:div>
        <w:div w:id="82991773">
          <w:marLeft w:val="640"/>
          <w:marRight w:val="0"/>
          <w:marTop w:val="0"/>
          <w:marBottom w:val="0"/>
          <w:divBdr>
            <w:top w:val="none" w:sz="0" w:space="0" w:color="auto"/>
            <w:left w:val="none" w:sz="0" w:space="0" w:color="auto"/>
            <w:bottom w:val="none" w:sz="0" w:space="0" w:color="auto"/>
            <w:right w:val="none" w:sz="0" w:space="0" w:color="auto"/>
          </w:divBdr>
        </w:div>
        <w:div w:id="2035614658">
          <w:marLeft w:val="640"/>
          <w:marRight w:val="0"/>
          <w:marTop w:val="0"/>
          <w:marBottom w:val="0"/>
          <w:divBdr>
            <w:top w:val="none" w:sz="0" w:space="0" w:color="auto"/>
            <w:left w:val="none" w:sz="0" w:space="0" w:color="auto"/>
            <w:bottom w:val="none" w:sz="0" w:space="0" w:color="auto"/>
            <w:right w:val="none" w:sz="0" w:space="0" w:color="auto"/>
          </w:divBdr>
        </w:div>
        <w:div w:id="1091197167">
          <w:marLeft w:val="640"/>
          <w:marRight w:val="0"/>
          <w:marTop w:val="0"/>
          <w:marBottom w:val="0"/>
          <w:divBdr>
            <w:top w:val="none" w:sz="0" w:space="0" w:color="auto"/>
            <w:left w:val="none" w:sz="0" w:space="0" w:color="auto"/>
            <w:bottom w:val="none" w:sz="0" w:space="0" w:color="auto"/>
            <w:right w:val="none" w:sz="0" w:space="0" w:color="auto"/>
          </w:divBdr>
        </w:div>
        <w:div w:id="1262640398">
          <w:marLeft w:val="640"/>
          <w:marRight w:val="0"/>
          <w:marTop w:val="0"/>
          <w:marBottom w:val="0"/>
          <w:divBdr>
            <w:top w:val="none" w:sz="0" w:space="0" w:color="auto"/>
            <w:left w:val="none" w:sz="0" w:space="0" w:color="auto"/>
            <w:bottom w:val="none" w:sz="0" w:space="0" w:color="auto"/>
            <w:right w:val="none" w:sz="0" w:space="0" w:color="auto"/>
          </w:divBdr>
        </w:div>
        <w:div w:id="1157502212">
          <w:marLeft w:val="640"/>
          <w:marRight w:val="0"/>
          <w:marTop w:val="0"/>
          <w:marBottom w:val="0"/>
          <w:divBdr>
            <w:top w:val="none" w:sz="0" w:space="0" w:color="auto"/>
            <w:left w:val="none" w:sz="0" w:space="0" w:color="auto"/>
            <w:bottom w:val="none" w:sz="0" w:space="0" w:color="auto"/>
            <w:right w:val="none" w:sz="0" w:space="0" w:color="auto"/>
          </w:divBdr>
        </w:div>
        <w:div w:id="223494600">
          <w:marLeft w:val="640"/>
          <w:marRight w:val="0"/>
          <w:marTop w:val="0"/>
          <w:marBottom w:val="0"/>
          <w:divBdr>
            <w:top w:val="none" w:sz="0" w:space="0" w:color="auto"/>
            <w:left w:val="none" w:sz="0" w:space="0" w:color="auto"/>
            <w:bottom w:val="none" w:sz="0" w:space="0" w:color="auto"/>
            <w:right w:val="none" w:sz="0" w:space="0" w:color="auto"/>
          </w:divBdr>
        </w:div>
        <w:div w:id="1080829708">
          <w:marLeft w:val="640"/>
          <w:marRight w:val="0"/>
          <w:marTop w:val="0"/>
          <w:marBottom w:val="0"/>
          <w:divBdr>
            <w:top w:val="none" w:sz="0" w:space="0" w:color="auto"/>
            <w:left w:val="none" w:sz="0" w:space="0" w:color="auto"/>
            <w:bottom w:val="none" w:sz="0" w:space="0" w:color="auto"/>
            <w:right w:val="none" w:sz="0" w:space="0" w:color="auto"/>
          </w:divBdr>
        </w:div>
        <w:div w:id="206572078">
          <w:marLeft w:val="640"/>
          <w:marRight w:val="0"/>
          <w:marTop w:val="0"/>
          <w:marBottom w:val="0"/>
          <w:divBdr>
            <w:top w:val="none" w:sz="0" w:space="0" w:color="auto"/>
            <w:left w:val="none" w:sz="0" w:space="0" w:color="auto"/>
            <w:bottom w:val="none" w:sz="0" w:space="0" w:color="auto"/>
            <w:right w:val="none" w:sz="0" w:space="0" w:color="auto"/>
          </w:divBdr>
        </w:div>
        <w:div w:id="1031686323">
          <w:marLeft w:val="640"/>
          <w:marRight w:val="0"/>
          <w:marTop w:val="0"/>
          <w:marBottom w:val="0"/>
          <w:divBdr>
            <w:top w:val="none" w:sz="0" w:space="0" w:color="auto"/>
            <w:left w:val="none" w:sz="0" w:space="0" w:color="auto"/>
            <w:bottom w:val="none" w:sz="0" w:space="0" w:color="auto"/>
            <w:right w:val="none" w:sz="0" w:space="0" w:color="auto"/>
          </w:divBdr>
        </w:div>
        <w:div w:id="979070457">
          <w:marLeft w:val="640"/>
          <w:marRight w:val="0"/>
          <w:marTop w:val="0"/>
          <w:marBottom w:val="0"/>
          <w:divBdr>
            <w:top w:val="none" w:sz="0" w:space="0" w:color="auto"/>
            <w:left w:val="none" w:sz="0" w:space="0" w:color="auto"/>
            <w:bottom w:val="none" w:sz="0" w:space="0" w:color="auto"/>
            <w:right w:val="none" w:sz="0" w:space="0" w:color="auto"/>
          </w:divBdr>
        </w:div>
        <w:div w:id="1337731245">
          <w:marLeft w:val="640"/>
          <w:marRight w:val="0"/>
          <w:marTop w:val="0"/>
          <w:marBottom w:val="0"/>
          <w:divBdr>
            <w:top w:val="none" w:sz="0" w:space="0" w:color="auto"/>
            <w:left w:val="none" w:sz="0" w:space="0" w:color="auto"/>
            <w:bottom w:val="none" w:sz="0" w:space="0" w:color="auto"/>
            <w:right w:val="none" w:sz="0" w:space="0" w:color="auto"/>
          </w:divBdr>
        </w:div>
        <w:div w:id="1755005798">
          <w:marLeft w:val="640"/>
          <w:marRight w:val="0"/>
          <w:marTop w:val="0"/>
          <w:marBottom w:val="0"/>
          <w:divBdr>
            <w:top w:val="none" w:sz="0" w:space="0" w:color="auto"/>
            <w:left w:val="none" w:sz="0" w:space="0" w:color="auto"/>
            <w:bottom w:val="none" w:sz="0" w:space="0" w:color="auto"/>
            <w:right w:val="none" w:sz="0" w:space="0" w:color="auto"/>
          </w:divBdr>
        </w:div>
        <w:div w:id="1581479658">
          <w:marLeft w:val="640"/>
          <w:marRight w:val="0"/>
          <w:marTop w:val="0"/>
          <w:marBottom w:val="0"/>
          <w:divBdr>
            <w:top w:val="none" w:sz="0" w:space="0" w:color="auto"/>
            <w:left w:val="none" w:sz="0" w:space="0" w:color="auto"/>
            <w:bottom w:val="none" w:sz="0" w:space="0" w:color="auto"/>
            <w:right w:val="none" w:sz="0" w:space="0" w:color="auto"/>
          </w:divBdr>
        </w:div>
        <w:div w:id="785386630">
          <w:marLeft w:val="640"/>
          <w:marRight w:val="0"/>
          <w:marTop w:val="0"/>
          <w:marBottom w:val="0"/>
          <w:divBdr>
            <w:top w:val="none" w:sz="0" w:space="0" w:color="auto"/>
            <w:left w:val="none" w:sz="0" w:space="0" w:color="auto"/>
            <w:bottom w:val="none" w:sz="0" w:space="0" w:color="auto"/>
            <w:right w:val="none" w:sz="0" w:space="0" w:color="auto"/>
          </w:divBdr>
        </w:div>
        <w:div w:id="253367635">
          <w:marLeft w:val="640"/>
          <w:marRight w:val="0"/>
          <w:marTop w:val="0"/>
          <w:marBottom w:val="0"/>
          <w:divBdr>
            <w:top w:val="none" w:sz="0" w:space="0" w:color="auto"/>
            <w:left w:val="none" w:sz="0" w:space="0" w:color="auto"/>
            <w:bottom w:val="none" w:sz="0" w:space="0" w:color="auto"/>
            <w:right w:val="none" w:sz="0" w:space="0" w:color="auto"/>
          </w:divBdr>
        </w:div>
        <w:div w:id="27800415">
          <w:marLeft w:val="640"/>
          <w:marRight w:val="0"/>
          <w:marTop w:val="0"/>
          <w:marBottom w:val="0"/>
          <w:divBdr>
            <w:top w:val="none" w:sz="0" w:space="0" w:color="auto"/>
            <w:left w:val="none" w:sz="0" w:space="0" w:color="auto"/>
            <w:bottom w:val="none" w:sz="0" w:space="0" w:color="auto"/>
            <w:right w:val="none" w:sz="0" w:space="0" w:color="auto"/>
          </w:divBdr>
        </w:div>
        <w:div w:id="1502088212">
          <w:marLeft w:val="640"/>
          <w:marRight w:val="0"/>
          <w:marTop w:val="0"/>
          <w:marBottom w:val="0"/>
          <w:divBdr>
            <w:top w:val="none" w:sz="0" w:space="0" w:color="auto"/>
            <w:left w:val="none" w:sz="0" w:space="0" w:color="auto"/>
            <w:bottom w:val="none" w:sz="0" w:space="0" w:color="auto"/>
            <w:right w:val="none" w:sz="0" w:space="0" w:color="auto"/>
          </w:divBdr>
        </w:div>
        <w:div w:id="905264098">
          <w:marLeft w:val="640"/>
          <w:marRight w:val="0"/>
          <w:marTop w:val="0"/>
          <w:marBottom w:val="0"/>
          <w:divBdr>
            <w:top w:val="none" w:sz="0" w:space="0" w:color="auto"/>
            <w:left w:val="none" w:sz="0" w:space="0" w:color="auto"/>
            <w:bottom w:val="none" w:sz="0" w:space="0" w:color="auto"/>
            <w:right w:val="none" w:sz="0" w:space="0" w:color="auto"/>
          </w:divBdr>
        </w:div>
        <w:div w:id="1209804599">
          <w:marLeft w:val="640"/>
          <w:marRight w:val="0"/>
          <w:marTop w:val="0"/>
          <w:marBottom w:val="0"/>
          <w:divBdr>
            <w:top w:val="none" w:sz="0" w:space="0" w:color="auto"/>
            <w:left w:val="none" w:sz="0" w:space="0" w:color="auto"/>
            <w:bottom w:val="none" w:sz="0" w:space="0" w:color="auto"/>
            <w:right w:val="none" w:sz="0" w:space="0" w:color="auto"/>
          </w:divBdr>
        </w:div>
        <w:div w:id="1256355648">
          <w:marLeft w:val="640"/>
          <w:marRight w:val="0"/>
          <w:marTop w:val="0"/>
          <w:marBottom w:val="0"/>
          <w:divBdr>
            <w:top w:val="none" w:sz="0" w:space="0" w:color="auto"/>
            <w:left w:val="none" w:sz="0" w:space="0" w:color="auto"/>
            <w:bottom w:val="none" w:sz="0" w:space="0" w:color="auto"/>
            <w:right w:val="none" w:sz="0" w:space="0" w:color="auto"/>
          </w:divBdr>
        </w:div>
        <w:div w:id="2114781909">
          <w:marLeft w:val="640"/>
          <w:marRight w:val="0"/>
          <w:marTop w:val="0"/>
          <w:marBottom w:val="0"/>
          <w:divBdr>
            <w:top w:val="none" w:sz="0" w:space="0" w:color="auto"/>
            <w:left w:val="none" w:sz="0" w:space="0" w:color="auto"/>
            <w:bottom w:val="none" w:sz="0" w:space="0" w:color="auto"/>
            <w:right w:val="none" w:sz="0" w:space="0" w:color="auto"/>
          </w:divBdr>
        </w:div>
        <w:div w:id="364257706">
          <w:marLeft w:val="640"/>
          <w:marRight w:val="0"/>
          <w:marTop w:val="0"/>
          <w:marBottom w:val="0"/>
          <w:divBdr>
            <w:top w:val="none" w:sz="0" w:space="0" w:color="auto"/>
            <w:left w:val="none" w:sz="0" w:space="0" w:color="auto"/>
            <w:bottom w:val="none" w:sz="0" w:space="0" w:color="auto"/>
            <w:right w:val="none" w:sz="0" w:space="0" w:color="auto"/>
          </w:divBdr>
        </w:div>
        <w:div w:id="293486131">
          <w:marLeft w:val="640"/>
          <w:marRight w:val="0"/>
          <w:marTop w:val="0"/>
          <w:marBottom w:val="0"/>
          <w:divBdr>
            <w:top w:val="none" w:sz="0" w:space="0" w:color="auto"/>
            <w:left w:val="none" w:sz="0" w:space="0" w:color="auto"/>
            <w:bottom w:val="none" w:sz="0" w:space="0" w:color="auto"/>
            <w:right w:val="none" w:sz="0" w:space="0" w:color="auto"/>
          </w:divBdr>
        </w:div>
        <w:div w:id="1777672233">
          <w:marLeft w:val="640"/>
          <w:marRight w:val="0"/>
          <w:marTop w:val="0"/>
          <w:marBottom w:val="0"/>
          <w:divBdr>
            <w:top w:val="none" w:sz="0" w:space="0" w:color="auto"/>
            <w:left w:val="none" w:sz="0" w:space="0" w:color="auto"/>
            <w:bottom w:val="none" w:sz="0" w:space="0" w:color="auto"/>
            <w:right w:val="none" w:sz="0" w:space="0" w:color="auto"/>
          </w:divBdr>
        </w:div>
        <w:div w:id="1906643597">
          <w:marLeft w:val="640"/>
          <w:marRight w:val="0"/>
          <w:marTop w:val="0"/>
          <w:marBottom w:val="0"/>
          <w:divBdr>
            <w:top w:val="none" w:sz="0" w:space="0" w:color="auto"/>
            <w:left w:val="none" w:sz="0" w:space="0" w:color="auto"/>
            <w:bottom w:val="none" w:sz="0" w:space="0" w:color="auto"/>
            <w:right w:val="none" w:sz="0" w:space="0" w:color="auto"/>
          </w:divBdr>
        </w:div>
        <w:div w:id="1917011545">
          <w:marLeft w:val="640"/>
          <w:marRight w:val="0"/>
          <w:marTop w:val="0"/>
          <w:marBottom w:val="0"/>
          <w:divBdr>
            <w:top w:val="none" w:sz="0" w:space="0" w:color="auto"/>
            <w:left w:val="none" w:sz="0" w:space="0" w:color="auto"/>
            <w:bottom w:val="none" w:sz="0" w:space="0" w:color="auto"/>
            <w:right w:val="none" w:sz="0" w:space="0" w:color="auto"/>
          </w:divBdr>
        </w:div>
        <w:div w:id="4409251">
          <w:marLeft w:val="640"/>
          <w:marRight w:val="0"/>
          <w:marTop w:val="0"/>
          <w:marBottom w:val="0"/>
          <w:divBdr>
            <w:top w:val="none" w:sz="0" w:space="0" w:color="auto"/>
            <w:left w:val="none" w:sz="0" w:space="0" w:color="auto"/>
            <w:bottom w:val="none" w:sz="0" w:space="0" w:color="auto"/>
            <w:right w:val="none" w:sz="0" w:space="0" w:color="auto"/>
          </w:divBdr>
        </w:div>
        <w:div w:id="2095130051">
          <w:marLeft w:val="640"/>
          <w:marRight w:val="0"/>
          <w:marTop w:val="0"/>
          <w:marBottom w:val="0"/>
          <w:divBdr>
            <w:top w:val="none" w:sz="0" w:space="0" w:color="auto"/>
            <w:left w:val="none" w:sz="0" w:space="0" w:color="auto"/>
            <w:bottom w:val="none" w:sz="0" w:space="0" w:color="auto"/>
            <w:right w:val="none" w:sz="0" w:space="0" w:color="auto"/>
          </w:divBdr>
        </w:div>
        <w:div w:id="554510579">
          <w:marLeft w:val="640"/>
          <w:marRight w:val="0"/>
          <w:marTop w:val="0"/>
          <w:marBottom w:val="0"/>
          <w:divBdr>
            <w:top w:val="none" w:sz="0" w:space="0" w:color="auto"/>
            <w:left w:val="none" w:sz="0" w:space="0" w:color="auto"/>
            <w:bottom w:val="none" w:sz="0" w:space="0" w:color="auto"/>
            <w:right w:val="none" w:sz="0" w:space="0" w:color="auto"/>
          </w:divBdr>
        </w:div>
        <w:div w:id="632372568">
          <w:marLeft w:val="640"/>
          <w:marRight w:val="0"/>
          <w:marTop w:val="0"/>
          <w:marBottom w:val="0"/>
          <w:divBdr>
            <w:top w:val="none" w:sz="0" w:space="0" w:color="auto"/>
            <w:left w:val="none" w:sz="0" w:space="0" w:color="auto"/>
            <w:bottom w:val="none" w:sz="0" w:space="0" w:color="auto"/>
            <w:right w:val="none" w:sz="0" w:space="0" w:color="auto"/>
          </w:divBdr>
        </w:div>
        <w:div w:id="1293752241">
          <w:marLeft w:val="640"/>
          <w:marRight w:val="0"/>
          <w:marTop w:val="0"/>
          <w:marBottom w:val="0"/>
          <w:divBdr>
            <w:top w:val="none" w:sz="0" w:space="0" w:color="auto"/>
            <w:left w:val="none" w:sz="0" w:space="0" w:color="auto"/>
            <w:bottom w:val="none" w:sz="0" w:space="0" w:color="auto"/>
            <w:right w:val="none" w:sz="0" w:space="0" w:color="auto"/>
          </w:divBdr>
        </w:div>
        <w:div w:id="749934756">
          <w:marLeft w:val="640"/>
          <w:marRight w:val="0"/>
          <w:marTop w:val="0"/>
          <w:marBottom w:val="0"/>
          <w:divBdr>
            <w:top w:val="none" w:sz="0" w:space="0" w:color="auto"/>
            <w:left w:val="none" w:sz="0" w:space="0" w:color="auto"/>
            <w:bottom w:val="none" w:sz="0" w:space="0" w:color="auto"/>
            <w:right w:val="none" w:sz="0" w:space="0" w:color="auto"/>
          </w:divBdr>
        </w:div>
        <w:div w:id="40718624">
          <w:marLeft w:val="640"/>
          <w:marRight w:val="0"/>
          <w:marTop w:val="0"/>
          <w:marBottom w:val="0"/>
          <w:divBdr>
            <w:top w:val="none" w:sz="0" w:space="0" w:color="auto"/>
            <w:left w:val="none" w:sz="0" w:space="0" w:color="auto"/>
            <w:bottom w:val="none" w:sz="0" w:space="0" w:color="auto"/>
            <w:right w:val="none" w:sz="0" w:space="0" w:color="auto"/>
          </w:divBdr>
        </w:div>
        <w:div w:id="1083838240">
          <w:marLeft w:val="640"/>
          <w:marRight w:val="0"/>
          <w:marTop w:val="0"/>
          <w:marBottom w:val="0"/>
          <w:divBdr>
            <w:top w:val="none" w:sz="0" w:space="0" w:color="auto"/>
            <w:left w:val="none" w:sz="0" w:space="0" w:color="auto"/>
            <w:bottom w:val="none" w:sz="0" w:space="0" w:color="auto"/>
            <w:right w:val="none" w:sz="0" w:space="0" w:color="auto"/>
          </w:divBdr>
        </w:div>
        <w:div w:id="1775830306">
          <w:marLeft w:val="640"/>
          <w:marRight w:val="0"/>
          <w:marTop w:val="0"/>
          <w:marBottom w:val="0"/>
          <w:divBdr>
            <w:top w:val="none" w:sz="0" w:space="0" w:color="auto"/>
            <w:left w:val="none" w:sz="0" w:space="0" w:color="auto"/>
            <w:bottom w:val="none" w:sz="0" w:space="0" w:color="auto"/>
            <w:right w:val="none" w:sz="0" w:space="0" w:color="auto"/>
          </w:divBdr>
        </w:div>
        <w:div w:id="386077657">
          <w:marLeft w:val="640"/>
          <w:marRight w:val="0"/>
          <w:marTop w:val="0"/>
          <w:marBottom w:val="0"/>
          <w:divBdr>
            <w:top w:val="none" w:sz="0" w:space="0" w:color="auto"/>
            <w:left w:val="none" w:sz="0" w:space="0" w:color="auto"/>
            <w:bottom w:val="none" w:sz="0" w:space="0" w:color="auto"/>
            <w:right w:val="none" w:sz="0" w:space="0" w:color="auto"/>
          </w:divBdr>
        </w:div>
        <w:div w:id="591933248">
          <w:marLeft w:val="640"/>
          <w:marRight w:val="0"/>
          <w:marTop w:val="0"/>
          <w:marBottom w:val="0"/>
          <w:divBdr>
            <w:top w:val="none" w:sz="0" w:space="0" w:color="auto"/>
            <w:left w:val="none" w:sz="0" w:space="0" w:color="auto"/>
            <w:bottom w:val="none" w:sz="0" w:space="0" w:color="auto"/>
            <w:right w:val="none" w:sz="0" w:space="0" w:color="auto"/>
          </w:divBdr>
        </w:div>
        <w:div w:id="1334339559">
          <w:marLeft w:val="640"/>
          <w:marRight w:val="0"/>
          <w:marTop w:val="0"/>
          <w:marBottom w:val="0"/>
          <w:divBdr>
            <w:top w:val="none" w:sz="0" w:space="0" w:color="auto"/>
            <w:left w:val="none" w:sz="0" w:space="0" w:color="auto"/>
            <w:bottom w:val="none" w:sz="0" w:space="0" w:color="auto"/>
            <w:right w:val="none" w:sz="0" w:space="0" w:color="auto"/>
          </w:divBdr>
        </w:div>
        <w:div w:id="1035892195">
          <w:marLeft w:val="640"/>
          <w:marRight w:val="0"/>
          <w:marTop w:val="0"/>
          <w:marBottom w:val="0"/>
          <w:divBdr>
            <w:top w:val="none" w:sz="0" w:space="0" w:color="auto"/>
            <w:left w:val="none" w:sz="0" w:space="0" w:color="auto"/>
            <w:bottom w:val="none" w:sz="0" w:space="0" w:color="auto"/>
            <w:right w:val="none" w:sz="0" w:space="0" w:color="auto"/>
          </w:divBdr>
        </w:div>
        <w:div w:id="1669288188">
          <w:marLeft w:val="640"/>
          <w:marRight w:val="0"/>
          <w:marTop w:val="0"/>
          <w:marBottom w:val="0"/>
          <w:divBdr>
            <w:top w:val="none" w:sz="0" w:space="0" w:color="auto"/>
            <w:left w:val="none" w:sz="0" w:space="0" w:color="auto"/>
            <w:bottom w:val="none" w:sz="0" w:space="0" w:color="auto"/>
            <w:right w:val="none" w:sz="0" w:space="0" w:color="auto"/>
          </w:divBdr>
        </w:div>
        <w:div w:id="1870602212">
          <w:marLeft w:val="640"/>
          <w:marRight w:val="0"/>
          <w:marTop w:val="0"/>
          <w:marBottom w:val="0"/>
          <w:divBdr>
            <w:top w:val="none" w:sz="0" w:space="0" w:color="auto"/>
            <w:left w:val="none" w:sz="0" w:space="0" w:color="auto"/>
            <w:bottom w:val="none" w:sz="0" w:space="0" w:color="auto"/>
            <w:right w:val="none" w:sz="0" w:space="0" w:color="auto"/>
          </w:divBdr>
        </w:div>
      </w:divsChild>
    </w:div>
    <w:div w:id="133180147">
      <w:bodyDiv w:val="1"/>
      <w:marLeft w:val="0"/>
      <w:marRight w:val="0"/>
      <w:marTop w:val="0"/>
      <w:marBottom w:val="0"/>
      <w:divBdr>
        <w:top w:val="none" w:sz="0" w:space="0" w:color="auto"/>
        <w:left w:val="none" w:sz="0" w:space="0" w:color="auto"/>
        <w:bottom w:val="none" w:sz="0" w:space="0" w:color="auto"/>
        <w:right w:val="none" w:sz="0" w:space="0" w:color="auto"/>
      </w:divBdr>
      <w:divsChild>
        <w:div w:id="841316852">
          <w:marLeft w:val="640"/>
          <w:marRight w:val="0"/>
          <w:marTop w:val="0"/>
          <w:marBottom w:val="0"/>
          <w:divBdr>
            <w:top w:val="none" w:sz="0" w:space="0" w:color="auto"/>
            <w:left w:val="none" w:sz="0" w:space="0" w:color="auto"/>
            <w:bottom w:val="none" w:sz="0" w:space="0" w:color="auto"/>
            <w:right w:val="none" w:sz="0" w:space="0" w:color="auto"/>
          </w:divBdr>
        </w:div>
        <w:div w:id="1575355537">
          <w:marLeft w:val="640"/>
          <w:marRight w:val="0"/>
          <w:marTop w:val="0"/>
          <w:marBottom w:val="0"/>
          <w:divBdr>
            <w:top w:val="none" w:sz="0" w:space="0" w:color="auto"/>
            <w:left w:val="none" w:sz="0" w:space="0" w:color="auto"/>
            <w:bottom w:val="none" w:sz="0" w:space="0" w:color="auto"/>
            <w:right w:val="none" w:sz="0" w:space="0" w:color="auto"/>
          </w:divBdr>
        </w:div>
        <w:div w:id="33701509">
          <w:marLeft w:val="640"/>
          <w:marRight w:val="0"/>
          <w:marTop w:val="0"/>
          <w:marBottom w:val="0"/>
          <w:divBdr>
            <w:top w:val="none" w:sz="0" w:space="0" w:color="auto"/>
            <w:left w:val="none" w:sz="0" w:space="0" w:color="auto"/>
            <w:bottom w:val="none" w:sz="0" w:space="0" w:color="auto"/>
            <w:right w:val="none" w:sz="0" w:space="0" w:color="auto"/>
          </w:divBdr>
        </w:div>
        <w:div w:id="1854568614">
          <w:marLeft w:val="640"/>
          <w:marRight w:val="0"/>
          <w:marTop w:val="0"/>
          <w:marBottom w:val="0"/>
          <w:divBdr>
            <w:top w:val="none" w:sz="0" w:space="0" w:color="auto"/>
            <w:left w:val="none" w:sz="0" w:space="0" w:color="auto"/>
            <w:bottom w:val="none" w:sz="0" w:space="0" w:color="auto"/>
            <w:right w:val="none" w:sz="0" w:space="0" w:color="auto"/>
          </w:divBdr>
        </w:div>
        <w:div w:id="1662544377">
          <w:marLeft w:val="640"/>
          <w:marRight w:val="0"/>
          <w:marTop w:val="0"/>
          <w:marBottom w:val="0"/>
          <w:divBdr>
            <w:top w:val="none" w:sz="0" w:space="0" w:color="auto"/>
            <w:left w:val="none" w:sz="0" w:space="0" w:color="auto"/>
            <w:bottom w:val="none" w:sz="0" w:space="0" w:color="auto"/>
            <w:right w:val="none" w:sz="0" w:space="0" w:color="auto"/>
          </w:divBdr>
        </w:div>
        <w:div w:id="1864661911">
          <w:marLeft w:val="640"/>
          <w:marRight w:val="0"/>
          <w:marTop w:val="0"/>
          <w:marBottom w:val="0"/>
          <w:divBdr>
            <w:top w:val="none" w:sz="0" w:space="0" w:color="auto"/>
            <w:left w:val="none" w:sz="0" w:space="0" w:color="auto"/>
            <w:bottom w:val="none" w:sz="0" w:space="0" w:color="auto"/>
            <w:right w:val="none" w:sz="0" w:space="0" w:color="auto"/>
          </w:divBdr>
        </w:div>
        <w:div w:id="1424958272">
          <w:marLeft w:val="640"/>
          <w:marRight w:val="0"/>
          <w:marTop w:val="0"/>
          <w:marBottom w:val="0"/>
          <w:divBdr>
            <w:top w:val="none" w:sz="0" w:space="0" w:color="auto"/>
            <w:left w:val="none" w:sz="0" w:space="0" w:color="auto"/>
            <w:bottom w:val="none" w:sz="0" w:space="0" w:color="auto"/>
            <w:right w:val="none" w:sz="0" w:space="0" w:color="auto"/>
          </w:divBdr>
        </w:div>
        <w:div w:id="442773085">
          <w:marLeft w:val="640"/>
          <w:marRight w:val="0"/>
          <w:marTop w:val="0"/>
          <w:marBottom w:val="0"/>
          <w:divBdr>
            <w:top w:val="none" w:sz="0" w:space="0" w:color="auto"/>
            <w:left w:val="none" w:sz="0" w:space="0" w:color="auto"/>
            <w:bottom w:val="none" w:sz="0" w:space="0" w:color="auto"/>
            <w:right w:val="none" w:sz="0" w:space="0" w:color="auto"/>
          </w:divBdr>
        </w:div>
        <w:div w:id="1046416319">
          <w:marLeft w:val="640"/>
          <w:marRight w:val="0"/>
          <w:marTop w:val="0"/>
          <w:marBottom w:val="0"/>
          <w:divBdr>
            <w:top w:val="none" w:sz="0" w:space="0" w:color="auto"/>
            <w:left w:val="none" w:sz="0" w:space="0" w:color="auto"/>
            <w:bottom w:val="none" w:sz="0" w:space="0" w:color="auto"/>
            <w:right w:val="none" w:sz="0" w:space="0" w:color="auto"/>
          </w:divBdr>
        </w:div>
        <w:div w:id="1339887033">
          <w:marLeft w:val="640"/>
          <w:marRight w:val="0"/>
          <w:marTop w:val="0"/>
          <w:marBottom w:val="0"/>
          <w:divBdr>
            <w:top w:val="none" w:sz="0" w:space="0" w:color="auto"/>
            <w:left w:val="none" w:sz="0" w:space="0" w:color="auto"/>
            <w:bottom w:val="none" w:sz="0" w:space="0" w:color="auto"/>
            <w:right w:val="none" w:sz="0" w:space="0" w:color="auto"/>
          </w:divBdr>
        </w:div>
        <w:div w:id="41488487">
          <w:marLeft w:val="640"/>
          <w:marRight w:val="0"/>
          <w:marTop w:val="0"/>
          <w:marBottom w:val="0"/>
          <w:divBdr>
            <w:top w:val="none" w:sz="0" w:space="0" w:color="auto"/>
            <w:left w:val="none" w:sz="0" w:space="0" w:color="auto"/>
            <w:bottom w:val="none" w:sz="0" w:space="0" w:color="auto"/>
            <w:right w:val="none" w:sz="0" w:space="0" w:color="auto"/>
          </w:divBdr>
        </w:div>
        <w:div w:id="1740984349">
          <w:marLeft w:val="640"/>
          <w:marRight w:val="0"/>
          <w:marTop w:val="0"/>
          <w:marBottom w:val="0"/>
          <w:divBdr>
            <w:top w:val="none" w:sz="0" w:space="0" w:color="auto"/>
            <w:left w:val="none" w:sz="0" w:space="0" w:color="auto"/>
            <w:bottom w:val="none" w:sz="0" w:space="0" w:color="auto"/>
            <w:right w:val="none" w:sz="0" w:space="0" w:color="auto"/>
          </w:divBdr>
        </w:div>
        <w:div w:id="494303523">
          <w:marLeft w:val="640"/>
          <w:marRight w:val="0"/>
          <w:marTop w:val="0"/>
          <w:marBottom w:val="0"/>
          <w:divBdr>
            <w:top w:val="none" w:sz="0" w:space="0" w:color="auto"/>
            <w:left w:val="none" w:sz="0" w:space="0" w:color="auto"/>
            <w:bottom w:val="none" w:sz="0" w:space="0" w:color="auto"/>
            <w:right w:val="none" w:sz="0" w:space="0" w:color="auto"/>
          </w:divBdr>
        </w:div>
        <w:div w:id="108942058">
          <w:marLeft w:val="640"/>
          <w:marRight w:val="0"/>
          <w:marTop w:val="0"/>
          <w:marBottom w:val="0"/>
          <w:divBdr>
            <w:top w:val="none" w:sz="0" w:space="0" w:color="auto"/>
            <w:left w:val="none" w:sz="0" w:space="0" w:color="auto"/>
            <w:bottom w:val="none" w:sz="0" w:space="0" w:color="auto"/>
            <w:right w:val="none" w:sz="0" w:space="0" w:color="auto"/>
          </w:divBdr>
        </w:div>
        <w:div w:id="1375420875">
          <w:marLeft w:val="640"/>
          <w:marRight w:val="0"/>
          <w:marTop w:val="0"/>
          <w:marBottom w:val="0"/>
          <w:divBdr>
            <w:top w:val="none" w:sz="0" w:space="0" w:color="auto"/>
            <w:left w:val="none" w:sz="0" w:space="0" w:color="auto"/>
            <w:bottom w:val="none" w:sz="0" w:space="0" w:color="auto"/>
            <w:right w:val="none" w:sz="0" w:space="0" w:color="auto"/>
          </w:divBdr>
        </w:div>
        <w:div w:id="1992783128">
          <w:marLeft w:val="640"/>
          <w:marRight w:val="0"/>
          <w:marTop w:val="0"/>
          <w:marBottom w:val="0"/>
          <w:divBdr>
            <w:top w:val="none" w:sz="0" w:space="0" w:color="auto"/>
            <w:left w:val="none" w:sz="0" w:space="0" w:color="auto"/>
            <w:bottom w:val="none" w:sz="0" w:space="0" w:color="auto"/>
            <w:right w:val="none" w:sz="0" w:space="0" w:color="auto"/>
          </w:divBdr>
        </w:div>
        <w:div w:id="597641440">
          <w:marLeft w:val="640"/>
          <w:marRight w:val="0"/>
          <w:marTop w:val="0"/>
          <w:marBottom w:val="0"/>
          <w:divBdr>
            <w:top w:val="none" w:sz="0" w:space="0" w:color="auto"/>
            <w:left w:val="none" w:sz="0" w:space="0" w:color="auto"/>
            <w:bottom w:val="none" w:sz="0" w:space="0" w:color="auto"/>
            <w:right w:val="none" w:sz="0" w:space="0" w:color="auto"/>
          </w:divBdr>
        </w:div>
        <w:div w:id="1030103025">
          <w:marLeft w:val="640"/>
          <w:marRight w:val="0"/>
          <w:marTop w:val="0"/>
          <w:marBottom w:val="0"/>
          <w:divBdr>
            <w:top w:val="none" w:sz="0" w:space="0" w:color="auto"/>
            <w:left w:val="none" w:sz="0" w:space="0" w:color="auto"/>
            <w:bottom w:val="none" w:sz="0" w:space="0" w:color="auto"/>
            <w:right w:val="none" w:sz="0" w:space="0" w:color="auto"/>
          </w:divBdr>
        </w:div>
        <w:div w:id="337588144">
          <w:marLeft w:val="640"/>
          <w:marRight w:val="0"/>
          <w:marTop w:val="0"/>
          <w:marBottom w:val="0"/>
          <w:divBdr>
            <w:top w:val="none" w:sz="0" w:space="0" w:color="auto"/>
            <w:left w:val="none" w:sz="0" w:space="0" w:color="auto"/>
            <w:bottom w:val="none" w:sz="0" w:space="0" w:color="auto"/>
            <w:right w:val="none" w:sz="0" w:space="0" w:color="auto"/>
          </w:divBdr>
        </w:div>
        <w:div w:id="74015138">
          <w:marLeft w:val="640"/>
          <w:marRight w:val="0"/>
          <w:marTop w:val="0"/>
          <w:marBottom w:val="0"/>
          <w:divBdr>
            <w:top w:val="none" w:sz="0" w:space="0" w:color="auto"/>
            <w:left w:val="none" w:sz="0" w:space="0" w:color="auto"/>
            <w:bottom w:val="none" w:sz="0" w:space="0" w:color="auto"/>
            <w:right w:val="none" w:sz="0" w:space="0" w:color="auto"/>
          </w:divBdr>
        </w:div>
        <w:div w:id="555745642">
          <w:marLeft w:val="640"/>
          <w:marRight w:val="0"/>
          <w:marTop w:val="0"/>
          <w:marBottom w:val="0"/>
          <w:divBdr>
            <w:top w:val="none" w:sz="0" w:space="0" w:color="auto"/>
            <w:left w:val="none" w:sz="0" w:space="0" w:color="auto"/>
            <w:bottom w:val="none" w:sz="0" w:space="0" w:color="auto"/>
            <w:right w:val="none" w:sz="0" w:space="0" w:color="auto"/>
          </w:divBdr>
        </w:div>
        <w:div w:id="1335494154">
          <w:marLeft w:val="640"/>
          <w:marRight w:val="0"/>
          <w:marTop w:val="0"/>
          <w:marBottom w:val="0"/>
          <w:divBdr>
            <w:top w:val="none" w:sz="0" w:space="0" w:color="auto"/>
            <w:left w:val="none" w:sz="0" w:space="0" w:color="auto"/>
            <w:bottom w:val="none" w:sz="0" w:space="0" w:color="auto"/>
            <w:right w:val="none" w:sz="0" w:space="0" w:color="auto"/>
          </w:divBdr>
        </w:div>
        <w:div w:id="13042920">
          <w:marLeft w:val="640"/>
          <w:marRight w:val="0"/>
          <w:marTop w:val="0"/>
          <w:marBottom w:val="0"/>
          <w:divBdr>
            <w:top w:val="none" w:sz="0" w:space="0" w:color="auto"/>
            <w:left w:val="none" w:sz="0" w:space="0" w:color="auto"/>
            <w:bottom w:val="none" w:sz="0" w:space="0" w:color="auto"/>
            <w:right w:val="none" w:sz="0" w:space="0" w:color="auto"/>
          </w:divBdr>
        </w:div>
        <w:div w:id="1741514422">
          <w:marLeft w:val="640"/>
          <w:marRight w:val="0"/>
          <w:marTop w:val="0"/>
          <w:marBottom w:val="0"/>
          <w:divBdr>
            <w:top w:val="none" w:sz="0" w:space="0" w:color="auto"/>
            <w:left w:val="none" w:sz="0" w:space="0" w:color="auto"/>
            <w:bottom w:val="none" w:sz="0" w:space="0" w:color="auto"/>
            <w:right w:val="none" w:sz="0" w:space="0" w:color="auto"/>
          </w:divBdr>
        </w:div>
        <w:div w:id="612060271">
          <w:marLeft w:val="640"/>
          <w:marRight w:val="0"/>
          <w:marTop w:val="0"/>
          <w:marBottom w:val="0"/>
          <w:divBdr>
            <w:top w:val="none" w:sz="0" w:space="0" w:color="auto"/>
            <w:left w:val="none" w:sz="0" w:space="0" w:color="auto"/>
            <w:bottom w:val="none" w:sz="0" w:space="0" w:color="auto"/>
            <w:right w:val="none" w:sz="0" w:space="0" w:color="auto"/>
          </w:divBdr>
        </w:div>
        <w:div w:id="220865665">
          <w:marLeft w:val="640"/>
          <w:marRight w:val="0"/>
          <w:marTop w:val="0"/>
          <w:marBottom w:val="0"/>
          <w:divBdr>
            <w:top w:val="none" w:sz="0" w:space="0" w:color="auto"/>
            <w:left w:val="none" w:sz="0" w:space="0" w:color="auto"/>
            <w:bottom w:val="none" w:sz="0" w:space="0" w:color="auto"/>
            <w:right w:val="none" w:sz="0" w:space="0" w:color="auto"/>
          </w:divBdr>
        </w:div>
        <w:div w:id="1294142460">
          <w:marLeft w:val="640"/>
          <w:marRight w:val="0"/>
          <w:marTop w:val="0"/>
          <w:marBottom w:val="0"/>
          <w:divBdr>
            <w:top w:val="none" w:sz="0" w:space="0" w:color="auto"/>
            <w:left w:val="none" w:sz="0" w:space="0" w:color="auto"/>
            <w:bottom w:val="none" w:sz="0" w:space="0" w:color="auto"/>
            <w:right w:val="none" w:sz="0" w:space="0" w:color="auto"/>
          </w:divBdr>
        </w:div>
        <w:div w:id="1187906830">
          <w:marLeft w:val="640"/>
          <w:marRight w:val="0"/>
          <w:marTop w:val="0"/>
          <w:marBottom w:val="0"/>
          <w:divBdr>
            <w:top w:val="none" w:sz="0" w:space="0" w:color="auto"/>
            <w:left w:val="none" w:sz="0" w:space="0" w:color="auto"/>
            <w:bottom w:val="none" w:sz="0" w:space="0" w:color="auto"/>
            <w:right w:val="none" w:sz="0" w:space="0" w:color="auto"/>
          </w:divBdr>
        </w:div>
        <w:div w:id="1615938951">
          <w:marLeft w:val="640"/>
          <w:marRight w:val="0"/>
          <w:marTop w:val="0"/>
          <w:marBottom w:val="0"/>
          <w:divBdr>
            <w:top w:val="none" w:sz="0" w:space="0" w:color="auto"/>
            <w:left w:val="none" w:sz="0" w:space="0" w:color="auto"/>
            <w:bottom w:val="none" w:sz="0" w:space="0" w:color="auto"/>
            <w:right w:val="none" w:sz="0" w:space="0" w:color="auto"/>
          </w:divBdr>
        </w:div>
        <w:div w:id="1896699661">
          <w:marLeft w:val="640"/>
          <w:marRight w:val="0"/>
          <w:marTop w:val="0"/>
          <w:marBottom w:val="0"/>
          <w:divBdr>
            <w:top w:val="none" w:sz="0" w:space="0" w:color="auto"/>
            <w:left w:val="none" w:sz="0" w:space="0" w:color="auto"/>
            <w:bottom w:val="none" w:sz="0" w:space="0" w:color="auto"/>
            <w:right w:val="none" w:sz="0" w:space="0" w:color="auto"/>
          </w:divBdr>
        </w:div>
        <w:div w:id="76949214">
          <w:marLeft w:val="640"/>
          <w:marRight w:val="0"/>
          <w:marTop w:val="0"/>
          <w:marBottom w:val="0"/>
          <w:divBdr>
            <w:top w:val="none" w:sz="0" w:space="0" w:color="auto"/>
            <w:left w:val="none" w:sz="0" w:space="0" w:color="auto"/>
            <w:bottom w:val="none" w:sz="0" w:space="0" w:color="auto"/>
            <w:right w:val="none" w:sz="0" w:space="0" w:color="auto"/>
          </w:divBdr>
        </w:div>
        <w:div w:id="743769022">
          <w:marLeft w:val="640"/>
          <w:marRight w:val="0"/>
          <w:marTop w:val="0"/>
          <w:marBottom w:val="0"/>
          <w:divBdr>
            <w:top w:val="none" w:sz="0" w:space="0" w:color="auto"/>
            <w:left w:val="none" w:sz="0" w:space="0" w:color="auto"/>
            <w:bottom w:val="none" w:sz="0" w:space="0" w:color="auto"/>
            <w:right w:val="none" w:sz="0" w:space="0" w:color="auto"/>
          </w:divBdr>
        </w:div>
        <w:div w:id="1158810084">
          <w:marLeft w:val="640"/>
          <w:marRight w:val="0"/>
          <w:marTop w:val="0"/>
          <w:marBottom w:val="0"/>
          <w:divBdr>
            <w:top w:val="none" w:sz="0" w:space="0" w:color="auto"/>
            <w:left w:val="none" w:sz="0" w:space="0" w:color="auto"/>
            <w:bottom w:val="none" w:sz="0" w:space="0" w:color="auto"/>
            <w:right w:val="none" w:sz="0" w:space="0" w:color="auto"/>
          </w:divBdr>
        </w:div>
        <w:div w:id="1256522730">
          <w:marLeft w:val="640"/>
          <w:marRight w:val="0"/>
          <w:marTop w:val="0"/>
          <w:marBottom w:val="0"/>
          <w:divBdr>
            <w:top w:val="none" w:sz="0" w:space="0" w:color="auto"/>
            <w:left w:val="none" w:sz="0" w:space="0" w:color="auto"/>
            <w:bottom w:val="none" w:sz="0" w:space="0" w:color="auto"/>
            <w:right w:val="none" w:sz="0" w:space="0" w:color="auto"/>
          </w:divBdr>
        </w:div>
        <w:div w:id="599992175">
          <w:marLeft w:val="640"/>
          <w:marRight w:val="0"/>
          <w:marTop w:val="0"/>
          <w:marBottom w:val="0"/>
          <w:divBdr>
            <w:top w:val="none" w:sz="0" w:space="0" w:color="auto"/>
            <w:left w:val="none" w:sz="0" w:space="0" w:color="auto"/>
            <w:bottom w:val="none" w:sz="0" w:space="0" w:color="auto"/>
            <w:right w:val="none" w:sz="0" w:space="0" w:color="auto"/>
          </w:divBdr>
        </w:div>
        <w:div w:id="823861694">
          <w:marLeft w:val="640"/>
          <w:marRight w:val="0"/>
          <w:marTop w:val="0"/>
          <w:marBottom w:val="0"/>
          <w:divBdr>
            <w:top w:val="none" w:sz="0" w:space="0" w:color="auto"/>
            <w:left w:val="none" w:sz="0" w:space="0" w:color="auto"/>
            <w:bottom w:val="none" w:sz="0" w:space="0" w:color="auto"/>
            <w:right w:val="none" w:sz="0" w:space="0" w:color="auto"/>
          </w:divBdr>
        </w:div>
        <w:div w:id="2145078466">
          <w:marLeft w:val="640"/>
          <w:marRight w:val="0"/>
          <w:marTop w:val="0"/>
          <w:marBottom w:val="0"/>
          <w:divBdr>
            <w:top w:val="none" w:sz="0" w:space="0" w:color="auto"/>
            <w:left w:val="none" w:sz="0" w:space="0" w:color="auto"/>
            <w:bottom w:val="none" w:sz="0" w:space="0" w:color="auto"/>
            <w:right w:val="none" w:sz="0" w:space="0" w:color="auto"/>
          </w:divBdr>
        </w:div>
        <w:div w:id="1101871632">
          <w:marLeft w:val="640"/>
          <w:marRight w:val="0"/>
          <w:marTop w:val="0"/>
          <w:marBottom w:val="0"/>
          <w:divBdr>
            <w:top w:val="none" w:sz="0" w:space="0" w:color="auto"/>
            <w:left w:val="none" w:sz="0" w:space="0" w:color="auto"/>
            <w:bottom w:val="none" w:sz="0" w:space="0" w:color="auto"/>
            <w:right w:val="none" w:sz="0" w:space="0" w:color="auto"/>
          </w:divBdr>
        </w:div>
        <w:div w:id="1737627074">
          <w:marLeft w:val="640"/>
          <w:marRight w:val="0"/>
          <w:marTop w:val="0"/>
          <w:marBottom w:val="0"/>
          <w:divBdr>
            <w:top w:val="none" w:sz="0" w:space="0" w:color="auto"/>
            <w:left w:val="none" w:sz="0" w:space="0" w:color="auto"/>
            <w:bottom w:val="none" w:sz="0" w:space="0" w:color="auto"/>
            <w:right w:val="none" w:sz="0" w:space="0" w:color="auto"/>
          </w:divBdr>
        </w:div>
        <w:div w:id="922182664">
          <w:marLeft w:val="640"/>
          <w:marRight w:val="0"/>
          <w:marTop w:val="0"/>
          <w:marBottom w:val="0"/>
          <w:divBdr>
            <w:top w:val="none" w:sz="0" w:space="0" w:color="auto"/>
            <w:left w:val="none" w:sz="0" w:space="0" w:color="auto"/>
            <w:bottom w:val="none" w:sz="0" w:space="0" w:color="auto"/>
            <w:right w:val="none" w:sz="0" w:space="0" w:color="auto"/>
          </w:divBdr>
        </w:div>
        <w:div w:id="183175479">
          <w:marLeft w:val="640"/>
          <w:marRight w:val="0"/>
          <w:marTop w:val="0"/>
          <w:marBottom w:val="0"/>
          <w:divBdr>
            <w:top w:val="none" w:sz="0" w:space="0" w:color="auto"/>
            <w:left w:val="none" w:sz="0" w:space="0" w:color="auto"/>
            <w:bottom w:val="none" w:sz="0" w:space="0" w:color="auto"/>
            <w:right w:val="none" w:sz="0" w:space="0" w:color="auto"/>
          </w:divBdr>
        </w:div>
        <w:div w:id="744033319">
          <w:marLeft w:val="640"/>
          <w:marRight w:val="0"/>
          <w:marTop w:val="0"/>
          <w:marBottom w:val="0"/>
          <w:divBdr>
            <w:top w:val="none" w:sz="0" w:space="0" w:color="auto"/>
            <w:left w:val="none" w:sz="0" w:space="0" w:color="auto"/>
            <w:bottom w:val="none" w:sz="0" w:space="0" w:color="auto"/>
            <w:right w:val="none" w:sz="0" w:space="0" w:color="auto"/>
          </w:divBdr>
        </w:div>
        <w:div w:id="72893656">
          <w:marLeft w:val="640"/>
          <w:marRight w:val="0"/>
          <w:marTop w:val="0"/>
          <w:marBottom w:val="0"/>
          <w:divBdr>
            <w:top w:val="none" w:sz="0" w:space="0" w:color="auto"/>
            <w:left w:val="none" w:sz="0" w:space="0" w:color="auto"/>
            <w:bottom w:val="none" w:sz="0" w:space="0" w:color="auto"/>
            <w:right w:val="none" w:sz="0" w:space="0" w:color="auto"/>
          </w:divBdr>
        </w:div>
      </w:divsChild>
    </w:div>
    <w:div w:id="137310371">
      <w:bodyDiv w:val="1"/>
      <w:marLeft w:val="0"/>
      <w:marRight w:val="0"/>
      <w:marTop w:val="0"/>
      <w:marBottom w:val="0"/>
      <w:divBdr>
        <w:top w:val="none" w:sz="0" w:space="0" w:color="auto"/>
        <w:left w:val="none" w:sz="0" w:space="0" w:color="auto"/>
        <w:bottom w:val="none" w:sz="0" w:space="0" w:color="auto"/>
        <w:right w:val="none" w:sz="0" w:space="0" w:color="auto"/>
      </w:divBdr>
      <w:divsChild>
        <w:div w:id="1534150796">
          <w:marLeft w:val="640"/>
          <w:marRight w:val="0"/>
          <w:marTop w:val="0"/>
          <w:marBottom w:val="0"/>
          <w:divBdr>
            <w:top w:val="none" w:sz="0" w:space="0" w:color="auto"/>
            <w:left w:val="none" w:sz="0" w:space="0" w:color="auto"/>
            <w:bottom w:val="none" w:sz="0" w:space="0" w:color="auto"/>
            <w:right w:val="none" w:sz="0" w:space="0" w:color="auto"/>
          </w:divBdr>
        </w:div>
        <w:div w:id="836842423">
          <w:marLeft w:val="640"/>
          <w:marRight w:val="0"/>
          <w:marTop w:val="0"/>
          <w:marBottom w:val="0"/>
          <w:divBdr>
            <w:top w:val="none" w:sz="0" w:space="0" w:color="auto"/>
            <w:left w:val="none" w:sz="0" w:space="0" w:color="auto"/>
            <w:bottom w:val="none" w:sz="0" w:space="0" w:color="auto"/>
            <w:right w:val="none" w:sz="0" w:space="0" w:color="auto"/>
          </w:divBdr>
        </w:div>
        <w:div w:id="11803881">
          <w:marLeft w:val="640"/>
          <w:marRight w:val="0"/>
          <w:marTop w:val="0"/>
          <w:marBottom w:val="0"/>
          <w:divBdr>
            <w:top w:val="none" w:sz="0" w:space="0" w:color="auto"/>
            <w:left w:val="none" w:sz="0" w:space="0" w:color="auto"/>
            <w:bottom w:val="none" w:sz="0" w:space="0" w:color="auto"/>
            <w:right w:val="none" w:sz="0" w:space="0" w:color="auto"/>
          </w:divBdr>
        </w:div>
        <w:div w:id="34163714">
          <w:marLeft w:val="640"/>
          <w:marRight w:val="0"/>
          <w:marTop w:val="0"/>
          <w:marBottom w:val="0"/>
          <w:divBdr>
            <w:top w:val="none" w:sz="0" w:space="0" w:color="auto"/>
            <w:left w:val="none" w:sz="0" w:space="0" w:color="auto"/>
            <w:bottom w:val="none" w:sz="0" w:space="0" w:color="auto"/>
            <w:right w:val="none" w:sz="0" w:space="0" w:color="auto"/>
          </w:divBdr>
        </w:div>
        <w:div w:id="783697765">
          <w:marLeft w:val="640"/>
          <w:marRight w:val="0"/>
          <w:marTop w:val="0"/>
          <w:marBottom w:val="0"/>
          <w:divBdr>
            <w:top w:val="none" w:sz="0" w:space="0" w:color="auto"/>
            <w:left w:val="none" w:sz="0" w:space="0" w:color="auto"/>
            <w:bottom w:val="none" w:sz="0" w:space="0" w:color="auto"/>
            <w:right w:val="none" w:sz="0" w:space="0" w:color="auto"/>
          </w:divBdr>
        </w:div>
        <w:div w:id="1620716642">
          <w:marLeft w:val="640"/>
          <w:marRight w:val="0"/>
          <w:marTop w:val="0"/>
          <w:marBottom w:val="0"/>
          <w:divBdr>
            <w:top w:val="none" w:sz="0" w:space="0" w:color="auto"/>
            <w:left w:val="none" w:sz="0" w:space="0" w:color="auto"/>
            <w:bottom w:val="none" w:sz="0" w:space="0" w:color="auto"/>
            <w:right w:val="none" w:sz="0" w:space="0" w:color="auto"/>
          </w:divBdr>
        </w:div>
        <w:div w:id="2017347036">
          <w:marLeft w:val="640"/>
          <w:marRight w:val="0"/>
          <w:marTop w:val="0"/>
          <w:marBottom w:val="0"/>
          <w:divBdr>
            <w:top w:val="none" w:sz="0" w:space="0" w:color="auto"/>
            <w:left w:val="none" w:sz="0" w:space="0" w:color="auto"/>
            <w:bottom w:val="none" w:sz="0" w:space="0" w:color="auto"/>
            <w:right w:val="none" w:sz="0" w:space="0" w:color="auto"/>
          </w:divBdr>
        </w:div>
        <w:div w:id="1886873034">
          <w:marLeft w:val="640"/>
          <w:marRight w:val="0"/>
          <w:marTop w:val="0"/>
          <w:marBottom w:val="0"/>
          <w:divBdr>
            <w:top w:val="none" w:sz="0" w:space="0" w:color="auto"/>
            <w:left w:val="none" w:sz="0" w:space="0" w:color="auto"/>
            <w:bottom w:val="none" w:sz="0" w:space="0" w:color="auto"/>
            <w:right w:val="none" w:sz="0" w:space="0" w:color="auto"/>
          </w:divBdr>
        </w:div>
        <w:div w:id="1967468831">
          <w:marLeft w:val="640"/>
          <w:marRight w:val="0"/>
          <w:marTop w:val="0"/>
          <w:marBottom w:val="0"/>
          <w:divBdr>
            <w:top w:val="none" w:sz="0" w:space="0" w:color="auto"/>
            <w:left w:val="none" w:sz="0" w:space="0" w:color="auto"/>
            <w:bottom w:val="none" w:sz="0" w:space="0" w:color="auto"/>
            <w:right w:val="none" w:sz="0" w:space="0" w:color="auto"/>
          </w:divBdr>
        </w:div>
        <w:div w:id="614599428">
          <w:marLeft w:val="640"/>
          <w:marRight w:val="0"/>
          <w:marTop w:val="0"/>
          <w:marBottom w:val="0"/>
          <w:divBdr>
            <w:top w:val="none" w:sz="0" w:space="0" w:color="auto"/>
            <w:left w:val="none" w:sz="0" w:space="0" w:color="auto"/>
            <w:bottom w:val="none" w:sz="0" w:space="0" w:color="auto"/>
            <w:right w:val="none" w:sz="0" w:space="0" w:color="auto"/>
          </w:divBdr>
        </w:div>
        <w:div w:id="925193236">
          <w:marLeft w:val="640"/>
          <w:marRight w:val="0"/>
          <w:marTop w:val="0"/>
          <w:marBottom w:val="0"/>
          <w:divBdr>
            <w:top w:val="none" w:sz="0" w:space="0" w:color="auto"/>
            <w:left w:val="none" w:sz="0" w:space="0" w:color="auto"/>
            <w:bottom w:val="none" w:sz="0" w:space="0" w:color="auto"/>
            <w:right w:val="none" w:sz="0" w:space="0" w:color="auto"/>
          </w:divBdr>
        </w:div>
        <w:div w:id="1647971492">
          <w:marLeft w:val="640"/>
          <w:marRight w:val="0"/>
          <w:marTop w:val="0"/>
          <w:marBottom w:val="0"/>
          <w:divBdr>
            <w:top w:val="none" w:sz="0" w:space="0" w:color="auto"/>
            <w:left w:val="none" w:sz="0" w:space="0" w:color="auto"/>
            <w:bottom w:val="none" w:sz="0" w:space="0" w:color="auto"/>
            <w:right w:val="none" w:sz="0" w:space="0" w:color="auto"/>
          </w:divBdr>
        </w:div>
        <w:div w:id="343631407">
          <w:marLeft w:val="640"/>
          <w:marRight w:val="0"/>
          <w:marTop w:val="0"/>
          <w:marBottom w:val="0"/>
          <w:divBdr>
            <w:top w:val="none" w:sz="0" w:space="0" w:color="auto"/>
            <w:left w:val="none" w:sz="0" w:space="0" w:color="auto"/>
            <w:bottom w:val="none" w:sz="0" w:space="0" w:color="auto"/>
            <w:right w:val="none" w:sz="0" w:space="0" w:color="auto"/>
          </w:divBdr>
        </w:div>
        <w:div w:id="1986275318">
          <w:marLeft w:val="640"/>
          <w:marRight w:val="0"/>
          <w:marTop w:val="0"/>
          <w:marBottom w:val="0"/>
          <w:divBdr>
            <w:top w:val="none" w:sz="0" w:space="0" w:color="auto"/>
            <w:left w:val="none" w:sz="0" w:space="0" w:color="auto"/>
            <w:bottom w:val="none" w:sz="0" w:space="0" w:color="auto"/>
            <w:right w:val="none" w:sz="0" w:space="0" w:color="auto"/>
          </w:divBdr>
        </w:div>
        <w:div w:id="1417442073">
          <w:marLeft w:val="640"/>
          <w:marRight w:val="0"/>
          <w:marTop w:val="0"/>
          <w:marBottom w:val="0"/>
          <w:divBdr>
            <w:top w:val="none" w:sz="0" w:space="0" w:color="auto"/>
            <w:left w:val="none" w:sz="0" w:space="0" w:color="auto"/>
            <w:bottom w:val="none" w:sz="0" w:space="0" w:color="auto"/>
            <w:right w:val="none" w:sz="0" w:space="0" w:color="auto"/>
          </w:divBdr>
        </w:div>
        <w:div w:id="1121849282">
          <w:marLeft w:val="640"/>
          <w:marRight w:val="0"/>
          <w:marTop w:val="0"/>
          <w:marBottom w:val="0"/>
          <w:divBdr>
            <w:top w:val="none" w:sz="0" w:space="0" w:color="auto"/>
            <w:left w:val="none" w:sz="0" w:space="0" w:color="auto"/>
            <w:bottom w:val="none" w:sz="0" w:space="0" w:color="auto"/>
            <w:right w:val="none" w:sz="0" w:space="0" w:color="auto"/>
          </w:divBdr>
        </w:div>
        <w:div w:id="507789996">
          <w:marLeft w:val="640"/>
          <w:marRight w:val="0"/>
          <w:marTop w:val="0"/>
          <w:marBottom w:val="0"/>
          <w:divBdr>
            <w:top w:val="none" w:sz="0" w:space="0" w:color="auto"/>
            <w:left w:val="none" w:sz="0" w:space="0" w:color="auto"/>
            <w:bottom w:val="none" w:sz="0" w:space="0" w:color="auto"/>
            <w:right w:val="none" w:sz="0" w:space="0" w:color="auto"/>
          </w:divBdr>
        </w:div>
        <w:div w:id="278414379">
          <w:marLeft w:val="640"/>
          <w:marRight w:val="0"/>
          <w:marTop w:val="0"/>
          <w:marBottom w:val="0"/>
          <w:divBdr>
            <w:top w:val="none" w:sz="0" w:space="0" w:color="auto"/>
            <w:left w:val="none" w:sz="0" w:space="0" w:color="auto"/>
            <w:bottom w:val="none" w:sz="0" w:space="0" w:color="auto"/>
            <w:right w:val="none" w:sz="0" w:space="0" w:color="auto"/>
          </w:divBdr>
        </w:div>
        <w:div w:id="1383014851">
          <w:marLeft w:val="640"/>
          <w:marRight w:val="0"/>
          <w:marTop w:val="0"/>
          <w:marBottom w:val="0"/>
          <w:divBdr>
            <w:top w:val="none" w:sz="0" w:space="0" w:color="auto"/>
            <w:left w:val="none" w:sz="0" w:space="0" w:color="auto"/>
            <w:bottom w:val="none" w:sz="0" w:space="0" w:color="auto"/>
            <w:right w:val="none" w:sz="0" w:space="0" w:color="auto"/>
          </w:divBdr>
        </w:div>
        <w:div w:id="854728425">
          <w:marLeft w:val="640"/>
          <w:marRight w:val="0"/>
          <w:marTop w:val="0"/>
          <w:marBottom w:val="0"/>
          <w:divBdr>
            <w:top w:val="none" w:sz="0" w:space="0" w:color="auto"/>
            <w:left w:val="none" w:sz="0" w:space="0" w:color="auto"/>
            <w:bottom w:val="none" w:sz="0" w:space="0" w:color="auto"/>
            <w:right w:val="none" w:sz="0" w:space="0" w:color="auto"/>
          </w:divBdr>
        </w:div>
        <w:div w:id="1680808767">
          <w:marLeft w:val="640"/>
          <w:marRight w:val="0"/>
          <w:marTop w:val="0"/>
          <w:marBottom w:val="0"/>
          <w:divBdr>
            <w:top w:val="none" w:sz="0" w:space="0" w:color="auto"/>
            <w:left w:val="none" w:sz="0" w:space="0" w:color="auto"/>
            <w:bottom w:val="none" w:sz="0" w:space="0" w:color="auto"/>
            <w:right w:val="none" w:sz="0" w:space="0" w:color="auto"/>
          </w:divBdr>
        </w:div>
        <w:div w:id="688528124">
          <w:marLeft w:val="640"/>
          <w:marRight w:val="0"/>
          <w:marTop w:val="0"/>
          <w:marBottom w:val="0"/>
          <w:divBdr>
            <w:top w:val="none" w:sz="0" w:space="0" w:color="auto"/>
            <w:left w:val="none" w:sz="0" w:space="0" w:color="auto"/>
            <w:bottom w:val="none" w:sz="0" w:space="0" w:color="auto"/>
            <w:right w:val="none" w:sz="0" w:space="0" w:color="auto"/>
          </w:divBdr>
        </w:div>
        <w:div w:id="583297756">
          <w:marLeft w:val="640"/>
          <w:marRight w:val="0"/>
          <w:marTop w:val="0"/>
          <w:marBottom w:val="0"/>
          <w:divBdr>
            <w:top w:val="none" w:sz="0" w:space="0" w:color="auto"/>
            <w:left w:val="none" w:sz="0" w:space="0" w:color="auto"/>
            <w:bottom w:val="none" w:sz="0" w:space="0" w:color="auto"/>
            <w:right w:val="none" w:sz="0" w:space="0" w:color="auto"/>
          </w:divBdr>
        </w:div>
        <w:div w:id="15163233">
          <w:marLeft w:val="640"/>
          <w:marRight w:val="0"/>
          <w:marTop w:val="0"/>
          <w:marBottom w:val="0"/>
          <w:divBdr>
            <w:top w:val="none" w:sz="0" w:space="0" w:color="auto"/>
            <w:left w:val="none" w:sz="0" w:space="0" w:color="auto"/>
            <w:bottom w:val="none" w:sz="0" w:space="0" w:color="auto"/>
            <w:right w:val="none" w:sz="0" w:space="0" w:color="auto"/>
          </w:divBdr>
        </w:div>
        <w:div w:id="1558663289">
          <w:marLeft w:val="640"/>
          <w:marRight w:val="0"/>
          <w:marTop w:val="0"/>
          <w:marBottom w:val="0"/>
          <w:divBdr>
            <w:top w:val="none" w:sz="0" w:space="0" w:color="auto"/>
            <w:left w:val="none" w:sz="0" w:space="0" w:color="auto"/>
            <w:bottom w:val="none" w:sz="0" w:space="0" w:color="auto"/>
            <w:right w:val="none" w:sz="0" w:space="0" w:color="auto"/>
          </w:divBdr>
        </w:div>
        <w:div w:id="1823765779">
          <w:marLeft w:val="640"/>
          <w:marRight w:val="0"/>
          <w:marTop w:val="0"/>
          <w:marBottom w:val="0"/>
          <w:divBdr>
            <w:top w:val="none" w:sz="0" w:space="0" w:color="auto"/>
            <w:left w:val="none" w:sz="0" w:space="0" w:color="auto"/>
            <w:bottom w:val="none" w:sz="0" w:space="0" w:color="auto"/>
            <w:right w:val="none" w:sz="0" w:space="0" w:color="auto"/>
          </w:divBdr>
        </w:div>
        <w:div w:id="204099121">
          <w:marLeft w:val="640"/>
          <w:marRight w:val="0"/>
          <w:marTop w:val="0"/>
          <w:marBottom w:val="0"/>
          <w:divBdr>
            <w:top w:val="none" w:sz="0" w:space="0" w:color="auto"/>
            <w:left w:val="none" w:sz="0" w:space="0" w:color="auto"/>
            <w:bottom w:val="none" w:sz="0" w:space="0" w:color="auto"/>
            <w:right w:val="none" w:sz="0" w:space="0" w:color="auto"/>
          </w:divBdr>
        </w:div>
        <w:div w:id="1462504302">
          <w:marLeft w:val="640"/>
          <w:marRight w:val="0"/>
          <w:marTop w:val="0"/>
          <w:marBottom w:val="0"/>
          <w:divBdr>
            <w:top w:val="none" w:sz="0" w:space="0" w:color="auto"/>
            <w:left w:val="none" w:sz="0" w:space="0" w:color="auto"/>
            <w:bottom w:val="none" w:sz="0" w:space="0" w:color="auto"/>
            <w:right w:val="none" w:sz="0" w:space="0" w:color="auto"/>
          </w:divBdr>
        </w:div>
        <w:div w:id="43531325">
          <w:marLeft w:val="640"/>
          <w:marRight w:val="0"/>
          <w:marTop w:val="0"/>
          <w:marBottom w:val="0"/>
          <w:divBdr>
            <w:top w:val="none" w:sz="0" w:space="0" w:color="auto"/>
            <w:left w:val="none" w:sz="0" w:space="0" w:color="auto"/>
            <w:bottom w:val="none" w:sz="0" w:space="0" w:color="auto"/>
            <w:right w:val="none" w:sz="0" w:space="0" w:color="auto"/>
          </w:divBdr>
        </w:div>
        <w:div w:id="890732099">
          <w:marLeft w:val="640"/>
          <w:marRight w:val="0"/>
          <w:marTop w:val="0"/>
          <w:marBottom w:val="0"/>
          <w:divBdr>
            <w:top w:val="none" w:sz="0" w:space="0" w:color="auto"/>
            <w:left w:val="none" w:sz="0" w:space="0" w:color="auto"/>
            <w:bottom w:val="none" w:sz="0" w:space="0" w:color="auto"/>
            <w:right w:val="none" w:sz="0" w:space="0" w:color="auto"/>
          </w:divBdr>
        </w:div>
        <w:div w:id="482162289">
          <w:marLeft w:val="640"/>
          <w:marRight w:val="0"/>
          <w:marTop w:val="0"/>
          <w:marBottom w:val="0"/>
          <w:divBdr>
            <w:top w:val="none" w:sz="0" w:space="0" w:color="auto"/>
            <w:left w:val="none" w:sz="0" w:space="0" w:color="auto"/>
            <w:bottom w:val="none" w:sz="0" w:space="0" w:color="auto"/>
            <w:right w:val="none" w:sz="0" w:space="0" w:color="auto"/>
          </w:divBdr>
        </w:div>
        <w:div w:id="2142258860">
          <w:marLeft w:val="640"/>
          <w:marRight w:val="0"/>
          <w:marTop w:val="0"/>
          <w:marBottom w:val="0"/>
          <w:divBdr>
            <w:top w:val="none" w:sz="0" w:space="0" w:color="auto"/>
            <w:left w:val="none" w:sz="0" w:space="0" w:color="auto"/>
            <w:bottom w:val="none" w:sz="0" w:space="0" w:color="auto"/>
            <w:right w:val="none" w:sz="0" w:space="0" w:color="auto"/>
          </w:divBdr>
        </w:div>
        <w:div w:id="804546542">
          <w:marLeft w:val="640"/>
          <w:marRight w:val="0"/>
          <w:marTop w:val="0"/>
          <w:marBottom w:val="0"/>
          <w:divBdr>
            <w:top w:val="none" w:sz="0" w:space="0" w:color="auto"/>
            <w:left w:val="none" w:sz="0" w:space="0" w:color="auto"/>
            <w:bottom w:val="none" w:sz="0" w:space="0" w:color="auto"/>
            <w:right w:val="none" w:sz="0" w:space="0" w:color="auto"/>
          </w:divBdr>
        </w:div>
        <w:div w:id="1069962709">
          <w:marLeft w:val="640"/>
          <w:marRight w:val="0"/>
          <w:marTop w:val="0"/>
          <w:marBottom w:val="0"/>
          <w:divBdr>
            <w:top w:val="none" w:sz="0" w:space="0" w:color="auto"/>
            <w:left w:val="none" w:sz="0" w:space="0" w:color="auto"/>
            <w:bottom w:val="none" w:sz="0" w:space="0" w:color="auto"/>
            <w:right w:val="none" w:sz="0" w:space="0" w:color="auto"/>
          </w:divBdr>
        </w:div>
        <w:div w:id="451830646">
          <w:marLeft w:val="640"/>
          <w:marRight w:val="0"/>
          <w:marTop w:val="0"/>
          <w:marBottom w:val="0"/>
          <w:divBdr>
            <w:top w:val="none" w:sz="0" w:space="0" w:color="auto"/>
            <w:left w:val="none" w:sz="0" w:space="0" w:color="auto"/>
            <w:bottom w:val="none" w:sz="0" w:space="0" w:color="auto"/>
            <w:right w:val="none" w:sz="0" w:space="0" w:color="auto"/>
          </w:divBdr>
        </w:div>
        <w:div w:id="1881211158">
          <w:marLeft w:val="640"/>
          <w:marRight w:val="0"/>
          <w:marTop w:val="0"/>
          <w:marBottom w:val="0"/>
          <w:divBdr>
            <w:top w:val="none" w:sz="0" w:space="0" w:color="auto"/>
            <w:left w:val="none" w:sz="0" w:space="0" w:color="auto"/>
            <w:bottom w:val="none" w:sz="0" w:space="0" w:color="auto"/>
            <w:right w:val="none" w:sz="0" w:space="0" w:color="auto"/>
          </w:divBdr>
        </w:div>
        <w:div w:id="872763117">
          <w:marLeft w:val="640"/>
          <w:marRight w:val="0"/>
          <w:marTop w:val="0"/>
          <w:marBottom w:val="0"/>
          <w:divBdr>
            <w:top w:val="none" w:sz="0" w:space="0" w:color="auto"/>
            <w:left w:val="none" w:sz="0" w:space="0" w:color="auto"/>
            <w:bottom w:val="none" w:sz="0" w:space="0" w:color="auto"/>
            <w:right w:val="none" w:sz="0" w:space="0" w:color="auto"/>
          </w:divBdr>
        </w:div>
        <w:div w:id="1845316673">
          <w:marLeft w:val="640"/>
          <w:marRight w:val="0"/>
          <w:marTop w:val="0"/>
          <w:marBottom w:val="0"/>
          <w:divBdr>
            <w:top w:val="none" w:sz="0" w:space="0" w:color="auto"/>
            <w:left w:val="none" w:sz="0" w:space="0" w:color="auto"/>
            <w:bottom w:val="none" w:sz="0" w:space="0" w:color="auto"/>
            <w:right w:val="none" w:sz="0" w:space="0" w:color="auto"/>
          </w:divBdr>
        </w:div>
        <w:div w:id="588780767">
          <w:marLeft w:val="640"/>
          <w:marRight w:val="0"/>
          <w:marTop w:val="0"/>
          <w:marBottom w:val="0"/>
          <w:divBdr>
            <w:top w:val="none" w:sz="0" w:space="0" w:color="auto"/>
            <w:left w:val="none" w:sz="0" w:space="0" w:color="auto"/>
            <w:bottom w:val="none" w:sz="0" w:space="0" w:color="auto"/>
            <w:right w:val="none" w:sz="0" w:space="0" w:color="auto"/>
          </w:divBdr>
        </w:div>
        <w:div w:id="1036465344">
          <w:marLeft w:val="640"/>
          <w:marRight w:val="0"/>
          <w:marTop w:val="0"/>
          <w:marBottom w:val="0"/>
          <w:divBdr>
            <w:top w:val="none" w:sz="0" w:space="0" w:color="auto"/>
            <w:left w:val="none" w:sz="0" w:space="0" w:color="auto"/>
            <w:bottom w:val="none" w:sz="0" w:space="0" w:color="auto"/>
            <w:right w:val="none" w:sz="0" w:space="0" w:color="auto"/>
          </w:divBdr>
        </w:div>
        <w:div w:id="353727244">
          <w:marLeft w:val="640"/>
          <w:marRight w:val="0"/>
          <w:marTop w:val="0"/>
          <w:marBottom w:val="0"/>
          <w:divBdr>
            <w:top w:val="none" w:sz="0" w:space="0" w:color="auto"/>
            <w:left w:val="none" w:sz="0" w:space="0" w:color="auto"/>
            <w:bottom w:val="none" w:sz="0" w:space="0" w:color="auto"/>
            <w:right w:val="none" w:sz="0" w:space="0" w:color="auto"/>
          </w:divBdr>
        </w:div>
        <w:div w:id="741097134">
          <w:marLeft w:val="640"/>
          <w:marRight w:val="0"/>
          <w:marTop w:val="0"/>
          <w:marBottom w:val="0"/>
          <w:divBdr>
            <w:top w:val="none" w:sz="0" w:space="0" w:color="auto"/>
            <w:left w:val="none" w:sz="0" w:space="0" w:color="auto"/>
            <w:bottom w:val="none" w:sz="0" w:space="0" w:color="auto"/>
            <w:right w:val="none" w:sz="0" w:space="0" w:color="auto"/>
          </w:divBdr>
        </w:div>
        <w:div w:id="1521813528">
          <w:marLeft w:val="640"/>
          <w:marRight w:val="0"/>
          <w:marTop w:val="0"/>
          <w:marBottom w:val="0"/>
          <w:divBdr>
            <w:top w:val="none" w:sz="0" w:space="0" w:color="auto"/>
            <w:left w:val="none" w:sz="0" w:space="0" w:color="auto"/>
            <w:bottom w:val="none" w:sz="0" w:space="0" w:color="auto"/>
            <w:right w:val="none" w:sz="0" w:space="0" w:color="auto"/>
          </w:divBdr>
        </w:div>
      </w:divsChild>
    </w:div>
    <w:div w:id="147526005">
      <w:bodyDiv w:val="1"/>
      <w:marLeft w:val="0"/>
      <w:marRight w:val="0"/>
      <w:marTop w:val="0"/>
      <w:marBottom w:val="0"/>
      <w:divBdr>
        <w:top w:val="none" w:sz="0" w:space="0" w:color="auto"/>
        <w:left w:val="none" w:sz="0" w:space="0" w:color="auto"/>
        <w:bottom w:val="none" w:sz="0" w:space="0" w:color="auto"/>
        <w:right w:val="none" w:sz="0" w:space="0" w:color="auto"/>
      </w:divBdr>
      <w:divsChild>
        <w:div w:id="209272744">
          <w:marLeft w:val="640"/>
          <w:marRight w:val="0"/>
          <w:marTop w:val="0"/>
          <w:marBottom w:val="0"/>
          <w:divBdr>
            <w:top w:val="none" w:sz="0" w:space="0" w:color="auto"/>
            <w:left w:val="none" w:sz="0" w:space="0" w:color="auto"/>
            <w:bottom w:val="none" w:sz="0" w:space="0" w:color="auto"/>
            <w:right w:val="none" w:sz="0" w:space="0" w:color="auto"/>
          </w:divBdr>
        </w:div>
        <w:div w:id="162471292">
          <w:marLeft w:val="640"/>
          <w:marRight w:val="0"/>
          <w:marTop w:val="0"/>
          <w:marBottom w:val="0"/>
          <w:divBdr>
            <w:top w:val="none" w:sz="0" w:space="0" w:color="auto"/>
            <w:left w:val="none" w:sz="0" w:space="0" w:color="auto"/>
            <w:bottom w:val="none" w:sz="0" w:space="0" w:color="auto"/>
            <w:right w:val="none" w:sz="0" w:space="0" w:color="auto"/>
          </w:divBdr>
        </w:div>
        <w:div w:id="1027490793">
          <w:marLeft w:val="640"/>
          <w:marRight w:val="0"/>
          <w:marTop w:val="0"/>
          <w:marBottom w:val="0"/>
          <w:divBdr>
            <w:top w:val="none" w:sz="0" w:space="0" w:color="auto"/>
            <w:left w:val="none" w:sz="0" w:space="0" w:color="auto"/>
            <w:bottom w:val="none" w:sz="0" w:space="0" w:color="auto"/>
            <w:right w:val="none" w:sz="0" w:space="0" w:color="auto"/>
          </w:divBdr>
        </w:div>
        <w:div w:id="1465926546">
          <w:marLeft w:val="640"/>
          <w:marRight w:val="0"/>
          <w:marTop w:val="0"/>
          <w:marBottom w:val="0"/>
          <w:divBdr>
            <w:top w:val="none" w:sz="0" w:space="0" w:color="auto"/>
            <w:left w:val="none" w:sz="0" w:space="0" w:color="auto"/>
            <w:bottom w:val="none" w:sz="0" w:space="0" w:color="auto"/>
            <w:right w:val="none" w:sz="0" w:space="0" w:color="auto"/>
          </w:divBdr>
        </w:div>
        <w:div w:id="1623613479">
          <w:marLeft w:val="640"/>
          <w:marRight w:val="0"/>
          <w:marTop w:val="0"/>
          <w:marBottom w:val="0"/>
          <w:divBdr>
            <w:top w:val="none" w:sz="0" w:space="0" w:color="auto"/>
            <w:left w:val="none" w:sz="0" w:space="0" w:color="auto"/>
            <w:bottom w:val="none" w:sz="0" w:space="0" w:color="auto"/>
            <w:right w:val="none" w:sz="0" w:space="0" w:color="auto"/>
          </w:divBdr>
        </w:div>
        <w:div w:id="1187212756">
          <w:marLeft w:val="640"/>
          <w:marRight w:val="0"/>
          <w:marTop w:val="0"/>
          <w:marBottom w:val="0"/>
          <w:divBdr>
            <w:top w:val="none" w:sz="0" w:space="0" w:color="auto"/>
            <w:left w:val="none" w:sz="0" w:space="0" w:color="auto"/>
            <w:bottom w:val="none" w:sz="0" w:space="0" w:color="auto"/>
            <w:right w:val="none" w:sz="0" w:space="0" w:color="auto"/>
          </w:divBdr>
        </w:div>
        <w:div w:id="60561849">
          <w:marLeft w:val="640"/>
          <w:marRight w:val="0"/>
          <w:marTop w:val="0"/>
          <w:marBottom w:val="0"/>
          <w:divBdr>
            <w:top w:val="none" w:sz="0" w:space="0" w:color="auto"/>
            <w:left w:val="none" w:sz="0" w:space="0" w:color="auto"/>
            <w:bottom w:val="none" w:sz="0" w:space="0" w:color="auto"/>
            <w:right w:val="none" w:sz="0" w:space="0" w:color="auto"/>
          </w:divBdr>
        </w:div>
        <w:div w:id="1777360489">
          <w:marLeft w:val="640"/>
          <w:marRight w:val="0"/>
          <w:marTop w:val="0"/>
          <w:marBottom w:val="0"/>
          <w:divBdr>
            <w:top w:val="none" w:sz="0" w:space="0" w:color="auto"/>
            <w:left w:val="none" w:sz="0" w:space="0" w:color="auto"/>
            <w:bottom w:val="none" w:sz="0" w:space="0" w:color="auto"/>
            <w:right w:val="none" w:sz="0" w:space="0" w:color="auto"/>
          </w:divBdr>
        </w:div>
        <w:div w:id="1913612794">
          <w:marLeft w:val="640"/>
          <w:marRight w:val="0"/>
          <w:marTop w:val="0"/>
          <w:marBottom w:val="0"/>
          <w:divBdr>
            <w:top w:val="none" w:sz="0" w:space="0" w:color="auto"/>
            <w:left w:val="none" w:sz="0" w:space="0" w:color="auto"/>
            <w:bottom w:val="none" w:sz="0" w:space="0" w:color="auto"/>
            <w:right w:val="none" w:sz="0" w:space="0" w:color="auto"/>
          </w:divBdr>
        </w:div>
        <w:div w:id="734009913">
          <w:marLeft w:val="640"/>
          <w:marRight w:val="0"/>
          <w:marTop w:val="0"/>
          <w:marBottom w:val="0"/>
          <w:divBdr>
            <w:top w:val="none" w:sz="0" w:space="0" w:color="auto"/>
            <w:left w:val="none" w:sz="0" w:space="0" w:color="auto"/>
            <w:bottom w:val="none" w:sz="0" w:space="0" w:color="auto"/>
            <w:right w:val="none" w:sz="0" w:space="0" w:color="auto"/>
          </w:divBdr>
        </w:div>
        <w:div w:id="878934776">
          <w:marLeft w:val="640"/>
          <w:marRight w:val="0"/>
          <w:marTop w:val="0"/>
          <w:marBottom w:val="0"/>
          <w:divBdr>
            <w:top w:val="none" w:sz="0" w:space="0" w:color="auto"/>
            <w:left w:val="none" w:sz="0" w:space="0" w:color="auto"/>
            <w:bottom w:val="none" w:sz="0" w:space="0" w:color="auto"/>
            <w:right w:val="none" w:sz="0" w:space="0" w:color="auto"/>
          </w:divBdr>
        </w:div>
        <w:div w:id="637419829">
          <w:marLeft w:val="640"/>
          <w:marRight w:val="0"/>
          <w:marTop w:val="0"/>
          <w:marBottom w:val="0"/>
          <w:divBdr>
            <w:top w:val="none" w:sz="0" w:space="0" w:color="auto"/>
            <w:left w:val="none" w:sz="0" w:space="0" w:color="auto"/>
            <w:bottom w:val="none" w:sz="0" w:space="0" w:color="auto"/>
            <w:right w:val="none" w:sz="0" w:space="0" w:color="auto"/>
          </w:divBdr>
        </w:div>
        <w:div w:id="1578172630">
          <w:marLeft w:val="640"/>
          <w:marRight w:val="0"/>
          <w:marTop w:val="0"/>
          <w:marBottom w:val="0"/>
          <w:divBdr>
            <w:top w:val="none" w:sz="0" w:space="0" w:color="auto"/>
            <w:left w:val="none" w:sz="0" w:space="0" w:color="auto"/>
            <w:bottom w:val="none" w:sz="0" w:space="0" w:color="auto"/>
            <w:right w:val="none" w:sz="0" w:space="0" w:color="auto"/>
          </w:divBdr>
        </w:div>
        <w:div w:id="740978986">
          <w:marLeft w:val="640"/>
          <w:marRight w:val="0"/>
          <w:marTop w:val="0"/>
          <w:marBottom w:val="0"/>
          <w:divBdr>
            <w:top w:val="none" w:sz="0" w:space="0" w:color="auto"/>
            <w:left w:val="none" w:sz="0" w:space="0" w:color="auto"/>
            <w:bottom w:val="none" w:sz="0" w:space="0" w:color="auto"/>
            <w:right w:val="none" w:sz="0" w:space="0" w:color="auto"/>
          </w:divBdr>
        </w:div>
        <w:div w:id="1627855676">
          <w:marLeft w:val="640"/>
          <w:marRight w:val="0"/>
          <w:marTop w:val="0"/>
          <w:marBottom w:val="0"/>
          <w:divBdr>
            <w:top w:val="none" w:sz="0" w:space="0" w:color="auto"/>
            <w:left w:val="none" w:sz="0" w:space="0" w:color="auto"/>
            <w:bottom w:val="none" w:sz="0" w:space="0" w:color="auto"/>
            <w:right w:val="none" w:sz="0" w:space="0" w:color="auto"/>
          </w:divBdr>
        </w:div>
        <w:div w:id="2114745532">
          <w:marLeft w:val="640"/>
          <w:marRight w:val="0"/>
          <w:marTop w:val="0"/>
          <w:marBottom w:val="0"/>
          <w:divBdr>
            <w:top w:val="none" w:sz="0" w:space="0" w:color="auto"/>
            <w:left w:val="none" w:sz="0" w:space="0" w:color="auto"/>
            <w:bottom w:val="none" w:sz="0" w:space="0" w:color="auto"/>
            <w:right w:val="none" w:sz="0" w:space="0" w:color="auto"/>
          </w:divBdr>
        </w:div>
        <w:div w:id="2146505781">
          <w:marLeft w:val="640"/>
          <w:marRight w:val="0"/>
          <w:marTop w:val="0"/>
          <w:marBottom w:val="0"/>
          <w:divBdr>
            <w:top w:val="none" w:sz="0" w:space="0" w:color="auto"/>
            <w:left w:val="none" w:sz="0" w:space="0" w:color="auto"/>
            <w:bottom w:val="none" w:sz="0" w:space="0" w:color="auto"/>
            <w:right w:val="none" w:sz="0" w:space="0" w:color="auto"/>
          </w:divBdr>
        </w:div>
        <w:div w:id="723870830">
          <w:marLeft w:val="640"/>
          <w:marRight w:val="0"/>
          <w:marTop w:val="0"/>
          <w:marBottom w:val="0"/>
          <w:divBdr>
            <w:top w:val="none" w:sz="0" w:space="0" w:color="auto"/>
            <w:left w:val="none" w:sz="0" w:space="0" w:color="auto"/>
            <w:bottom w:val="none" w:sz="0" w:space="0" w:color="auto"/>
            <w:right w:val="none" w:sz="0" w:space="0" w:color="auto"/>
          </w:divBdr>
        </w:div>
        <w:div w:id="2006661900">
          <w:marLeft w:val="640"/>
          <w:marRight w:val="0"/>
          <w:marTop w:val="0"/>
          <w:marBottom w:val="0"/>
          <w:divBdr>
            <w:top w:val="none" w:sz="0" w:space="0" w:color="auto"/>
            <w:left w:val="none" w:sz="0" w:space="0" w:color="auto"/>
            <w:bottom w:val="none" w:sz="0" w:space="0" w:color="auto"/>
            <w:right w:val="none" w:sz="0" w:space="0" w:color="auto"/>
          </w:divBdr>
        </w:div>
        <w:div w:id="1869877083">
          <w:marLeft w:val="640"/>
          <w:marRight w:val="0"/>
          <w:marTop w:val="0"/>
          <w:marBottom w:val="0"/>
          <w:divBdr>
            <w:top w:val="none" w:sz="0" w:space="0" w:color="auto"/>
            <w:left w:val="none" w:sz="0" w:space="0" w:color="auto"/>
            <w:bottom w:val="none" w:sz="0" w:space="0" w:color="auto"/>
            <w:right w:val="none" w:sz="0" w:space="0" w:color="auto"/>
          </w:divBdr>
        </w:div>
        <w:div w:id="1795324988">
          <w:marLeft w:val="640"/>
          <w:marRight w:val="0"/>
          <w:marTop w:val="0"/>
          <w:marBottom w:val="0"/>
          <w:divBdr>
            <w:top w:val="none" w:sz="0" w:space="0" w:color="auto"/>
            <w:left w:val="none" w:sz="0" w:space="0" w:color="auto"/>
            <w:bottom w:val="none" w:sz="0" w:space="0" w:color="auto"/>
            <w:right w:val="none" w:sz="0" w:space="0" w:color="auto"/>
          </w:divBdr>
        </w:div>
        <w:div w:id="1609972400">
          <w:marLeft w:val="640"/>
          <w:marRight w:val="0"/>
          <w:marTop w:val="0"/>
          <w:marBottom w:val="0"/>
          <w:divBdr>
            <w:top w:val="none" w:sz="0" w:space="0" w:color="auto"/>
            <w:left w:val="none" w:sz="0" w:space="0" w:color="auto"/>
            <w:bottom w:val="none" w:sz="0" w:space="0" w:color="auto"/>
            <w:right w:val="none" w:sz="0" w:space="0" w:color="auto"/>
          </w:divBdr>
        </w:div>
        <w:div w:id="973216428">
          <w:marLeft w:val="640"/>
          <w:marRight w:val="0"/>
          <w:marTop w:val="0"/>
          <w:marBottom w:val="0"/>
          <w:divBdr>
            <w:top w:val="none" w:sz="0" w:space="0" w:color="auto"/>
            <w:left w:val="none" w:sz="0" w:space="0" w:color="auto"/>
            <w:bottom w:val="none" w:sz="0" w:space="0" w:color="auto"/>
            <w:right w:val="none" w:sz="0" w:space="0" w:color="auto"/>
          </w:divBdr>
        </w:div>
        <w:div w:id="684789117">
          <w:marLeft w:val="640"/>
          <w:marRight w:val="0"/>
          <w:marTop w:val="0"/>
          <w:marBottom w:val="0"/>
          <w:divBdr>
            <w:top w:val="none" w:sz="0" w:space="0" w:color="auto"/>
            <w:left w:val="none" w:sz="0" w:space="0" w:color="auto"/>
            <w:bottom w:val="none" w:sz="0" w:space="0" w:color="auto"/>
            <w:right w:val="none" w:sz="0" w:space="0" w:color="auto"/>
          </w:divBdr>
        </w:div>
        <w:div w:id="2040663173">
          <w:marLeft w:val="640"/>
          <w:marRight w:val="0"/>
          <w:marTop w:val="0"/>
          <w:marBottom w:val="0"/>
          <w:divBdr>
            <w:top w:val="none" w:sz="0" w:space="0" w:color="auto"/>
            <w:left w:val="none" w:sz="0" w:space="0" w:color="auto"/>
            <w:bottom w:val="none" w:sz="0" w:space="0" w:color="auto"/>
            <w:right w:val="none" w:sz="0" w:space="0" w:color="auto"/>
          </w:divBdr>
        </w:div>
        <w:div w:id="852300648">
          <w:marLeft w:val="640"/>
          <w:marRight w:val="0"/>
          <w:marTop w:val="0"/>
          <w:marBottom w:val="0"/>
          <w:divBdr>
            <w:top w:val="none" w:sz="0" w:space="0" w:color="auto"/>
            <w:left w:val="none" w:sz="0" w:space="0" w:color="auto"/>
            <w:bottom w:val="none" w:sz="0" w:space="0" w:color="auto"/>
            <w:right w:val="none" w:sz="0" w:space="0" w:color="auto"/>
          </w:divBdr>
        </w:div>
        <w:div w:id="1449274687">
          <w:marLeft w:val="640"/>
          <w:marRight w:val="0"/>
          <w:marTop w:val="0"/>
          <w:marBottom w:val="0"/>
          <w:divBdr>
            <w:top w:val="none" w:sz="0" w:space="0" w:color="auto"/>
            <w:left w:val="none" w:sz="0" w:space="0" w:color="auto"/>
            <w:bottom w:val="none" w:sz="0" w:space="0" w:color="auto"/>
            <w:right w:val="none" w:sz="0" w:space="0" w:color="auto"/>
          </w:divBdr>
        </w:div>
        <w:div w:id="249849098">
          <w:marLeft w:val="640"/>
          <w:marRight w:val="0"/>
          <w:marTop w:val="0"/>
          <w:marBottom w:val="0"/>
          <w:divBdr>
            <w:top w:val="none" w:sz="0" w:space="0" w:color="auto"/>
            <w:left w:val="none" w:sz="0" w:space="0" w:color="auto"/>
            <w:bottom w:val="none" w:sz="0" w:space="0" w:color="auto"/>
            <w:right w:val="none" w:sz="0" w:space="0" w:color="auto"/>
          </w:divBdr>
        </w:div>
        <w:div w:id="1953515383">
          <w:marLeft w:val="640"/>
          <w:marRight w:val="0"/>
          <w:marTop w:val="0"/>
          <w:marBottom w:val="0"/>
          <w:divBdr>
            <w:top w:val="none" w:sz="0" w:space="0" w:color="auto"/>
            <w:left w:val="none" w:sz="0" w:space="0" w:color="auto"/>
            <w:bottom w:val="none" w:sz="0" w:space="0" w:color="auto"/>
            <w:right w:val="none" w:sz="0" w:space="0" w:color="auto"/>
          </w:divBdr>
        </w:div>
        <w:div w:id="862398932">
          <w:marLeft w:val="640"/>
          <w:marRight w:val="0"/>
          <w:marTop w:val="0"/>
          <w:marBottom w:val="0"/>
          <w:divBdr>
            <w:top w:val="none" w:sz="0" w:space="0" w:color="auto"/>
            <w:left w:val="none" w:sz="0" w:space="0" w:color="auto"/>
            <w:bottom w:val="none" w:sz="0" w:space="0" w:color="auto"/>
            <w:right w:val="none" w:sz="0" w:space="0" w:color="auto"/>
          </w:divBdr>
        </w:div>
        <w:div w:id="1840080731">
          <w:marLeft w:val="640"/>
          <w:marRight w:val="0"/>
          <w:marTop w:val="0"/>
          <w:marBottom w:val="0"/>
          <w:divBdr>
            <w:top w:val="none" w:sz="0" w:space="0" w:color="auto"/>
            <w:left w:val="none" w:sz="0" w:space="0" w:color="auto"/>
            <w:bottom w:val="none" w:sz="0" w:space="0" w:color="auto"/>
            <w:right w:val="none" w:sz="0" w:space="0" w:color="auto"/>
          </w:divBdr>
        </w:div>
        <w:div w:id="1487671548">
          <w:marLeft w:val="640"/>
          <w:marRight w:val="0"/>
          <w:marTop w:val="0"/>
          <w:marBottom w:val="0"/>
          <w:divBdr>
            <w:top w:val="none" w:sz="0" w:space="0" w:color="auto"/>
            <w:left w:val="none" w:sz="0" w:space="0" w:color="auto"/>
            <w:bottom w:val="none" w:sz="0" w:space="0" w:color="auto"/>
            <w:right w:val="none" w:sz="0" w:space="0" w:color="auto"/>
          </w:divBdr>
        </w:div>
        <w:div w:id="1597908220">
          <w:marLeft w:val="640"/>
          <w:marRight w:val="0"/>
          <w:marTop w:val="0"/>
          <w:marBottom w:val="0"/>
          <w:divBdr>
            <w:top w:val="none" w:sz="0" w:space="0" w:color="auto"/>
            <w:left w:val="none" w:sz="0" w:space="0" w:color="auto"/>
            <w:bottom w:val="none" w:sz="0" w:space="0" w:color="auto"/>
            <w:right w:val="none" w:sz="0" w:space="0" w:color="auto"/>
          </w:divBdr>
        </w:div>
        <w:div w:id="1243031519">
          <w:marLeft w:val="640"/>
          <w:marRight w:val="0"/>
          <w:marTop w:val="0"/>
          <w:marBottom w:val="0"/>
          <w:divBdr>
            <w:top w:val="none" w:sz="0" w:space="0" w:color="auto"/>
            <w:left w:val="none" w:sz="0" w:space="0" w:color="auto"/>
            <w:bottom w:val="none" w:sz="0" w:space="0" w:color="auto"/>
            <w:right w:val="none" w:sz="0" w:space="0" w:color="auto"/>
          </w:divBdr>
        </w:div>
        <w:div w:id="482239323">
          <w:marLeft w:val="640"/>
          <w:marRight w:val="0"/>
          <w:marTop w:val="0"/>
          <w:marBottom w:val="0"/>
          <w:divBdr>
            <w:top w:val="none" w:sz="0" w:space="0" w:color="auto"/>
            <w:left w:val="none" w:sz="0" w:space="0" w:color="auto"/>
            <w:bottom w:val="none" w:sz="0" w:space="0" w:color="auto"/>
            <w:right w:val="none" w:sz="0" w:space="0" w:color="auto"/>
          </w:divBdr>
        </w:div>
        <w:div w:id="1048795402">
          <w:marLeft w:val="640"/>
          <w:marRight w:val="0"/>
          <w:marTop w:val="0"/>
          <w:marBottom w:val="0"/>
          <w:divBdr>
            <w:top w:val="none" w:sz="0" w:space="0" w:color="auto"/>
            <w:left w:val="none" w:sz="0" w:space="0" w:color="auto"/>
            <w:bottom w:val="none" w:sz="0" w:space="0" w:color="auto"/>
            <w:right w:val="none" w:sz="0" w:space="0" w:color="auto"/>
          </w:divBdr>
        </w:div>
        <w:div w:id="2138715750">
          <w:marLeft w:val="640"/>
          <w:marRight w:val="0"/>
          <w:marTop w:val="0"/>
          <w:marBottom w:val="0"/>
          <w:divBdr>
            <w:top w:val="none" w:sz="0" w:space="0" w:color="auto"/>
            <w:left w:val="none" w:sz="0" w:space="0" w:color="auto"/>
            <w:bottom w:val="none" w:sz="0" w:space="0" w:color="auto"/>
            <w:right w:val="none" w:sz="0" w:space="0" w:color="auto"/>
          </w:divBdr>
        </w:div>
        <w:div w:id="574751482">
          <w:marLeft w:val="640"/>
          <w:marRight w:val="0"/>
          <w:marTop w:val="0"/>
          <w:marBottom w:val="0"/>
          <w:divBdr>
            <w:top w:val="none" w:sz="0" w:space="0" w:color="auto"/>
            <w:left w:val="none" w:sz="0" w:space="0" w:color="auto"/>
            <w:bottom w:val="none" w:sz="0" w:space="0" w:color="auto"/>
            <w:right w:val="none" w:sz="0" w:space="0" w:color="auto"/>
          </w:divBdr>
        </w:div>
        <w:div w:id="1228688481">
          <w:marLeft w:val="640"/>
          <w:marRight w:val="0"/>
          <w:marTop w:val="0"/>
          <w:marBottom w:val="0"/>
          <w:divBdr>
            <w:top w:val="none" w:sz="0" w:space="0" w:color="auto"/>
            <w:left w:val="none" w:sz="0" w:space="0" w:color="auto"/>
            <w:bottom w:val="none" w:sz="0" w:space="0" w:color="auto"/>
            <w:right w:val="none" w:sz="0" w:space="0" w:color="auto"/>
          </w:divBdr>
        </w:div>
        <w:div w:id="747507780">
          <w:marLeft w:val="640"/>
          <w:marRight w:val="0"/>
          <w:marTop w:val="0"/>
          <w:marBottom w:val="0"/>
          <w:divBdr>
            <w:top w:val="none" w:sz="0" w:space="0" w:color="auto"/>
            <w:left w:val="none" w:sz="0" w:space="0" w:color="auto"/>
            <w:bottom w:val="none" w:sz="0" w:space="0" w:color="auto"/>
            <w:right w:val="none" w:sz="0" w:space="0" w:color="auto"/>
          </w:divBdr>
        </w:div>
        <w:div w:id="1855221386">
          <w:marLeft w:val="640"/>
          <w:marRight w:val="0"/>
          <w:marTop w:val="0"/>
          <w:marBottom w:val="0"/>
          <w:divBdr>
            <w:top w:val="none" w:sz="0" w:space="0" w:color="auto"/>
            <w:left w:val="none" w:sz="0" w:space="0" w:color="auto"/>
            <w:bottom w:val="none" w:sz="0" w:space="0" w:color="auto"/>
            <w:right w:val="none" w:sz="0" w:space="0" w:color="auto"/>
          </w:divBdr>
        </w:div>
        <w:div w:id="349524234">
          <w:marLeft w:val="640"/>
          <w:marRight w:val="0"/>
          <w:marTop w:val="0"/>
          <w:marBottom w:val="0"/>
          <w:divBdr>
            <w:top w:val="none" w:sz="0" w:space="0" w:color="auto"/>
            <w:left w:val="none" w:sz="0" w:space="0" w:color="auto"/>
            <w:bottom w:val="none" w:sz="0" w:space="0" w:color="auto"/>
            <w:right w:val="none" w:sz="0" w:space="0" w:color="auto"/>
          </w:divBdr>
        </w:div>
      </w:divsChild>
    </w:div>
    <w:div w:id="153180814">
      <w:bodyDiv w:val="1"/>
      <w:marLeft w:val="0"/>
      <w:marRight w:val="0"/>
      <w:marTop w:val="0"/>
      <w:marBottom w:val="0"/>
      <w:divBdr>
        <w:top w:val="none" w:sz="0" w:space="0" w:color="auto"/>
        <w:left w:val="none" w:sz="0" w:space="0" w:color="auto"/>
        <w:bottom w:val="none" w:sz="0" w:space="0" w:color="auto"/>
        <w:right w:val="none" w:sz="0" w:space="0" w:color="auto"/>
      </w:divBdr>
    </w:div>
    <w:div w:id="156772871">
      <w:bodyDiv w:val="1"/>
      <w:marLeft w:val="0"/>
      <w:marRight w:val="0"/>
      <w:marTop w:val="0"/>
      <w:marBottom w:val="0"/>
      <w:divBdr>
        <w:top w:val="none" w:sz="0" w:space="0" w:color="auto"/>
        <w:left w:val="none" w:sz="0" w:space="0" w:color="auto"/>
        <w:bottom w:val="none" w:sz="0" w:space="0" w:color="auto"/>
        <w:right w:val="none" w:sz="0" w:space="0" w:color="auto"/>
      </w:divBdr>
      <w:divsChild>
        <w:div w:id="1483044076">
          <w:marLeft w:val="640"/>
          <w:marRight w:val="0"/>
          <w:marTop w:val="0"/>
          <w:marBottom w:val="0"/>
          <w:divBdr>
            <w:top w:val="none" w:sz="0" w:space="0" w:color="auto"/>
            <w:left w:val="none" w:sz="0" w:space="0" w:color="auto"/>
            <w:bottom w:val="none" w:sz="0" w:space="0" w:color="auto"/>
            <w:right w:val="none" w:sz="0" w:space="0" w:color="auto"/>
          </w:divBdr>
        </w:div>
        <w:div w:id="2076318323">
          <w:marLeft w:val="640"/>
          <w:marRight w:val="0"/>
          <w:marTop w:val="0"/>
          <w:marBottom w:val="0"/>
          <w:divBdr>
            <w:top w:val="none" w:sz="0" w:space="0" w:color="auto"/>
            <w:left w:val="none" w:sz="0" w:space="0" w:color="auto"/>
            <w:bottom w:val="none" w:sz="0" w:space="0" w:color="auto"/>
            <w:right w:val="none" w:sz="0" w:space="0" w:color="auto"/>
          </w:divBdr>
        </w:div>
        <w:div w:id="1964533204">
          <w:marLeft w:val="640"/>
          <w:marRight w:val="0"/>
          <w:marTop w:val="0"/>
          <w:marBottom w:val="0"/>
          <w:divBdr>
            <w:top w:val="none" w:sz="0" w:space="0" w:color="auto"/>
            <w:left w:val="none" w:sz="0" w:space="0" w:color="auto"/>
            <w:bottom w:val="none" w:sz="0" w:space="0" w:color="auto"/>
            <w:right w:val="none" w:sz="0" w:space="0" w:color="auto"/>
          </w:divBdr>
        </w:div>
        <w:div w:id="257641583">
          <w:marLeft w:val="640"/>
          <w:marRight w:val="0"/>
          <w:marTop w:val="0"/>
          <w:marBottom w:val="0"/>
          <w:divBdr>
            <w:top w:val="none" w:sz="0" w:space="0" w:color="auto"/>
            <w:left w:val="none" w:sz="0" w:space="0" w:color="auto"/>
            <w:bottom w:val="none" w:sz="0" w:space="0" w:color="auto"/>
            <w:right w:val="none" w:sz="0" w:space="0" w:color="auto"/>
          </w:divBdr>
        </w:div>
        <w:div w:id="3631442">
          <w:marLeft w:val="640"/>
          <w:marRight w:val="0"/>
          <w:marTop w:val="0"/>
          <w:marBottom w:val="0"/>
          <w:divBdr>
            <w:top w:val="none" w:sz="0" w:space="0" w:color="auto"/>
            <w:left w:val="none" w:sz="0" w:space="0" w:color="auto"/>
            <w:bottom w:val="none" w:sz="0" w:space="0" w:color="auto"/>
            <w:right w:val="none" w:sz="0" w:space="0" w:color="auto"/>
          </w:divBdr>
        </w:div>
        <w:div w:id="993945223">
          <w:marLeft w:val="640"/>
          <w:marRight w:val="0"/>
          <w:marTop w:val="0"/>
          <w:marBottom w:val="0"/>
          <w:divBdr>
            <w:top w:val="none" w:sz="0" w:space="0" w:color="auto"/>
            <w:left w:val="none" w:sz="0" w:space="0" w:color="auto"/>
            <w:bottom w:val="none" w:sz="0" w:space="0" w:color="auto"/>
            <w:right w:val="none" w:sz="0" w:space="0" w:color="auto"/>
          </w:divBdr>
        </w:div>
        <w:div w:id="1512648661">
          <w:marLeft w:val="640"/>
          <w:marRight w:val="0"/>
          <w:marTop w:val="0"/>
          <w:marBottom w:val="0"/>
          <w:divBdr>
            <w:top w:val="none" w:sz="0" w:space="0" w:color="auto"/>
            <w:left w:val="none" w:sz="0" w:space="0" w:color="auto"/>
            <w:bottom w:val="none" w:sz="0" w:space="0" w:color="auto"/>
            <w:right w:val="none" w:sz="0" w:space="0" w:color="auto"/>
          </w:divBdr>
        </w:div>
        <w:div w:id="1555585943">
          <w:marLeft w:val="640"/>
          <w:marRight w:val="0"/>
          <w:marTop w:val="0"/>
          <w:marBottom w:val="0"/>
          <w:divBdr>
            <w:top w:val="none" w:sz="0" w:space="0" w:color="auto"/>
            <w:left w:val="none" w:sz="0" w:space="0" w:color="auto"/>
            <w:bottom w:val="none" w:sz="0" w:space="0" w:color="auto"/>
            <w:right w:val="none" w:sz="0" w:space="0" w:color="auto"/>
          </w:divBdr>
        </w:div>
        <w:div w:id="491876245">
          <w:marLeft w:val="640"/>
          <w:marRight w:val="0"/>
          <w:marTop w:val="0"/>
          <w:marBottom w:val="0"/>
          <w:divBdr>
            <w:top w:val="none" w:sz="0" w:space="0" w:color="auto"/>
            <w:left w:val="none" w:sz="0" w:space="0" w:color="auto"/>
            <w:bottom w:val="none" w:sz="0" w:space="0" w:color="auto"/>
            <w:right w:val="none" w:sz="0" w:space="0" w:color="auto"/>
          </w:divBdr>
        </w:div>
        <w:div w:id="1133980652">
          <w:marLeft w:val="640"/>
          <w:marRight w:val="0"/>
          <w:marTop w:val="0"/>
          <w:marBottom w:val="0"/>
          <w:divBdr>
            <w:top w:val="none" w:sz="0" w:space="0" w:color="auto"/>
            <w:left w:val="none" w:sz="0" w:space="0" w:color="auto"/>
            <w:bottom w:val="none" w:sz="0" w:space="0" w:color="auto"/>
            <w:right w:val="none" w:sz="0" w:space="0" w:color="auto"/>
          </w:divBdr>
        </w:div>
        <w:div w:id="805270979">
          <w:marLeft w:val="640"/>
          <w:marRight w:val="0"/>
          <w:marTop w:val="0"/>
          <w:marBottom w:val="0"/>
          <w:divBdr>
            <w:top w:val="none" w:sz="0" w:space="0" w:color="auto"/>
            <w:left w:val="none" w:sz="0" w:space="0" w:color="auto"/>
            <w:bottom w:val="none" w:sz="0" w:space="0" w:color="auto"/>
            <w:right w:val="none" w:sz="0" w:space="0" w:color="auto"/>
          </w:divBdr>
        </w:div>
        <w:div w:id="1414354721">
          <w:marLeft w:val="640"/>
          <w:marRight w:val="0"/>
          <w:marTop w:val="0"/>
          <w:marBottom w:val="0"/>
          <w:divBdr>
            <w:top w:val="none" w:sz="0" w:space="0" w:color="auto"/>
            <w:left w:val="none" w:sz="0" w:space="0" w:color="auto"/>
            <w:bottom w:val="none" w:sz="0" w:space="0" w:color="auto"/>
            <w:right w:val="none" w:sz="0" w:space="0" w:color="auto"/>
          </w:divBdr>
        </w:div>
        <w:div w:id="953247611">
          <w:marLeft w:val="640"/>
          <w:marRight w:val="0"/>
          <w:marTop w:val="0"/>
          <w:marBottom w:val="0"/>
          <w:divBdr>
            <w:top w:val="none" w:sz="0" w:space="0" w:color="auto"/>
            <w:left w:val="none" w:sz="0" w:space="0" w:color="auto"/>
            <w:bottom w:val="none" w:sz="0" w:space="0" w:color="auto"/>
            <w:right w:val="none" w:sz="0" w:space="0" w:color="auto"/>
          </w:divBdr>
        </w:div>
        <w:div w:id="1654484010">
          <w:marLeft w:val="640"/>
          <w:marRight w:val="0"/>
          <w:marTop w:val="0"/>
          <w:marBottom w:val="0"/>
          <w:divBdr>
            <w:top w:val="none" w:sz="0" w:space="0" w:color="auto"/>
            <w:left w:val="none" w:sz="0" w:space="0" w:color="auto"/>
            <w:bottom w:val="none" w:sz="0" w:space="0" w:color="auto"/>
            <w:right w:val="none" w:sz="0" w:space="0" w:color="auto"/>
          </w:divBdr>
        </w:div>
        <w:div w:id="944388947">
          <w:marLeft w:val="640"/>
          <w:marRight w:val="0"/>
          <w:marTop w:val="0"/>
          <w:marBottom w:val="0"/>
          <w:divBdr>
            <w:top w:val="none" w:sz="0" w:space="0" w:color="auto"/>
            <w:left w:val="none" w:sz="0" w:space="0" w:color="auto"/>
            <w:bottom w:val="none" w:sz="0" w:space="0" w:color="auto"/>
            <w:right w:val="none" w:sz="0" w:space="0" w:color="auto"/>
          </w:divBdr>
        </w:div>
        <w:div w:id="550656860">
          <w:marLeft w:val="640"/>
          <w:marRight w:val="0"/>
          <w:marTop w:val="0"/>
          <w:marBottom w:val="0"/>
          <w:divBdr>
            <w:top w:val="none" w:sz="0" w:space="0" w:color="auto"/>
            <w:left w:val="none" w:sz="0" w:space="0" w:color="auto"/>
            <w:bottom w:val="none" w:sz="0" w:space="0" w:color="auto"/>
            <w:right w:val="none" w:sz="0" w:space="0" w:color="auto"/>
          </w:divBdr>
        </w:div>
        <w:div w:id="1267350013">
          <w:marLeft w:val="640"/>
          <w:marRight w:val="0"/>
          <w:marTop w:val="0"/>
          <w:marBottom w:val="0"/>
          <w:divBdr>
            <w:top w:val="none" w:sz="0" w:space="0" w:color="auto"/>
            <w:left w:val="none" w:sz="0" w:space="0" w:color="auto"/>
            <w:bottom w:val="none" w:sz="0" w:space="0" w:color="auto"/>
            <w:right w:val="none" w:sz="0" w:space="0" w:color="auto"/>
          </w:divBdr>
        </w:div>
        <w:div w:id="1165705694">
          <w:marLeft w:val="640"/>
          <w:marRight w:val="0"/>
          <w:marTop w:val="0"/>
          <w:marBottom w:val="0"/>
          <w:divBdr>
            <w:top w:val="none" w:sz="0" w:space="0" w:color="auto"/>
            <w:left w:val="none" w:sz="0" w:space="0" w:color="auto"/>
            <w:bottom w:val="none" w:sz="0" w:space="0" w:color="auto"/>
            <w:right w:val="none" w:sz="0" w:space="0" w:color="auto"/>
          </w:divBdr>
        </w:div>
        <w:div w:id="507712722">
          <w:marLeft w:val="640"/>
          <w:marRight w:val="0"/>
          <w:marTop w:val="0"/>
          <w:marBottom w:val="0"/>
          <w:divBdr>
            <w:top w:val="none" w:sz="0" w:space="0" w:color="auto"/>
            <w:left w:val="none" w:sz="0" w:space="0" w:color="auto"/>
            <w:bottom w:val="none" w:sz="0" w:space="0" w:color="auto"/>
            <w:right w:val="none" w:sz="0" w:space="0" w:color="auto"/>
          </w:divBdr>
        </w:div>
        <w:div w:id="1252927164">
          <w:marLeft w:val="640"/>
          <w:marRight w:val="0"/>
          <w:marTop w:val="0"/>
          <w:marBottom w:val="0"/>
          <w:divBdr>
            <w:top w:val="none" w:sz="0" w:space="0" w:color="auto"/>
            <w:left w:val="none" w:sz="0" w:space="0" w:color="auto"/>
            <w:bottom w:val="none" w:sz="0" w:space="0" w:color="auto"/>
            <w:right w:val="none" w:sz="0" w:space="0" w:color="auto"/>
          </w:divBdr>
        </w:div>
        <w:div w:id="1951158772">
          <w:marLeft w:val="640"/>
          <w:marRight w:val="0"/>
          <w:marTop w:val="0"/>
          <w:marBottom w:val="0"/>
          <w:divBdr>
            <w:top w:val="none" w:sz="0" w:space="0" w:color="auto"/>
            <w:left w:val="none" w:sz="0" w:space="0" w:color="auto"/>
            <w:bottom w:val="none" w:sz="0" w:space="0" w:color="auto"/>
            <w:right w:val="none" w:sz="0" w:space="0" w:color="auto"/>
          </w:divBdr>
        </w:div>
        <w:div w:id="1897355970">
          <w:marLeft w:val="640"/>
          <w:marRight w:val="0"/>
          <w:marTop w:val="0"/>
          <w:marBottom w:val="0"/>
          <w:divBdr>
            <w:top w:val="none" w:sz="0" w:space="0" w:color="auto"/>
            <w:left w:val="none" w:sz="0" w:space="0" w:color="auto"/>
            <w:bottom w:val="none" w:sz="0" w:space="0" w:color="auto"/>
            <w:right w:val="none" w:sz="0" w:space="0" w:color="auto"/>
          </w:divBdr>
        </w:div>
        <w:div w:id="1268194463">
          <w:marLeft w:val="640"/>
          <w:marRight w:val="0"/>
          <w:marTop w:val="0"/>
          <w:marBottom w:val="0"/>
          <w:divBdr>
            <w:top w:val="none" w:sz="0" w:space="0" w:color="auto"/>
            <w:left w:val="none" w:sz="0" w:space="0" w:color="auto"/>
            <w:bottom w:val="none" w:sz="0" w:space="0" w:color="auto"/>
            <w:right w:val="none" w:sz="0" w:space="0" w:color="auto"/>
          </w:divBdr>
        </w:div>
        <w:div w:id="1376198150">
          <w:marLeft w:val="640"/>
          <w:marRight w:val="0"/>
          <w:marTop w:val="0"/>
          <w:marBottom w:val="0"/>
          <w:divBdr>
            <w:top w:val="none" w:sz="0" w:space="0" w:color="auto"/>
            <w:left w:val="none" w:sz="0" w:space="0" w:color="auto"/>
            <w:bottom w:val="none" w:sz="0" w:space="0" w:color="auto"/>
            <w:right w:val="none" w:sz="0" w:space="0" w:color="auto"/>
          </w:divBdr>
        </w:div>
        <w:div w:id="427581394">
          <w:marLeft w:val="640"/>
          <w:marRight w:val="0"/>
          <w:marTop w:val="0"/>
          <w:marBottom w:val="0"/>
          <w:divBdr>
            <w:top w:val="none" w:sz="0" w:space="0" w:color="auto"/>
            <w:left w:val="none" w:sz="0" w:space="0" w:color="auto"/>
            <w:bottom w:val="none" w:sz="0" w:space="0" w:color="auto"/>
            <w:right w:val="none" w:sz="0" w:space="0" w:color="auto"/>
          </w:divBdr>
        </w:div>
        <w:div w:id="1464732624">
          <w:marLeft w:val="640"/>
          <w:marRight w:val="0"/>
          <w:marTop w:val="0"/>
          <w:marBottom w:val="0"/>
          <w:divBdr>
            <w:top w:val="none" w:sz="0" w:space="0" w:color="auto"/>
            <w:left w:val="none" w:sz="0" w:space="0" w:color="auto"/>
            <w:bottom w:val="none" w:sz="0" w:space="0" w:color="auto"/>
            <w:right w:val="none" w:sz="0" w:space="0" w:color="auto"/>
          </w:divBdr>
        </w:div>
        <w:div w:id="537663989">
          <w:marLeft w:val="640"/>
          <w:marRight w:val="0"/>
          <w:marTop w:val="0"/>
          <w:marBottom w:val="0"/>
          <w:divBdr>
            <w:top w:val="none" w:sz="0" w:space="0" w:color="auto"/>
            <w:left w:val="none" w:sz="0" w:space="0" w:color="auto"/>
            <w:bottom w:val="none" w:sz="0" w:space="0" w:color="auto"/>
            <w:right w:val="none" w:sz="0" w:space="0" w:color="auto"/>
          </w:divBdr>
        </w:div>
        <w:div w:id="30307997">
          <w:marLeft w:val="640"/>
          <w:marRight w:val="0"/>
          <w:marTop w:val="0"/>
          <w:marBottom w:val="0"/>
          <w:divBdr>
            <w:top w:val="none" w:sz="0" w:space="0" w:color="auto"/>
            <w:left w:val="none" w:sz="0" w:space="0" w:color="auto"/>
            <w:bottom w:val="none" w:sz="0" w:space="0" w:color="auto"/>
            <w:right w:val="none" w:sz="0" w:space="0" w:color="auto"/>
          </w:divBdr>
        </w:div>
        <w:div w:id="1865243091">
          <w:marLeft w:val="640"/>
          <w:marRight w:val="0"/>
          <w:marTop w:val="0"/>
          <w:marBottom w:val="0"/>
          <w:divBdr>
            <w:top w:val="none" w:sz="0" w:space="0" w:color="auto"/>
            <w:left w:val="none" w:sz="0" w:space="0" w:color="auto"/>
            <w:bottom w:val="none" w:sz="0" w:space="0" w:color="auto"/>
            <w:right w:val="none" w:sz="0" w:space="0" w:color="auto"/>
          </w:divBdr>
        </w:div>
        <w:div w:id="1869756059">
          <w:marLeft w:val="640"/>
          <w:marRight w:val="0"/>
          <w:marTop w:val="0"/>
          <w:marBottom w:val="0"/>
          <w:divBdr>
            <w:top w:val="none" w:sz="0" w:space="0" w:color="auto"/>
            <w:left w:val="none" w:sz="0" w:space="0" w:color="auto"/>
            <w:bottom w:val="none" w:sz="0" w:space="0" w:color="auto"/>
            <w:right w:val="none" w:sz="0" w:space="0" w:color="auto"/>
          </w:divBdr>
        </w:div>
        <w:div w:id="1793668553">
          <w:marLeft w:val="640"/>
          <w:marRight w:val="0"/>
          <w:marTop w:val="0"/>
          <w:marBottom w:val="0"/>
          <w:divBdr>
            <w:top w:val="none" w:sz="0" w:space="0" w:color="auto"/>
            <w:left w:val="none" w:sz="0" w:space="0" w:color="auto"/>
            <w:bottom w:val="none" w:sz="0" w:space="0" w:color="auto"/>
            <w:right w:val="none" w:sz="0" w:space="0" w:color="auto"/>
          </w:divBdr>
        </w:div>
        <w:div w:id="1899589638">
          <w:marLeft w:val="640"/>
          <w:marRight w:val="0"/>
          <w:marTop w:val="0"/>
          <w:marBottom w:val="0"/>
          <w:divBdr>
            <w:top w:val="none" w:sz="0" w:space="0" w:color="auto"/>
            <w:left w:val="none" w:sz="0" w:space="0" w:color="auto"/>
            <w:bottom w:val="none" w:sz="0" w:space="0" w:color="auto"/>
            <w:right w:val="none" w:sz="0" w:space="0" w:color="auto"/>
          </w:divBdr>
        </w:div>
        <w:div w:id="1766615312">
          <w:marLeft w:val="640"/>
          <w:marRight w:val="0"/>
          <w:marTop w:val="0"/>
          <w:marBottom w:val="0"/>
          <w:divBdr>
            <w:top w:val="none" w:sz="0" w:space="0" w:color="auto"/>
            <w:left w:val="none" w:sz="0" w:space="0" w:color="auto"/>
            <w:bottom w:val="none" w:sz="0" w:space="0" w:color="auto"/>
            <w:right w:val="none" w:sz="0" w:space="0" w:color="auto"/>
          </w:divBdr>
        </w:div>
        <w:div w:id="1466120340">
          <w:marLeft w:val="640"/>
          <w:marRight w:val="0"/>
          <w:marTop w:val="0"/>
          <w:marBottom w:val="0"/>
          <w:divBdr>
            <w:top w:val="none" w:sz="0" w:space="0" w:color="auto"/>
            <w:left w:val="none" w:sz="0" w:space="0" w:color="auto"/>
            <w:bottom w:val="none" w:sz="0" w:space="0" w:color="auto"/>
            <w:right w:val="none" w:sz="0" w:space="0" w:color="auto"/>
          </w:divBdr>
        </w:div>
        <w:div w:id="1500150789">
          <w:marLeft w:val="640"/>
          <w:marRight w:val="0"/>
          <w:marTop w:val="0"/>
          <w:marBottom w:val="0"/>
          <w:divBdr>
            <w:top w:val="none" w:sz="0" w:space="0" w:color="auto"/>
            <w:left w:val="none" w:sz="0" w:space="0" w:color="auto"/>
            <w:bottom w:val="none" w:sz="0" w:space="0" w:color="auto"/>
            <w:right w:val="none" w:sz="0" w:space="0" w:color="auto"/>
          </w:divBdr>
        </w:div>
        <w:div w:id="1765690509">
          <w:marLeft w:val="640"/>
          <w:marRight w:val="0"/>
          <w:marTop w:val="0"/>
          <w:marBottom w:val="0"/>
          <w:divBdr>
            <w:top w:val="none" w:sz="0" w:space="0" w:color="auto"/>
            <w:left w:val="none" w:sz="0" w:space="0" w:color="auto"/>
            <w:bottom w:val="none" w:sz="0" w:space="0" w:color="auto"/>
            <w:right w:val="none" w:sz="0" w:space="0" w:color="auto"/>
          </w:divBdr>
        </w:div>
        <w:div w:id="836574304">
          <w:marLeft w:val="640"/>
          <w:marRight w:val="0"/>
          <w:marTop w:val="0"/>
          <w:marBottom w:val="0"/>
          <w:divBdr>
            <w:top w:val="none" w:sz="0" w:space="0" w:color="auto"/>
            <w:left w:val="none" w:sz="0" w:space="0" w:color="auto"/>
            <w:bottom w:val="none" w:sz="0" w:space="0" w:color="auto"/>
            <w:right w:val="none" w:sz="0" w:space="0" w:color="auto"/>
          </w:divBdr>
        </w:div>
        <w:div w:id="464392382">
          <w:marLeft w:val="640"/>
          <w:marRight w:val="0"/>
          <w:marTop w:val="0"/>
          <w:marBottom w:val="0"/>
          <w:divBdr>
            <w:top w:val="none" w:sz="0" w:space="0" w:color="auto"/>
            <w:left w:val="none" w:sz="0" w:space="0" w:color="auto"/>
            <w:bottom w:val="none" w:sz="0" w:space="0" w:color="auto"/>
            <w:right w:val="none" w:sz="0" w:space="0" w:color="auto"/>
          </w:divBdr>
        </w:div>
        <w:div w:id="1695422423">
          <w:marLeft w:val="640"/>
          <w:marRight w:val="0"/>
          <w:marTop w:val="0"/>
          <w:marBottom w:val="0"/>
          <w:divBdr>
            <w:top w:val="none" w:sz="0" w:space="0" w:color="auto"/>
            <w:left w:val="none" w:sz="0" w:space="0" w:color="auto"/>
            <w:bottom w:val="none" w:sz="0" w:space="0" w:color="auto"/>
            <w:right w:val="none" w:sz="0" w:space="0" w:color="auto"/>
          </w:divBdr>
        </w:div>
      </w:divsChild>
    </w:div>
    <w:div w:id="167647553">
      <w:bodyDiv w:val="1"/>
      <w:marLeft w:val="0"/>
      <w:marRight w:val="0"/>
      <w:marTop w:val="0"/>
      <w:marBottom w:val="0"/>
      <w:divBdr>
        <w:top w:val="none" w:sz="0" w:space="0" w:color="auto"/>
        <w:left w:val="none" w:sz="0" w:space="0" w:color="auto"/>
        <w:bottom w:val="none" w:sz="0" w:space="0" w:color="auto"/>
        <w:right w:val="none" w:sz="0" w:space="0" w:color="auto"/>
      </w:divBdr>
      <w:divsChild>
        <w:div w:id="982201011">
          <w:marLeft w:val="640"/>
          <w:marRight w:val="0"/>
          <w:marTop w:val="0"/>
          <w:marBottom w:val="0"/>
          <w:divBdr>
            <w:top w:val="none" w:sz="0" w:space="0" w:color="auto"/>
            <w:left w:val="none" w:sz="0" w:space="0" w:color="auto"/>
            <w:bottom w:val="none" w:sz="0" w:space="0" w:color="auto"/>
            <w:right w:val="none" w:sz="0" w:space="0" w:color="auto"/>
          </w:divBdr>
        </w:div>
        <w:div w:id="1077096568">
          <w:marLeft w:val="640"/>
          <w:marRight w:val="0"/>
          <w:marTop w:val="0"/>
          <w:marBottom w:val="0"/>
          <w:divBdr>
            <w:top w:val="none" w:sz="0" w:space="0" w:color="auto"/>
            <w:left w:val="none" w:sz="0" w:space="0" w:color="auto"/>
            <w:bottom w:val="none" w:sz="0" w:space="0" w:color="auto"/>
            <w:right w:val="none" w:sz="0" w:space="0" w:color="auto"/>
          </w:divBdr>
        </w:div>
        <w:div w:id="1615676002">
          <w:marLeft w:val="640"/>
          <w:marRight w:val="0"/>
          <w:marTop w:val="0"/>
          <w:marBottom w:val="0"/>
          <w:divBdr>
            <w:top w:val="none" w:sz="0" w:space="0" w:color="auto"/>
            <w:left w:val="none" w:sz="0" w:space="0" w:color="auto"/>
            <w:bottom w:val="none" w:sz="0" w:space="0" w:color="auto"/>
            <w:right w:val="none" w:sz="0" w:space="0" w:color="auto"/>
          </w:divBdr>
        </w:div>
        <w:div w:id="658968048">
          <w:marLeft w:val="640"/>
          <w:marRight w:val="0"/>
          <w:marTop w:val="0"/>
          <w:marBottom w:val="0"/>
          <w:divBdr>
            <w:top w:val="none" w:sz="0" w:space="0" w:color="auto"/>
            <w:left w:val="none" w:sz="0" w:space="0" w:color="auto"/>
            <w:bottom w:val="none" w:sz="0" w:space="0" w:color="auto"/>
            <w:right w:val="none" w:sz="0" w:space="0" w:color="auto"/>
          </w:divBdr>
        </w:div>
        <w:div w:id="1596285247">
          <w:marLeft w:val="640"/>
          <w:marRight w:val="0"/>
          <w:marTop w:val="0"/>
          <w:marBottom w:val="0"/>
          <w:divBdr>
            <w:top w:val="none" w:sz="0" w:space="0" w:color="auto"/>
            <w:left w:val="none" w:sz="0" w:space="0" w:color="auto"/>
            <w:bottom w:val="none" w:sz="0" w:space="0" w:color="auto"/>
            <w:right w:val="none" w:sz="0" w:space="0" w:color="auto"/>
          </w:divBdr>
        </w:div>
        <w:div w:id="198125670">
          <w:marLeft w:val="640"/>
          <w:marRight w:val="0"/>
          <w:marTop w:val="0"/>
          <w:marBottom w:val="0"/>
          <w:divBdr>
            <w:top w:val="none" w:sz="0" w:space="0" w:color="auto"/>
            <w:left w:val="none" w:sz="0" w:space="0" w:color="auto"/>
            <w:bottom w:val="none" w:sz="0" w:space="0" w:color="auto"/>
            <w:right w:val="none" w:sz="0" w:space="0" w:color="auto"/>
          </w:divBdr>
        </w:div>
        <w:div w:id="763309119">
          <w:marLeft w:val="640"/>
          <w:marRight w:val="0"/>
          <w:marTop w:val="0"/>
          <w:marBottom w:val="0"/>
          <w:divBdr>
            <w:top w:val="none" w:sz="0" w:space="0" w:color="auto"/>
            <w:left w:val="none" w:sz="0" w:space="0" w:color="auto"/>
            <w:bottom w:val="none" w:sz="0" w:space="0" w:color="auto"/>
            <w:right w:val="none" w:sz="0" w:space="0" w:color="auto"/>
          </w:divBdr>
        </w:div>
        <w:div w:id="1633707320">
          <w:marLeft w:val="640"/>
          <w:marRight w:val="0"/>
          <w:marTop w:val="0"/>
          <w:marBottom w:val="0"/>
          <w:divBdr>
            <w:top w:val="none" w:sz="0" w:space="0" w:color="auto"/>
            <w:left w:val="none" w:sz="0" w:space="0" w:color="auto"/>
            <w:bottom w:val="none" w:sz="0" w:space="0" w:color="auto"/>
            <w:right w:val="none" w:sz="0" w:space="0" w:color="auto"/>
          </w:divBdr>
        </w:div>
        <w:div w:id="1950039979">
          <w:marLeft w:val="640"/>
          <w:marRight w:val="0"/>
          <w:marTop w:val="0"/>
          <w:marBottom w:val="0"/>
          <w:divBdr>
            <w:top w:val="none" w:sz="0" w:space="0" w:color="auto"/>
            <w:left w:val="none" w:sz="0" w:space="0" w:color="auto"/>
            <w:bottom w:val="none" w:sz="0" w:space="0" w:color="auto"/>
            <w:right w:val="none" w:sz="0" w:space="0" w:color="auto"/>
          </w:divBdr>
        </w:div>
        <w:div w:id="1568997810">
          <w:marLeft w:val="640"/>
          <w:marRight w:val="0"/>
          <w:marTop w:val="0"/>
          <w:marBottom w:val="0"/>
          <w:divBdr>
            <w:top w:val="none" w:sz="0" w:space="0" w:color="auto"/>
            <w:left w:val="none" w:sz="0" w:space="0" w:color="auto"/>
            <w:bottom w:val="none" w:sz="0" w:space="0" w:color="auto"/>
            <w:right w:val="none" w:sz="0" w:space="0" w:color="auto"/>
          </w:divBdr>
        </w:div>
        <w:div w:id="946157281">
          <w:marLeft w:val="640"/>
          <w:marRight w:val="0"/>
          <w:marTop w:val="0"/>
          <w:marBottom w:val="0"/>
          <w:divBdr>
            <w:top w:val="none" w:sz="0" w:space="0" w:color="auto"/>
            <w:left w:val="none" w:sz="0" w:space="0" w:color="auto"/>
            <w:bottom w:val="none" w:sz="0" w:space="0" w:color="auto"/>
            <w:right w:val="none" w:sz="0" w:space="0" w:color="auto"/>
          </w:divBdr>
        </w:div>
        <w:div w:id="2131706492">
          <w:marLeft w:val="640"/>
          <w:marRight w:val="0"/>
          <w:marTop w:val="0"/>
          <w:marBottom w:val="0"/>
          <w:divBdr>
            <w:top w:val="none" w:sz="0" w:space="0" w:color="auto"/>
            <w:left w:val="none" w:sz="0" w:space="0" w:color="auto"/>
            <w:bottom w:val="none" w:sz="0" w:space="0" w:color="auto"/>
            <w:right w:val="none" w:sz="0" w:space="0" w:color="auto"/>
          </w:divBdr>
        </w:div>
        <w:div w:id="1842429246">
          <w:marLeft w:val="640"/>
          <w:marRight w:val="0"/>
          <w:marTop w:val="0"/>
          <w:marBottom w:val="0"/>
          <w:divBdr>
            <w:top w:val="none" w:sz="0" w:space="0" w:color="auto"/>
            <w:left w:val="none" w:sz="0" w:space="0" w:color="auto"/>
            <w:bottom w:val="none" w:sz="0" w:space="0" w:color="auto"/>
            <w:right w:val="none" w:sz="0" w:space="0" w:color="auto"/>
          </w:divBdr>
        </w:div>
        <w:div w:id="139536867">
          <w:marLeft w:val="640"/>
          <w:marRight w:val="0"/>
          <w:marTop w:val="0"/>
          <w:marBottom w:val="0"/>
          <w:divBdr>
            <w:top w:val="none" w:sz="0" w:space="0" w:color="auto"/>
            <w:left w:val="none" w:sz="0" w:space="0" w:color="auto"/>
            <w:bottom w:val="none" w:sz="0" w:space="0" w:color="auto"/>
            <w:right w:val="none" w:sz="0" w:space="0" w:color="auto"/>
          </w:divBdr>
        </w:div>
        <w:div w:id="1967008636">
          <w:marLeft w:val="640"/>
          <w:marRight w:val="0"/>
          <w:marTop w:val="0"/>
          <w:marBottom w:val="0"/>
          <w:divBdr>
            <w:top w:val="none" w:sz="0" w:space="0" w:color="auto"/>
            <w:left w:val="none" w:sz="0" w:space="0" w:color="auto"/>
            <w:bottom w:val="none" w:sz="0" w:space="0" w:color="auto"/>
            <w:right w:val="none" w:sz="0" w:space="0" w:color="auto"/>
          </w:divBdr>
        </w:div>
        <w:div w:id="730999897">
          <w:marLeft w:val="640"/>
          <w:marRight w:val="0"/>
          <w:marTop w:val="0"/>
          <w:marBottom w:val="0"/>
          <w:divBdr>
            <w:top w:val="none" w:sz="0" w:space="0" w:color="auto"/>
            <w:left w:val="none" w:sz="0" w:space="0" w:color="auto"/>
            <w:bottom w:val="none" w:sz="0" w:space="0" w:color="auto"/>
            <w:right w:val="none" w:sz="0" w:space="0" w:color="auto"/>
          </w:divBdr>
        </w:div>
        <w:div w:id="1635254447">
          <w:marLeft w:val="640"/>
          <w:marRight w:val="0"/>
          <w:marTop w:val="0"/>
          <w:marBottom w:val="0"/>
          <w:divBdr>
            <w:top w:val="none" w:sz="0" w:space="0" w:color="auto"/>
            <w:left w:val="none" w:sz="0" w:space="0" w:color="auto"/>
            <w:bottom w:val="none" w:sz="0" w:space="0" w:color="auto"/>
            <w:right w:val="none" w:sz="0" w:space="0" w:color="auto"/>
          </w:divBdr>
        </w:div>
        <w:div w:id="146677863">
          <w:marLeft w:val="640"/>
          <w:marRight w:val="0"/>
          <w:marTop w:val="0"/>
          <w:marBottom w:val="0"/>
          <w:divBdr>
            <w:top w:val="none" w:sz="0" w:space="0" w:color="auto"/>
            <w:left w:val="none" w:sz="0" w:space="0" w:color="auto"/>
            <w:bottom w:val="none" w:sz="0" w:space="0" w:color="auto"/>
            <w:right w:val="none" w:sz="0" w:space="0" w:color="auto"/>
          </w:divBdr>
        </w:div>
        <w:div w:id="265961285">
          <w:marLeft w:val="640"/>
          <w:marRight w:val="0"/>
          <w:marTop w:val="0"/>
          <w:marBottom w:val="0"/>
          <w:divBdr>
            <w:top w:val="none" w:sz="0" w:space="0" w:color="auto"/>
            <w:left w:val="none" w:sz="0" w:space="0" w:color="auto"/>
            <w:bottom w:val="none" w:sz="0" w:space="0" w:color="auto"/>
            <w:right w:val="none" w:sz="0" w:space="0" w:color="auto"/>
          </w:divBdr>
        </w:div>
        <w:div w:id="2104377563">
          <w:marLeft w:val="640"/>
          <w:marRight w:val="0"/>
          <w:marTop w:val="0"/>
          <w:marBottom w:val="0"/>
          <w:divBdr>
            <w:top w:val="none" w:sz="0" w:space="0" w:color="auto"/>
            <w:left w:val="none" w:sz="0" w:space="0" w:color="auto"/>
            <w:bottom w:val="none" w:sz="0" w:space="0" w:color="auto"/>
            <w:right w:val="none" w:sz="0" w:space="0" w:color="auto"/>
          </w:divBdr>
        </w:div>
        <w:div w:id="1438023577">
          <w:marLeft w:val="640"/>
          <w:marRight w:val="0"/>
          <w:marTop w:val="0"/>
          <w:marBottom w:val="0"/>
          <w:divBdr>
            <w:top w:val="none" w:sz="0" w:space="0" w:color="auto"/>
            <w:left w:val="none" w:sz="0" w:space="0" w:color="auto"/>
            <w:bottom w:val="none" w:sz="0" w:space="0" w:color="auto"/>
            <w:right w:val="none" w:sz="0" w:space="0" w:color="auto"/>
          </w:divBdr>
        </w:div>
        <w:div w:id="804080118">
          <w:marLeft w:val="640"/>
          <w:marRight w:val="0"/>
          <w:marTop w:val="0"/>
          <w:marBottom w:val="0"/>
          <w:divBdr>
            <w:top w:val="none" w:sz="0" w:space="0" w:color="auto"/>
            <w:left w:val="none" w:sz="0" w:space="0" w:color="auto"/>
            <w:bottom w:val="none" w:sz="0" w:space="0" w:color="auto"/>
            <w:right w:val="none" w:sz="0" w:space="0" w:color="auto"/>
          </w:divBdr>
        </w:div>
        <w:div w:id="1659722563">
          <w:marLeft w:val="640"/>
          <w:marRight w:val="0"/>
          <w:marTop w:val="0"/>
          <w:marBottom w:val="0"/>
          <w:divBdr>
            <w:top w:val="none" w:sz="0" w:space="0" w:color="auto"/>
            <w:left w:val="none" w:sz="0" w:space="0" w:color="auto"/>
            <w:bottom w:val="none" w:sz="0" w:space="0" w:color="auto"/>
            <w:right w:val="none" w:sz="0" w:space="0" w:color="auto"/>
          </w:divBdr>
        </w:div>
        <w:div w:id="425419184">
          <w:marLeft w:val="640"/>
          <w:marRight w:val="0"/>
          <w:marTop w:val="0"/>
          <w:marBottom w:val="0"/>
          <w:divBdr>
            <w:top w:val="none" w:sz="0" w:space="0" w:color="auto"/>
            <w:left w:val="none" w:sz="0" w:space="0" w:color="auto"/>
            <w:bottom w:val="none" w:sz="0" w:space="0" w:color="auto"/>
            <w:right w:val="none" w:sz="0" w:space="0" w:color="auto"/>
          </w:divBdr>
        </w:div>
        <w:div w:id="850804501">
          <w:marLeft w:val="640"/>
          <w:marRight w:val="0"/>
          <w:marTop w:val="0"/>
          <w:marBottom w:val="0"/>
          <w:divBdr>
            <w:top w:val="none" w:sz="0" w:space="0" w:color="auto"/>
            <w:left w:val="none" w:sz="0" w:space="0" w:color="auto"/>
            <w:bottom w:val="none" w:sz="0" w:space="0" w:color="auto"/>
            <w:right w:val="none" w:sz="0" w:space="0" w:color="auto"/>
          </w:divBdr>
        </w:div>
        <w:div w:id="743648833">
          <w:marLeft w:val="640"/>
          <w:marRight w:val="0"/>
          <w:marTop w:val="0"/>
          <w:marBottom w:val="0"/>
          <w:divBdr>
            <w:top w:val="none" w:sz="0" w:space="0" w:color="auto"/>
            <w:left w:val="none" w:sz="0" w:space="0" w:color="auto"/>
            <w:bottom w:val="none" w:sz="0" w:space="0" w:color="auto"/>
            <w:right w:val="none" w:sz="0" w:space="0" w:color="auto"/>
          </w:divBdr>
        </w:div>
        <w:div w:id="169413878">
          <w:marLeft w:val="640"/>
          <w:marRight w:val="0"/>
          <w:marTop w:val="0"/>
          <w:marBottom w:val="0"/>
          <w:divBdr>
            <w:top w:val="none" w:sz="0" w:space="0" w:color="auto"/>
            <w:left w:val="none" w:sz="0" w:space="0" w:color="auto"/>
            <w:bottom w:val="none" w:sz="0" w:space="0" w:color="auto"/>
            <w:right w:val="none" w:sz="0" w:space="0" w:color="auto"/>
          </w:divBdr>
        </w:div>
        <w:div w:id="1987201473">
          <w:marLeft w:val="640"/>
          <w:marRight w:val="0"/>
          <w:marTop w:val="0"/>
          <w:marBottom w:val="0"/>
          <w:divBdr>
            <w:top w:val="none" w:sz="0" w:space="0" w:color="auto"/>
            <w:left w:val="none" w:sz="0" w:space="0" w:color="auto"/>
            <w:bottom w:val="none" w:sz="0" w:space="0" w:color="auto"/>
            <w:right w:val="none" w:sz="0" w:space="0" w:color="auto"/>
          </w:divBdr>
        </w:div>
        <w:div w:id="2011370456">
          <w:marLeft w:val="640"/>
          <w:marRight w:val="0"/>
          <w:marTop w:val="0"/>
          <w:marBottom w:val="0"/>
          <w:divBdr>
            <w:top w:val="none" w:sz="0" w:space="0" w:color="auto"/>
            <w:left w:val="none" w:sz="0" w:space="0" w:color="auto"/>
            <w:bottom w:val="none" w:sz="0" w:space="0" w:color="auto"/>
            <w:right w:val="none" w:sz="0" w:space="0" w:color="auto"/>
          </w:divBdr>
        </w:div>
        <w:div w:id="667944131">
          <w:marLeft w:val="640"/>
          <w:marRight w:val="0"/>
          <w:marTop w:val="0"/>
          <w:marBottom w:val="0"/>
          <w:divBdr>
            <w:top w:val="none" w:sz="0" w:space="0" w:color="auto"/>
            <w:left w:val="none" w:sz="0" w:space="0" w:color="auto"/>
            <w:bottom w:val="none" w:sz="0" w:space="0" w:color="auto"/>
            <w:right w:val="none" w:sz="0" w:space="0" w:color="auto"/>
          </w:divBdr>
        </w:div>
        <w:div w:id="590547098">
          <w:marLeft w:val="640"/>
          <w:marRight w:val="0"/>
          <w:marTop w:val="0"/>
          <w:marBottom w:val="0"/>
          <w:divBdr>
            <w:top w:val="none" w:sz="0" w:space="0" w:color="auto"/>
            <w:left w:val="none" w:sz="0" w:space="0" w:color="auto"/>
            <w:bottom w:val="none" w:sz="0" w:space="0" w:color="auto"/>
            <w:right w:val="none" w:sz="0" w:space="0" w:color="auto"/>
          </w:divBdr>
        </w:div>
        <w:div w:id="855927881">
          <w:marLeft w:val="640"/>
          <w:marRight w:val="0"/>
          <w:marTop w:val="0"/>
          <w:marBottom w:val="0"/>
          <w:divBdr>
            <w:top w:val="none" w:sz="0" w:space="0" w:color="auto"/>
            <w:left w:val="none" w:sz="0" w:space="0" w:color="auto"/>
            <w:bottom w:val="none" w:sz="0" w:space="0" w:color="auto"/>
            <w:right w:val="none" w:sz="0" w:space="0" w:color="auto"/>
          </w:divBdr>
        </w:div>
        <w:div w:id="193346230">
          <w:marLeft w:val="640"/>
          <w:marRight w:val="0"/>
          <w:marTop w:val="0"/>
          <w:marBottom w:val="0"/>
          <w:divBdr>
            <w:top w:val="none" w:sz="0" w:space="0" w:color="auto"/>
            <w:left w:val="none" w:sz="0" w:space="0" w:color="auto"/>
            <w:bottom w:val="none" w:sz="0" w:space="0" w:color="auto"/>
            <w:right w:val="none" w:sz="0" w:space="0" w:color="auto"/>
          </w:divBdr>
        </w:div>
        <w:div w:id="370107555">
          <w:marLeft w:val="640"/>
          <w:marRight w:val="0"/>
          <w:marTop w:val="0"/>
          <w:marBottom w:val="0"/>
          <w:divBdr>
            <w:top w:val="none" w:sz="0" w:space="0" w:color="auto"/>
            <w:left w:val="none" w:sz="0" w:space="0" w:color="auto"/>
            <w:bottom w:val="none" w:sz="0" w:space="0" w:color="auto"/>
            <w:right w:val="none" w:sz="0" w:space="0" w:color="auto"/>
          </w:divBdr>
        </w:div>
        <w:div w:id="1484201504">
          <w:marLeft w:val="640"/>
          <w:marRight w:val="0"/>
          <w:marTop w:val="0"/>
          <w:marBottom w:val="0"/>
          <w:divBdr>
            <w:top w:val="none" w:sz="0" w:space="0" w:color="auto"/>
            <w:left w:val="none" w:sz="0" w:space="0" w:color="auto"/>
            <w:bottom w:val="none" w:sz="0" w:space="0" w:color="auto"/>
            <w:right w:val="none" w:sz="0" w:space="0" w:color="auto"/>
          </w:divBdr>
        </w:div>
        <w:div w:id="940600461">
          <w:marLeft w:val="640"/>
          <w:marRight w:val="0"/>
          <w:marTop w:val="0"/>
          <w:marBottom w:val="0"/>
          <w:divBdr>
            <w:top w:val="none" w:sz="0" w:space="0" w:color="auto"/>
            <w:left w:val="none" w:sz="0" w:space="0" w:color="auto"/>
            <w:bottom w:val="none" w:sz="0" w:space="0" w:color="auto"/>
            <w:right w:val="none" w:sz="0" w:space="0" w:color="auto"/>
          </w:divBdr>
        </w:div>
        <w:div w:id="626548819">
          <w:marLeft w:val="640"/>
          <w:marRight w:val="0"/>
          <w:marTop w:val="0"/>
          <w:marBottom w:val="0"/>
          <w:divBdr>
            <w:top w:val="none" w:sz="0" w:space="0" w:color="auto"/>
            <w:left w:val="none" w:sz="0" w:space="0" w:color="auto"/>
            <w:bottom w:val="none" w:sz="0" w:space="0" w:color="auto"/>
            <w:right w:val="none" w:sz="0" w:space="0" w:color="auto"/>
          </w:divBdr>
        </w:div>
        <w:div w:id="1512990364">
          <w:marLeft w:val="640"/>
          <w:marRight w:val="0"/>
          <w:marTop w:val="0"/>
          <w:marBottom w:val="0"/>
          <w:divBdr>
            <w:top w:val="none" w:sz="0" w:space="0" w:color="auto"/>
            <w:left w:val="none" w:sz="0" w:space="0" w:color="auto"/>
            <w:bottom w:val="none" w:sz="0" w:space="0" w:color="auto"/>
            <w:right w:val="none" w:sz="0" w:space="0" w:color="auto"/>
          </w:divBdr>
        </w:div>
        <w:div w:id="1657298795">
          <w:marLeft w:val="640"/>
          <w:marRight w:val="0"/>
          <w:marTop w:val="0"/>
          <w:marBottom w:val="0"/>
          <w:divBdr>
            <w:top w:val="none" w:sz="0" w:space="0" w:color="auto"/>
            <w:left w:val="none" w:sz="0" w:space="0" w:color="auto"/>
            <w:bottom w:val="none" w:sz="0" w:space="0" w:color="auto"/>
            <w:right w:val="none" w:sz="0" w:space="0" w:color="auto"/>
          </w:divBdr>
        </w:div>
      </w:divsChild>
    </w:div>
    <w:div w:id="169688487">
      <w:bodyDiv w:val="1"/>
      <w:marLeft w:val="0"/>
      <w:marRight w:val="0"/>
      <w:marTop w:val="0"/>
      <w:marBottom w:val="0"/>
      <w:divBdr>
        <w:top w:val="none" w:sz="0" w:space="0" w:color="auto"/>
        <w:left w:val="none" w:sz="0" w:space="0" w:color="auto"/>
        <w:bottom w:val="none" w:sz="0" w:space="0" w:color="auto"/>
        <w:right w:val="none" w:sz="0" w:space="0" w:color="auto"/>
      </w:divBdr>
      <w:divsChild>
        <w:div w:id="2038774203">
          <w:marLeft w:val="640"/>
          <w:marRight w:val="0"/>
          <w:marTop w:val="0"/>
          <w:marBottom w:val="0"/>
          <w:divBdr>
            <w:top w:val="none" w:sz="0" w:space="0" w:color="auto"/>
            <w:left w:val="none" w:sz="0" w:space="0" w:color="auto"/>
            <w:bottom w:val="none" w:sz="0" w:space="0" w:color="auto"/>
            <w:right w:val="none" w:sz="0" w:space="0" w:color="auto"/>
          </w:divBdr>
        </w:div>
        <w:div w:id="129978029">
          <w:marLeft w:val="640"/>
          <w:marRight w:val="0"/>
          <w:marTop w:val="0"/>
          <w:marBottom w:val="0"/>
          <w:divBdr>
            <w:top w:val="none" w:sz="0" w:space="0" w:color="auto"/>
            <w:left w:val="none" w:sz="0" w:space="0" w:color="auto"/>
            <w:bottom w:val="none" w:sz="0" w:space="0" w:color="auto"/>
            <w:right w:val="none" w:sz="0" w:space="0" w:color="auto"/>
          </w:divBdr>
        </w:div>
        <w:div w:id="812454636">
          <w:marLeft w:val="640"/>
          <w:marRight w:val="0"/>
          <w:marTop w:val="0"/>
          <w:marBottom w:val="0"/>
          <w:divBdr>
            <w:top w:val="none" w:sz="0" w:space="0" w:color="auto"/>
            <w:left w:val="none" w:sz="0" w:space="0" w:color="auto"/>
            <w:bottom w:val="none" w:sz="0" w:space="0" w:color="auto"/>
            <w:right w:val="none" w:sz="0" w:space="0" w:color="auto"/>
          </w:divBdr>
        </w:div>
        <w:div w:id="821308307">
          <w:marLeft w:val="640"/>
          <w:marRight w:val="0"/>
          <w:marTop w:val="0"/>
          <w:marBottom w:val="0"/>
          <w:divBdr>
            <w:top w:val="none" w:sz="0" w:space="0" w:color="auto"/>
            <w:left w:val="none" w:sz="0" w:space="0" w:color="auto"/>
            <w:bottom w:val="none" w:sz="0" w:space="0" w:color="auto"/>
            <w:right w:val="none" w:sz="0" w:space="0" w:color="auto"/>
          </w:divBdr>
        </w:div>
        <w:div w:id="1654873356">
          <w:marLeft w:val="640"/>
          <w:marRight w:val="0"/>
          <w:marTop w:val="0"/>
          <w:marBottom w:val="0"/>
          <w:divBdr>
            <w:top w:val="none" w:sz="0" w:space="0" w:color="auto"/>
            <w:left w:val="none" w:sz="0" w:space="0" w:color="auto"/>
            <w:bottom w:val="none" w:sz="0" w:space="0" w:color="auto"/>
            <w:right w:val="none" w:sz="0" w:space="0" w:color="auto"/>
          </w:divBdr>
        </w:div>
        <w:div w:id="1529641323">
          <w:marLeft w:val="640"/>
          <w:marRight w:val="0"/>
          <w:marTop w:val="0"/>
          <w:marBottom w:val="0"/>
          <w:divBdr>
            <w:top w:val="none" w:sz="0" w:space="0" w:color="auto"/>
            <w:left w:val="none" w:sz="0" w:space="0" w:color="auto"/>
            <w:bottom w:val="none" w:sz="0" w:space="0" w:color="auto"/>
            <w:right w:val="none" w:sz="0" w:space="0" w:color="auto"/>
          </w:divBdr>
        </w:div>
        <w:div w:id="767849477">
          <w:marLeft w:val="640"/>
          <w:marRight w:val="0"/>
          <w:marTop w:val="0"/>
          <w:marBottom w:val="0"/>
          <w:divBdr>
            <w:top w:val="none" w:sz="0" w:space="0" w:color="auto"/>
            <w:left w:val="none" w:sz="0" w:space="0" w:color="auto"/>
            <w:bottom w:val="none" w:sz="0" w:space="0" w:color="auto"/>
            <w:right w:val="none" w:sz="0" w:space="0" w:color="auto"/>
          </w:divBdr>
        </w:div>
        <w:div w:id="45953795">
          <w:marLeft w:val="640"/>
          <w:marRight w:val="0"/>
          <w:marTop w:val="0"/>
          <w:marBottom w:val="0"/>
          <w:divBdr>
            <w:top w:val="none" w:sz="0" w:space="0" w:color="auto"/>
            <w:left w:val="none" w:sz="0" w:space="0" w:color="auto"/>
            <w:bottom w:val="none" w:sz="0" w:space="0" w:color="auto"/>
            <w:right w:val="none" w:sz="0" w:space="0" w:color="auto"/>
          </w:divBdr>
        </w:div>
        <w:div w:id="496308301">
          <w:marLeft w:val="640"/>
          <w:marRight w:val="0"/>
          <w:marTop w:val="0"/>
          <w:marBottom w:val="0"/>
          <w:divBdr>
            <w:top w:val="none" w:sz="0" w:space="0" w:color="auto"/>
            <w:left w:val="none" w:sz="0" w:space="0" w:color="auto"/>
            <w:bottom w:val="none" w:sz="0" w:space="0" w:color="auto"/>
            <w:right w:val="none" w:sz="0" w:space="0" w:color="auto"/>
          </w:divBdr>
        </w:div>
        <w:div w:id="671299324">
          <w:marLeft w:val="640"/>
          <w:marRight w:val="0"/>
          <w:marTop w:val="0"/>
          <w:marBottom w:val="0"/>
          <w:divBdr>
            <w:top w:val="none" w:sz="0" w:space="0" w:color="auto"/>
            <w:left w:val="none" w:sz="0" w:space="0" w:color="auto"/>
            <w:bottom w:val="none" w:sz="0" w:space="0" w:color="auto"/>
            <w:right w:val="none" w:sz="0" w:space="0" w:color="auto"/>
          </w:divBdr>
        </w:div>
        <w:div w:id="1065645066">
          <w:marLeft w:val="640"/>
          <w:marRight w:val="0"/>
          <w:marTop w:val="0"/>
          <w:marBottom w:val="0"/>
          <w:divBdr>
            <w:top w:val="none" w:sz="0" w:space="0" w:color="auto"/>
            <w:left w:val="none" w:sz="0" w:space="0" w:color="auto"/>
            <w:bottom w:val="none" w:sz="0" w:space="0" w:color="auto"/>
            <w:right w:val="none" w:sz="0" w:space="0" w:color="auto"/>
          </w:divBdr>
        </w:div>
        <w:div w:id="1750930274">
          <w:marLeft w:val="640"/>
          <w:marRight w:val="0"/>
          <w:marTop w:val="0"/>
          <w:marBottom w:val="0"/>
          <w:divBdr>
            <w:top w:val="none" w:sz="0" w:space="0" w:color="auto"/>
            <w:left w:val="none" w:sz="0" w:space="0" w:color="auto"/>
            <w:bottom w:val="none" w:sz="0" w:space="0" w:color="auto"/>
            <w:right w:val="none" w:sz="0" w:space="0" w:color="auto"/>
          </w:divBdr>
        </w:div>
        <w:div w:id="894857927">
          <w:marLeft w:val="640"/>
          <w:marRight w:val="0"/>
          <w:marTop w:val="0"/>
          <w:marBottom w:val="0"/>
          <w:divBdr>
            <w:top w:val="none" w:sz="0" w:space="0" w:color="auto"/>
            <w:left w:val="none" w:sz="0" w:space="0" w:color="auto"/>
            <w:bottom w:val="none" w:sz="0" w:space="0" w:color="auto"/>
            <w:right w:val="none" w:sz="0" w:space="0" w:color="auto"/>
          </w:divBdr>
        </w:div>
        <w:div w:id="1622953081">
          <w:marLeft w:val="640"/>
          <w:marRight w:val="0"/>
          <w:marTop w:val="0"/>
          <w:marBottom w:val="0"/>
          <w:divBdr>
            <w:top w:val="none" w:sz="0" w:space="0" w:color="auto"/>
            <w:left w:val="none" w:sz="0" w:space="0" w:color="auto"/>
            <w:bottom w:val="none" w:sz="0" w:space="0" w:color="auto"/>
            <w:right w:val="none" w:sz="0" w:space="0" w:color="auto"/>
          </w:divBdr>
        </w:div>
        <w:div w:id="1566722710">
          <w:marLeft w:val="640"/>
          <w:marRight w:val="0"/>
          <w:marTop w:val="0"/>
          <w:marBottom w:val="0"/>
          <w:divBdr>
            <w:top w:val="none" w:sz="0" w:space="0" w:color="auto"/>
            <w:left w:val="none" w:sz="0" w:space="0" w:color="auto"/>
            <w:bottom w:val="none" w:sz="0" w:space="0" w:color="auto"/>
            <w:right w:val="none" w:sz="0" w:space="0" w:color="auto"/>
          </w:divBdr>
        </w:div>
        <w:div w:id="1906524852">
          <w:marLeft w:val="640"/>
          <w:marRight w:val="0"/>
          <w:marTop w:val="0"/>
          <w:marBottom w:val="0"/>
          <w:divBdr>
            <w:top w:val="none" w:sz="0" w:space="0" w:color="auto"/>
            <w:left w:val="none" w:sz="0" w:space="0" w:color="auto"/>
            <w:bottom w:val="none" w:sz="0" w:space="0" w:color="auto"/>
            <w:right w:val="none" w:sz="0" w:space="0" w:color="auto"/>
          </w:divBdr>
        </w:div>
        <w:div w:id="2090030946">
          <w:marLeft w:val="640"/>
          <w:marRight w:val="0"/>
          <w:marTop w:val="0"/>
          <w:marBottom w:val="0"/>
          <w:divBdr>
            <w:top w:val="none" w:sz="0" w:space="0" w:color="auto"/>
            <w:left w:val="none" w:sz="0" w:space="0" w:color="auto"/>
            <w:bottom w:val="none" w:sz="0" w:space="0" w:color="auto"/>
            <w:right w:val="none" w:sz="0" w:space="0" w:color="auto"/>
          </w:divBdr>
        </w:div>
        <w:div w:id="604457888">
          <w:marLeft w:val="640"/>
          <w:marRight w:val="0"/>
          <w:marTop w:val="0"/>
          <w:marBottom w:val="0"/>
          <w:divBdr>
            <w:top w:val="none" w:sz="0" w:space="0" w:color="auto"/>
            <w:left w:val="none" w:sz="0" w:space="0" w:color="auto"/>
            <w:bottom w:val="none" w:sz="0" w:space="0" w:color="auto"/>
            <w:right w:val="none" w:sz="0" w:space="0" w:color="auto"/>
          </w:divBdr>
        </w:div>
        <w:div w:id="1943872697">
          <w:marLeft w:val="640"/>
          <w:marRight w:val="0"/>
          <w:marTop w:val="0"/>
          <w:marBottom w:val="0"/>
          <w:divBdr>
            <w:top w:val="none" w:sz="0" w:space="0" w:color="auto"/>
            <w:left w:val="none" w:sz="0" w:space="0" w:color="auto"/>
            <w:bottom w:val="none" w:sz="0" w:space="0" w:color="auto"/>
            <w:right w:val="none" w:sz="0" w:space="0" w:color="auto"/>
          </w:divBdr>
        </w:div>
        <w:div w:id="124083958">
          <w:marLeft w:val="640"/>
          <w:marRight w:val="0"/>
          <w:marTop w:val="0"/>
          <w:marBottom w:val="0"/>
          <w:divBdr>
            <w:top w:val="none" w:sz="0" w:space="0" w:color="auto"/>
            <w:left w:val="none" w:sz="0" w:space="0" w:color="auto"/>
            <w:bottom w:val="none" w:sz="0" w:space="0" w:color="auto"/>
            <w:right w:val="none" w:sz="0" w:space="0" w:color="auto"/>
          </w:divBdr>
        </w:div>
        <w:div w:id="1261911431">
          <w:marLeft w:val="640"/>
          <w:marRight w:val="0"/>
          <w:marTop w:val="0"/>
          <w:marBottom w:val="0"/>
          <w:divBdr>
            <w:top w:val="none" w:sz="0" w:space="0" w:color="auto"/>
            <w:left w:val="none" w:sz="0" w:space="0" w:color="auto"/>
            <w:bottom w:val="none" w:sz="0" w:space="0" w:color="auto"/>
            <w:right w:val="none" w:sz="0" w:space="0" w:color="auto"/>
          </w:divBdr>
        </w:div>
        <w:div w:id="1159073512">
          <w:marLeft w:val="640"/>
          <w:marRight w:val="0"/>
          <w:marTop w:val="0"/>
          <w:marBottom w:val="0"/>
          <w:divBdr>
            <w:top w:val="none" w:sz="0" w:space="0" w:color="auto"/>
            <w:left w:val="none" w:sz="0" w:space="0" w:color="auto"/>
            <w:bottom w:val="none" w:sz="0" w:space="0" w:color="auto"/>
            <w:right w:val="none" w:sz="0" w:space="0" w:color="auto"/>
          </w:divBdr>
        </w:div>
        <w:div w:id="918902062">
          <w:marLeft w:val="640"/>
          <w:marRight w:val="0"/>
          <w:marTop w:val="0"/>
          <w:marBottom w:val="0"/>
          <w:divBdr>
            <w:top w:val="none" w:sz="0" w:space="0" w:color="auto"/>
            <w:left w:val="none" w:sz="0" w:space="0" w:color="auto"/>
            <w:bottom w:val="none" w:sz="0" w:space="0" w:color="auto"/>
            <w:right w:val="none" w:sz="0" w:space="0" w:color="auto"/>
          </w:divBdr>
        </w:div>
        <w:div w:id="952517722">
          <w:marLeft w:val="640"/>
          <w:marRight w:val="0"/>
          <w:marTop w:val="0"/>
          <w:marBottom w:val="0"/>
          <w:divBdr>
            <w:top w:val="none" w:sz="0" w:space="0" w:color="auto"/>
            <w:left w:val="none" w:sz="0" w:space="0" w:color="auto"/>
            <w:bottom w:val="none" w:sz="0" w:space="0" w:color="auto"/>
            <w:right w:val="none" w:sz="0" w:space="0" w:color="auto"/>
          </w:divBdr>
        </w:div>
        <w:div w:id="1042708620">
          <w:marLeft w:val="640"/>
          <w:marRight w:val="0"/>
          <w:marTop w:val="0"/>
          <w:marBottom w:val="0"/>
          <w:divBdr>
            <w:top w:val="none" w:sz="0" w:space="0" w:color="auto"/>
            <w:left w:val="none" w:sz="0" w:space="0" w:color="auto"/>
            <w:bottom w:val="none" w:sz="0" w:space="0" w:color="auto"/>
            <w:right w:val="none" w:sz="0" w:space="0" w:color="auto"/>
          </w:divBdr>
        </w:div>
        <w:div w:id="1126463504">
          <w:marLeft w:val="640"/>
          <w:marRight w:val="0"/>
          <w:marTop w:val="0"/>
          <w:marBottom w:val="0"/>
          <w:divBdr>
            <w:top w:val="none" w:sz="0" w:space="0" w:color="auto"/>
            <w:left w:val="none" w:sz="0" w:space="0" w:color="auto"/>
            <w:bottom w:val="none" w:sz="0" w:space="0" w:color="auto"/>
            <w:right w:val="none" w:sz="0" w:space="0" w:color="auto"/>
          </w:divBdr>
        </w:div>
        <w:div w:id="1865485238">
          <w:marLeft w:val="640"/>
          <w:marRight w:val="0"/>
          <w:marTop w:val="0"/>
          <w:marBottom w:val="0"/>
          <w:divBdr>
            <w:top w:val="none" w:sz="0" w:space="0" w:color="auto"/>
            <w:left w:val="none" w:sz="0" w:space="0" w:color="auto"/>
            <w:bottom w:val="none" w:sz="0" w:space="0" w:color="auto"/>
            <w:right w:val="none" w:sz="0" w:space="0" w:color="auto"/>
          </w:divBdr>
        </w:div>
        <w:div w:id="1056704005">
          <w:marLeft w:val="640"/>
          <w:marRight w:val="0"/>
          <w:marTop w:val="0"/>
          <w:marBottom w:val="0"/>
          <w:divBdr>
            <w:top w:val="none" w:sz="0" w:space="0" w:color="auto"/>
            <w:left w:val="none" w:sz="0" w:space="0" w:color="auto"/>
            <w:bottom w:val="none" w:sz="0" w:space="0" w:color="auto"/>
            <w:right w:val="none" w:sz="0" w:space="0" w:color="auto"/>
          </w:divBdr>
        </w:div>
        <w:div w:id="184561280">
          <w:marLeft w:val="640"/>
          <w:marRight w:val="0"/>
          <w:marTop w:val="0"/>
          <w:marBottom w:val="0"/>
          <w:divBdr>
            <w:top w:val="none" w:sz="0" w:space="0" w:color="auto"/>
            <w:left w:val="none" w:sz="0" w:space="0" w:color="auto"/>
            <w:bottom w:val="none" w:sz="0" w:space="0" w:color="auto"/>
            <w:right w:val="none" w:sz="0" w:space="0" w:color="auto"/>
          </w:divBdr>
        </w:div>
        <w:div w:id="1159613937">
          <w:marLeft w:val="640"/>
          <w:marRight w:val="0"/>
          <w:marTop w:val="0"/>
          <w:marBottom w:val="0"/>
          <w:divBdr>
            <w:top w:val="none" w:sz="0" w:space="0" w:color="auto"/>
            <w:left w:val="none" w:sz="0" w:space="0" w:color="auto"/>
            <w:bottom w:val="none" w:sz="0" w:space="0" w:color="auto"/>
            <w:right w:val="none" w:sz="0" w:space="0" w:color="auto"/>
          </w:divBdr>
        </w:div>
        <w:div w:id="1875069860">
          <w:marLeft w:val="640"/>
          <w:marRight w:val="0"/>
          <w:marTop w:val="0"/>
          <w:marBottom w:val="0"/>
          <w:divBdr>
            <w:top w:val="none" w:sz="0" w:space="0" w:color="auto"/>
            <w:left w:val="none" w:sz="0" w:space="0" w:color="auto"/>
            <w:bottom w:val="none" w:sz="0" w:space="0" w:color="auto"/>
            <w:right w:val="none" w:sz="0" w:space="0" w:color="auto"/>
          </w:divBdr>
        </w:div>
        <w:div w:id="154032517">
          <w:marLeft w:val="640"/>
          <w:marRight w:val="0"/>
          <w:marTop w:val="0"/>
          <w:marBottom w:val="0"/>
          <w:divBdr>
            <w:top w:val="none" w:sz="0" w:space="0" w:color="auto"/>
            <w:left w:val="none" w:sz="0" w:space="0" w:color="auto"/>
            <w:bottom w:val="none" w:sz="0" w:space="0" w:color="auto"/>
            <w:right w:val="none" w:sz="0" w:space="0" w:color="auto"/>
          </w:divBdr>
        </w:div>
        <w:div w:id="785541643">
          <w:marLeft w:val="640"/>
          <w:marRight w:val="0"/>
          <w:marTop w:val="0"/>
          <w:marBottom w:val="0"/>
          <w:divBdr>
            <w:top w:val="none" w:sz="0" w:space="0" w:color="auto"/>
            <w:left w:val="none" w:sz="0" w:space="0" w:color="auto"/>
            <w:bottom w:val="none" w:sz="0" w:space="0" w:color="auto"/>
            <w:right w:val="none" w:sz="0" w:space="0" w:color="auto"/>
          </w:divBdr>
        </w:div>
        <w:div w:id="1277179354">
          <w:marLeft w:val="640"/>
          <w:marRight w:val="0"/>
          <w:marTop w:val="0"/>
          <w:marBottom w:val="0"/>
          <w:divBdr>
            <w:top w:val="none" w:sz="0" w:space="0" w:color="auto"/>
            <w:left w:val="none" w:sz="0" w:space="0" w:color="auto"/>
            <w:bottom w:val="none" w:sz="0" w:space="0" w:color="auto"/>
            <w:right w:val="none" w:sz="0" w:space="0" w:color="auto"/>
          </w:divBdr>
        </w:div>
        <w:div w:id="882063319">
          <w:marLeft w:val="640"/>
          <w:marRight w:val="0"/>
          <w:marTop w:val="0"/>
          <w:marBottom w:val="0"/>
          <w:divBdr>
            <w:top w:val="none" w:sz="0" w:space="0" w:color="auto"/>
            <w:left w:val="none" w:sz="0" w:space="0" w:color="auto"/>
            <w:bottom w:val="none" w:sz="0" w:space="0" w:color="auto"/>
            <w:right w:val="none" w:sz="0" w:space="0" w:color="auto"/>
          </w:divBdr>
        </w:div>
        <w:div w:id="1146318270">
          <w:marLeft w:val="640"/>
          <w:marRight w:val="0"/>
          <w:marTop w:val="0"/>
          <w:marBottom w:val="0"/>
          <w:divBdr>
            <w:top w:val="none" w:sz="0" w:space="0" w:color="auto"/>
            <w:left w:val="none" w:sz="0" w:space="0" w:color="auto"/>
            <w:bottom w:val="none" w:sz="0" w:space="0" w:color="auto"/>
            <w:right w:val="none" w:sz="0" w:space="0" w:color="auto"/>
          </w:divBdr>
        </w:div>
        <w:div w:id="1105886233">
          <w:marLeft w:val="640"/>
          <w:marRight w:val="0"/>
          <w:marTop w:val="0"/>
          <w:marBottom w:val="0"/>
          <w:divBdr>
            <w:top w:val="none" w:sz="0" w:space="0" w:color="auto"/>
            <w:left w:val="none" w:sz="0" w:space="0" w:color="auto"/>
            <w:bottom w:val="none" w:sz="0" w:space="0" w:color="auto"/>
            <w:right w:val="none" w:sz="0" w:space="0" w:color="auto"/>
          </w:divBdr>
        </w:div>
      </w:divsChild>
    </w:div>
    <w:div w:id="174342868">
      <w:bodyDiv w:val="1"/>
      <w:marLeft w:val="0"/>
      <w:marRight w:val="0"/>
      <w:marTop w:val="0"/>
      <w:marBottom w:val="0"/>
      <w:divBdr>
        <w:top w:val="none" w:sz="0" w:space="0" w:color="auto"/>
        <w:left w:val="none" w:sz="0" w:space="0" w:color="auto"/>
        <w:bottom w:val="none" w:sz="0" w:space="0" w:color="auto"/>
        <w:right w:val="none" w:sz="0" w:space="0" w:color="auto"/>
      </w:divBdr>
      <w:divsChild>
        <w:div w:id="571164673">
          <w:marLeft w:val="640"/>
          <w:marRight w:val="0"/>
          <w:marTop w:val="0"/>
          <w:marBottom w:val="0"/>
          <w:divBdr>
            <w:top w:val="none" w:sz="0" w:space="0" w:color="auto"/>
            <w:left w:val="none" w:sz="0" w:space="0" w:color="auto"/>
            <w:bottom w:val="none" w:sz="0" w:space="0" w:color="auto"/>
            <w:right w:val="none" w:sz="0" w:space="0" w:color="auto"/>
          </w:divBdr>
        </w:div>
        <w:div w:id="1493376879">
          <w:marLeft w:val="640"/>
          <w:marRight w:val="0"/>
          <w:marTop w:val="0"/>
          <w:marBottom w:val="0"/>
          <w:divBdr>
            <w:top w:val="none" w:sz="0" w:space="0" w:color="auto"/>
            <w:left w:val="none" w:sz="0" w:space="0" w:color="auto"/>
            <w:bottom w:val="none" w:sz="0" w:space="0" w:color="auto"/>
            <w:right w:val="none" w:sz="0" w:space="0" w:color="auto"/>
          </w:divBdr>
        </w:div>
        <w:div w:id="462819806">
          <w:marLeft w:val="640"/>
          <w:marRight w:val="0"/>
          <w:marTop w:val="0"/>
          <w:marBottom w:val="0"/>
          <w:divBdr>
            <w:top w:val="none" w:sz="0" w:space="0" w:color="auto"/>
            <w:left w:val="none" w:sz="0" w:space="0" w:color="auto"/>
            <w:bottom w:val="none" w:sz="0" w:space="0" w:color="auto"/>
            <w:right w:val="none" w:sz="0" w:space="0" w:color="auto"/>
          </w:divBdr>
        </w:div>
        <w:div w:id="1391148190">
          <w:marLeft w:val="640"/>
          <w:marRight w:val="0"/>
          <w:marTop w:val="0"/>
          <w:marBottom w:val="0"/>
          <w:divBdr>
            <w:top w:val="none" w:sz="0" w:space="0" w:color="auto"/>
            <w:left w:val="none" w:sz="0" w:space="0" w:color="auto"/>
            <w:bottom w:val="none" w:sz="0" w:space="0" w:color="auto"/>
            <w:right w:val="none" w:sz="0" w:space="0" w:color="auto"/>
          </w:divBdr>
        </w:div>
        <w:div w:id="711661774">
          <w:marLeft w:val="640"/>
          <w:marRight w:val="0"/>
          <w:marTop w:val="0"/>
          <w:marBottom w:val="0"/>
          <w:divBdr>
            <w:top w:val="none" w:sz="0" w:space="0" w:color="auto"/>
            <w:left w:val="none" w:sz="0" w:space="0" w:color="auto"/>
            <w:bottom w:val="none" w:sz="0" w:space="0" w:color="auto"/>
            <w:right w:val="none" w:sz="0" w:space="0" w:color="auto"/>
          </w:divBdr>
        </w:div>
        <w:div w:id="1813985005">
          <w:marLeft w:val="640"/>
          <w:marRight w:val="0"/>
          <w:marTop w:val="0"/>
          <w:marBottom w:val="0"/>
          <w:divBdr>
            <w:top w:val="none" w:sz="0" w:space="0" w:color="auto"/>
            <w:left w:val="none" w:sz="0" w:space="0" w:color="auto"/>
            <w:bottom w:val="none" w:sz="0" w:space="0" w:color="auto"/>
            <w:right w:val="none" w:sz="0" w:space="0" w:color="auto"/>
          </w:divBdr>
        </w:div>
        <w:div w:id="1354188852">
          <w:marLeft w:val="640"/>
          <w:marRight w:val="0"/>
          <w:marTop w:val="0"/>
          <w:marBottom w:val="0"/>
          <w:divBdr>
            <w:top w:val="none" w:sz="0" w:space="0" w:color="auto"/>
            <w:left w:val="none" w:sz="0" w:space="0" w:color="auto"/>
            <w:bottom w:val="none" w:sz="0" w:space="0" w:color="auto"/>
            <w:right w:val="none" w:sz="0" w:space="0" w:color="auto"/>
          </w:divBdr>
        </w:div>
        <w:div w:id="1610577377">
          <w:marLeft w:val="640"/>
          <w:marRight w:val="0"/>
          <w:marTop w:val="0"/>
          <w:marBottom w:val="0"/>
          <w:divBdr>
            <w:top w:val="none" w:sz="0" w:space="0" w:color="auto"/>
            <w:left w:val="none" w:sz="0" w:space="0" w:color="auto"/>
            <w:bottom w:val="none" w:sz="0" w:space="0" w:color="auto"/>
            <w:right w:val="none" w:sz="0" w:space="0" w:color="auto"/>
          </w:divBdr>
        </w:div>
        <w:div w:id="640186799">
          <w:marLeft w:val="640"/>
          <w:marRight w:val="0"/>
          <w:marTop w:val="0"/>
          <w:marBottom w:val="0"/>
          <w:divBdr>
            <w:top w:val="none" w:sz="0" w:space="0" w:color="auto"/>
            <w:left w:val="none" w:sz="0" w:space="0" w:color="auto"/>
            <w:bottom w:val="none" w:sz="0" w:space="0" w:color="auto"/>
            <w:right w:val="none" w:sz="0" w:space="0" w:color="auto"/>
          </w:divBdr>
        </w:div>
        <w:div w:id="2057776479">
          <w:marLeft w:val="640"/>
          <w:marRight w:val="0"/>
          <w:marTop w:val="0"/>
          <w:marBottom w:val="0"/>
          <w:divBdr>
            <w:top w:val="none" w:sz="0" w:space="0" w:color="auto"/>
            <w:left w:val="none" w:sz="0" w:space="0" w:color="auto"/>
            <w:bottom w:val="none" w:sz="0" w:space="0" w:color="auto"/>
            <w:right w:val="none" w:sz="0" w:space="0" w:color="auto"/>
          </w:divBdr>
        </w:div>
        <w:div w:id="123887671">
          <w:marLeft w:val="640"/>
          <w:marRight w:val="0"/>
          <w:marTop w:val="0"/>
          <w:marBottom w:val="0"/>
          <w:divBdr>
            <w:top w:val="none" w:sz="0" w:space="0" w:color="auto"/>
            <w:left w:val="none" w:sz="0" w:space="0" w:color="auto"/>
            <w:bottom w:val="none" w:sz="0" w:space="0" w:color="auto"/>
            <w:right w:val="none" w:sz="0" w:space="0" w:color="auto"/>
          </w:divBdr>
        </w:div>
        <w:div w:id="942492152">
          <w:marLeft w:val="640"/>
          <w:marRight w:val="0"/>
          <w:marTop w:val="0"/>
          <w:marBottom w:val="0"/>
          <w:divBdr>
            <w:top w:val="none" w:sz="0" w:space="0" w:color="auto"/>
            <w:left w:val="none" w:sz="0" w:space="0" w:color="auto"/>
            <w:bottom w:val="none" w:sz="0" w:space="0" w:color="auto"/>
            <w:right w:val="none" w:sz="0" w:space="0" w:color="auto"/>
          </w:divBdr>
        </w:div>
        <w:div w:id="1294750886">
          <w:marLeft w:val="640"/>
          <w:marRight w:val="0"/>
          <w:marTop w:val="0"/>
          <w:marBottom w:val="0"/>
          <w:divBdr>
            <w:top w:val="none" w:sz="0" w:space="0" w:color="auto"/>
            <w:left w:val="none" w:sz="0" w:space="0" w:color="auto"/>
            <w:bottom w:val="none" w:sz="0" w:space="0" w:color="auto"/>
            <w:right w:val="none" w:sz="0" w:space="0" w:color="auto"/>
          </w:divBdr>
        </w:div>
        <w:div w:id="1649894650">
          <w:marLeft w:val="640"/>
          <w:marRight w:val="0"/>
          <w:marTop w:val="0"/>
          <w:marBottom w:val="0"/>
          <w:divBdr>
            <w:top w:val="none" w:sz="0" w:space="0" w:color="auto"/>
            <w:left w:val="none" w:sz="0" w:space="0" w:color="auto"/>
            <w:bottom w:val="none" w:sz="0" w:space="0" w:color="auto"/>
            <w:right w:val="none" w:sz="0" w:space="0" w:color="auto"/>
          </w:divBdr>
        </w:div>
        <w:div w:id="968704921">
          <w:marLeft w:val="640"/>
          <w:marRight w:val="0"/>
          <w:marTop w:val="0"/>
          <w:marBottom w:val="0"/>
          <w:divBdr>
            <w:top w:val="none" w:sz="0" w:space="0" w:color="auto"/>
            <w:left w:val="none" w:sz="0" w:space="0" w:color="auto"/>
            <w:bottom w:val="none" w:sz="0" w:space="0" w:color="auto"/>
            <w:right w:val="none" w:sz="0" w:space="0" w:color="auto"/>
          </w:divBdr>
        </w:div>
        <w:div w:id="1905606984">
          <w:marLeft w:val="640"/>
          <w:marRight w:val="0"/>
          <w:marTop w:val="0"/>
          <w:marBottom w:val="0"/>
          <w:divBdr>
            <w:top w:val="none" w:sz="0" w:space="0" w:color="auto"/>
            <w:left w:val="none" w:sz="0" w:space="0" w:color="auto"/>
            <w:bottom w:val="none" w:sz="0" w:space="0" w:color="auto"/>
            <w:right w:val="none" w:sz="0" w:space="0" w:color="auto"/>
          </w:divBdr>
        </w:div>
        <w:div w:id="1700472890">
          <w:marLeft w:val="640"/>
          <w:marRight w:val="0"/>
          <w:marTop w:val="0"/>
          <w:marBottom w:val="0"/>
          <w:divBdr>
            <w:top w:val="none" w:sz="0" w:space="0" w:color="auto"/>
            <w:left w:val="none" w:sz="0" w:space="0" w:color="auto"/>
            <w:bottom w:val="none" w:sz="0" w:space="0" w:color="auto"/>
            <w:right w:val="none" w:sz="0" w:space="0" w:color="auto"/>
          </w:divBdr>
        </w:div>
        <w:div w:id="1941722472">
          <w:marLeft w:val="640"/>
          <w:marRight w:val="0"/>
          <w:marTop w:val="0"/>
          <w:marBottom w:val="0"/>
          <w:divBdr>
            <w:top w:val="none" w:sz="0" w:space="0" w:color="auto"/>
            <w:left w:val="none" w:sz="0" w:space="0" w:color="auto"/>
            <w:bottom w:val="none" w:sz="0" w:space="0" w:color="auto"/>
            <w:right w:val="none" w:sz="0" w:space="0" w:color="auto"/>
          </w:divBdr>
        </w:div>
        <w:div w:id="1134984393">
          <w:marLeft w:val="640"/>
          <w:marRight w:val="0"/>
          <w:marTop w:val="0"/>
          <w:marBottom w:val="0"/>
          <w:divBdr>
            <w:top w:val="none" w:sz="0" w:space="0" w:color="auto"/>
            <w:left w:val="none" w:sz="0" w:space="0" w:color="auto"/>
            <w:bottom w:val="none" w:sz="0" w:space="0" w:color="auto"/>
            <w:right w:val="none" w:sz="0" w:space="0" w:color="auto"/>
          </w:divBdr>
        </w:div>
        <w:div w:id="447702936">
          <w:marLeft w:val="640"/>
          <w:marRight w:val="0"/>
          <w:marTop w:val="0"/>
          <w:marBottom w:val="0"/>
          <w:divBdr>
            <w:top w:val="none" w:sz="0" w:space="0" w:color="auto"/>
            <w:left w:val="none" w:sz="0" w:space="0" w:color="auto"/>
            <w:bottom w:val="none" w:sz="0" w:space="0" w:color="auto"/>
            <w:right w:val="none" w:sz="0" w:space="0" w:color="auto"/>
          </w:divBdr>
        </w:div>
        <w:div w:id="350572249">
          <w:marLeft w:val="640"/>
          <w:marRight w:val="0"/>
          <w:marTop w:val="0"/>
          <w:marBottom w:val="0"/>
          <w:divBdr>
            <w:top w:val="none" w:sz="0" w:space="0" w:color="auto"/>
            <w:left w:val="none" w:sz="0" w:space="0" w:color="auto"/>
            <w:bottom w:val="none" w:sz="0" w:space="0" w:color="auto"/>
            <w:right w:val="none" w:sz="0" w:space="0" w:color="auto"/>
          </w:divBdr>
        </w:div>
        <w:div w:id="2104573076">
          <w:marLeft w:val="640"/>
          <w:marRight w:val="0"/>
          <w:marTop w:val="0"/>
          <w:marBottom w:val="0"/>
          <w:divBdr>
            <w:top w:val="none" w:sz="0" w:space="0" w:color="auto"/>
            <w:left w:val="none" w:sz="0" w:space="0" w:color="auto"/>
            <w:bottom w:val="none" w:sz="0" w:space="0" w:color="auto"/>
            <w:right w:val="none" w:sz="0" w:space="0" w:color="auto"/>
          </w:divBdr>
        </w:div>
        <w:div w:id="2113864973">
          <w:marLeft w:val="640"/>
          <w:marRight w:val="0"/>
          <w:marTop w:val="0"/>
          <w:marBottom w:val="0"/>
          <w:divBdr>
            <w:top w:val="none" w:sz="0" w:space="0" w:color="auto"/>
            <w:left w:val="none" w:sz="0" w:space="0" w:color="auto"/>
            <w:bottom w:val="none" w:sz="0" w:space="0" w:color="auto"/>
            <w:right w:val="none" w:sz="0" w:space="0" w:color="auto"/>
          </w:divBdr>
        </w:div>
        <w:div w:id="1298148490">
          <w:marLeft w:val="640"/>
          <w:marRight w:val="0"/>
          <w:marTop w:val="0"/>
          <w:marBottom w:val="0"/>
          <w:divBdr>
            <w:top w:val="none" w:sz="0" w:space="0" w:color="auto"/>
            <w:left w:val="none" w:sz="0" w:space="0" w:color="auto"/>
            <w:bottom w:val="none" w:sz="0" w:space="0" w:color="auto"/>
            <w:right w:val="none" w:sz="0" w:space="0" w:color="auto"/>
          </w:divBdr>
        </w:div>
        <w:div w:id="11222168">
          <w:marLeft w:val="640"/>
          <w:marRight w:val="0"/>
          <w:marTop w:val="0"/>
          <w:marBottom w:val="0"/>
          <w:divBdr>
            <w:top w:val="none" w:sz="0" w:space="0" w:color="auto"/>
            <w:left w:val="none" w:sz="0" w:space="0" w:color="auto"/>
            <w:bottom w:val="none" w:sz="0" w:space="0" w:color="auto"/>
            <w:right w:val="none" w:sz="0" w:space="0" w:color="auto"/>
          </w:divBdr>
        </w:div>
        <w:div w:id="562956406">
          <w:marLeft w:val="640"/>
          <w:marRight w:val="0"/>
          <w:marTop w:val="0"/>
          <w:marBottom w:val="0"/>
          <w:divBdr>
            <w:top w:val="none" w:sz="0" w:space="0" w:color="auto"/>
            <w:left w:val="none" w:sz="0" w:space="0" w:color="auto"/>
            <w:bottom w:val="none" w:sz="0" w:space="0" w:color="auto"/>
            <w:right w:val="none" w:sz="0" w:space="0" w:color="auto"/>
          </w:divBdr>
        </w:div>
        <w:div w:id="1837843640">
          <w:marLeft w:val="640"/>
          <w:marRight w:val="0"/>
          <w:marTop w:val="0"/>
          <w:marBottom w:val="0"/>
          <w:divBdr>
            <w:top w:val="none" w:sz="0" w:space="0" w:color="auto"/>
            <w:left w:val="none" w:sz="0" w:space="0" w:color="auto"/>
            <w:bottom w:val="none" w:sz="0" w:space="0" w:color="auto"/>
            <w:right w:val="none" w:sz="0" w:space="0" w:color="auto"/>
          </w:divBdr>
        </w:div>
        <w:div w:id="949555816">
          <w:marLeft w:val="640"/>
          <w:marRight w:val="0"/>
          <w:marTop w:val="0"/>
          <w:marBottom w:val="0"/>
          <w:divBdr>
            <w:top w:val="none" w:sz="0" w:space="0" w:color="auto"/>
            <w:left w:val="none" w:sz="0" w:space="0" w:color="auto"/>
            <w:bottom w:val="none" w:sz="0" w:space="0" w:color="auto"/>
            <w:right w:val="none" w:sz="0" w:space="0" w:color="auto"/>
          </w:divBdr>
        </w:div>
        <w:div w:id="193232476">
          <w:marLeft w:val="640"/>
          <w:marRight w:val="0"/>
          <w:marTop w:val="0"/>
          <w:marBottom w:val="0"/>
          <w:divBdr>
            <w:top w:val="none" w:sz="0" w:space="0" w:color="auto"/>
            <w:left w:val="none" w:sz="0" w:space="0" w:color="auto"/>
            <w:bottom w:val="none" w:sz="0" w:space="0" w:color="auto"/>
            <w:right w:val="none" w:sz="0" w:space="0" w:color="auto"/>
          </w:divBdr>
        </w:div>
        <w:div w:id="163594015">
          <w:marLeft w:val="640"/>
          <w:marRight w:val="0"/>
          <w:marTop w:val="0"/>
          <w:marBottom w:val="0"/>
          <w:divBdr>
            <w:top w:val="none" w:sz="0" w:space="0" w:color="auto"/>
            <w:left w:val="none" w:sz="0" w:space="0" w:color="auto"/>
            <w:bottom w:val="none" w:sz="0" w:space="0" w:color="auto"/>
            <w:right w:val="none" w:sz="0" w:space="0" w:color="auto"/>
          </w:divBdr>
        </w:div>
        <w:div w:id="1053774535">
          <w:marLeft w:val="640"/>
          <w:marRight w:val="0"/>
          <w:marTop w:val="0"/>
          <w:marBottom w:val="0"/>
          <w:divBdr>
            <w:top w:val="none" w:sz="0" w:space="0" w:color="auto"/>
            <w:left w:val="none" w:sz="0" w:space="0" w:color="auto"/>
            <w:bottom w:val="none" w:sz="0" w:space="0" w:color="auto"/>
            <w:right w:val="none" w:sz="0" w:space="0" w:color="auto"/>
          </w:divBdr>
        </w:div>
        <w:div w:id="554778446">
          <w:marLeft w:val="640"/>
          <w:marRight w:val="0"/>
          <w:marTop w:val="0"/>
          <w:marBottom w:val="0"/>
          <w:divBdr>
            <w:top w:val="none" w:sz="0" w:space="0" w:color="auto"/>
            <w:left w:val="none" w:sz="0" w:space="0" w:color="auto"/>
            <w:bottom w:val="none" w:sz="0" w:space="0" w:color="auto"/>
            <w:right w:val="none" w:sz="0" w:space="0" w:color="auto"/>
          </w:divBdr>
        </w:div>
        <w:div w:id="2093118251">
          <w:marLeft w:val="640"/>
          <w:marRight w:val="0"/>
          <w:marTop w:val="0"/>
          <w:marBottom w:val="0"/>
          <w:divBdr>
            <w:top w:val="none" w:sz="0" w:space="0" w:color="auto"/>
            <w:left w:val="none" w:sz="0" w:space="0" w:color="auto"/>
            <w:bottom w:val="none" w:sz="0" w:space="0" w:color="auto"/>
            <w:right w:val="none" w:sz="0" w:space="0" w:color="auto"/>
          </w:divBdr>
        </w:div>
        <w:div w:id="702561563">
          <w:marLeft w:val="640"/>
          <w:marRight w:val="0"/>
          <w:marTop w:val="0"/>
          <w:marBottom w:val="0"/>
          <w:divBdr>
            <w:top w:val="none" w:sz="0" w:space="0" w:color="auto"/>
            <w:left w:val="none" w:sz="0" w:space="0" w:color="auto"/>
            <w:bottom w:val="none" w:sz="0" w:space="0" w:color="auto"/>
            <w:right w:val="none" w:sz="0" w:space="0" w:color="auto"/>
          </w:divBdr>
        </w:div>
        <w:div w:id="1759674300">
          <w:marLeft w:val="640"/>
          <w:marRight w:val="0"/>
          <w:marTop w:val="0"/>
          <w:marBottom w:val="0"/>
          <w:divBdr>
            <w:top w:val="none" w:sz="0" w:space="0" w:color="auto"/>
            <w:left w:val="none" w:sz="0" w:space="0" w:color="auto"/>
            <w:bottom w:val="none" w:sz="0" w:space="0" w:color="auto"/>
            <w:right w:val="none" w:sz="0" w:space="0" w:color="auto"/>
          </w:divBdr>
        </w:div>
        <w:div w:id="1297448094">
          <w:marLeft w:val="640"/>
          <w:marRight w:val="0"/>
          <w:marTop w:val="0"/>
          <w:marBottom w:val="0"/>
          <w:divBdr>
            <w:top w:val="none" w:sz="0" w:space="0" w:color="auto"/>
            <w:left w:val="none" w:sz="0" w:space="0" w:color="auto"/>
            <w:bottom w:val="none" w:sz="0" w:space="0" w:color="auto"/>
            <w:right w:val="none" w:sz="0" w:space="0" w:color="auto"/>
          </w:divBdr>
        </w:div>
        <w:div w:id="2137135129">
          <w:marLeft w:val="640"/>
          <w:marRight w:val="0"/>
          <w:marTop w:val="0"/>
          <w:marBottom w:val="0"/>
          <w:divBdr>
            <w:top w:val="none" w:sz="0" w:space="0" w:color="auto"/>
            <w:left w:val="none" w:sz="0" w:space="0" w:color="auto"/>
            <w:bottom w:val="none" w:sz="0" w:space="0" w:color="auto"/>
            <w:right w:val="none" w:sz="0" w:space="0" w:color="auto"/>
          </w:divBdr>
        </w:div>
        <w:div w:id="600794035">
          <w:marLeft w:val="640"/>
          <w:marRight w:val="0"/>
          <w:marTop w:val="0"/>
          <w:marBottom w:val="0"/>
          <w:divBdr>
            <w:top w:val="none" w:sz="0" w:space="0" w:color="auto"/>
            <w:left w:val="none" w:sz="0" w:space="0" w:color="auto"/>
            <w:bottom w:val="none" w:sz="0" w:space="0" w:color="auto"/>
            <w:right w:val="none" w:sz="0" w:space="0" w:color="auto"/>
          </w:divBdr>
        </w:div>
        <w:div w:id="1419205007">
          <w:marLeft w:val="640"/>
          <w:marRight w:val="0"/>
          <w:marTop w:val="0"/>
          <w:marBottom w:val="0"/>
          <w:divBdr>
            <w:top w:val="none" w:sz="0" w:space="0" w:color="auto"/>
            <w:left w:val="none" w:sz="0" w:space="0" w:color="auto"/>
            <w:bottom w:val="none" w:sz="0" w:space="0" w:color="auto"/>
            <w:right w:val="none" w:sz="0" w:space="0" w:color="auto"/>
          </w:divBdr>
        </w:div>
        <w:div w:id="121656495">
          <w:marLeft w:val="640"/>
          <w:marRight w:val="0"/>
          <w:marTop w:val="0"/>
          <w:marBottom w:val="0"/>
          <w:divBdr>
            <w:top w:val="none" w:sz="0" w:space="0" w:color="auto"/>
            <w:left w:val="none" w:sz="0" w:space="0" w:color="auto"/>
            <w:bottom w:val="none" w:sz="0" w:space="0" w:color="auto"/>
            <w:right w:val="none" w:sz="0" w:space="0" w:color="auto"/>
          </w:divBdr>
        </w:div>
        <w:div w:id="432748701">
          <w:marLeft w:val="640"/>
          <w:marRight w:val="0"/>
          <w:marTop w:val="0"/>
          <w:marBottom w:val="0"/>
          <w:divBdr>
            <w:top w:val="none" w:sz="0" w:space="0" w:color="auto"/>
            <w:left w:val="none" w:sz="0" w:space="0" w:color="auto"/>
            <w:bottom w:val="none" w:sz="0" w:space="0" w:color="auto"/>
            <w:right w:val="none" w:sz="0" w:space="0" w:color="auto"/>
          </w:divBdr>
        </w:div>
        <w:div w:id="62794896">
          <w:marLeft w:val="640"/>
          <w:marRight w:val="0"/>
          <w:marTop w:val="0"/>
          <w:marBottom w:val="0"/>
          <w:divBdr>
            <w:top w:val="none" w:sz="0" w:space="0" w:color="auto"/>
            <w:left w:val="none" w:sz="0" w:space="0" w:color="auto"/>
            <w:bottom w:val="none" w:sz="0" w:space="0" w:color="auto"/>
            <w:right w:val="none" w:sz="0" w:space="0" w:color="auto"/>
          </w:divBdr>
        </w:div>
        <w:div w:id="415781968">
          <w:marLeft w:val="640"/>
          <w:marRight w:val="0"/>
          <w:marTop w:val="0"/>
          <w:marBottom w:val="0"/>
          <w:divBdr>
            <w:top w:val="none" w:sz="0" w:space="0" w:color="auto"/>
            <w:left w:val="none" w:sz="0" w:space="0" w:color="auto"/>
            <w:bottom w:val="none" w:sz="0" w:space="0" w:color="auto"/>
            <w:right w:val="none" w:sz="0" w:space="0" w:color="auto"/>
          </w:divBdr>
        </w:div>
      </w:divsChild>
    </w:div>
    <w:div w:id="199049540">
      <w:bodyDiv w:val="1"/>
      <w:marLeft w:val="0"/>
      <w:marRight w:val="0"/>
      <w:marTop w:val="0"/>
      <w:marBottom w:val="0"/>
      <w:divBdr>
        <w:top w:val="none" w:sz="0" w:space="0" w:color="auto"/>
        <w:left w:val="none" w:sz="0" w:space="0" w:color="auto"/>
        <w:bottom w:val="none" w:sz="0" w:space="0" w:color="auto"/>
        <w:right w:val="none" w:sz="0" w:space="0" w:color="auto"/>
      </w:divBdr>
      <w:divsChild>
        <w:div w:id="1263493473">
          <w:marLeft w:val="640"/>
          <w:marRight w:val="0"/>
          <w:marTop w:val="0"/>
          <w:marBottom w:val="0"/>
          <w:divBdr>
            <w:top w:val="none" w:sz="0" w:space="0" w:color="auto"/>
            <w:left w:val="none" w:sz="0" w:space="0" w:color="auto"/>
            <w:bottom w:val="none" w:sz="0" w:space="0" w:color="auto"/>
            <w:right w:val="none" w:sz="0" w:space="0" w:color="auto"/>
          </w:divBdr>
        </w:div>
        <w:div w:id="1330906317">
          <w:marLeft w:val="640"/>
          <w:marRight w:val="0"/>
          <w:marTop w:val="0"/>
          <w:marBottom w:val="0"/>
          <w:divBdr>
            <w:top w:val="none" w:sz="0" w:space="0" w:color="auto"/>
            <w:left w:val="none" w:sz="0" w:space="0" w:color="auto"/>
            <w:bottom w:val="none" w:sz="0" w:space="0" w:color="auto"/>
            <w:right w:val="none" w:sz="0" w:space="0" w:color="auto"/>
          </w:divBdr>
        </w:div>
        <w:div w:id="644120156">
          <w:marLeft w:val="640"/>
          <w:marRight w:val="0"/>
          <w:marTop w:val="0"/>
          <w:marBottom w:val="0"/>
          <w:divBdr>
            <w:top w:val="none" w:sz="0" w:space="0" w:color="auto"/>
            <w:left w:val="none" w:sz="0" w:space="0" w:color="auto"/>
            <w:bottom w:val="none" w:sz="0" w:space="0" w:color="auto"/>
            <w:right w:val="none" w:sz="0" w:space="0" w:color="auto"/>
          </w:divBdr>
        </w:div>
        <w:div w:id="36399932">
          <w:marLeft w:val="640"/>
          <w:marRight w:val="0"/>
          <w:marTop w:val="0"/>
          <w:marBottom w:val="0"/>
          <w:divBdr>
            <w:top w:val="none" w:sz="0" w:space="0" w:color="auto"/>
            <w:left w:val="none" w:sz="0" w:space="0" w:color="auto"/>
            <w:bottom w:val="none" w:sz="0" w:space="0" w:color="auto"/>
            <w:right w:val="none" w:sz="0" w:space="0" w:color="auto"/>
          </w:divBdr>
        </w:div>
        <w:div w:id="496724848">
          <w:marLeft w:val="640"/>
          <w:marRight w:val="0"/>
          <w:marTop w:val="0"/>
          <w:marBottom w:val="0"/>
          <w:divBdr>
            <w:top w:val="none" w:sz="0" w:space="0" w:color="auto"/>
            <w:left w:val="none" w:sz="0" w:space="0" w:color="auto"/>
            <w:bottom w:val="none" w:sz="0" w:space="0" w:color="auto"/>
            <w:right w:val="none" w:sz="0" w:space="0" w:color="auto"/>
          </w:divBdr>
        </w:div>
        <w:div w:id="291794847">
          <w:marLeft w:val="640"/>
          <w:marRight w:val="0"/>
          <w:marTop w:val="0"/>
          <w:marBottom w:val="0"/>
          <w:divBdr>
            <w:top w:val="none" w:sz="0" w:space="0" w:color="auto"/>
            <w:left w:val="none" w:sz="0" w:space="0" w:color="auto"/>
            <w:bottom w:val="none" w:sz="0" w:space="0" w:color="auto"/>
            <w:right w:val="none" w:sz="0" w:space="0" w:color="auto"/>
          </w:divBdr>
        </w:div>
        <w:div w:id="309404508">
          <w:marLeft w:val="640"/>
          <w:marRight w:val="0"/>
          <w:marTop w:val="0"/>
          <w:marBottom w:val="0"/>
          <w:divBdr>
            <w:top w:val="none" w:sz="0" w:space="0" w:color="auto"/>
            <w:left w:val="none" w:sz="0" w:space="0" w:color="auto"/>
            <w:bottom w:val="none" w:sz="0" w:space="0" w:color="auto"/>
            <w:right w:val="none" w:sz="0" w:space="0" w:color="auto"/>
          </w:divBdr>
        </w:div>
        <w:div w:id="205531224">
          <w:marLeft w:val="640"/>
          <w:marRight w:val="0"/>
          <w:marTop w:val="0"/>
          <w:marBottom w:val="0"/>
          <w:divBdr>
            <w:top w:val="none" w:sz="0" w:space="0" w:color="auto"/>
            <w:left w:val="none" w:sz="0" w:space="0" w:color="auto"/>
            <w:bottom w:val="none" w:sz="0" w:space="0" w:color="auto"/>
            <w:right w:val="none" w:sz="0" w:space="0" w:color="auto"/>
          </w:divBdr>
        </w:div>
        <w:div w:id="953290067">
          <w:marLeft w:val="640"/>
          <w:marRight w:val="0"/>
          <w:marTop w:val="0"/>
          <w:marBottom w:val="0"/>
          <w:divBdr>
            <w:top w:val="none" w:sz="0" w:space="0" w:color="auto"/>
            <w:left w:val="none" w:sz="0" w:space="0" w:color="auto"/>
            <w:bottom w:val="none" w:sz="0" w:space="0" w:color="auto"/>
            <w:right w:val="none" w:sz="0" w:space="0" w:color="auto"/>
          </w:divBdr>
        </w:div>
        <w:div w:id="1919828409">
          <w:marLeft w:val="640"/>
          <w:marRight w:val="0"/>
          <w:marTop w:val="0"/>
          <w:marBottom w:val="0"/>
          <w:divBdr>
            <w:top w:val="none" w:sz="0" w:space="0" w:color="auto"/>
            <w:left w:val="none" w:sz="0" w:space="0" w:color="auto"/>
            <w:bottom w:val="none" w:sz="0" w:space="0" w:color="auto"/>
            <w:right w:val="none" w:sz="0" w:space="0" w:color="auto"/>
          </w:divBdr>
        </w:div>
        <w:div w:id="992560514">
          <w:marLeft w:val="640"/>
          <w:marRight w:val="0"/>
          <w:marTop w:val="0"/>
          <w:marBottom w:val="0"/>
          <w:divBdr>
            <w:top w:val="none" w:sz="0" w:space="0" w:color="auto"/>
            <w:left w:val="none" w:sz="0" w:space="0" w:color="auto"/>
            <w:bottom w:val="none" w:sz="0" w:space="0" w:color="auto"/>
            <w:right w:val="none" w:sz="0" w:space="0" w:color="auto"/>
          </w:divBdr>
        </w:div>
        <w:div w:id="1971551699">
          <w:marLeft w:val="640"/>
          <w:marRight w:val="0"/>
          <w:marTop w:val="0"/>
          <w:marBottom w:val="0"/>
          <w:divBdr>
            <w:top w:val="none" w:sz="0" w:space="0" w:color="auto"/>
            <w:left w:val="none" w:sz="0" w:space="0" w:color="auto"/>
            <w:bottom w:val="none" w:sz="0" w:space="0" w:color="auto"/>
            <w:right w:val="none" w:sz="0" w:space="0" w:color="auto"/>
          </w:divBdr>
        </w:div>
        <w:div w:id="991255394">
          <w:marLeft w:val="640"/>
          <w:marRight w:val="0"/>
          <w:marTop w:val="0"/>
          <w:marBottom w:val="0"/>
          <w:divBdr>
            <w:top w:val="none" w:sz="0" w:space="0" w:color="auto"/>
            <w:left w:val="none" w:sz="0" w:space="0" w:color="auto"/>
            <w:bottom w:val="none" w:sz="0" w:space="0" w:color="auto"/>
            <w:right w:val="none" w:sz="0" w:space="0" w:color="auto"/>
          </w:divBdr>
        </w:div>
        <w:div w:id="94248497">
          <w:marLeft w:val="640"/>
          <w:marRight w:val="0"/>
          <w:marTop w:val="0"/>
          <w:marBottom w:val="0"/>
          <w:divBdr>
            <w:top w:val="none" w:sz="0" w:space="0" w:color="auto"/>
            <w:left w:val="none" w:sz="0" w:space="0" w:color="auto"/>
            <w:bottom w:val="none" w:sz="0" w:space="0" w:color="auto"/>
            <w:right w:val="none" w:sz="0" w:space="0" w:color="auto"/>
          </w:divBdr>
        </w:div>
        <w:div w:id="31074895">
          <w:marLeft w:val="640"/>
          <w:marRight w:val="0"/>
          <w:marTop w:val="0"/>
          <w:marBottom w:val="0"/>
          <w:divBdr>
            <w:top w:val="none" w:sz="0" w:space="0" w:color="auto"/>
            <w:left w:val="none" w:sz="0" w:space="0" w:color="auto"/>
            <w:bottom w:val="none" w:sz="0" w:space="0" w:color="auto"/>
            <w:right w:val="none" w:sz="0" w:space="0" w:color="auto"/>
          </w:divBdr>
        </w:div>
        <w:div w:id="1322661322">
          <w:marLeft w:val="640"/>
          <w:marRight w:val="0"/>
          <w:marTop w:val="0"/>
          <w:marBottom w:val="0"/>
          <w:divBdr>
            <w:top w:val="none" w:sz="0" w:space="0" w:color="auto"/>
            <w:left w:val="none" w:sz="0" w:space="0" w:color="auto"/>
            <w:bottom w:val="none" w:sz="0" w:space="0" w:color="auto"/>
            <w:right w:val="none" w:sz="0" w:space="0" w:color="auto"/>
          </w:divBdr>
        </w:div>
        <w:div w:id="951478735">
          <w:marLeft w:val="640"/>
          <w:marRight w:val="0"/>
          <w:marTop w:val="0"/>
          <w:marBottom w:val="0"/>
          <w:divBdr>
            <w:top w:val="none" w:sz="0" w:space="0" w:color="auto"/>
            <w:left w:val="none" w:sz="0" w:space="0" w:color="auto"/>
            <w:bottom w:val="none" w:sz="0" w:space="0" w:color="auto"/>
            <w:right w:val="none" w:sz="0" w:space="0" w:color="auto"/>
          </w:divBdr>
        </w:div>
        <w:div w:id="1056009682">
          <w:marLeft w:val="640"/>
          <w:marRight w:val="0"/>
          <w:marTop w:val="0"/>
          <w:marBottom w:val="0"/>
          <w:divBdr>
            <w:top w:val="none" w:sz="0" w:space="0" w:color="auto"/>
            <w:left w:val="none" w:sz="0" w:space="0" w:color="auto"/>
            <w:bottom w:val="none" w:sz="0" w:space="0" w:color="auto"/>
            <w:right w:val="none" w:sz="0" w:space="0" w:color="auto"/>
          </w:divBdr>
        </w:div>
        <w:div w:id="1857386066">
          <w:marLeft w:val="640"/>
          <w:marRight w:val="0"/>
          <w:marTop w:val="0"/>
          <w:marBottom w:val="0"/>
          <w:divBdr>
            <w:top w:val="none" w:sz="0" w:space="0" w:color="auto"/>
            <w:left w:val="none" w:sz="0" w:space="0" w:color="auto"/>
            <w:bottom w:val="none" w:sz="0" w:space="0" w:color="auto"/>
            <w:right w:val="none" w:sz="0" w:space="0" w:color="auto"/>
          </w:divBdr>
        </w:div>
        <w:div w:id="1635207866">
          <w:marLeft w:val="640"/>
          <w:marRight w:val="0"/>
          <w:marTop w:val="0"/>
          <w:marBottom w:val="0"/>
          <w:divBdr>
            <w:top w:val="none" w:sz="0" w:space="0" w:color="auto"/>
            <w:left w:val="none" w:sz="0" w:space="0" w:color="auto"/>
            <w:bottom w:val="none" w:sz="0" w:space="0" w:color="auto"/>
            <w:right w:val="none" w:sz="0" w:space="0" w:color="auto"/>
          </w:divBdr>
        </w:div>
        <w:div w:id="1249852690">
          <w:marLeft w:val="640"/>
          <w:marRight w:val="0"/>
          <w:marTop w:val="0"/>
          <w:marBottom w:val="0"/>
          <w:divBdr>
            <w:top w:val="none" w:sz="0" w:space="0" w:color="auto"/>
            <w:left w:val="none" w:sz="0" w:space="0" w:color="auto"/>
            <w:bottom w:val="none" w:sz="0" w:space="0" w:color="auto"/>
            <w:right w:val="none" w:sz="0" w:space="0" w:color="auto"/>
          </w:divBdr>
        </w:div>
        <w:div w:id="119735978">
          <w:marLeft w:val="640"/>
          <w:marRight w:val="0"/>
          <w:marTop w:val="0"/>
          <w:marBottom w:val="0"/>
          <w:divBdr>
            <w:top w:val="none" w:sz="0" w:space="0" w:color="auto"/>
            <w:left w:val="none" w:sz="0" w:space="0" w:color="auto"/>
            <w:bottom w:val="none" w:sz="0" w:space="0" w:color="auto"/>
            <w:right w:val="none" w:sz="0" w:space="0" w:color="auto"/>
          </w:divBdr>
        </w:div>
        <w:div w:id="841315464">
          <w:marLeft w:val="640"/>
          <w:marRight w:val="0"/>
          <w:marTop w:val="0"/>
          <w:marBottom w:val="0"/>
          <w:divBdr>
            <w:top w:val="none" w:sz="0" w:space="0" w:color="auto"/>
            <w:left w:val="none" w:sz="0" w:space="0" w:color="auto"/>
            <w:bottom w:val="none" w:sz="0" w:space="0" w:color="auto"/>
            <w:right w:val="none" w:sz="0" w:space="0" w:color="auto"/>
          </w:divBdr>
        </w:div>
        <w:div w:id="1830361561">
          <w:marLeft w:val="640"/>
          <w:marRight w:val="0"/>
          <w:marTop w:val="0"/>
          <w:marBottom w:val="0"/>
          <w:divBdr>
            <w:top w:val="none" w:sz="0" w:space="0" w:color="auto"/>
            <w:left w:val="none" w:sz="0" w:space="0" w:color="auto"/>
            <w:bottom w:val="none" w:sz="0" w:space="0" w:color="auto"/>
            <w:right w:val="none" w:sz="0" w:space="0" w:color="auto"/>
          </w:divBdr>
        </w:div>
        <w:div w:id="672688974">
          <w:marLeft w:val="640"/>
          <w:marRight w:val="0"/>
          <w:marTop w:val="0"/>
          <w:marBottom w:val="0"/>
          <w:divBdr>
            <w:top w:val="none" w:sz="0" w:space="0" w:color="auto"/>
            <w:left w:val="none" w:sz="0" w:space="0" w:color="auto"/>
            <w:bottom w:val="none" w:sz="0" w:space="0" w:color="auto"/>
            <w:right w:val="none" w:sz="0" w:space="0" w:color="auto"/>
          </w:divBdr>
        </w:div>
        <w:div w:id="1785418106">
          <w:marLeft w:val="640"/>
          <w:marRight w:val="0"/>
          <w:marTop w:val="0"/>
          <w:marBottom w:val="0"/>
          <w:divBdr>
            <w:top w:val="none" w:sz="0" w:space="0" w:color="auto"/>
            <w:left w:val="none" w:sz="0" w:space="0" w:color="auto"/>
            <w:bottom w:val="none" w:sz="0" w:space="0" w:color="auto"/>
            <w:right w:val="none" w:sz="0" w:space="0" w:color="auto"/>
          </w:divBdr>
        </w:div>
      </w:divsChild>
    </w:div>
    <w:div w:id="199437088">
      <w:bodyDiv w:val="1"/>
      <w:marLeft w:val="0"/>
      <w:marRight w:val="0"/>
      <w:marTop w:val="0"/>
      <w:marBottom w:val="0"/>
      <w:divBdr>
        <w:top w:val="none" w:sz="0" w:space="0" w:color="auto"/>
        <w:left w:val="none" w:sz="0" w:space="0" w:color="auto"/>
        <w:bottom w:val="none" w:sz="0" w:space="0" w:color="auto"/>
        <w:right w:val="none" w:sz="0" w:space="0" w:color="auto"/>
      </w:divBdr>
      <w:divsChild>
        <w:div w:id="114759031">
          <w:marLeft w:val="640"/>
          <w:marRight w:val="0"/>
          <w:marTop w:val="0"/>
          <w:marBottom w:val="0"/>
          <w:divBdr>
            <w:top w:val="none" w:sz="0" w:space="0" w:color="auto"/>
            <w:left w:val="none" w:sz="0" w:space="0" w:color="auto"/>
            <w:bottom w:val="none" w:sz="0" w:space="0" w:color="auto"/>
            <w:right w:val="none" w:sz="0" w:space="0" w:color="auto"/>
          </w:divBdr>
        </w:div>
        <w:div w:id="942417885">
          <w:marLeft w:val="640"/>
          <w:marRight w:val="0"/>
          <w:marTop w:val="0"/>
          <w:marBottom w:val="0"/>
          <w:divBdr>
            <w:top w:val="none" w:sz="0" w:space="0" w:color="auto"/>
            <w:left w:val="none" w:sz="0" w:space="0" w:color="auto"/>
            <w:bottom w:val="none" w:sz="0" w:space="0" w:color="auto"/>
            <w:right w:val="none" w:sz="0" w:space="0" w:color="auto"/>
          </w:divBdr>
        </w:div>
        <w:div w:id="1850482227">
          <w:marLeft w:val="640"/>
          <w:marRight w:val="0"/>
          <w:marTop w:val="0"/>
          <w:marBottom w:val="0"/>
          <w:divBdr>
            <w:top w:val="none" w:sz="0" w:space="0" w:color="auto"/>
            <w:left w:val="none" w:sz="0" w:space="0" w:color="auto"/>
            <w:bottom w:val="none" w:sz="0" w:space="0" w:color="auto"/>
            <w:right w:val="none" w:sz="0" w:space="0" w:color="auto"/>
          </w:divBdr>
        </w:div>
        <w:div w:id="1505586228">
          <w:marLeft w:val="640"/>
          <w:marRight w:val="0"/>
          <w:marTop w:val="0"/>
          <w:marBottom w:val="0"/>
          <w:divBdr>
            <w:top w:val="none" w:sz="0" w:space="0" w:color="auto"/>
            <w:left w:val="none" w:sz="0" w:space="0" w:color="auto"/>
            <w:bottom w:val="none" w:sz="0" w:space="0" w:color="auto"/>
            <w:right w:val="none" w:sz="0" w:space="0" w:color="auto"/>
          </w:divBdr>
        </w:div>
        <w:div w:id="31997255">
          <w:marLeft w:val="640"/>
          <w:marRight w:val="0"/>
          <w:marTop w:val="0"/>
          <w:marBottom w:val="0"/>
          <w:divBdr>
            <w:top w:val="none" w:sz="0" w:space="0" w:color="auto"/>
            <w:left w:val="none" w:sz="0" w:space="0" w:color="auto"/>
            <w:bottom w:val="none" w:sz="0" w:space="0" w:color="auto"/>
            <w:right w:val="none" w:sz="0" w:space="0" w:color="auto"/>
          </w:divBdr>
        </w:div>
        <w:div w:id="1136677892">
          <w:marLeft w:val="640"/>
          <w:marRight w:val="0"/>
          <w:marTop w:val="0"/>
          <w:marBottom w:val="0"/>
          <w:divBdr>
            <w:top w:val="none" w:sz="0" w:space="0" w:color="auto"/>
            <w:left w:val="none" w:sz="0" w:space="0" w:color="auto"/>
            <w:bottom w:val="none" w:sz="0" w:space="0" w:color="auto"/>
            <w:right w:val="none" w:sz="0" w:space="0" w:color="auto"/>
          </w:divBdr>
        </w:div>
        <w:div w:id="1292713288">
          <w:marLeft w:val="640"/>
          <w:marRight w:val="0"/>
          <w:marTop w:val="0"/>
          <w:marBottom w:val="0"/>
          <w:divBdr>
            <w:top w:val="none" w:sz="0" w:space="0" w:color="auto"/>
            <w:left w:val="none" w:sz="0" w:space="0" w:color="auto"/>
            <w:bottom w:val="none" w:sz="0" w:space="0" w:color="auto"/>
            <w:right w:val="none" w:sz="0" w:space="0" w:color="auto"/>
          </w:divBdr>
        </w:div>
        <w:div w:id="595944747">
          <w:marLeft w:val="640"/>
          <w:marRight w:val="0"/>
          <w:marTop w:val="0"/>
          <w:marBottom w:val="0"/>
          <w:divBdr>
            <w:top w:val="none" w:sz="0" w:space="0" w:color="auto"/>
            <w:left w:val="none" w:sz="0" w:space="0" w:color="auto"/>
            <w:bottom w:val="none" w:sz="0" w:space="0" w:color="auto"/>
            <w:right w:val="none" w:sz="0" w:space="0" w:color="auto"/>
          </w:divBdr>
        </w:div>
        <w:div w:id="295258273">
          <w:marLeft w:val="640"/>
          <w:marRight w:val="0"/>
          <w:marTop w:val="0"/>
          <w:marBottom w:val="0"/>
          <w:divBdr>
            <w:top w:val="none" w:sz="0" w:space="0" w:color="auto"/>
            <w:left w:val="none" w:sz="0" w:space="0" w:color="auto"/>
            <w:bottom w:val="none" w:sz="0" w:space="0" w:color="auto"/>
            <w:right w:val="none" w:sz="0" w:space="0" w:color="auto"/>
          </w:divBdr>
        </w:div>
        <w:div w:id="1408504328">
          <w:marLeft w:val="640"/>
          <w:marRight w:val="0"/>
          <w:marTop w:val="0"/>
          <w:marBottom w:val="0"/>
          <w:divBdr>
            <w:top w:val="none" w:sz="0" w:space="0" w:color="auto"/>
            <w:left w:val="none" w:sz="0" w:space="0" w:color="auto"/>
            <w:bottom w:val="none" w:sz="0" w:space="0" w:color="auto"/>
            <w:right w:val="none" w:sz="0" w:space="0" w:color="auto"/>
          </w:divBdr>
        </w:div>
        <w:div w:id="1508902099">
          <w:marLeft w:val="640"/>
          <w:marRight w:val="0"/>
          <w:marTop w:val="0"/>
          <w:marBottom w:val="0"/>
          <w:divBdr>
            <w:top w:val="none" w:sz="0" w:space="0" w:color="auto"/>
            <w:left w:val="none" w:sz="0" w:space="0" w:color="auto"/>
            <w:bottom w:val="none" w:sz="0" w:space="0" w:color="auto"/>
            <w:right w:val="none" w:sz="0" w:space="0" w:color="auto"/>
          </w:divBdr>
        </w:div>
      </w:divsChild>
    </w:div>
    <w:div w:id="226184021">
      <w:bodyDiv w:val="1"/>
      <w:marLeft w:val="0"/>
      <w:marRight w:val="0"/>
      <w:marTop w:val="0"/>
      <w:marBottom w:val="0"/>
      <w:divBdr>
        <w:top w:val="none" w:sz="0" w:space="0" w:color="auto"/>
        <w:left w:val="none" w:sz="0" w:space="0" w:color="auto"/>
        <w:bottom w:val="none" w:sz="0" w:space="0" w:color="auto"/>
        <w:right w:val="none" w:sz="0" w:space="0" w:color="auto"/>
      </w:divBdr>
      <w:divsChild>
        <w:div w:id="1771126893">
          <w:marLeft w:val="640"/>
          <w:marRight w:val="0"/>
          <w:marTop w:val="0"/>
          <w:marBottom w:val="0"/>
          <w:divBdr>
            <w:top w:val="none" w:sz="0" w:space="0" w:color="auto"/>
            <w:left w:val="none" w:sz="0" w:space="0" w:color="auto"/>
            <w:bottom w:val="none" w:sz="0" w:space="0" w:color="auto"/>
            <w:right w:val="none" w:sz="0" w:space="0" w:color="auto"/>
          </w:divBdr>
        </w:div>
        <w:div w:id="1933515485">
          <w:marLeft w:val="640"/>
          <w:marRight w:val="0"/>
          <w:marTop w:val="0"/>
          <w:marBottom w:val="0"/>
          <w:divBdr>
            <w:top w:val="none" w:sz="0" w:space="0" w:color="auto"/>
            <w:left w:val="none" w:sz="0" w:space="0" w:color="auto"/>
            <w:bottom w:val="none" w:sz="0" w:space="0" w:color="auto"/>
            <w:right w:val="none" w:sz="0" w:space="0" w:color="auto"/>
          </w:divBdr>
        </w:div>
        <w:div w:id="1326124783">
          <w:marLeft w:val="640"/>
          <w:marRight w:val="0"/>
          <w:marTop w:val="0"/>
          <w:marBottom w:val="0"/>
          <w:divBdr>
            <w:top w:val="none" w:sz="0" w:space="0" w:color="auto"/>
            <w:left w:val="none" w:sz="0" w:space="0" w:color="auto"/>
            <w:bottom w:val="none" w:sz="0" w:space="0" w:color="auto"/>
            <w:right w:val="none" w:sz="0" w:space="0" w:color="auto"/>
          </w:divBdr>
        </w:div>
        <w:div w:id="1766997631">
          <w:marLeft w:val="640"/>
          <w:marRight w:val="0"/>
          <w:marTop w:val="0"/>
          <w:marBottom w:val="0"/>
          <w:divBdr>
            <w:top w:val="none" w:sz="0" w:space="0" w:color="auto"/>
            <w:left w:val="none" w:sz="0" w:space="0" w:color="auto"/>
            <w:bottom w:val="none" w:sz="0" w:space="0" w:color="auto"/>
            <w:right w:val="none" w:sz="0" w:space="0" w:color="auto"/>
          </w:divBdr>
        </w:div>
        <w:div w:id="578713341">
          <w:marLeft w:val="640"/>
          <w:marRight w:val="0"/>
          <w:marTop w:val="0"/>
          <w:marBottom w:val="0"/>
          <w:divBdr>
            <w:top w:val="none" w:sz="0" w:space="0" w:color="auto"/>
            <w:left w:val="none" w:sz="0" w:space="0" w:color="auto"/>
            <w:bottom w:val="none" w:sz="0" w:space="0" w:color="auto"/>
            <w:right w:val="none" w:sz="0" w:space="0" w:color="auto"/>
          </w:divBdr>
        </w:div>
        <w:div w:id="875392824">
          <w:marLeft w:val="640"/>
          <w:marRight w:val="0"/>
          <w:marTop w:val="0"/>
          <w:marBottom w:val="0"/>
          <w:divBdr>
            <w:top w:val="none" w:sz="0" w:space="0" w:color="auto"/>
            <w:left w:val="none" w:sz="0" w:space="0" w:color="auto"/>
            <w:bottom w:val="none" w:sz="0" w:space="0" w:color="auto"/>
            <w:right w:val="none" w:sz="0" w:space="0" w:color="auto"/>
          </w:divBdr>
        </w:div>
        <w:div w:id="221719550">
          <w:marLeft w:val="640"/>
          <w:marRight w:val="0"/>
          <w:marTop w:val="0"/>
          <w:marBottom w:val="0"/>
          <w:divBdr>
            <w:top w:val="none" w:sz="0" w:space="0" w:color="auto"/>
            <w:left w:val="none" w:sz="0" w:space="0" w:color="auto"/>
            <w:bottom w:val="none" w:sz="0" w:space="0" w:color="auto"/>
            <w:right w:val="none" w:sz="0" w:space="0" w:color="auto"/>
          </w:divBdr>
        </w:div>
        <w:div w:id="1596129909">
          <w:marLeft w:val="640"/>
          <w:marRight w:val="0"/>
          <w:marTop w:val="0"/>
          <w:marBottom w:val="0"/>
          <w:divBdr>
            <w:top w:val="none" w:sz="0" w:space="0" w:color="auto"/>
            <w:left w:val="none" w:sz="0" w:space="0" w:color="auto"/>
            <w:bottom w:val="none" w:sz="0" w:space="0" w:color="auto"/>
            <w:right w:val="none" w:sz="0" w:space="0" w:color="auto"/>
          </w:divBdr>
        </w:div>
        <w:div w:id="909921693">
          <w:marLeft w:val="640"/>
          <w:marRight w:val="0"/>
          <w:marTop w:val="0"/>
          <w:marBottom w:val="0"/>
          <w:divBdr>
            <w:top w:val="none" w:sz="0" w:space="0" w:color="auto"/>
            <w:left w:val="none" w:sz="0" w:space="0" w:color="auto"/>
            <w:bottom w:val="none" w:sz="0" w:space="0" w:color="auto"/>
            <w:right w:val="none" w:sz="0" w:space="0" w:color="auto"/>
          </w:divBdr>
        </w:div>
        <w:div w:id="195971783">
          <w:marLeft w:val="640"/>
          <w:marRight w:val="0"/>
          <w:marTop w:val="0"/>
          <w:marBottom w:val="0"/>
          <w:divBdr>
            <w:top w:val="none" w:sz="0" w:space="0" w:color="auto"/>
            <w:left w:val="none" w:sz="0" w:space="0" w:color="auto"/>
            <w:bottom w:val="none" w:sz="0" w:space="0" w:color="auto"/>
            <w:right w:val="none" w:sz="0" w:space="0" w:color="auto"/>
          </w:divBdr>
        </w:div>
        <w:div w:id="2058702267">
          <w:marLeft w:val="640"/>
          <w:marRight w:val="0"/>
          <w:marTop w:val="0"/>
          <w:marBottom w:val="0"/>
          <w:divBdr>
            <w:top w:val="none" w:sz="0" w:space="0" w:color="auto"/>
            <w:left w:val="none" w:sz="0" w:space="0" w:color="auto"/>
            <w:bottom w:val="none" w:sz="0" w:space="0" w:color="auto"/>
            <w:right w:val="none" w:sz="0" w:space="0" w:color="auto"/>
          </w:divBdr>
        </w:div>
        <w:div w:id="727731110">
          <w:marLeft w:val="640"/>
          <w:marRight w:val="0"/>
          <w:marTop w:val="0"/>
          <w:marBottom w:val="0"/>
          <w:divBdr>
            <w:top w:val="none" w:sz="0" w:space="0" w:color="auto"/>
            <w:left w:val="none" w:sz="0" w:space="0" w:color="auto"/>
            <w:bottom w:val="none" w:sz="0" w:space="0" w:color="auto"/>
            <w:right w:val="none" w:sz="0" w:space="0" w:color="auto"/>
          </w:divBdr>
        </w:div>
        <w:div w:id="901403668">
          <w:marLeft w:val="640"/>
          <w:marRight w:val="0"/>
          <w:marTop w:val="0"/>
          <w:marBottom w:val="0"/>
          <w:divBdr>
            <w:top w:val="none" w:sz="0" w:space="0" w:color="auto"/>
            <w:left w:val="none" w:sz="0" w:space="0" w:color="auto"/>
            <w:bottom w:val="none" w:sz="0" w:space="0" w:color="auto"/>
            <w:right w:val="none" w:sz="0" w:space="0" w:color="auto"/>
          </w:divBdr>
        </w:div>
        <w:div w:id="829832651">
          <w:marLeft w:val="640"/>
          <w:marRight w:val="0"/>
          <w:marTop w:val="0"/>
          <w:marBottom w:val="0"/>
          <w:divBdr>
            <w:top w:val="none" w:sz="0" w:space="0" w:color="auto"/>
            <w:left w:val="none" w:sz="0" w:space="0" w:color="auto"/>
            <w:bottom w:val="none" w:sz="0" w:space="0" w:color="auto"/>
            <w:right w:val="none" w:sz="0" w:space="0" w:color="auto"/>
          </w:divBdr>
        </w:div>
        <w:div w:id="8876416">
          <w:marLeft w:val="640"/>
          <w:marRight w:val="0"/>
          <w:marTop w:val="0"/>
          <w:marBottom w:val="0"/>
          <w:divBdr>
            <w:top w:val="none" w:sz="0" w:space="0" w:color="auto"/>
            <w:left w:val="none" w:sz="0" w:space="0" w:color="auto"/>
            <w:bottom w:val="none" w:sz="0" w:space="0" w:color="auto"/>
            <w:right w:val="none" w:sz="0" w:space="0" w:color="auto"/>
          </w:divBdr>
        </w:div>
        <w:div w:id="8532721">
          <w:marLeft w:val="640"/>
          <w:marRight w:val="0"/>
          <w:marTop w:val="0"/>
          <w:marBottom w:val="0"/>
          <w:divBdr>
            <w:top w:val="none" w:sz="0" w:space="0" w:color="auto"/>
            <w:left w:val="none" w:sz="0" w:space="0" w:color="auto"/>
            <w:bottom w:val="none" w:sz="0" w:space="0" w:color="auto"/>
            <w:right w:val="none" w:sz="0" w:space="0" w:color="auto"/>
          </w:divBdr>
        </w:div>
        <w:div w:id="1345546871">
          <w:marLeft w:val="640"/>
          <w:marRight w:val="0"/>
          <w:marTop w:val="0"/>
          <w:marBottom w:val="0"/>
          <w:divBdr>
            <w:top w:val="none" w:sz="0" w:space="0" w:color="auto"/>
            <w:left w:val="none" w:sz="0" w:space="0" w:color="auto"/>
            <w:bottom w:val="none" w:sz="0" w:space="0" w:color="auto"/>
            <w:right w:val="none" w:sz="0" w:space="0" w:color="auto"/>
          </w:divBdr>
        </w:div>
        <w:div w:id="387149714">
          <w:marLeft w:val="640"/>
          <w:marRight w:val="0"/>
          <w:marTop w:val="0"/>
          <w:marBottom w:val="0"/>
          <w:divBdr>
            <w:top w:val="none" w:sz="0" w:space="0" w:color="auto"/>
            <w:left w:val="none" w:sz="0" w:space="0" w:color="auto"/>
            <w:bottom w:val="none" w:sz="0" w:space="0" w:color="auto"/>
            <w:right w:val="none" w:sz="0" w:space="0" w:color="auto"/>
          </w:divBdr>
        </w:div>
        <w:div w:id="1871993979">
          <w:marLeft w:val="640"/>
          <w:marRight w:val="0"/>
          <w:marTop w:val="0"/>
          <w:marBottom w:val="0"/>
          <w:divBdr>
            <w:top w:val="none" w:sz="0" w:space="0" w:color="auto"/>
            <w:left w:val="none" w:sz="0" w:space="0" w:color="auto"/>
            <w:bottom w:val="none" w:sz="0" w:space="0" w:color="auto"/>
            <w:right w:val="none" w:sz="0" w:space="0" w:color="auto"/>
          </w:divBdr>
        </w:div>
        <w:div w:id="1308361861">
          <w:marLeft w:val="640"/>
          <w:marRight w:val="0"/>
          <w:marTop w:val="0"/>
          <w:marBottom w:val="0"/>
          <w:divBdr>
            <w:top w:val="none" w:sz="0" w:space="0" w:color="auto"/>
            <w:left w:val="none" w:sz="0" w:space="0" w:color="auto"/>
            <w:bottom w:val="none" w:sz="0" w:space="0" w:color="auto"/>
            <w:right w:val="none" w:sz="0" w:space="0" w:color="auto"/>
          </w:divBdr>
        </w:div>
        <w:div w:id="1986543414">
          <w:marLeft w:val="640"/>
          <w:marRight w:val="0"/>
          <w:marTop w:val="0"/>
          <w:marBottom w:val="0"/>
          <w:divBdr>
            <w:top w:val="none" w:sz="0" w:space="0" w:color="auto"/>
            <w:left w:val="none" w:sz="0" w:space="0" w:color="auto"/>
            <w:bottom w:val="none" w:sz="0" w:space="0" w:color="auto"/>
            <w:right w:val="none" w:sz="0" w:space="0" w:color="auto"/>
          </w:divBdr>
        </w:div>
        <w:div w:id="465046068">
          <w:marLeft w:val="640"/>
          <w:marRight w:val="0"/>
          <w:marTop w:val="0"/>
          <w:marBottom w:val="0"/>
          <w:divBdr>
            <w:top w:val="none" w:sz="0" w:space="0" w:color="auto"/>
            <w:left w:val="none" w:sz="0" w:space="0" w:color="auto"/>
            <w:bottom w:val="none" w:sz="0" w:space="0" w:color="auto"/>
            <w:right w:val="none" w:sz="0" w:space="0" w:color="auto"/>
          </w:divBdr>
        </w:div>
        <w:div w:id="329599223">
          <w:marLeft w:val="640"/>
          <w:marRight w:val="0"/>
          <w:marTop w:val="0"/>
          <w:marBottom w:val="0"/>
          <w:divBdr>
            <w:top w:val="none" w:sz="0" w:space="0" w:color="auto"/>
            <w:left w:val="none" w:sz="0" w:space="0" w:color="auto"/>
            <w:bottom w:val="none" w:sz="0" w:space="0" w:color="auto"/>
            <w:right w:val="none" w:sz="0" w:space="0" w:color="auto"/>
          </w:divBdr>
        </w:div>
        <w:div w:id="304749228">
          <w:marLeft w:val="640"/>
          <w:marRight w:val="0"/>
          <w:marTop w:val="0"/>
          <w:marBottom w:val="0"/>
          <w:divBdr>
            <w:top w:val="none" w:sz="0" w:space="0" w:color="auto"/>
            <w:left w:val="none" w:sz="0" w:space="0" w:color="auto"/>
            <w:bottom w:val="none" w:sz="0" w:space="0" w:color="auto"/>
            <w:right w:val="none" w:sz="0" w:space="0" w:color="auto"/>
          </w:divBdr>
        </w:div>
        <w:div w:id="1562792088">
          <w:marLeft w:val="640"/>
          <w:marRight w:val="0"/>
          <w:marTop w:val="0"/>
          <w:marBottom w:val="0"/>
          <w:divBdr>
            <w:top w:val="none" w:sz="0" w:space="0" w:color="auto"/>
            <w:left w:val="none" w:sz="0" w:space="0" w:color="auto"/>
            <w:bottom w:val="none" w:sz="0" w:space="0" w:color="auto"/>
            <w:right w:val="none" w:sz="0" w:space="0" w:color="auto"/>
          </w:divBdr>
        </w:div>
        <w:div w:id="2075394088">
          <w:marLeft w:val="640"/>
          <w:marRight w:val="0"/>
          <w:marTop w:val="0"/>
          <w:marBottom w:val="0"/>
          <w:divBdr>
            <w:top w:val="none" w:sz="0" w:space="0" w:color="auto"/>
            <w:left w:val="none" w:sz="0" w:space="0" w:color="auto"/>
            <w:bottom w:val="none" w:sz="0" w:space="0" w:color="auto"/>
            <w:right w:val="none" w:sz="0" w:space="0" w:color="auto"/>
          </w:divBdr>
        </w:div>
        <w:div w:id="27075955">
          <w:marLeft w:val="640"/>
          <w:marRight w:val="0"/>
          <w:marTop w:val="0"/>
          <w:marBottom w:val="0"/>
          <w:divBdr>
            <w:top w:val="none" w:sz="0" w:space="0" w:color="auto"/>
            <w:left w:val="none" w:sz="0" w:space="0" w:color="auto"/>
            <w:bottom w:val="none" w:sz="0" w:space="0" w:color="auto"/>
            <w:right w:val="none" w:sz="0" w:space="0" w:color="auto"/>
          </w:divBdr>
        </w:div>
        <w:div w:id="1011222285">
          <w:marLeft w:val="640"/>
          <w:marRight w:val="0"/>
          <w:marTop w:val="0"/>
          <w:marBottom w:val="0"/>
          <w:divBdr>
            <w:top w:val="none" w:sz="0" w:space="0" w:color="auto"/>
            <w:left w:val="none" w:sz="0" w:space="0" w:color="auto"/>
            <w:bottom w:val="none" w:sz="0" w:space="0" w:color="auto"/>
            <w:right w:val="none" w:sz="0" w:space="0" w:color="auto"/>
          </w:divBdr>
        </w:div>
        <w:div w:id="724984368">
          <w:marLeft w:val="640"/>
          <w:marRight w:val="0"/>
          <w:marTop w:val="0"/>
          <w:marBottom w:val="0"/>
          <w:divBdr>
            <w:top w:val="none" w:sz="0" w:space="0" w:color="auto"/>
            <w:left w:val="none" w:sz="0" w:space="0" w:color="auto"/>
            <w:bottom w:val="none" w:sz="0" w:space="0" w:color="auto"/>
            <w:right w:val="none" w:sz="0" w:space="0" w:color="auto"/>
          </w:divBdr>
        </w:div>
        <w:div w:id="16974515">
          <w:marLeft w:val="640"/>
          <w:marRight w:val="0"/>
          <w:marTop w:val="0"/>
          <w:marBottom w:val="0"/>
          <w:divBdr>
            <w:top w:val="none" w:sz="0" w:space="0" w:color="auto"/>
            <w:left w:val="none" w:sz="0" w:space="0" w:color="auto"/>
            <w:bottom w:val="none" w:sz="0" w:space="0" w:color="auto"/>
            <w:right w:val="none" w:sz="0" w:space="0" w:color="auto"/>
          </w:divBdr>
        </w:div>
        <w:div w:id="1549298246">
          <w:marLeft w:val="640"/>
          <w:marRight w:val="0"/>
          <w:marTop w:val="0"/>
          <w:marBottom w:val="0"/>
          <w:divBdr>
            <w:top w:val="none" w:sz="0" w:space="0" w:color="auto"/>
            <w:left w:val="none" w:sz="0" w:space="0" w:color="auto"/>
            <w:bottom w:val="none" w:sz="0" w:space="0" w:color="auto"/>
            <w:right w:val="none" w:sz="0" w:space="0" w:color="auto"/>
          </w:divBdr>
        </w:div>
        <w:div w:id="805321257">
          <w:marLeft w:val="640"/>
          <w:marRight w:val="0"/>
          <w:marTop w:val="0"/>
          <w:marBottom w:val="0"/>
          <w:divBdr>
            <w:top w:val="none" w:sz="0" w:space="0" w:color="auto"/>
            <w:left w:val="none" w:sz="0" w:space="0" w:color="auto"/>
            <w:bottom w:val="none" w:sz="0" w:space="0" w:color="auto"/>
            <w:right w:val="none" w:sz="0" w:space="0" w:color="auto"/>
          </w:divBdr>
        </w:div>
        <w:div w:id="317853386">
          <w:marLeft w:val="640"/>
          <w:marRight w:val="0"/>
          <w:marTop w:val="0"/>
          <w:marBottom w:val="0"/>
          <w:divBdr>
            <w:top w:val="none" w:sz="0" w:space="0" w:color="auto"/>
            <w:left w:val="none" w:sz="0" w:space="0" w:color="auto"/>
            <w:bottom w:val="none" w:sz="0" w:space="0" w:color="auto"/>
            <w:right w:val="none" w:sz="0" w:space="0" w:color="auto"/>
          </w:divBdr>
        </w:div>
        <w:div w:id="2065521149">
          <w:marLeft w:val="640"/>
          <w:marRight w:val="0"/>
          <w:marTop w:val="0"/>
          <w:marBottom w:val="0"/>
          <w:divBdr>
            <w:top w:val="none" w:sz="0" w:space="0" w:color="auto"/>
            <w:left w:val="none" w:sz="0" w:space="0" w:color="auto"/>
            <w:bottom w:val="none" w:sz="0" w:space="0" w:color="auto"/>
            <w:right w:val="none" w:sz="0" w:space="0" w:color="auto"/>
          </w:divBdr>
        </w:div>
        <w:div w:id="2146312443">
          <w:marLeft w:val="640"/>
          <w:marRight w:val="0"/>
          <w:marTop w:val="0"/>
          <w:marBottom w:val="0"/>
          <w:divBdr>
            <w:top w:val="none" w:sz="0" w:space="0" w:color="auto"/>
            <w:left w:val="none" w:sz="0" w:space="0" w:color="auto"/>
            <w:bottom w:val="none" w:sz="0" w:space="0" w:color="auto"/>
            <w:right w:val="none" w:sz="0" w:space="0" w:color="auto"/>
          </w:divBdr>
        </w:div>
        <w:div w:id="527334700">
          <w:marLeft w:val="640"/>
          <w:marRight w:val="0"/>
          <w:marTop w:val="0"/>
          <w:marBottom w:val="0"/>
          <w:divBdr>
            <w:top w:val="none" w:sz="0" w:space="0" w:color="auto"/>
            <w:left w:val="none" w:sz="0" w:space="0" w:color="auto"/>
            <w:bottom w:val="none" w:sz="0" w:space="0" w:color="auto"/>
            <w:right w:val="none" w:sz="0" w:space="0" w:color="auto"/>
          </w:divBdr>
        </w:div>
        <w:div w:id="1448308203">
          <w:marLeft w:val="640"/>
          <w:marRight w:val="0"/>
          <w:marTop w:val="0"/>
          <w:marBottom w:val="0"/>
          <w:divBdr>
            <w:top w:val="none" w:sz="0" w:space="0" w:color="auto"/>
            <w:left w:val="none" w:sz="0" w:space="0" w:color="auto"/>
            <w:bottom w:val="none" w:sz="0" w:space="0" w:color="auto"/>
            <w:right w:val="none" w:sz="0" w:space="0" w:color="auto"/>
          </w:divBdr>
        </w:div>
        <w:div w:id="1612513556">
          <w:marLeft w:val="640"/>
          <w:marRight w:val="0"/>
          <w:marTop w:val="0"/>
          <w:marBottom w:val="0"/>
          <w:divBdr>
            <w:top w:val="none" w:sz="0" w:space="0" w:color="auto"/>
            <w:left w:val="none" w:sz="0" w:space="0" w:color="auto"/>
            <w:bottom w:val="none" w:sz="0" w:space="0" w:color="auto"/>
            <w:right w:val="none" w:sz="0" w:space="0" w:color="auto"/>
          </w:divBdr>
        </w:div>
        <w:div w:id="2109933400">
          <w:marLeft w:val="640"/>
          <w:marRight w:val="0"/>
          <w:marTop w:val="0"/>
          <w:marBottom w:val="0"/>
          <w:divBdr>
            <w:top w:val="none" w:sz="0" w:space="0" w:color="auto"/>
            <w:left w:val="none" w:sz="0" w:space="0" w:color="auto"/>
            <w:bottom w:val="none" w:sz="0" w:space="0" w:color="auto"/>
            <w:right w:val="none" w:sz="0" w:space="0" w:color="auto"/>
          </w:divBdr>
        </w:div>
        <w:div w:id="54283878">
          <w:marLeft w:val="640"/>
          <w:marRight w:val="0"/>
          <w:marTop w:val="0"/>
          <w:marBottom w:val="0"/>
          <w:divBdr>
            <w:top w:val="none" w:sz="0" w:space="0" w:color="auto"/>
            <w:left w:val="none" w:sz="0" w:space="0" w:color="auto"/>
            <w:bottom w:val="none" w:sz="0" w:space="0" w:color="auto"/>
            <w:right w:val="none" w:sz="0" w:space="0" w:color="auto"/>
          </w:divBdr>
        </w:div>
        <w:div w:id="723329629">
          <w:marLeft w:val="640"/>
          <w:marRight w:val="0"/>
          <w:marTop w:val="0"/>
          <w:marBottom w:val="0"/>
          <w:divBdr>
            <w:top w:val="none" w:sz="0" w:space="0" w:color="auto"/>
            <w:left w:val="none" w:sz="0" w:space="0" w:color="auto"/>
            <w:bottom w:val="none" w:sz="0" w:space="0" w:color="auto"/>
            <w:right w:val="none" w:sz="0" w:space="0" w:color="auto"/>
          </w:divBdr>
        </w:div>
        <w:div w:id="1594166499">
          <w:marLeft w:val="640"/>
          <w:marRight w:val="0"/>
          <w:marTop w:val="0"/>
          <w:marBottom w:val="0"/>
          <w:divBdr>
            <w:top w:val="none" w:sz="0" w:space="0" w:color="auto"/>
            <w:left w:val="none" w:sz="0" w:space="0" w:color="auto"/>
            <w:bottom w:val="none" w:sz="0" w:space="0" w:color="auto"/>
            <w:right w:val="none" w:sz="0" w:space="0" w:color="auto"/>
          </w:divBdr>
        </w:div>
        <w:div w:id="817571705">
          <w:marLeft w:val="640"/>
          <w:marRight w:val="0"/>
          <w:marTop w:val="0"/>
          <w:marBottom w:val="0"/>
          <w:divBdr>
            <w:top w:val="none" w:sz="0" w:space="0" w:color="auto"/>
            <w:left w:val="none" w:sz="0" w:space="0" w:color="auto"/>
            <w:bottom w:val="none" w:sz="0" w:space="0" w:color="auto"/>
            <w:right w:val="none" w:sz="0" w:space="0" w:color="auto"/>
          </w:divBdr>
        </w:div>
      </w:divsChild>
    </w:div>
    <w:div w:id="228617056">
      <w:bodyDiv w:val="1"/>
      <w:marLeft w:val="0"/>
      <w:marRight w:val="0"/>
      <w:marTop w:val="0"/>
      <w:marBottom w:val="0"/>
      <w:divBdr>
        <w:top w:val="none" w:sz="0" w:space="0" w:color="auto"/>
        <w:left w:val="none" w:sz="0" w:space="0" w:color="auto"/>
        <w:bottom w:val="none" w:sz="0" w:space="0" w:color="auto"/>
        <w:right w:val="none" w:sz="0" w:space="0" w:color="auto"/>
      </w:divBdr>
    </w:div>
    <w:div w:id="228929130">
      <w:bodyDiv w:val="1"/>
      <w:marLeft w:val="0"/>
      <w:marRight w:val="0"/>
      <w:marTop w:val="0"/>
      <w:marBottom w:val="0"/>
      <w:divBdr>
        <w:top w:val="none" w:sz="0" w:space="0" w:color="auto"/>
        <w:left w:val="none" w:sz="0" w:space="0" w:color="auto"/>
        <w:bottom w:val="none" w:sz="0" w:space="0" w:color="auto"/>
        <w:right w:val="none" w:sz="0" w:space="0" w:color="auto"/>
      </w:divBdr>
      <w:divsChild>
        <w:div w:id="528643365">
          <w:marLeft w:val="640"/>
          <w:marRight w:val="0"/>
          <w:marTop w:val="0"/>
          <w:marBottom w:val="0"/>
          <w:divBdr>
            <w:top w:val="none" w:sz="0" w:space="0" w:color="auto"/>
            <w:left w:val="none" w:sz="0" w:space="0" w:color="auto"/>
            <w:bottom w:val="none" w:sz="0" w:space="0" w:color="auto"/>
            <w:right w:val="none" w:sz="0" w:space="0" w:color="auto"/>
          </w:divBdr>
        </w:div>
        <w:div w:id="1617329581">
          <w:marLeft w:val="640"/>
          <w:marRight w:val="0"/>
          <w:marTop w:val="0"/>
          <w:marBottom w:val="0"/>
          <w:divBdr>
            <w:top w:val="none" w:sz="0" w:space="0" w:color="auto"/>
            <w:left w:val="none" w:sz="0" w:space="0" w:color="auto"/>
            <w:bottom w:val="none" w:sz="0" w:space="0" w:color="auto"/>
            <w:right w:val="none" w:sz="0" w:space="0" w:color="auto"/>
          </w:divBdr>
        </w:div>
        <w:div w:id="1995179035">
          <w:marLeft w:val="640"/>
          <w:marRight w:val="0"/>
          <w:marTop w:val="0"/>
          <w:marBottom w:val="0"/>
          <w:divBdr>
            <w:top w:val="none" w:sz="0" w:space="0" w:color="auto"/>
            <w:left w:val="none" w:sz="0" w:space="0" w:color="auto"/>
            <w:bottom w:val="none" w:sz="0" w:space="0" w:color="auto"/>
            <w:right w:val="none" w:sz="0" w:space="0" w:color="auto"/>
          </w:divBdr>
        </w:div>
        <w:div w:id="254092612">
          <w:marLeft w:val="640"/>
          <w:marRight w:val="0"/>
          <w:marTop w:val="0"/>
          <w:marBottom w:val="0"/>
          <w:divBdr>
            <w:top w:val="none" w:sz="0" w:space="0" w:color="auto"/>
            <w:left w:val="none" w:sz="0" w:space="0" w:color="auto"/>
            <w:bottom w:val="none" w:sz="0" w:space="0" w:color="auto"/>
            <w:right w:val="none" w:sz="0" w:space="0" w:color="auto"/>
          </w:divBdr>
        </w:div>
        <w:div w:id="1730880983">
          <w:marLeft w:val="640"/>
          <w:marRight w:val="0"/>
          <w:marTop w:val="0"/>
          <w:marBottom w:val="0"/>
          <w:divBdr>
            <w:top w:val="none" w:sz="0" w:space="0" w:color="auto"/>
            <w:left w:val="none" w:sz="0" w:space="0" w:color="auto"/>
            <w:bottom w:val="none" w:sz="0" w:space="0" w:color="auto"/>
            <w:right w:val="none" w:sz="0" w:space="0" w:color="auto"/>
          </w:divBdr>
        </w:div>
        <w:div w:id="1689137631">
          <w:marLeft w:val="640"/>
          <w:marRight w:val="0"/>
          <w:marTop w:val="0"/>
          <w:marBottom w:val="0"/>
          <w:divBdr>
            <w:top w:val="none" w:sz="0" w:space="0" w:color="auto"/>
            <w:left w:val="none" w:sz="0" w:space="0" w:color="auto"/>
            <w:bottom w:val="none" w:sz="0" w:space="0" w:color="auto"/>
            <w:right w:val="none" w:sz="0" w:space="0" w:color="auto"/>
          </w:divBdr>
        </w:div>
        <w:div w:id="1597715758">
          <w:marLeft w:val="640"/>
          <w:marRight w:val="0"/>
          <w:marTop w:val="0"/>
          <w:marBottom w:val="0"/>
          <w:divBdr>
            <w:top w:val="none" w:sz="0" w:space="0" w:color="auto"/>
            <w:left w:val="none" w:sz="0" w:space="0" w:color="auto"/>
            <w:bottom w:val="none" w:sz="0" w:space="0" w:color="auto"/>
            <w:right w:val="none" w:sz="0" w:space="0" w:color="auto"/>
          </w:divBdr>
        </w:div>
        <w:div w:id="1007488271">
          <w:marLeft w:val="640"/>
          <w:marRight w:val="0"/>
          <w:marTop w:val="0"/>
          <w:marBottom w:val="0"/>
          <w:divBdr>
            <w:top w:val="none" w:sz="0" w:space="0" w:color="auto"/>
            <w:left w:val="none" w:sz="0" w:space="0" w:color="auto"/>
            <w:bottom w:val="none" w:sz="0" w:space="0" w:color="auto"/>
            <w:right w:val="none" w:sz="0" w:space="0" w:color="auto"/>
          </w:divBdr>
        </w:div>
        <w:div w:id="1294024453">
          <w:marLeft w:val="640"/>
          <w:marRight w:val="0"/>
          <w:marTop w:val="0"/>
          <w:marBottom w:val="0"/>
          <w:divBdr>
            <w:top w:val="none" w:sz="0" w:space="0" w:color="auto"/>
            <w:left w:val="none" w:sz="0" w:space="0" w:color="auto"/>
            <w:bottom w:val="none" w:sz="0" w:space="0" w:color="auto"/>
            <w:right w:val="none" w:sz="0" w:space="0" w:color="auto"/>
          </w:divBdr>
        </w:div>
        <w:div w:id="91705344">
          <w:marLeft w:val="640"/>
          <w:marRight w:val="0"/>
          <w:marTop w:val="0"/>
          <w:marBottom w:val="0"/>
          <w:divBdr>
            <w:top w:val="none" w:sz="0" w:space="0" w:color="auto"/>
            <w:left w:val="none" w:sz="0" w:space="0" w:color="auto"/>
            <w:bottom w:val="none" w:sz="0" w:space="0" w:color="auto"/>
            <w:right w:val="none" w:sz="0" w:space="0" w:color="auto"/>
          </w:divBdr>
        </w:div>
        <w:div w:id="1362240874">
          <w:marLeft w:val="640"/>
          <w:marRight w:val="0"/>
          <w:marTop w:val="0"/>
          <w:marBottom w:val="0"/>
          <w:divBdr>
            <w:top w:val="none" w:sz="0" w:space="0" w:color="auto"/>
            <w:left w:val="none" w:sz="0" w:space="0" w:color="auto"/>
            <w:bottom w:val="none" w:sz="0" w:space="0" w:color="auto"/>
            <w:right w:val="none" w:sz="0" w:space="0" w:color="auto"/>
          </w:divBdr>
        </w:div>
        <w:div w:id="1240411269">
          <w:marLeft w:val="640"/>
          <w:marRight w:val="0"/>
          <w:marTop w:val="0"/>
          <w:marBottom w:val="0"/>
          <w:divBdr>
            <w:top w:val="none" w:sz="0" w:space="0" w:color="auto"/>
            <w:left w:val="none" w:sz="0" w:space="0" w:color="auto"/>
            <w:bottom w:val="none" w:sz="0" w:space="0" w:color="auto"/>
            <w:right w:val="none" w:sz="0" w:space="0" w:color="auto"/>
          </w:divBdr>
        </w:div>
        <w:div w:id="1962494339">
          <w:marLeft w:val="640"/>
          <w:marRight w:val="0"/>
          <w:marTop w:val="0"/>
          <w:marBottom w:val="0"/>
          <w:divBdr>
            <w:top w:val="none" w:sz="0" w:space="0" w:color="auto"/>
            <w:left w:val="none" w:sz="0" w:space="0" w:color="auto"/>
            <w:bottom w:val="none" w:sz="0" w:space="0" w:color="auto"/>
            <w:right w:val="none" w:sz="0" w:space="0" w:color="auto"/>
          </w:divBdr>
        </w:div>
        <w:div w:id="1475022619">
          <w:marLeft w:val="640"/>
          <w:marRight w:val="0"/>
          <w:marTop w:val="0"/>
          <w:marBottom w:val="0"/>
          <w:divBdr>
            <w:top w:val="none" w:sz="0" w:space="0" w:color="auto"/>
            <w:left w:val="none" w:sz="0" w:space="0" w:color="auto"/>
            <w:bottom w:val="none" w:sz="0" w:space="0" w:color="auto"/>
            <w:right w:val="none" w:sz="0" w:space="0" w:color="auto"/>
          </w:divBdr>
        </w:div>
        <w:div w:id="1251623592">
          <w:marLeft w:val="640"/>
          <w:marRight w:val="0"/>
          <w:marTop w:val="0"/>
          <w:marBottom w:val="0"/>
          <w:divBdr>
            <w:top w:val="none" w:sz="0" w:space="0" w:color="auto"/>
            <w:left w:val="none" w:sz="0" w:space="0" w:color="auto"/>
            <w:bottom w:val="none" w:sz="0" w:space="0" w:color="auto"/>
            <w:right w:val="none" w:sz="0" w:space="0" w:color="auto"/>
          </w:divBdr>
        </w:div>
        <w:div w:id="20328067">
          <w:marLeft w:val="640"/>
          <w:marRight w:val="0"/>
          <w:marTop w:val="0"/>
          <w:marBottom w:val="0"/>
          <w:divBdr>
            <w:top w:val="none" w:sz="0" w:space="0" w:color="auto"/>
            <w:left w:val="none" w:sz="0" w:space="0" w:color="auto"/>
            <w:bottom w:val="none" w:sz="0" w:space="0" w:color="auto"/>
            <w:right w:val="none" w:sz="0" w:space="0" w:color="auto"/>
          </w:divBdr>
        </w:div>
        <w:div w:id="2063166304">
          <w:marLeft w:val="640"/>
          <w:marRight w:val="0"/>
          <w:marTop w:val="0"/>
          <w:marBottom w:val="0"/>
          <w:divBdr>
            <w:top w:val="none" w:sz="0" w:space="0" w:color="auto"/>
            <w:left w:val="none" w:sz="0" w:space="0" w:color="auto"/>
            <w:bottom w:val="none" w:sz="0" w:space="0" w:color="auto"/>
            <w:right w:val="none" w:sz="0" w:space="0" w:color="auto"/>
          </w:divBdr>
        </w:div>
        <w:div w:id="2094473223">
          <w:marLeft w:val="640"/>
          <w:marRight w:val="0"/>
          <w:marTop w:val="0"/>
          <w:marBottom w:val="0"/>
          <w:divBdr>
            <w:top w:val="none" w:sz="0" w:space="0" w:color="auto"/>
            <w:left w:val="none" w:sz="0" w:space="0" w:color="auto"/>
            <w:bottom w:val="none" w:sz="0" w:space="0" w:color="auto"/>
            <w:right w:val="none" w:sz="0" w:space="0" w:color="auto"/>
          </w:divBdr>
        </w:div>
        <w:div w:id="817841487">
          <w:marLeft w:val="640"/>
          <w:marRight w:val="0"/>
          <w:marTop w:val="0"/>
          <w:marBottom w:val="0"/>
          <w:divBdr>
            <w:top w:val="none" w:sz="0" w:space="0" w:color="auto"/>
            <w:left w:val="none" w:sz="0" w:space="0" w:color="auto"/>
            <w:bottom w:val="none" w:sz="0" w:space="0" w:color="auto"/>
            <w:right w:val="none" w:sz="0" w:space="0" w:color="auto"/>
          </w:divBdr>
        </w:div>
        <w:div w:id="543101815">
          <w:marLeft w:val="640"/>
          <w:marRight w:val="0"/>
          <w:marTop w:val="0"/>
          <w:marBottom w:val="0"/>
          <w:divBdr>
            <w:top w:val="none" w:sz="0" w:space="0" w:color="auto"/>
            <w:left w:val="none" w:sz="0" w:space="0" w:color="auto"/>
            <w:bottom w:val="none" w:sz="0" w:space="0" w:color="auto"/>
            <w:right w:val="none" w:sz="0" w:space="0" w:color="auto"/>
          </w:divBdr>
        </w:div>
        <w:div w:id="161313148">
          <w:marLeft w:val="640"/>
          <w:marRight w:val="0"/>
          <w:marTop w:val="0"/>
          <w:marBottom w:val="0"/>
          <w:divBdr>
            <w:top w:val="none" w:sz="0" w:space="0" w:color="auto"/>
            <w:left w:val="none" w:sz="0" w:space="0" w:color="auto"/>
            <w:bottom w:val="none" w:sz="0" w:space="0" w:color="auto"/>
            <w:right w:val="none" w:sz="0" w:space="0" w:color="auto"/>
          </w:divBdr>
        </w:div>
        <w:div w:id="932082496">
          <w:marLeft w:val="640"/>
          <w:marRight w:val="0"/>
          <w:marTop w:val="0"/>
          <w:marBottom w:val="0"/>
          <w:divBdr>
            <w:top w:val="none" w:sz="0" w:space="0" w:color="auto"/>
            <w:left w:val="none" w:sz="0" w:space="0" w:color="auto"/>
            <w:bottom w:val="none" w:sz="0" w:space="0" w:color="auto"/>
            <w:right w:val="none" w:sz="0" w:space="0" w:color="auto"/>
          </w:divBdr>
        </w:div>
        <w:div w:id="207692200">
          <w:marLeft w:val="640"/>
          <w:marRight w:val="0"/>
          <w:marTop w:val="0"/>
          <w:marBottom w:val="0"/>
          <w:divBdr>
            <w:top w:val="none" w:sz="0" w:space="0" w:color="auto"/>
            <w:left w:val="none" w:sz="0" w:space="0" w:color="auto"/>
            <w:bottom w:val="none" w:sz="0" w:space="0" w:color="auto"/>
            <w:right w:val="none" w:sz="0" w:space="0" w:color="auto"/>
          </w:divBdr>
        </w:div>
        <w:div w:id="963121386">
          <w:marLeft w:val="640"/>
          <w:marRight w:val="0"/>
          <w:marTop w:val="0"/>
          <w:marBottom w:val="0"/>
          <w:divBdr>
            <w:top w:val="none" w:sz="0" w:space="0" w:color="auto"/>
            <w:left w:val="none" w:sz="0" w:space="0" w:color="auto"/>
            <w:bottom w:val="none" w:sz="0" w:space="0" w:color="auto"/>
            <w:right w:val="none" w:sz="0" w:space="0" w:color="auto"/>
          </w:divBdr>
        </w:div>
        <w:div w:id="1790081621">
          <w:marLeft w:val="640"/>
          <w:marRight w:val="0"/>
          <w:marTop w:val="0"/>
          <w:marBottom w:val="0"/>
          <w:divBdr>
            <w:top w:val="none" w:sz="0" w:space="0" w:color="auto"/>
            <w:left w:val="none" w:sz="0" w:space="0" w:color="auto"/>
            <w:bottom w:val="none" w:sz="0" w:space="0" w:color="auto"/>
            <w:right w:val="none" w:sz="0" w:space="0" w:color="auto"/>
          </w:divBdr>
        </w:div>
        <w:div w:id="644356914">
          <w:marLeft w:val="640"/>
          <w:marRight w:val="0"/>
          <w:marTop w:val="0"/>
          <w:marBottom w:val="0"/>
          <w:divBdr>
            <w:top w:val="none" w:sz="0" w:space="0" w:color="auto"/>
            <w:left w:val="none" w:sz="0" w:space="0" w:color="auto"/>
            <w:bottom w:val="none" w:sz="0" w:space="0" w:color="auto"/>
            <w:right w:val="none" w:sz="0" w:space="0" w:color="auto"/>
          </w:divBdr>
        </w:div>
        <w:div w:id="1018311094">
          <w:marLeft w:val="640"/>
          <w:marRight w:val="0"/>
          <w:marTop w:val="0"/>
          <w:marBottom w:val="0"/>
          <w:divBdr>
            <w:top w:val="none" w:sz="0" w:space="0" w:color="auto"/>
            <w:left w:val="none" w:sz="0" w:space="0" w:color="auto"/>
            <w:bottom w:val="none" w:sz="0" w:space="0" w:color="auto"/>
            <w:right w:val="none" w:sz="0" w:space="0" w:color="auto"/>
          </w:divBdr>
        </w:div>
        <w:div w:id="2061705030">
          <w:marLeft w:val="640"/>
          <w:marRight w:val="0"/>
          <w:marTop w:val="0"/>
          <w:marBottom w:val="0"/>
          <w:divBdr>
            <w:top w:val="none" w:sz="0" w:space="0" w:color="auto"/>
            <w:left w:val="none" w:sz="0" w:space="0" w:color="auto"/>
            <w:bottom w:val="none" w:sz="0" w:space="0" w:color="auto"/>
            <w:right w:val="none" w:sz="0" w:space="0" w:color="auto"/>
          </w:divBdr>
        </w:div>
        <w:div w:id="894580290">
          <w:marLeft w:val="640"/>
          <w:marRight w:val="0"/>
          <w:marTop w:val="0"/>
          <w:marBottom w:val="0"/>
          <w:divBdr>
            <w:top w:val="none" w:sz="0" w:space="0" w:color="auto"/>
            <w:left w:val="none" w:sz="0" w:space="0" w:color="auto"/>
            <w:bottom w:val="none" w:sz="0" w:space="0" w:color="auto"/>
            <w:right w:val="none" w:sz="0" w:space="0" w:color="auto"/>
          </w:divBdr>
        </w:div>
        <w:div w:id="1174414912">
          <w:marLeft w:val="640"/>
          <w:marRight w:val="0"/>
          <w:marTop w:val="0"/>
          <w:marBottom w:val="0"/>
          <w:divBdr>
            <w:top w:val="none" w:sz="0" w:space="0" w:color="auto"/>
            <w:left w:val="none" w:sz="0" w:space="0" w:color="auto"/>
            <w:bottom w:val="none" w:sz="0" w:space="0" w:color="auto"/>
            <w:right w:val="none" w:sz="0" w:space="0" w:color="auto"/>
          </w:divBdr>
        </w:div>
        <w:div w:id="212162634">
          <w:marLeft w:val="640"/>
          <w:marRight w:val="0"/>
          <w:marTop w:val="0"/>
          <w:marBottom w:val="0"/>
          <w:divBdr>
            <w:top w:val="none" w:sz="0" w:space="0" w:color="auto"/>
            <w:left w:val="none" w:sz="0" w:space="0" w:color="auto"/>
            <w:bottom w:val="none" w:sz="0" w:space="0" w:color="auto"/>
            <w:right w:val="none" w:sz="0" w:space="0" w:color="auto"/>
          </w:divBdr>
        </w:div>
        <w:div w:id="497311530">
          <w:marLeft w:val="640"/>
          <w:marRight w:val="0"/>
          <w:marTop w:val="0"/>
          <w:marBottom w:val="0"/>
          <w:divBdr>
            <w:top w:val="none" w:sz="0" w:space="0" w:color="auto"/>
            <w:left w:val="none" w:sz="0" w:space="0" w:color="auto"/>
            <w:bottom w:val="none" w:sz="0" w:space="0" w:color="auto"/>
            <w:right w:val="none" w:sz="0" w:space="0" w:color="auto"/>
          </w:divBdr>
        </w:div>
        <w:div w:id="1546327535">
          <w:marLeft w:val="640"/>
          <w:marRight w:val="0"/>
          <w:marTop w:val="0"/>
          <w:marBottom w:val="0"/>
          <w:divBdr>
            <w:top w:val="none" w:sz="0" w:space="0" w:color="auto"/>
            <w:left w:val="none" w:sz="0" w:space="0" w:color="auto"/>
            <w:bottom w:val="none" w:sz="0" w:space="0" w:color="auto"/>
            <w:right w:val="none" w:sz="0" w:space="0" w:color="auto"/>
          </w:divBdr>
        </w:div>
        <w:div w:id="144199625">
          <w:marLeft w:val="640"/>
          <w:marRight w:val="0"/>
          <w:marTop w:val="0"/>
          <w:marBottom w:val="0"/>
          <w:divBdr>
            <w:top w:val="none" w:sz="0" w:space="0" w:color="auto"/>
            <w:left w:val="none" w:sz="0" w:space="0" w:color="auto"/>
            <w:bottom w:val="none" w:sz="0" w:space="0" w:color="auto"/>
            <w:right w:val="none" w:sz="0" w:space="0" w:color="auto"/>
          </w:divBdr>
        </w:div>
        <w:div w:id="1595091951">
          <w:marLeft w:val="640"/>
          <w:marRight w:val="0"/>
          <w:marTop w:val="0"/>
          <w:marBottom w:val="0"/>
          <w:divBdr>
            <w:top w:val="none" w:sz="0" w:space="0" w:color="auto"/>
            <w:left w:val="none" w:sz="0" w:space="0" w:color="auto"/>
            <w:bottom w:val="none" w:sz="0" w:space="0" w:color="auto"/>
            <w:right w:val="none" w:sz="0" w:space="0" w:color="auto"/>
          </w:divBdr>
        </w:div>
        <w:div w:id="2126000541">
          <w:marLeft w:val="640"/>
          <w:marRight w:val="0"/>
          <w:marTop w:val="0"/>
          <w:marBottom w:val="0"/>
          <w:divBdr>
            <w:top w:val="none" w:sz="0" w:space="0" w:color="auto"/>
            <w:left w:val="none" w:sz="0" w:space="0" w:color="auto"/>
            <w:bottom w:val="none" w:sz="0" w:space="0" w:color="auto"/>
            <w:right w:val="none" w:sz="0" w:space="0" w:color="auto"/>
          </w:divBdr>
        </w:div>
        <w:div w:id="1171801517">
          <w:marLeft w:val="640"/>
          <w:marRight w:val="0"/>
          <w:marTop w:val="0"/>
          <w:marBottom w:val="0"/>
          <w:divBdr>
            <w:top w:val="none" w:sz="0" w:space="0" w:color="auto"/>
            <w:left w:val="none" w:sz="0" w:space="0" w:color="auto"/>
            <w:bottom w:val="none" w:sz="0" w:space="0" w:color="auto"/>
            <w:right w:val="none" w:sz="0" w:space="0" w:color="auto"/>
          </w:divBdr>
        </w:div>
        <w:div w:id="1616912525">
          <w:marLeft w:val="640"/>
          <w:marRight w:val="0"/>
          <w:marTop w:val="0"/>
          <w:marBottom w:val="0"/>
          <w:divBdr>
            <w:top w:val="none" w:sz="0" w:space="0" w:color="auto"/>
            <w:left w:val="none" w:sz="0" w:space="0" w:color="auto"/>
            <w:bottom w:val="none" w:sz="0" w:space="0" w:color="auto"/>
            <w:right w:val="none" w:sz="0" w:space="0" w:color="auto"/>
          </w:divBdr>
        </w:div>
        <w:div w:id="1734884396">
          <w:marLeft w:val="640"/>
          <w:marRight w:val="0"/>
          <w:marTop w:val="0"/>
          <w:marBottom w:val="0"/>
          <w:divBdr>
            <w:top w:val="none" w:sz="0" w:space="0" w:color="auto"/>
            <w:left w:val="none" w:sz="0" w:space="0" w:color="auto"/>
            <w:bottom w:val="none" w:sz="0" w:space="0" w:color="auto"/>
            <w:right w:val="none" w:sz="0" w:space="0" w:color="auto"/>
          </w:divBdr>
        </w:div>
        <w:div w:id="1967004824">
          <w:marLeft w:val="640"/>
          <w:marRight w:val="0"/>
          <w:marTop w:val="0"/>
          <w:marBottom w:val="0"/>
          <w:divBdr>
            <w:top w:val="none" w:sz="0" w:space="0" w:color="auto"/>
            <w:left w:val="none" w:sz="0" w:space="0" w:color="auto"/>
            <w:bottom w:val="none" w:sz="0" w:space="0" w:color="auto"/>
            <w:right w:val="none" w:sz="0" w:space="0" w:color="auto"/>
          </w:divBdr>
        </w:div>
        <w:div w:id="1336107529">
          <w:marLeft w:val="640"/>
          <w:marRight w:val="0"/>
          <w:marTop w:val="0"/>
          <w:marBottom w:val="0"/>
          <w:divBdr>
            <w:top w:val="none" w:sz="0" w:space="0" w:color="auto"/>
            <w:left w:val="none" w:sz="0" w:space="0" w:color="auto"/>
            <w:bottom w:val="none" w:sz="0" w:space="0" w:color="auto"/>
            <w:right w:val="none" w:sz="0" w:space="0" w:color="auto"/>
          </w:divBdr>
        </w:div>
        <w:div w:id="1113553506">
          <w:marLeft w:val="640"/>
          <w:marRight w:val="0"/>
          <w:marTop w:val="0"/>
          <w:marBottom w:val="0"/>
          <w:divBdr>
            <w:top w:val="none" w:sz="0" w:space="0" w:color="auto"/>
            <w:left w:val="none" w:sz="0" w:space="0" w:color="auto"/>
            <w:bottom w:val="none" w:sz="0" w:space="0" w:color="auto"/>
            <w:right w:val="none" w:sz="0" w:space="0" w:color="auto"/>
          </w:divBdr>
        </w:div>
      </w:divsChild>
    </w:div>
    <w:div w:id="233509134">
      <w:bodyDiv w:val="1"/>
      <w:marLeft w:val="0"/>
      <w:marRight w:val="0"/>
      <w:marTop w:val="0"/>
      <w:marBottom w:val="0"/>
      <w:divBdr>
        <w:top w:val="none" w:sz="0" w:space="0" w:color="auto"/>
        <w:left w:val="none" w:sz="0" w:space="0" w:color="auto"/>
        <w:bottom w:val="none" w:sz="0" w:space="0" w:color="auto"/>
        <w:right w:val="none" w:sz="0" w:space="0" w:color="auto"/>
      </w:divBdr>
      <w:divsChild>
        <w:div w:id="1672172818">
          <w:marLeft w:val="640"/>
          <w:marRight w:val="0"/>
          <w:marTop w:val="0"/>
          <w:marBottom w:val="0"/>
          <w:divBdr>
            <w:top w:val="none" w:sz="0" w:space="0" w:color="auto"/>
            <w:left w:val="none" w:sz="0" w:space="0" w:color="auto"/>
            <w:bottom w:val="none" w:sz="0" w:space="0" w:color="auto"/>
            <w:right w:val="none" w:sz="0" w:space="0" w:color="auto"/>
          </w:divBdr>
        </w:div>
        <w:div w:id="968361929">
          <w:marLeft w:val="640"/>
          <w:marRight w:val="0"/>
          <w:marTop w:val="0"/>
          <w:marBottom w:val="0"/>
          <w:divBdr>
            <w:top w:val="none" w:sz="0" w:space="0" w:color="auto"/>
            <w:left w:val="none" w:sz="0" w:space="0" w:color="auto"/>
            <w:bottom w:val="none" w:sz="0" w:space="0" w:color="auto"/>
            <w:right w:val="none" w:sz="0" w:space="0" w:color="auto"/>
          </w:divBdr>
        </w:div>
        <w:div w:id="2122646147">
          <w:marLeft w:val="640"/>
          <w:marRight w:val="0"/>
          <w:marTop w:val="0"/>
          <w:marBottom w:val="0"/>
          <w:divBdr>
            <w:top w:val="none" w:sz="0" w:space="0" w:color="auto"/>
            <w:left w:val="none" w:sz="0" w:space="0" w:color="auto"/>
            <w:bottom w:val="none" w:sz="0" w:space="0" w:color="auto"/>
            <w:right w:val="none" w:sz="0" w:space="0" w:color="auto"/>
          </w:divBdr>
        </w:div>
        <w:div w:id="1062368270">
          <w:marLeft w:val="640"/>
          <w:marRight w:val="0"/>
          <w:marTop w:val="0"/>
          <w:marBottom w:val="0"/>
          <w:divBdr>
            <w:top w:val="none" w:sz="0" w:space="0" w:color="auto"/>
            <w:left w:val="none" w:sz="0" w:space="0" w:color="auto"/>
            <w:bottom w:val="none" w:sz="0" w:space="0" w:color="auto"/>
            <w:right w:val="none" w:sz="0" w:space="0" w:color="auto"/>
          </w:divBdr>
        </w:div>
        <w:div w:id="397946265">
          <w:marLeft w:val="640"/>
          <w:marRight w:val="0"/>
          <w:marTop w:val="0"/>
          <w:marBottom w:val="0"/>
          <w:divBdr>
            <w:top w:val="none" w:sz="0" w:space="0" w:color="auto"/>
            <w:left w:val="none" w:sz="0" w:space="0" w:color="auto"/>
            <w:bottom w:val="none" w:sz="0" w:space="0" w:color="auto"/>
            <w:right w:val="none" w:sz="0" w:space="0" w:color="auto"/>
          </w:divBdr>
        </w:div>
        <w:div w:id="658967294">
          <w:marLeft w:val="640"/>
          <w:marRight w:val="0"/>
          <w:marTop w:val="0"/>
          <w:marBottom w:val="0"/>
          <w:divBdr>
            <w:top w:val="none" w:sz="0" w:space="0" w:color="auto"/>
            <w:left w:val="none" w:sz="0" w:space="0" w:color="auto"/>
            <w:bottom w:val="none" w:sz="0" w:space="0" w:color="auto"/>
            <w:right w:val="none" w:sz="0" w:space="0" w:color="auto"/>
          </w:divBdr>
        </w:div>
        <w:div w:id="191768486">
          <w:marLeft w:val="640"/>
          <w:marRight w:val="0"/>
          <w:marTop w:val="0"/>
          <w:marBottom w:val="0"/>
          <w:divBdr>
            <w:top w:val="none" w:sz="0" w:space="0" w:color="auto"/>
            <w:left w:val="none" w:sz="0" w:space="0" w:color="auto"/>
            <w:bottom w:val="none" w:sz="0" w:space="0" w:color="auto"/>
            <w:right w:val="none" w:sz="0" w:space="0" w:color="auto"/>
          </w:divBdr>
        </w:div>
        <w:div w:id="636571443">
          <w:marLeft w:val="640"/>
          <w:marRight w:val="0"/>
          <w:marTop w:val="0"/>
          <w:marBottom w:val="0"/>
          <w:divBdr>
            <w:top w:val="none" w:sz="0" w:space="0" w:color="auto"/>
            <w:left w:val="none" w:sz="0" w:space="0" w:color="auto"/>
            <w:bottom w:val="none" w:sz="0" w:space="0" w:color="auto"/>
            <w:right w:val="none" w:sz="0" w:space="0" w:color="auto"/>
          </w:divBdr>
        </w:div>
        <w:div w:id="1447193038">
          <w:marLeft w:val="640"/>
          <w:marRight w:val="0"/>
          <w:marTop w:val="0"/>
          <w:marBottom w:val="0"/>
          <w:divBdr>
            <w:top w:val="none" w:sz="0" w:space="0" w:color="auto"/>
            <w:left w:val="none" w:sz="0" w:space="0" w:color="auto"/>
            <w:bottom w:val="none" w:sz="0" w:space="0" w:color="auto"/>
            <w:right w:val="none" w:sz="0" w:space="0" w:color="auto"/>
          </w:divBdr>
        </w:div>
        <w:div w:id="1491629943">
          <w:marLeft w:val="640"/>
          <w:marRight w:val="0"/>
          <w:marTop w:val="0"/>
          <w:marBottom w:val="0"/>
          <w:divBdr>
            <w:top w:val="none" w:sz="0" w:space="0" w:color="auto"/>
            <w:left w:val="none" w:sz="0" w:space="0" w:color="auto"/>
            <w:bottom w:val="none" w:sz="0" w:space="0" w:color="auto"/>
            <w:right w:val="none" w:sz="0" w:space="0" w:color="auto"/>
          </w:divBdr>
        </w:div>
        <w:div w:id="1751346113">
          <w:marLeft w:val="640"/>
          <w:marRight w:val="0"/>
          <w:marTop w:val="0"/>
          <w:marBottom w:val="0"/>
          <w:divBdr>
            <w:top w:val="none" w:sz="0" w:space="0" w:color="auto"/>
            <w:left w:val="none" w:sz="0" w:space="0" w:color="auto"/>
            <w:bottom w:val="none" w:sz="0" w:space="0" w:color="auto"/>
            <w:right w:val="none" w:sz="0" w:space="0" w:color="auto"/>
          </w:divBdr>
        </w:div>
        <w:div w:id="274098593">
          <w:marLeft w:val="640"/>
          <w:marRight w:val="0"/>
          <w:marTop w:val="0"/>
          <w:marBottom w:val="0"/>
          <w:divBdr>
            <w:top w:val="none" w:sz="0" w:space="0" w:color="auto"/>
            <w:left w:val="none" w:sz="0" w:space="0" w:color="auto"/>
            <w:bottom w:val="none" w:sz="0" w:space="0" w:color="auto"/>
            <w:right w:val="none" w:sz="0" w:space="0" w:color="auto"/>
          </w:divBdr>
        </w:div>
        <w:div w:id="1093933320">
          <w:marLeft w:val="640"/>
          <w:marRight w:val="0"/>
          <w:marTop w:val="0"/>
          <w:marBottom w:val="0"/>
          <w:divBdr>
            <w:top w:val="none" w:sz="0" w:space="0" w:color="auto"/>
            <w:left w:val="none" w:sz="0" w:space="0" w:color="auto"/>
            <w:bottom w:val="none" w:sz="0" w:space="0" w:color="auto"/>
            <w:right w:val="none" w:sz="0" w:space="0" w:color="auto"/>
          </w:divBdr>
        </w:div>
        <w:div w:id="1395007869">
          <w:marLeft w:val="640"/>
          <w:marRight w:val="0"/>
          <w:marTop w:val="0"/>
          <w:marBottom w:val="0"/>
          <w:divBdr>
            <w:top w:val="none" w:sz="0" w:space="0" w:color="auto"/>
            <w:left w:val="none" w:sz="0" w:space="0" w:color="auto"/>
            <w:bottom w:val="none" w:sz="0" w:space="0" w:color="auto"/>
            <w:right w:val="none" w:sz="0" w:space="0" w:color="auto"/>
          </w:divBdr>
        </w:div>
        <w:div w:id="1469660807">
          <w:marLeft w:val="640"/>
          <w:marRight w:val="0"/>
          <w:marTop w:val="0"/>
          <w:marBottom w:val="0"/>
          <w:divBdr>
            <w:top w:val="none" w:sz="0" w:space="0" w:color="auto"/>
            <w:left w:val="none" w:sz="0" w:space="0" w:color="auto"/>
            <w:bottom w:val="none" w:sz="0" w:space="0" w:color="auto"/>
            <w:right w:val="none" w:sz="0" w:space="0" w:color="auto"/>
          </w:divBdr>
        </w:div>
        <w:div w:id="152380578">
          <w:marLeft w:val="640"/>
          <w:marRight w:val="0"/>
          <w:marTop w:val="0"/>
          <w:marBottom w:val="0"/>
          <w:divBdr>
            <w:top w:val="none" w:sz="0" w:space="0" w:color="auto"/>
            <w:left w:val="none" w:sz="0" w:space="0" w:color="auto"/>
            <w:bottom w:val="none" w:sz="0" w:space="0" w:color="auto"/>
            <w:right w:val="none" w:sz="0" w:space="0" w:color="auto"/>
          </w:divBdr>
        </w:div>
        <w:div w:id="1073892788">
          <w:marLeft w:val="640"/>
          <w:marRight w:val="0"/>
          <w:marTop w:val="0"/>
          <w:marBottom w:val="0"/>
          <w:divBdr>
            <w:top w:val="none" w:sz="0" w:space="0" w:color="auto"/>
            <w:left w:val="none" w:sz="0" w:space="0" w:color="auto"/>
            <w:bottom w:val="none" w:sz="0" w:space="0" w:color="auto"/>
            <w:right w:val="none" w:sz="0" w:space="0" w:color="auto"/>
          </w:divBdr>
        </w:div>
        <w:div w:id="20592407">
          <w:marLeft w:val="640"/>
          <w:marRight w:val="0"/>
          <w:marTop w:val="0"/>
          <w:marBottom w:val="0"/>
          <w:divBdr>
            <w:top w:val="none" w:sz="0" w:space="0" w:color="auto"/>
            <w:left w:val="none" w:sz="0" w:space="0" w:color="auto"/>
            <w:bottom w:val="none" w:sz="0" w:space="0" w:color="auto"/>
            <w:right w:val="none" w:sz="0" w:space="0" w:color="auto"/>
          </w:divBdr>
        </w:div>
        <w:div w:id="1624969000">
          <w:marLeft w:val="640"/>
          <w:marRight w:val="0"/>
          <w:marTop w:val="0"/>
          <w:marBottom w:val="0"/>
          <w:divBdr>
            <w:top w:val="none" w:sz="0" w:space="0" w:color="auto"/>
            <w:left w:val="none" w:sz="0" w:space="0" w:color="auto"/>
            <w:bottom w:val="none" w:sz="0" w:space="0" w:color="auto"/>
            <w:right w:val="none" w:sz="0" w:space="0" w:color="auto"/>
          </w:divBdr>
        </w:div>
        <w:div w:id="887304345">
          <w:marLeft w:val="640"/>
          <w:marRight w:val="0"/>
          <w:marTop w:val="0"/>
          <w:marBottom w:val="0"/>
          <w:divBdr>
            <w:top w:val="none" w:sz="0" w:space="0" w:color="auto"/>
            <w:left w:val="none" w:sz="0" w:space="0" w:color="auto"/>
            <w:bottom w:val="none" w:sz="0" w:space="0" w:color="auto"/>
            <w:right w:val="none" w:sz="0" w:space="0" w:color="auto"/>
          </w:divBdr>
        </w:div>
        <w:div w:id="2068719213">
          <w:marLeft w:val="640"/>
          <w:marRight w:val="0"/>
          <w:marTop w:val="0"/>
          <w:marBottom w:val="0"/>
          <w:divBdr>
            <w:top w:val="none" w:sz="0" w:space="0" w:color="auto"/>
            <w:left w:val="none" w:sz="0" w:space="0" w:color="auto"/>
            <w:bottom w:val="none" w:sz="0" w:space="0" w:color="auto"/>
            <w:right w:val="none" w:sz="0" w:space="0" w:color="auto"/>
          </w:divBdr>
        </w:div>
        <w:div w:id="1181698583">
          <w:marLeft w:val="640"/>
          <w:marRight w:val="0"/>
          <w:marTop w:val="0"/>
          <w:marBottom w:val="0"/>
          <w:divBdr>
            <w:top w:val="none" w:sz="0" w:space="0" w:color="auto"/>
            <w:left w:val="none" w:sz="0" w:space="0" w:color="auto"/>
            <w:bottom w:val="none" w:sz="0" w:space="0" w:color="auto"/>
            <w:right w:val="none" w:sz="0" w:space="0" w:color="auto"/>
          </w:divBdr>
        </w:div>
        <w:div w:id="741368931">
          <w:marLeft w:val="640"/>
          <w:marRight w:val="0"/>
          <w:marTop w:val="0"/>
          <w:marBottom w:val="0"/>
          <w:divBdr>
            <w:top w:val="none" w:sz="0" w:space="0" w:color="auto"/>
            <w:left w:val="none" w:sz="0" w:space="0" w:color="auto"/>
            <w:bottom w:val="none" w:sz="0" w:space="0" w:color="auto"/>
            <w:right w:val="none" w:sz="0" w:space="0" w:color="auto"/>
          </w:divBdr>
        </w:div>
      </w:divsChild>
    </w:div>
    <w:div w:id="235943480">
      <w:bodyDiv w:val="1"/>
      <w:marLeft w:val="0"/>
      <w:marRight w:val="0"/>
      <w:marTop w:val="0"/>
      <w:marBottom w:val="0"/>
      <w:divBdr>
        <w:top w:val="none" w:sz="0" w:space="0" w:color="auto"/>
        <w:left w:val="none" w:sz="0" w:space="0" w:color="auto"/>
        <w:bottom w:val="none" w:sz="0" w:space="0" w:color="auto"/>
        <w:right w:val="none" w:sz="0" w:space="0" w:color="auto"/>
      </w:divBdr>
      <w:divsChild>
        <w:div w:id="698973460">
          <w:marLeft w:val="640"/>
          <w:marRight w:val="0"/>
          <w:marTop w:val="0"/>
          <w:marBottom w:val="0"/>
          <w:divBdr>
            <w:top w:val="none" w:sz="0" w:space="0" w:color="auto"/>
            <w:left w:val="none" w:sz="0" w:space="0" w:color="auto"/>
            <w:bottom w:val="none" w:sz="0" w:space="0" w:color="auto"/>
            <w:right w:val="none" w:sz="0" w:space="0" w:color="auto"/>
          </w:divBdr>
        </w:div>
        <w:div w:id="1156266258">
          <w:marLeft w:val="640"/>
          <w:marRight w:val="0"/>
          <w:marTop w:val="0"/>
          <w:marBottom w:val="0"/>
          <w:divBdr>
            <w:top w:val="none" w:sz="0" w:space="0" w:color="auto"/>
            <w:left w:val="none" w:sz="0" w:space="0" w:color="auto"/>
            <w:bottom w:val="none" w:sz="0" w:space="0" w:color="auto"/>
            <w:right w:val="none" w:sz="0" w:space="0" w:color="auto"/>
          </w:divBdr>
        </w:div>
        <w:div w:id="994183672">
          <w:marLeft w:val="640"/>
          <w:marRight w:val="0"/>
          <w:marTop w:val="0"/>
          <w:marBottom w:val="0"/>
          <w:divBdr>
            <w:top w:val="none" w:sz="0" w:space="0" w:color="auto"/>
            <w:left w:val="none" w:sz="0" w:space="0" w:color="auto"/>
            <w:bottom w:val="none" w:sz="0" w:space="0" w:color="auto"/>
            <w:right w:val="none" w:sz="0" w:space="0" w:color="auto"/>
          </w:divBdr>
        </w:div>
        <w:div w:id="73745704">
          <w:marLeft w:val="640"/>
          <w:marRight w:val="0"/>
          <w:marTop w:val="0"/>
          <w:marBottom w:val="0"/>
          <w:divBdr>
            <w:top w:val="none" w:sz="0" w:space="0" w:color="auto"/>
            <w:left w:val="none" w:sz="0" w:space="0" w:color="auto"/>
            <w:bottom w:val="none" w:sz="0" w:space="0" w:color="auto"/>
            <w:right w:val="none" w:sz="0" w:space="0" w:color="auto"/>
          </w:divBdr>
        </w:div>
        <w:div w:id="899560285">
          <w:marLeft w:val="640"/>
          <w:marRight w:val="0"/>
          <w:marTop w:val="0"/>
          <w:marBottom w:val="0"/>
          <w:divBdr>
            <w:top w:val="none" w:sz="0" w:space="0" w:color="auto"/>
            <w:left w:val="none" w:sz="0" w:space="0" w:color="auto"/>
            <w:bottom w:val="none" w:sz="0" w:space="0" w:color="auto"/>
            <w:right w:val="none" w:sz="0" w:space="0" w:color="auto"/>
          </w:divBdr>
        </w:div>
        <w:div w:id="1308239259">
          <w:marLeft w:val="640"/>
          <w:marRight w:val="0"/>
          <w:marTop w:val="0"/>
          <w:marBottom w:val="0"/>
          <w:divBdr>
            <w:top w:val="none" w:sz="0" w:space="0" w:color="auto"/>
            <w:left w:val="none" w:sz="0" w:space="0" w:color="auto"/>
            <w:bottom w:val="none" w:sz="0" w:space="0" w:color="auto"/>
            <w:right w:val="none" w:sz="0" w:space="0" w:color="auto"/>
          </w:divBdr>
        </w:div>
        <w:div w:id="295528511">
          <w:marLeft w:val="640"/>
          <w:marRight w:val="0"/>
          <w:marTop w:val="0"/>
          <w:marBottom w:val="0"/>
          <w:divBdr>
            <w:top w:val="none" w:sz="0" w:space="0" w:color="auto"/>
            <w:left w:val="none" w:sz="0" w:space="0" w:color="auto"/>
            <w:bottom w:val="none" w:sz="0" w:space="0" w:color="auto"/>
            <w:right w:val="none" w:sz="0" w:space="0" w:color="auto"/>
          </w:divBdr>
        </w:div>
        <w:div w:id="1537889553">
          <w:marLeft w:val="640"/>
          <w:marRight w:val="0"/>
          <w:marTop w:val="0"/>
          <w:marBottom w:val="0"/>
          <w:divBdr>
            <w:top w:val="none" w:sz="0" w:space="0" w:color="auto"/>
            <w:left w:val="none" w:sz="0" w:space="0" w:color="auto"/>
            <w:bottom w:val="none" w:sz="0" w:space="0" w:color="auto"/>
            <w:right w:val="none" w:sz="0" w:space="0" w:color="auto"/>
          </w:divBdr>
        </w:div>
        <w:div w:id="1919360186">
          <w:marLeft w:val="640"/>
          <w:marRight w:val="0"/>
          <w:marTop w:val="0"/>
          <w:marBottom w:val="0"/>
          <w:divBdr>
            <w:top w:val="none" w:sz="0" w:space="0" w:color="auto"/>
            <w:left w:val="none" w:sz="0" w:space="0" w:color="auto"/>
            <w:bottom w:val="none" w:sz="0" w:space="0" w:color="auto"/>
            <w:right w:val="none" w:sz="0" w:space="0" w:color="auto"/>
          </w:divBdr>
        </w:div>
        <w:div w:id="653601767">
          <w:marLeft w:val="640"/>
          <w:marRight w:val="0"/>
          <w:marTop w:val="0"/>
          <w:marBottom w:val="0"/>
          <w:divBdr>
            <w:top w:val="none" w:sz="0" w:space="0" w:color="auto"/>
            <w:left w:val="none" w:sz="0" w:space="0" w:color="auto"/>
            <w:bottom w:val="none" w:sz="0" w:space="0" w:color="auto"/>
            <w:right w:val="none" w:sz="0" w:space="0" w:color="auto"/>
          </w:divBdr>
        </w:div>
        <w:div w:id="1571963507">
          <w:marLeft w:val="640"/>
          <w:marRight w:val="0"/>
          <w:marTop w:val="0"/>
          <w:marBottom w:val="0"/>
          <w:divBdr>
            <w:top w:val="none" w:sz="0" w:space="0" w:color="auto"/>
            <w:left w:val="none" w:sz="0" w:space="0" w:color="auto"/>
            <w:bottom w:val="none" w:sz="0" w:space="0" w:color="auto"/>
            <w:right w:val="none" w:sz="0" w:space="0" w:color="auto"/>
          </w:divBdr>
        </w:div>
        <w:div w:id="181549659">
          <w:marLeft w:val="640"/>
          <w:marRight w:val="0"/>
          <w:marTop w:val="0"/>
          <w:marBottom w:val="0"/>
          <w:divBdr>
            <w:top w:val="none" w:sz="0" w:space="0" w:color="auto"/>
            <w:left w:val="none" w:sz="0" w:space="0" w:color="auto"/>
            <w:bottom w:val="none" w:sz="0" w:space="0" w:color="auto"/>
            <w:right w:val="none" w:sz="0" w:space="0" w:color="auto"/>
          </w:divBdr>
        </w:div>
        <w:div w:id="1982609016">
          <w:marLeft w:val="640"/>
          <w:marRight w:val="0"/>
          <w:marTop w:val="0"/>
          <w:marBottom w:val="0"/>
          <w:divBdr>
            <w:top w:val="none" w:sz="0" w:space="0" w:color="auto"/>
            <w:left w:val="none" w:sz="0" w:space="0" w:color="auto"/>
            <w:bottom w:val="none" w:sz="0" w:space="0" w:color="auto"/>
            <w:right w:val="none" w:sz="0" w:space="0" w:color="auto"/>
          </w:divBdr>
        </w:div>
        <w:div w:id="463156864">
          <w:marLeft w:val="640"/>
          <w:marRight w:val="0"/>
          <w:marTop w:val="0"/>
          <w:marBottom w:val="0"/>
          <w:divBdr>
            <w:top w:val="none" w:sz="0" w:space="0" w:color="auto"/>
            <w:left w:val="none" w:sz="0" w:space="0" w:color="auto"/>
            <w:bottom w:val="none" w:sz="0" w:space="0" w:color="auto"/>
            <w:right w:val="none" w:sz="0" w:space="0" w:color="auto"/>
          </w:divBdr>
        </w:div>
        <w:div w:id="1633366653">
          <w:marLeft w:val="640"/>
          <w:marRight w:val="0"/>
          <w:marTop w:val="0"/>
          <w:marBottom w:val="0"/>
          <w:divBdr>
            <w:top w:val="none" w:sz="0" w:space="0" w:color="auto"/>
            <w:left w:val="none" w:sz="0" w:space="0" w:color="auto"/>
            <w:bottom w:val="none" w:sz="0" w:space="0" w:color="auto"/>
            <w:right w:val="none" w:sz="0" w:space="0" w:color="auto"/>
          </w:divBdr>
        </w:div>
        <w:div w:id="912935244">
          <w:marLeft w:val="640"/>
          <w:marRight w:val="0"/>
          <w:marTop w:val="0"/>
          <w:marBottom w:val="0"/>
          <w:divBdr>
            <w:top w:val="none" w:sz="0" w:space="0" w:color="auto"/>
            <w:left w:val="none" w:sz="0" w:space="0" w:color="auto"/>
            <w:bottom w:val="none" w:sz="0" w:space="0" w:color="auto"/>
            <w:right w:val="none" w:sz="0" w:space="0" w:color="auto"/>
          </w:divBdr>
        </w:div>
        <w:div w:id="1681620163">
          <w:marLeft w:val="640"/>
          <w:marRight w:val="0"/>
          <w:marTop w:val="0"/>
          <w:marBottom w:val="0"/>
          <w:divBdr>
            <w:top w:val="none" w:sz="0" w:space="0" w:color="auto"/>
            <w:left w:val="none" w:sz="0" w:space="0" w:color="auto"/>
            <w:bottom w:val="none" w:sz="0" w:space="0" w:color="auto"/>
            <w:right w:val="none" w:sz="0" w:space="0" w:color="auto"/>
          </w:divBdr>
        </w:div>
        <w:div w:id="1279870013">
          <w:marLeft w:val="640"/>
          <w:marRight w:val="0"/>
          <w:marTop w:val="0"/>
          <w:marBottom w:val="0"/>
          <w:divBdr>
            <w:top w:val="none" w:sz="0" w:space="0" w:color="auto"/>
            <w:left w:val="none" w:sz="0" w:space="0" w:color="auto"/>
            <w:bottom w:val="none" w:sz="0" w:space="0" w:color="auto"/>
            <w:right w:val="none" w:sz="0" w:space="0" w:color="auto"/>
          </w:divBdr>
        </w:div>
        <w:div w:id="1813669267">
          <w:marLeft w:val="640"/>
          <w:marRight w:val="0"/>
          <w:marTop w:val="0"/>
          <w:marBottom w:val="0"/>
          <w:divBdr>
            <w:top w:val="none" w:sz="0" w:space="0" w:color="auto"/>
            <w:left w:val="none" w:sz="0" w:space="0" w:color="auto"/>
            <w:bottom w:val="none" w:sz="0" w:space="0" w:color="auto"/>
            <w:right w:val="none" w:sz="0" w:space="0" w:color="auto"/>
          </w:divBdr>
        </w:div>
        <w:div w:id="1814634146">
          <w:marLeft w:val="640"/>
          <w:marRight w:val="0"/>
          <w:marTop w:val="0"/>
          <w:marBottom w:val="0"/>
          <w:divBdr>
            <w:top w:val="none" w:sz="0" w:space="0" w:color="auto"/>
            <w:left w:val="none" w:sz="0" w:space="0" w:color="auto"/>
            <w:bottom w:val="none" w:sz="0" w:space="0" w:color="auto"/>
            <w:right w:val="none" w:sz="0" w:space="0" w:color="auto"/>
          </w:divBdr>
        </w:div>
        <w:div w:id="362095558">
          <w:marLeft w:val="640"/>
          <w:marRight w:val="0"/>
          <w:marTop w:val="0"/>
          <w:marBottom w:val="0"/>
          <w:divBdr>
            <w:top w:val="none" w:sz="0" w:space="0" w:color="auto"/>
            <w:left w:val="none" w:sz="0" w:space="0" w:color="auto"/>
            <w:bottom w:val="none" w:sz="0" w:space="0" w:color="auto"/>
            <w:right w:val="none" w:sz="0" w:space="0" w:color="auto"/>
          </w:divBdr>
        </w:div>
        <w:div w:id="1982072986">
          <w:marLeft w:val="640"/>
          <w:marRight w:val="0"/>
          <w:marTop w:val="0"/>
          <w:marBottom w:val="0"/>
          <w:divBdr>
            <w:top w:val="none" w:sz="0" w:space="0" w:color="auto"/>
            <w:left w:val="none" w:sz="0" w:space="0" w:color="auto"/>
            <w:bottom w:val="none" w:sz="0" w:space="0" w:color="auto"/>
            <w:right w:val="none" w:sz="0" w:space="0" w:color="auto"/>
          </w:divBdr>
        </w:div>
        <w:div w:id="1133448979">
          <w:marLeft w:val="640"/>
          <w:marRight w:val="0"/>
          <w:marTop w:val="0"/>
          <w:marBottom w:val="0"/>
          <w:divBdr>
            <w:top w:val="none" w:sz="0" w:space="0" w:color="auto"/>
            <w:left w:val="none" w:sz="0" w:space="0" w:color="auto"/>
            <w:bottom w:val="none" w:sz="0" w:space="0" w:color="auto"/>
            <w:right w:val="none" w:sz="0" w:space="0" w:color="auto"/>
          </w:divBdr>
        </w:div>
        <w:div w:id="140122412">
          <w:marLeft w:val="640"/>
          <w:marRight w:val="0"/>
          <w:marTop w:val="0"/>
          <w:marBottom w:val="0"/>
          <w:divBdr>
            <w:top w:val="none" w:sz="0" w:space="0" w:color="auto"/>
            <w:left w:val="none" w:sz="0" w:space="0" w:color="auto"/>
            <w:bottom w:val="none" w:sz="0" w:space="0" w:color="auto"/>
            <w:right w:val="none" w:sz="0" w:space="0" w:color="auto"/>
          </w:divBdr>
        </w:div>
        <w:div w:id="2133787763">
          <w:marLeft w:val="640"/>
          <w:marRight w:val="0"/>
          <w:marTop w:val="0"/>
          <w:marBottom w:val="0"/>
          <w:divBdr>
            <w:top w:val="none" w:sz="0" w:space="0" w:color="auto"/>
            <w:left w:val="none" w:sz="0" w:space="0" w:color="auto"/>
            <w:bottom w:val="none" w:sz="0" w:space="0" w:color="auto"/>
            <w:right w:val="none" w:sz="0" w:space="0" w:color="auto"/>
          </w:divBdr>
        </w:div>
        <w:div w:id="1190337214">
          <w:marLeft w:val="640"/>
          <w:marRight w:val="0"/>
          <w:marTop w:val="0"/>
          <w:marBottom w:val="0"/>
          <w:divBdr>
            <w:top w:val="none" w:sz="0" w:space="0" w:color="auto"/>
            <w:left w:val="none" w:sz="0" w:space="0" w:color="auto"/>
            <w:bottom w:val="none" w:sz="0" w:space="0" w:color="auto"/>
            <w:right w:val="none" w:sz="0" w:space="0" w:color="auto"/>
          </w:divBdr>
        </w:div>
        <w:div w:id="704717894">
          <w:marLeft w:val="640"/>
          <w:marRight w:val="0"/>
          <w:marTop w:val="0"/>
          <w:marBottom w:val="0"/>
          <w:divBdr>
            <w:top w:val="none" w:sz="0" w:space="0" w:color="auto"/>
            <w:left w:val="none" w:sz="0" w:space="0" w:color="auto"/>
            <w:bottom w:val="none" w:sz="0" w:space="0" w:color="auto"/>
            <w:right w:val="none" w:sz="0" w:space="0" w:color="auto"/>
          </w:divBdr>
        </w:div>
        <w:div w:id="2115585719">
          <w:marLeft w:val="640"/>
          <w:marRight w:val="0"/>
          <w:marTop w:val="0"/>
          <w:marBottom w:val="0"/>
          <w:divBdr>
            <w:top w:val="none" w:sz="0" w:space="0" w:color="auto"/>
            <w:left w:val="none" w:sz="0" w:space="0" w:color="auto"/>
            <w:bottom w:val="none" w:sz="0" w:space="0" w:color="auto"/>
            <w:right w:val="none" w:sz="0" w:space="0" w:color="auto"/>
          </w:divBdr>
        </w:div>
        <w:div w:id="360516251">
          <w:marLeft w:val="640"/>
          <w:marRight w:val="0"/>
          <w:marTop w:val="0"/>
          <w:marBottom w:val="0"/>
          <w:divBdr>
            <w:top w:val="none" w:sz="0" w:space="0" w:color="auto"/>
            <w:left w:val="none" w:sz="0" w:space="0" w:color="auto"/>
            <w:bottom w:val="none" w:sz="0" w:space="0" w:color="auto"/>
            <w:right w:val="none" w:sz="0" w:space="0" w:color="auto"/>
          </w:divBdr>
        </w:div>
        <w:div w:id="1177038270">
          <w:marLeft w:val="640"/>
          <w:marRight w:val="0"/>
          <w:marTop w:val="0"/>
          <w:marBottom w:val="0"/>
          <w:divBdr>
            <w:top w:val="none" w:sz="0" w:space="0" w:color="auto"/>
            <w:left w:val="none" w:sz="0" w:space="0" w:color="auto"/>
            <w:bottom w:val="none" w:sz="0" w:space="0" w:color="auto"/>
            <w:right w:val="none" w:sz="0" w:space="0" w:color="auto"/>
          </w:divBdr>
        </w:div>
        <w:div w:id="812335255">
          <w:marLeft w:val="640"/>
          <w:marRight w:val="0"/>
          <w:marTop w:val="0"/>
          <w:marBottom w:val="0"/>
          <w:divBdr>
            <w:top w:val="none" w:sz="0" w:space="0" w:color="auto"/>
            <w:left w:val="none" w:sz="0" w:space="0" w:color="auto"/>
            <w:bottom w:val="none" w:sz="0" w:space="0" w:color="auto"/>
            <w:right w:val="none" w:sz="0" w:space="0" w:color="auto"/>
          </w:divBdr>
        </w:div>
        <w:div w:id="810484450">
          <w:marLeft w:val="640"/>
          <w:marRight w:val="0"/>
          <w:marTop w:val="0"/>
          <w:marBottom w:val="0"/>
          <w:divBdr>
            <w:top w:val="none" w:sz="0" w:space="0" w:color="auto"/>
            <w:left w:val="none" w:sz="0" w:space="0" w:color="auto"/>
            <w:bottom w:val="none" w:sz="0" w:space="0" w:color="auto"/>
            <w:right w:val="none" w:sz="0" w:space="0" w:color="auto"/>
          </w:divBdr>
        </w:div>
        <w:div w:id="2048018720">
          <w:marLeft w:val="640"/>
          <w:marRight w:val="0"/>
          <w:marTop w:val="0"/>
          <w:marBottom w:val="0"/>
          <w:divBdr>
            <w:top w:val="none" w:sz="0" w:space="0" w:color="auto"/>
            <w:left w:val="none" w:sz="0" w:space="0" w:color="auto"/>
            <w:bottom w:val="none" w:sz="0" w:space="0" w:color="auto"/>
            <w:right w:val="none" w:sz="0" w:space="0" w:color="auto"/>
          </w:divBdr>
        </w:div>
        <w:div w:id="1134101405">
          <w:marLeft w:val="640"/>
          <w:marRight w:val="0"/>
          <w:marTop w:val="0"/>
          <w:marBottom w:val="0"/>
          <w:divBdr>
            <w:top w:val="none" w:sz="0" w:space="0" w:color="auto"/>
            <w:left w:val="none" w:sz="0" w:space="0" w:color="auto"/>
            <w:bottom w:val="none" w:sz="0" w:space="0" w:color="auto"/>
            <w:right w:val="none" w:sz="0" w:space="0" w:color="auto"/>
          </w:divBdr>
        </w:div>
        <w:div w:id="774978245">
          <w:marLeft w:val="640"/>
          <w:marRight w:val="0"/>
          <w:marTop w:val="0"/>
          <w:marBottom w:val="0"/>
          <w:divBdr>
            <w:top w:val="none" w:sz="0" w:space="0" w:color="auto"/>
            <w:left w:val="none" w:sz="0" w:space="0" w:color="auto"/>
            <w:bottom w:val="none" w:sz="0" w:space="0" w:color="auto"/>
            <w:right w:val="none" w:sz="0" w:space="0" w:color="auto"/>
          </w:divBdr>
        </w:div>
        <w:div w:id="532502080">
          <w:marLeft w:val="640"/>
          <w:marRight w:val="0"/>
          <w:marTop w:val="0"/>
          <w:marBottom w:val="0"/>
          <w:divBdr>
            <w:top w:val="none" w:sz="0" w:space="0" w:color="auto"/>
            <w:left w:val="none" w:sz="0" w:space="0" w:color="auto"/>
            <w:bottom w:val="none" w:sz="0" w:space="0" w:color="auto"/>
            <w:right w:val="none" w:sz="0" w:space="0" w:color="auto"/>
          </w:divBdr>
        </w:div>
        <w:div w:id="1348599911">
          <w:marLeft w:val="640"/>
          <w:marRight w:val="0"/>
          <w:marTop w:val="0"/>
          <w:marBottom w:val="0"/>
          <w:divBdr>
            <w:top w:val="none" w:sz="0" w:space="0" w:color="auto"/>
            <w:left w:val="none" w:sz="0" w:space="0" w:color="auto"/>
            <w:bottom w:val="none" w:sz="0" w:space="0" w:color="auto"/>
            <w:right w:val="none" w:sz="0" w:space="0" w:color="auto"/>
          </w:divBdr>
        </w:div>
        <w:div w:id="84150671">
          <w:marLeft w:val="640"/>
          <w:marRight w:val="0"/>
          <w:marTop w:val="0"/>
          <w:marBottom w:val="0"/>
          <w:divBdr>
            <w:top w:val="none" w:sz="0" w:space="0" w:color="auto"/>
            <w:left w:val="none" w:sz="0" w:space="0" w:color="auto"/>
            <w:bottom w:val="none" w:sz="0" w:space="0" w:color="auto"/>
            <w:right w:val="none" w:sz="0" w:space="0" w:color="auto"/>
          </w:divBdr>
        </w:div>
        <w:div w:id="573245706">
          <w:marLeft w:val="640"/>
          <w:marRight w:val="0"/>
          <w:marTop w:val="0"/>
          <w:marBottom w:val="0"/>
          <w:divBdr>
            <w:top w:val="none" w:sz="0" w:space="0" w:color="auto"/>
            <w:left w:val="none" w:sz="0" w:space="0" w:color="auto"/>
            <w:bottom w:val="none" w:sz="0" w:space="0" w:color="auto"/>
            <w:right w:val="none" w:sz="0" w:space="0" w:color="auto"/>
          </w:divBdr>
        </w:div>
        <w:div w:id="1263104561">
          <w:marLeft w:val="640"/>
          <w:marRight w:val="0"/>
          <w:marTop w:val="0"/>
          <w:marBottom w:val="0"/>
          <w:divBdr>
            <w:top w:val="none" w:sz="0" w:space="0" w:color="auto"/>
            <w:left w:val="none" w:sz="0" w:space="0" w:color="auto"/>
            <w:bottom w:val="none" w:sz="0" w:space="0" w:color="auto"/>
            <w:right w:val="none" w:sz="0" w:space="0" w:color="auto"/>
          </w:divBdr>
        </w:div>
        <w:div w:id="52853220">
          <w:marLeft w:val="640"/>
          <w:marRight w:val="0"/>
          <w:marTop w:val="0"/>
          <w:marBottom w:val="0"/>
          <w:divBdr>
            <w:top w:val="none" w:sz="0" w:space="0" w:color="auto"/>
            <w:left w:val="none" w:sz="0" w:space="0" w:color="auto"/>
            <w:bottom w:val="none" w:sz="0" w:space="0" w:color="auto"/>
            <w:right w:val="none" w:sz="0" w:space="0" w:color="auto"/>
          </w:divBdr>
        </w:div>
        <w:div w:id="1955403282">
          <w:marLeft w:val="640"/>
          <w:marRight w:val="0"/>
          <w:marTop w:val="0"/>
          <w:marBottom w:val="0"/>
          <w:divBdr>
            <w:top w:val="none" w:sz="0" w:space="0" w:color="auto"/>
            <w:left w:val="none" w:sz="0" w:space="0" w:color="auto"/>
            <w:bottom w:val="none" w:sz="0" w:space="0" w:color="auto"/>
            <w:right w:val="none" w:sz="0" w:space="0" w:color="auto"/>
          </w:divBdr>
        </w:div>
        <w:div w:id="1656572817">
          <w:marLeft w:val="640"/>
          <w:marRight w:val="0"/>
          <w:marTop w:val="0"/>
          <w:marBottom w:val="0"/>
          <w:divBdr>
            <w:top w:val="none" w:sz="0" w:space="0" w:color="auto"/>
            <w:left w:val="none" w:sz="0" w:space="0" w:color="auto"/>
            <w:bottom w:val="none" w:sz="0" w:space="0" w:color="auto"/>
            <w:right w:val="none" w:sz="0" w:space="0" w:color="auto"/>
          </w:divBdr>
        </w:div>
      </w:divsChild>
    </w:div>
    <w:div w:id="240675833">
      <w:bodyDiv w:val="1"/>
      <w:marLeft w:val="0"/>
      <w:marRight w:val="0"/>
      <w:marTop w:val="0"/>
      <w:marBottom w:val="0"/>
      <w:divBdr>
        <w:top w:val="none" w:sz="0" w:space="0" w:color="auto"/>
        <w:left w:val="none" w:sz="0" w:space="0" w:color="auto"/>
        <w:bottom w:val="none" w:sz="0" w:space="0" w:color="auto"/>
        <w:right w:val="none" w:sz="0" w:space="0" w:color="auto"/>
      </w:divBdr>
      <w:divsChild>
        <w:div w:id="1778477973">
          <w:marLeft w:val="0"/>
          <w:marRight w:val="0"/>
          <w:marTop w:val="0"/>
          <w:marBottom w:val="0"/>
          <w:divBdr>
            <w:top w:val="none" w:sz="0" w:space="0" w:color="auto"/>
            <w:left w:val="none" w:sz="0" w:space="0" w:color="auto"/>
            <w:bottom w:val="none" w:sz="0" w:space="0" w:color="auto"/>
            <w:right w:val="none" w:sz="0" w:space="0" w:color="auto"/>
          </w:divBdr>
          <w:divsChild>
            <w:div w:id="768505824">
              <w:marLeft w:val="0"/>
              <w:marRight w:val="0"/>
              <w:marTop w:val="0"/>
              <w:marBottom w:val="0"/>
              <w:divBdr>
                <w:top w:val="none" w:sz="0" w:space="0" w:color="auto"/>
                <w:left w:val="none" w:sz="0" w:space="0" w:color="auto"/>
                <w:bottom w:val="none" w:sz="0" w:space="0" w:color="auto"/>
                <w:right w:val="none" w:sz="0" w:space="0" w:color="auto"/>
              </w:divBdr>
              <w:divsChild>
                <w:div w:id="199056788">
                  <w:marLeft w:val="0"/>
                  <w:marRight w:val="0"/>
                  <w:marTop w:val="0"/>
                  <w:marBottom w:val="0"/>
                  <w:divBdr>
                    <w:top w:val="none" w:sz="0" w:space="0" w:color="auto"/>
                    <w:left w:val="none" w:sz="0" w:space="0" w:color="auto"/>
                    <w:bottom w:val="none" w:sz="0" w:space="0" w:color="auto"/>
                    <w:right w:val="none" w:sz="0" w:space="0" w:color="auto"/>
                  </w:divBdr>
                  <w:divsChild>
                    <w:div w:id="7794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0528">
          <w:marLeft w:val="0"/>
          <w:marRight w:val="0"/>
          <w:marTop w:val="0"/>
          <w:marBottom w:val="0"/>
          <w:divBdr>
            <w:top w:val="none" w:sz="0" w:space="0" w:color="auto"/>
            <w:left w:val="none" w:sz="0" w:space="0" w:color="auto"/>
            <w:bottom w:val="none" w:sz="0" w:space="0" w:color="auto"/>
            <w:right w:val="none" w:sz="0" w:space="0" w:color="auto"/>
          </w:divBdr>
          <w:divsChild>
            <w:div w:id="652485252">
              <w:marLeft w:val="0"/>
              <w:marRight w:val="0"/>
              <w:marTop w:val="0"/>
              <w:marBottom w:val="0"/>
              <w:divBdr>
                <w:top w:val="none" w:sz="0" w:space="0" w:color="auto"/>
                <w:left w:val="none" w:sz="0" w:space="0" w:color="auto"/>
                <w:bottom w:val="none" w:sz="0" w:space="0" w:color="auto"/>
                <w:right w:val="none" w:sz="0" w:space="0" w:color="auto"/>
              </w:divBdr>
              <w:divsChild>
                <w:div w:id="1082683334">
                  <w:marLeft w:val="0"/>
                  <w:marRight w:val="0"/>
                  <w:marTop w:val="0"/>
                  <w:marBottom w:val="0"/>
                  <w:divBdr>
                    <w:top w:val="none" w:sz="0" w:space="0" w:color="auto"/>
                    <w:left w:val="none" w:sz="0" w:space="0" w:color="auto"/>
                    <w:bottom w:val="none" w:sz="0" w:space="0" w:color="auto"/>
                    <w:right w:val="none" w:sz="0" w:space="0" w:color="auto"/>
                  </w:divBdr>
                  <w:divsChild>
                    <w:div w:id="14881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73837">
      <w:bodyDiv w:val="1"/>
      <w:marLeft w:val="0"/>
      <w:marRight w:val="0"/>
      <w:marTop w:val="0"/>
      <w:marBottom w:val="0"/>
      <w:divBdr>
        <w:top w:val="none" w:sz="0" w:space="0" w:color="auto"/>
        <w:left w:val="none" w:sz="0" w:space="0" w:color="auto"/>
        <w:bottom w:val="none" w:sz="0" w:space="0" w:color="auto"/>
        <w:right w:val="none" w:sz="0" w:space="0" w:color="auto"/>
      </w:divBdr>
      <w:divsChild>
        <w:div w:id="691417979">
          <w:marLeft w:val="640"/>
          <w:marRight w:val="0"/>
          <w:marTop w:val="0"/>
          <w:marBottom w:val="0"/>
          <w:divBdr>
            <w:top w:val="none" w:sz="0" w:space="0" w:color="auto"/>
            <w:left w:val="none" w:sz="0" w:space="0" w:color="auto"/>
            <w:bottom w:val="none" w:sz="0" w:space="0" w:color="auto"/>
            <w:right w:val="none" w:sz="0" w:space="0" w:color="auto"/>
          </w:divBdr>
        </w:div>
        <w:div w:id="1795058855">
          <w:marLeft w:val="640"/>
          <w:marRight w:val="0"/>
          <w:marTop w:val="0"/>
          <w:marBottom w:val="0"/>
          <w:divBdr>
            <w:top w:val="none" w:sz="0" w:space="0" w:color="auto"/>
            <w:left w:val="none" w:sz="0" w:space="0" w:color="auto"/>
            <w:bottom w:val="none" w:sz="0" w:space="0" w:color="auto"/>
            <w:right w:val="none" w:sz="0" w:space="0" w:color="auto"/>
          </w:divBdr>
        </w:div>
        <w:div w:id="284892217">
          <w:marLeft w:val="640"/>
          <w:marRight w:val="0"/>
          <w:marTop w:val="0"/>
          <w:marBottom w:val="0"/>
          <w:divBdr>
            <w:top w:val="none" w:sz="0" w:space="0" w:color="auto"/>
            <w:left w:val="none" w:sz="0" w:space="0" w:color="auto"/>
            <w:bottom w:val="none" w:sz="0" w:space="0" w:color="auto"/>
            <w:right w:val="none" w:sz="0" w:space="0" w:color="auto"/>
          </w:divBdr>
        </w:div>
        <w:div w:id="287055061">
          <w:marLeft w:val="640"/>
          <w:marRight w:val="0"/>
          <w:marTop w:val="0"/>
          <w:marBottom w:val="0"/>
          <w:divBdr>
            <w:top w:val="none" w:sz="0" w:space="0" w:color="auto"/>
            <w:left w:val="none" w:sz="0" w:space="0" w:color="auto"/>
            <w:bottom w:val="none" w:sz="0" w:space="0" w:color="auto"/>
            <w:right w:val="none" w:sz="0" w:space="0" w:color="auto"/>
          </w:divBdr>
        </w:div>
        <w:div w:id="1185051610">
          <w:marLeft w:val="640"/>
          <w:marRight w:val="0"/>
          <w:marTop w:val="0"/>
          <w:marBottom w:val="0"/>
          <w:divBdr>
            <w:top w:val="none" w:sz="0" w:space="0" w:color="auto"/>
            <w:left w:val="none" w:sz="0" w:space="0" w:color="auto"/>
            <w:bottom w:val="none" w:sz="0" w:space="0" w:color="auto"/>
            <w:right w:val="none" w:sz="0" w:space="0" w:color="auto"/>
          </w:divBdr>
        </w:div>
        <w:div w:id="562986936">
          <w:marLeft w:val="640"/>
          <w:marRight w:val="0"/>
          <w:marTop w:val="0"/>
          <w:marBottom w:val="0"/>
          <w:divBdr>
            <w:top w:val="none" w:sz="0" w:space="0" w:color="auto"/>
            <w:left w:val="none" w:sz="0" w:space="0" w:color="auto"/>
            <w:bottom w:val="none" w:sz="0" w:space="0" w:color="auto"/>
            <w:right w:val="none" w:sz="0" w:space="0" w:color="auto"/>
          </w:divBdr>
        </w:div>
        <w:div w:id="164977086">
          <w:marLeft w:val="640"/>
          <w:marRight w:val="0"/>
          <w:marTop w:val="0"/>
          <w:marBottom w:val="0"/>
          <w:divBdr>
            <w:top w:val="none" w:sz="0" w:space="0" w:color="auto"/>
            <w:left w:val="none" w:sz="0" w:space="0" w:color="auto"/>
            <w:bottom w:val="none" w:sz="0" w:space="0" w:color="auto"/>
            <w:right w:val="none" w:sz="0" w:space="0" w:color="auto"/>
          </w:divBdr>
        </w:div>
      </w:divsChild>
    </w:div>
    <w:div w:id="264314362">
      <w:bodyDiv w:val="1"/>
      <w:marLeft w:val="0"/>
      <w:marRight w:val="0"/>
      <w:marTop w:val="0"/>
      <w:marBottom w:val="0"/>
      <w:divBdr>
        <w:top w:val="none" w:sz="0" w:space="0" w:color="auto"/>
        <w:left w:val="none" w:sz="0" w:space="0" w:color="auto"/>
        <w:bottom w:val="none" w:sz="0" w:space="0" w:color="auto"/>
        <w:right w:val="none" w:sz="0" w:space="0" w:color="auto"/>
      </w:divBdr>
      <w:divsChild>
        <w:div w:id="874578430">
          <w:marLeft w:val="640"/>
          <w:marRight w:val="0"/>
          <w:marTop w:val="0"/>
          <w:marBottom w:val="0"/>
          <w:divBdr>
            <w:top w:val="none" w:sz="0" w:space="0" w:color="auto"/>
            <w:left w:val="none" w:sz="0" w:space="0" w:color="auto"/>
            <w:bottom w:val="none" w:sz="0" w:space="0" w:color="auto"/>
            <w:right w:val="none" w:sz="0" w:space="0" w:color="auto"/>
          </w:divBdr>
        </w:div>
        <w:div w:id="942614147">
          <w:marLeft w:val="640"/>
          <w:marRight w:val="0"/>
          <w:marTop w:val="0"/>
          <w:marBottom w:val="0"/>
          <w:divBdr>
            <w:top w:val="none" w:sz="0" w:space="0" w:color="auto"/>
            <w:left w:val="none" w:sz="0" w:space="0" w:color="auto"/>
            <w:bottom w:val="none" w:sz="0" w:space="0" w:color="auto"/>
            <w:right w:val="none" w:sz="0" w:space="0" w:color="auto"/>
          </w:divBdr>
        </w:div>
        <w:div w:id="845367608">
          <w:marLeft w:val="640"/>
          <w:marRight w:val="0"/>
          <w:marTop w:val="0"/>
          <w:marBottom w:val="0"/>
          <w:divBdr>
            <w:top w:val="none" w:sz="0" w:space="0" w:color="auto"/>
            <w:left w:val="none" w:sz="0" w:space="0" w:color="auto"/>
            <w:bottom w:val="none" w:sz="0" w:space="0" w:color="auto"/>
            <w:right w:val="none" w:sz="0" w:space="0" w:color="auto"/>
          </w:divBdr>
        </w:div>
        <w:div w:id="2070493709">
          <w:marLeft w:val="640"/>
          <w:marRight w:val="0"/>
          <w:marTop w:val="0"/>
          <w:marBottom w:val="0"/>
          <w:divBdr>
            <w:top w:val="none" w:sz="0" w:space="0" w:color="auto"/>
            <w:left w:val="none" w:sz="0" w:space="0" w:color="auto"/>
            <w:bottom w:val="none" w:sz="0" w:space="0" w:color="auto"/>
            <w:right w:val="none" w:sz="0" w:space="0" w:color="auto"/>
          </w:divBdr>
        </w:div>
        <w:div w:id="351685886">
          <w:marLeft w:val="640"/>
          <w:marRight w:val="0"/>
          <w:marTop w:val="0"/>
          <w:marBottom w:val="0"/>
          <w:divBdr>
            <w:top w:val="none" w:sz="0" w:space="0" w:color="auto"/>
            <w:left w:val="none" w:sz="0" w:space="0" w:color="auto"/>
            <w:bottom w:val="none" w:sz="0" w:space="0" w:color="auto"/>
            <w:right w:val="none" w:sz="0" w:space="0" w:color="auto"/>
          </w:divBdr>
        </w:div>
        <w:div w:id="1210261047">
          <w:marLeft w:val="640"/>
          <w:marRight w:val="0"/>
          <w:marTop w:val="0"/>
          <w:marBottom w:val="0"/>
          <w:divBdr>
            <w:top w:val="none" w:sz="0" w:space="0" w:color="auto"/>
            <w:left w:val="none" w:sz="0" w:space="0" w:color="auto"/>
            <w:bottom w:val="none" w:sz="0" w:space="0" w:color="auto"/>
            <w:right w:val="none" w:sz="0" w:space="0" w:color="auto"/>
          </w:divBdr>
        </w:div>
        <w:div w:id="1118062212">
          <w:marLeft w:val="640"/>
          <w:marRight w:val="0"/>
          <w:marTop w:val="0"/>
          <w:marBottom w:val="0"/>
          <w:divBdr>
            <w:top w:val="none" w:sz="0" w:space="0" w:color="auto"/>
            <w:left w:val="none" w:sz="0" w:space="0" w:color="auto"/>
            <w:bottom w:val="none" w:sz="0" w:space="0" w:color="auto"/>
            <w:right w:val="none" w:sz="0" w:space="0" w:color="auto"/>
          </w:divBdr>
        </w:div>
        <w:div w:id="2078630632">
          <w:marLeft w:val="640"/>
          <w:marRight w:val="0"/>
          <w:marTop w:val="0"/>
          <w:marBottom w:val="0"/>
          <w:divBdr>
            <w:top w:val="none" w:sz="0" w:space="0" w:color="auto"/>
            <w:left w:val="none" w:sz="0" w:space="0" w:color="auto"/>
            <w:bottom w:val="none" w:sz="0" w:space="0" w:color="auto"/>
            <w:right w:val="none" w:sz="0" w:space="0" w:color="auto"/>
          </w:divBdr>
        </w:div>
        <w:div w:id="1296328034">
          <w:marLeft w:val="640"/>
          <w:marRight w:val="0"/>
          <w:marTop w:val="0"/>
          <w:marBottom w:val="0"/>
          <w:divBdr>
            <w:top w:val="none" w:sz="0" w:space="0" w:color="auto"/>
            <w:left w:val="none" w:sz="0" w:space="0" w:color="auto"/>
            <w:bottom w:val="none" w:sz="0" w:space="0" w:color="auto"/>
            <w:right w:val="none" w:sz="0" w:space="0" w:color="auto"/>
          </w:divBdr>
        </w:div>
        <w:div w:id="1145273697">
          <w:marLeft w:val="640"/>
          <w:marRight w:val="0"/>
          <w:marTop w:val="0"/>
          <w:marBottom w:val="0"/>
          <w:divBdr>
            <w:top w:val="none" w:sz="0" w:space="0" w:color="auto"/>
            <w:left w:val="none" w:sz="0" w:space="0" w:color="auto"/>
            <w:bottom w:val="none" w:sz="0" w:space="0" w:color="auto"/>
            <w:right w:val="none" w:sz="0" w:space="0" w:color="auto"/>
          </w:divBdr>
        </w:div>
        <w:div w:id="851915967">
          <w:marLeft w:val="640"/>
          <w:marRight w:val="0"/>
          <w:marTop w:val="0"/>
          <w:marBottom w:val="0"/>
          <w:divBdr>
            <w:top w:val="none" w:sz="0" w:space="0" w:color="auto"/>
            <w:left w:val="none" w:sz="0" w:space="0" w:color="auto"/>
            <w:bottom w:val="none" w:sz="0" w:space="0" w:color="auto"/>
            <w:right w:val="none" w:sz="0" w:space="0" w:color="auto"/>
          </w:divBdr>
        </w:div>
        <w:div w:id="842012870">
          <w:marLeft w:val="640"/>
          <w:marRight w:val="0"/>
          <w:marTop w:val="0"/>
          <w:marBottom w:val="0"/>
          <w:divBdr>
            <w:top w:val="none" w:sz="0" w:space="0" w:color="auto"/>
            <w:left w:val="none" w:sz="0" w:space="0" w:color="auto"/>
            <w:bottom w:val="none" w:sz="0" w:space="0" w:color="auto"/>
            <w:right w:val="none" w:sz="0" w:space="0" w:color="auto"/>
          </w:divBdr>
        </w:div>
        <w:div w:id="382291013">
          <w:marLeft w:val="640"/>
          <w:marRight w:val="0"/>
          <w:marTop w:val="0"/>
          <w:marBottom w:val="0"/>
          <w:divBdr>
            <w:top w:val="none" w:sz="0" w:space="0" w:color="auto"/>
            <w:left w:val="none" w:sz="0" w:space="0" w:color="auto"/>
            <w:bottom w:val="none" w:sz="0" w:space="0" w:color="auto"/>
            <w:right w:val="none" w:sz="0" w:space="0" w:color="auto"/>
          </w:divBdr>
        </w:div>
        <w:div w:id="218979734">
          <w:marLeft w:val="640"/>
          <w:marRight w:val="0"/>
          <w:marTop w:val="0"/>
          <w:marBottom w:val="0"/>
          <w:divBdr>
            <w:top w:val="none" w:sz="0" w:space="0" w:color="auto"/>
            <w:left w:val="none" w:sz="0" w:space="0" w:color="auto"/>
            <w:bottom w:val="none" w:sz="0" w:space="0" w:color="auto"/>
            <w:right w:val="none" w:sz="0" w:space="0" w:color="auto"/>
          </w:divBdr>
        </w:div>
        <w:div w:id="2075004239">
          <w:marLeft w:val="640"/>
          <w:marRight w:val="0"/>
          <w:marTop w:val="0"/>
          <w:marBottom w:val="0"/>
          <w:divBdr>
            <w:top w:val="none" w:sz="0" w:space="0" w:color="auto"/>
            <w:left w:val="none" w:sz="0" w:space="0" w:color="auto"/>
            <w:bottom w:val="none" w:sz="0" w:space="0" w:color="auto"/>
            <w:right w:val="none" w:sz="0" w:space="0" w:color="auto"/>
          </w:divBdr>
        </w:div>
        <w:div w:id="1651639179">
          <w:marLeft w:val="640"/>
          <w:marRight w:val="0"/>
          <w:marTop w:val="0"/>
          <w:marBottom w:val="0"/>
          <w:divBdr>
            <w:top w:val="none" w:sz="0" w:space="0" w:color="auto"/>
            <w:left w:val="none" w:sz="0" w:space="0" w:color="auto"/>
            <w:bottom w:val="none" w:sz="0" w:space="0" w:color="auto"/>
            <w:right w:val="none" w:sz="0" w:space="0" w:color="auto"/>
          </w:divBdr>
        </w:div>
        <w:div w:id="1962034420">
          <w:marLeft w:val="640"/>
          <w:marRight w:val="0"/>
          <w:marTop w:val="0"/>
          <w:marBottom w:val="0"/>
          <w:divBdr>
            <w:top w:val="none" w:sz="0" w:space="0" w:color="auto"/>
            <w:left w:val="none" w:sz="0" w:space="0" w:color="auto"/>
            <w:bottom w:val="none" w:sz="0" w:space="0" w:color="auto"/>
            <w:right w:val="none" w:sz="0" w:space="0" w:color="auto"/>
          </w:divBdr>
        </w:div>
        <w:div w:id="1590507180">
          <w:marLeft w:val="640"/>
          <w:marRight w:val="0"/>
          <w:marTop w:val="0"/>
          <w:marBottom w:val="0"/>
          <w:divBdr>
            <w:top w:val="none" w:sz="0" w:space="0" w:color="auto"/>
            <w:left w:val="none" w:sz="0" w:space="0" w:color="auto"/>
            <w:bottom w:val="none" w:sz="0" w:space="0" w:color="auto"/>
            <w:right w:val="none" w:sz="0" w:space="0" w:color="auto"/>
          </w:divBdr>
        </w:div>
        <w:div w:id="824779424">
          <w:marLeft w:val="640"/>
          <w:marRight w:val="0"/>
          <w:marTop w:val="0"/>
          <w:marBottom w:val="0"/>
          <w:divBdr>
            <w:top w:val="none" w:sz="0" w:space="0" w:color="auto"/>
            <w:left w:val="none" w:sz="0" w:space="0" w:color="auto"/>
            <w:bottom w:val="none" w:sz="0" w:space="0" w:color="auto"/>
            <w:right w:val="none" w:sz="0" w:space="0" w:color="auto"/>
          </w:divBdr>
        </w:div>
        <w:div w:id="1495102914">
          <w:marLeft w:val="640"/>
          <w:marRight w:val="0"/>
          <w:marTop w:val="0"/>
          <w:marBottom w:val="0"/>
          <w:divBdr>
            <w:top w:val="none" w:sz="0" w:space="0" w:color="auto"/>
            <w:left w:val="none" w:sz="0" w:space="0" w:color="auto"/>
            <w:bottom w:val="none" w:sz="0" w:space="0" w:color="auto"/>
            <w:right w:val="none" w:sz="0" w:space="0" w:color="auto"/>
          </w:divBdr>
        </w:div>
        <w:div w:id="135807468">
          <w:marLeft w:val="640"/>
          <w:marRight w:val="0"/>
          <w:marTop w:val="0"/>
          <w:marBottom w:val="0"/>
          <w:divBdr>
            <w:top w:val="none" w:sz="0" w:space="0" w:color="auto"/>
            <w:left w:val="none" w:sz="0" w:space="0" w:color="auto"/>
            <w:bottom w:val="none" w:sz="0" w:space="0" w:color="auto"/>
            <w:right w:val="none" w:sz="0" w:space="0" w:color="auto"/>
          </w:divBdr>
        </w:div>
        <w:div w:id="1452016656">
          <w:marLeft w:val="640"/>
          <w:marRight w:val="0"/>
          <w:marTop w:val="0"/>
          <w:marBottom w:val="0"/>
          <w:divBdr>
            <w:top w:val="none" w:sz="0" w:space="0" w:color="auto"/>
            <w:left w:val="none" w:sz="0" w:space="0" w:color="auto"/>
            <w:bottom w:val="none" w:sz="0" w:space="0" w:color="auto"/>
            <w:right w:val="none" w:sz="0" w:space="0" w:color="auto"/>
          </w:divBdr>
        </w:div>
        <w:div w:id="1753358274">
          <w:marLeft w:val="640"/>
          <w:marRight w:val="0"/>
          <w:marTop w:val="0"/>
          <w:marBottom w:val="0"/>
          <w:divBdr>
            <w:top w:val="none" w:sz="0" w:space="0" w:color="auto"/>
            <w:left w:val="none" w:sz="0" w:space="0" w:color="auto"/>
            <w:bottom w:val="none" w:sz="0" w:space="0" w:color="auto"/>
            <w:right w:val="none" w:sz="0" w:space="0" w:color="auto"/>
          </w:divBdr>
        </w:div>
        <w:div w:id="1704090695">
          <w:marLeft w:val="640"/>
          <w:marRight w:val="0"/>
          <w:marTop w:val="0"/>
          <w:marBottom w:val="0"/>
          <w:divBdr>
            <w:top w:val="none" w:sz="0" w:space="0" w:color="auto"/>
            <w:left w:val="none" w:sz="0" w:space="0" w:color="auto"/>
            <w:bottom w:val="none" w:sz="0" w:space="0" w:color="auto"/>
            <w:right w:val="none" w:sz="0" w:space="0" w:color="auto"/>
          </w:divBdr>
        </w:div>
        <w:div w:id="1467509640">
          <w:marLeft w:val="640"/>
          <w:marRight w:val="0"/>
          <w:marTop w:val="0"/>
          <w:marBottom w:val="0"/>
          <w:divBdr>
            <w:top w:val="none" w:sz="0" w:space="0" w:color="auto"/>
            <w:left w:val="none" w:sz="0" w:space="0" w:color="auto"/>
            <w:bottom w:val="none" w:sz="0" w:space="0" w:color="auto"/>
            <w:right w:val="none" w:sz="0" w:space="0" w:color="auto"/>
          </w:divBdr>
        </w:div>
        <w:div w:id="1617563364">
          <w:marLeft w:val="640"/>
          <w:marRight w:val="0"/>
          <w:marTop w:val="0"/>
          <w:marBottom w:val="0"/>
          <w:divBdr>
            <w:top w:val="none" w:sz="0" w:space="0" w:color="auto"/>
            <w:left w:val="none" w:sz="0" w:space="0" w:color="auto"/>
            <w:bottom w:val="none" w:sz="0" w:space="0" w:color="auto"/>
            <w:right w:val="none" w:sz="0" w:space="0" w:color="auto"/>
          </w:divBdr>
        </w:div>
        <w:div w:id="1632203605">
          <w:marLeft w:val="640"/>
          <w:marRight w:val="0"/>
          <w:marTop w:val="0"/>
          <w:marBottom w:val="0"/>
          <w:divBdr>
            <w:top w:val="none" w:sz="0" w:space="0" w:color="auto"/>
            <w:left w:val="none" w:sz="0" w:space="0" w:color="auto"/>
            <w:bottom w:val="none" w:sz="0" w:space="0" w:color="auto"/>
            <w:right w:val="none" w:sz="0" w:space="0" w:color="auto"/>
          </w:divBdr>
        </w:div>
        <w:div w:id="1681278305">
          <w:marLeft w:val="640"/>
          <w:marRight w:val="0"/>
          <w:marTop w:val="0"/>
          <w:marBottom w:val="0"/>
          <w:divBdr>
            <w:top w:val="none" w:sz="0" w:space="0" w:color="auto"/>
            <w:left w:val="none" w:sz="0" w:space="0" w:color="auto"/>
            <w:bottom w:val="none" w:sz="0" w:space="0" w:color="auto"/>
            <w:right w:val="none" w:sz="0" w:space="0" w:color="auto"/>
          </w:divBdr>
        </w:div>
        <w:div w:id="5597116">
          <w:marLeft w:val="640"/>
          <w:marRight w:val="0"/>
          <w:marTop w:val="0"/>
          <w:marBottom w:val="0"/>
          <w:divBdr>
            <w:top w:val="none" w:sz="0" w:space="0" w:color="auto"/>
            <w:left w:val="none" w:sz="0" w:space="0" w:color="auto"/>
            <w:bottom w:val="none" w:sz="0" w:space="0" w:color="auto"/>
            <w:right w:val="none" w:sz="0" w:space="0" w:color="auto"/>
          </w:divBdr>
        </w:div>
        <w:div w:id="592511265">
          <w:marLeft w:val="640"/>
          <w:marRight w:val="0"/>
          <w:marTop w:val="0"/>
          <w:marBottom w:val="0"/>
          <w:divBdr>
            <w:top w:val="none" w:sz="0" w:space="0" w:color="auto"/>
            <w:left w:val="none" w:sz="0" w:space="0" w:color="auto"/>
            <w:bottom w:val="none" w:sz="0" w:space="0" w:color="auto"/>
            <w:right w:val="none" w:sz="0" w:space="0" w:color="auto"/>
          </w:divBdr>
        </w:div>
        <w:div w:id="1895189757">
          <w:marLeft w:val="640"/>
          <w:marRight w:val="0"/>
          <w:marTop w:val="0"/>
          <w:marBottom w:val="0"/>
          <w:divBdr>
            <w:top w:val="none" w:sz="0" w:space="0" w:color="auto"/>
            <w:left w:val="none" w:sz="0" w:space="0" w:color="auto"/>
            <w:bottom w:val="none" w:sz="0" w:space="0" w:color="auto"/>
            <w:right w:val="none" w:sz="0" w:space="0" w:color="auto"/>
          </w:divBdr>
        </w:div>
        <w:div w:id="1045718429">
          <w:marLeft w:val="640"/>
          <w:marRight w:val="0"/>
          <w:marTop w:val="0"/>
          <w:marBottom w:val="0"/>
          <w:divBdr>
            <w:top w:val="none" w:sz="0" w:space="0" w:color="auto"/>
            <w:left w:val="none" w:sz="0" w:space="0" w:color="auto"/>
            <w:bottom w:val="none" w:sz="0" w:space="0" w:color="auto"/>
            <w:right w:val="none" w:sz="0" w:space="0" w:color="auto"/>
          </w:divBdr>
        </w:div>
        <w:div w:id="1777213069">
          <w:marLeft w:val="640"/>
          <w:marRight w:val="0"/>
          <w:marTop w:val="0"/>
          <w:marBottom w:val="0"/>
          <w:divBdr>
            <w:top w:val="none" w:sz="0" w:space="0" w:color="auto"/>
            <w:left w:val="none" w:sz="0" w:space="0" w:color="auto"/>
            <w:bottom w:val="none" w:sz="0" w:space="0" w:color="auto"/>
            <w:right w:val="none" w:sz="0" w:space="0" w:color="auto"/>
          </w:divBdr>
        </w:div>
        <w:div w:id="705133087">
          <w:marLeft w:val="640"/>
          <w:marRight w:val="0"/>
          <w:marTop w:val="0"/>
          <w:marBottom w:val="0"/>
          <w:divBdr>
            <w:top w:val="none" w:sz="0" w:space="0" w:color="auto"/>
            <w:left w:val="none" w:sz="0" w:space="0" w:color="auto"/>
            <w:bottom w:val="none" w:sz="0" w:space="0" w:color="auto"/>
            <w:right w:val="none" w:sz="0" w:space="0" w:color="auto"/>
          </w:divBdr>
        </w:div>
        <w:div w:id="1480877433">
          <w:marLeft w:val="640"/>
          <w:marRight w:val="0"/>
          <w:marTop w:val="0"/>
          <w:marBottom w:val="0"/>
          <w:divBdr>
            <w:top w:val="none" w:sz="0" w:space="0" w:color="auto"/>
            <w:left w:val="none" w:sz="0" w:space="0" w:color="auto"/>
            <w:bottom w:val="none" w:sz="0" w:space="0" w:color="auto"/>
            <w:right w:val="none" w:sz="0" w:space="0" w:color="auto"/>
          </w:divBdr>
        </w:div>
        <w:div w:id="2076656500">
          <w:marLeft w:val="640"/>
          <w:marRight w:val="0"/>
          <w:marTop w:val="0"/>
          <w:marBottom w:val="0"/>
          <w:divBdr>
            <w:top w:val="none" w:sz="0" w:space="0" w:color="auto"/>
            <w:left w:val="none" w:sz="0" w:space="0" w:color="auto"/>
            <w:bottom w:val="none" w:sz="0" w:space="0" w:color="auto"/>
            <w:right w:val="none" w:sz="0" w:space="0" w:color="auto"/>
          </w:divBdr>
        </w:div>
        <w:div w:id="882866887">
          <w:marLeft w:val="640"/>
          <w:marRight w:val="0"/>
          <w:marTop w:val="0"/>
          <w:marBottom w:val="0"/>
          <w:divBdr>
            <w:top w:val="none" w:sz="0" w:space="0" w:color="auto"/>
            <w:left w:val="none" w:sz="0" w:space="0" w:color="auto"/>
            <w:bottom w:val="none" w:sz="0" w:space="0" w:color="auto"/>
            <w:right w:val="none" w:sz="0" w:space="0" w:color="auto"/>
          </w:divBdr>
        </w:div>
        <w:div w:id="259029334">
          <w:marLeft w:val="640"/>
          <w:marRight w:val="0"/>
          <w:marTop w:val="0"/>
          <w:marBottom w:val="0"/>
          <w:divBdr>
            <w:top w:val="none" w:sz="0" w:space="0" w:color="auto"/>
            <w:left w:val="none" w:sz="0" w:space="0" w:color="auto"/>
            <w:bottom w:val="none" w:sz="0" w:space="0" w:color="auto"/>
            <w:right w:val="none" w:sz="0" w:space="0" w:color="auto"/>
          </w:divBdr>
        </w:div>
        <w:div w:id="1121876413">
          <w:marLeft w:val="640"/>
          <w:marRight w:val="0"/>
          <w:marTop w:val="0"/>
          <w:marBottom w:val="0"/>
          <w:divBdr>
            <w:top w:val="none" w:sz="0" w:space="0" w:color="auto"/>
            <w:left w:val="none" w:sz="0" w:space="0" w:color="auto"/>
            <w:bottom w:val="none" w:sz="0" w:space="0" w:color="auto"/>
            <w:right w:val="none" w:sz="0" w:space="0" w:color="auto"/>
          </w:divBdr>
        </w:div>
        <w:div w:id="1204833143">
          <w:marLeft w:val="640"/>
          <w:marRight w:val="0"/>
          <w:marTop w:val="0"/>
          <w:marBottom w:val="0"/>
          <w:divBdr>
            <w:top w:val="none" w:sz="0" w:space="0" w:color="auto"/>
            <w:left w:val="none" w:sz="0" w:space="0" w:color="auto"/>
            <w:bottom w:val="none" w:sz="0" w:space="0" w:color="auto"/>
            <w:right w:val="none" w:sz="0" w:space="0" w:color="auto"/>
          </w:divBdr>
        </w:div>
        <w:div w:id="1953200121">
          <w:marLeft w:val="640"/>
          <w:marRight w:val="0"/>
          <w:marTop w:val="0"/>
          <w:marBottom w:val="0"/>
          <w:divBdr>
            <w:top w:val="none" w:sz="0" w:space="0" w:color="auto"/>
            <w:left w:val="none" w:sz="0" w:space="0" w:color="auto"/>
            <w:bottom w:val="none" w:sz="0" w:space="0" w:color="auto"/>
            <w:right w:val="none" w:sz="0" w:space="0" w:color="auto"/>
          </w:divBdr>
        </w:div>
      </w:divsChild>
    </w:div>
    <w:div w:id="306328478">
      <w:bodyDiv w:val="1"/>
      <w:marLeft w:val="0"/>
      <w:marRight w:val="0"/>
      <w:marTop w:val="0"/>
      <w:marBottom w:val="0"/>
      <w:divBdr>
        <w:top w:val="none" w:sz="0" w:space="0" w:color="auto"/>
        <w:left w:val="none" w:sz="0" w:space="0" w:color="auto"/>
        <w:bottom w:val="none" w:sz="0" w:space="0" w:color="auto"/>
        <w:right w:val="none" w:sz="0" w:space="0" w:color="auto"/>
      </w:divBdr>
      <w:divsChild>
        <w:div w:id="1684278079">
          <w:marLeft w:val="640"/>
          <w:marRight w:val="0"/>
          <w:marTop w:val="0"/>
          <w:marBottom w:val="0"/>
          <w:divBdr>
            <w:top w:val="none" w:sz="0" w:space="0" w:color="auto"/>
            <w:left w:val="none" w:sz="0" w:space="0" w:color="auto"/>
            <w:bottom w:val="none" w:sz="0" w:space="0" w:color="auto"/>
            <w:right w:val="none" w:sz="0" w:space="0" w:color="auto"/>
          </w:divBdr>
        </w:div>
        <w:div w:id="1847355575">
          <w:marLeft w:val="640"/>
          <w:marRight w:val="0"/>
          <w:marTop w:val="0"/>
          <w:marBottom w:val="0"/>
          <w:divBdr>
            <w:top w:val="none" w:sz="0" w:space="0" w:color="auto"/>
            <w:left w:val="none" w:sz="0" w:space="0" w:color="auto"/>
            <w:bottom w:val="none" w:sz="0" w:space="0" w:color="auto"/>
            <w:right w:val="none" w:sz="0" w:space="0" w:color="auto"/>
          </w:divBdr>
        </w:div>
        <w:div w:id="403572921">
          <w:marLeft w:val="640"/>
          <w:marRight w:val="0"/>
          <w:marTop w:val="0"/>
          <w:marBottom w:val="0"/>
          <w:divBdr>
            <w:top w:val="none" w:sz="0" w:space="0" w:color="auto"/>
            <w:left w:val="none" w:sz="0" w:space="0" w:color="auto"/>
            <w:bottom w:val="none" w:sz="0" w:space="0" w:color="auto"/>
            <w:right w:val="none" w:sz="0" w:space="0" w:color="auto"/>
          </w:divBdr>
        </w:div>
        <w:div w:id="2070571551">
          <w:marLeft w:val="640"/>
          <w:marRight w:val="0"/>
          <w:marTop w:val="0"/>
          <w:marBottom w:val="0"/>
          <w:divBdr>
            <w:top w:val="none" w:sz="0" w:space="0" w:color="auto"/>
            <w:left w:val="none" w:sz="0" w:space="0" w:color="auto"/>
            <w:bottom w:val="none" w:sz="0" w:space="0" w:color="auto"/>
            <w:right w:val="none" w:sz="0" w:space="0" w:color="auto"/>
          </w:divBdr>
        </w:div>
        <w:div w:id="627735651">
          <w:marLeft w:val="640"/>
          <w:marRight w:val="0"/>
          <w:marTop w:val="0"/>
          <w:marBottom w:val="0"/>
          <w:divBdr>
            <w:top w:val="none" w:sz="0" w:space="0" w:color="auto"/>
            <w:left w:val="none" w:sz="0" w:space="0" w:color="auto"/>
            <w:bottom w:val="none" w:sz="0" w:space="0" w:color="auto"/>
            <w:right w:val="none" w:sz="0" w:space="0" w:color="auto"/>
          </w:divBdr>
        </w:div>
        <w:div w:id="1539047872">
          <w:marLeft w:val="640"/>
          <w:marRight w:val="0"/>
          <w:marTop w:val="0"/>
          <w:marBottom w:val="0"/>
          <w:divBdr>
            <w:top w:val="none" w:sz="0" w:space="0" w:color="auto"/>
            <w:left w:val="none" w:sz="0" w:space="0" w:color="auto"/>
            <w:bottom w:val="none" w:sz="0" w:space="0" w:color="auto"/>
            <w:right w:val="none" w:sz="0" w:space="0" w:color="auto"/>
          </w:divBdr>
        </w:div>
        <w:div w:id="1410036554">
          <w:marLeft w:val="640"/>
          <w:marRight w:val="0"/>
          <w:marTop w:val="0"/>
          <w:marBottom w:val="0"/>
          <w:divBdr>
            <w:top w:val="none" w:sz="0" w:space="0" w:color="auto"/>
            <w:left w:val="none" w:sz="0" w:space="0" w:color="auto"/>
            <w:bottom w:val="none" w:sz="0" w:space="0" w:color="auto"/>
            <w:right w:val="none" w:sz="0" w:space="0" w:color="auto"/>
          </w:divBdr>
        </w:div>
        <w:div w:id="1095978189">
          <w:marLeft w:val="640"/>
          <w:marRight w:val="0"/>
          <w:marTop w:val="0"/>
          <w:marBottom w:val="0"/>
          <w:divBdr>
            <w:top w:val="none" w:sz="0" w:space="0" w:color="auto"/>
            <w:left w:val="none" w:sz="0" w:space="0" w:color="auto"/>
            <w:bottom w:val="none" w:sz="0" w:space="0" w:color="auto"/>
            <w:right w:val="none" w:sz="0" w:space="0" w:color="auto"/>
          </w:divBdr>
        </w:div>
        <w:div w:id="1671643744">
          <w:marLeft w:val="640"/>
          <w:marRight w:val="0"/>
          <w:marTop w:val="0"/>
          <w:marBottom w:val="0"/>
          <w:divBdr>
            <w:top w:val="none" w:sz="0" w:space="0" w:color="auto"/>
            <w:left w:val="none" w:sz="0" w:space="0" w:color="auto"/>
            <w:bottom w:val="none" w:sz="0" w:space="0" w:color="auto"/>
            <w:right w:val="none" w:sz="0" w:space="0" w:color="auto"/>
          </w:divBdr>
        </w:div>
        <w:div w:id="624039943">
          <w:marLeft w:val="640"/>
          <w:marRight w:val="0"/>
          <w:marTop w:val="0"/>
          <w:marBottom w:val="0"/>
          <w:divBdr>
            <w:top w:val="none" w:sz="0" w:space="0" w:color="auto"/>
            <w:left w:val="none" w:sz="0" w:space="0" w:color="auto"/>
            <w:bottom w:val="none" w:sz="0" w:space="0" w:color="auto"/>
            <w:right w:val="none" w:sz="0" w:space="0" w:color="auto"/>
          </w:divBdr>
        </w:div>
        <w:div w:id="1203861827">
          <w:marLeft w:val="640"/>
          <w:marRight w:val="0"/>
          <w:marTop w:val="0"/>
          <w:marBottom w:val="0"/>
          <w:divBdr>
            <w:top w:val="none" w:sz="0" w:space="0" w:color="auto"/>
            <w:left w:val="none" w:sz="0" w:space="0" w:color="auto"/>
            <w:bottom w:val="none" w:sz="0" w:space="0" w:color="auto"/>
            <w:right w:val="none" w:sz="0" w:space="0" w:color="auto"/>
          </w:divBdr>
        </w:div>
        <w:div w:id="1797674061">
          <w:marLeft w:val="640"/>
          <w:marRight w:val="0"/>
          <w:marTop w:val="0"/>
          <w:marBottom w:val="0"/>
          <w:divBdr>
            <w:top w:val="none" w:sz="0" w:space="0" w:color="auto"/>
            <w:left w:val="none" w:sz="0" w:space="0" w:color="auto"/>
            <w:bottom w:val="none" w:sz="0" w:space="0" w:color="auto"/>
            <w:right w:val="none" w:sz="0" w:space="0" w:color="auto"/>
          </w:divBdr>
        </w:div>
        <w:div w:id="1551578348">
          <w:marLeft w:val="640"/>
          <w:marRight w:val="0"/>
          <w:marTop w:val="0"/>
          <w:marBottom w:val="0"/>
          <w:divBdr>
            <w:top w:val="none" w:sz="0" w:space="0" w:color="auto"/>
            <w:left w:val="none" w:sz="0" w:space="0" w:color="auto"/>
            <w:bottom w:val="none" w:sz="0" w:space="0" w:color="auto"/>
            <w:right w:val="none" w:sz="0" w:space="0" w:color="auto"/>
          </w:divBdr>
        </w:div>
        <w:div w:id="1464813352">
          <w:marLeft w:val="640"/>
          <w:marRight w:val="0"/>
          <w:marTop w:val="0"/>
          <w:marBottom w:val="0"/>
          <w:divBdr>
            <w:top w:val="none" w:sz="0" w:space="0" w:color="auto"/>
            <w:left w:val="none" w:sz="0" w:space="0" w:color="auto"/>
            <w:bottom w:val="none" w:sz="0" w:space="0" w:color="auto"/>
            <w:right w:val="none" w:sz="0" w:space="0" w:color="auto"/>
          </w:divBdr>
        </w:div>
        <w:div w:id="1156603182">
          <w:marLeft w:val="640"/>
          <w:marRight w:val="0"/>
          <w:marTop w:val="0"/>
          <w:marBottom w:val="0"/>
          <w:divBdr>
            <w:top w:val="none" w:sz="0" w:space="0" w:color="auto"/>
            <w:left w:val="none" w:sz="0" w:space="0" w:color="auto"/>
            <w:bottom w:val="none" w:sz="0" w:space="0" w:color="auto"/>
            <w:right w:val="none" w:sz="0" w:space="0" w:color="auto"/>
          </w:divBdr>
        </w:div>
        <w:div w:id="446126949">
          <w:marLeft w:val="640"/>
          <w:marRight w:val="0"/>
          <w:marTop w:val="0"/>
          <w:marBottom w:val="0"/>
          <w:divBdr>
            <w:top w:val="none" w:sz="0" w:space="0" w:color="auto"/>
            <w:left w:val="none" w:sz="0" w:space="0" w:color="auto"/>
            <w:bottom w:val="none" w:sz="0" w:space="0" w:color="auto"/>
            <w:right w:val="none" w:sz="0" w:space="0" w:color="auto"/>
          </w:divBdr>
        </w:div>
        <w:div w:id="843907197">
          <w:marLeft w:val="640"/>
          <w:marRight w:val="0"/>
          <w:marTop w:val="0"/>
          <w:marBottom w:val="0"/>
          <w:divBdr>
            <w:top w:val="none" w:sz="0" w:space="0" w:color="auto"/>
            <w:left w:val="none" w:sz="0" w:space="0" w:color="auto"/>
            <w:bottom w:val="none" w:sz="0" w:space="0" w:color="auto"/>
            <w:right w:val="none" w:sz="0" w:space="0" w:color="auto"/>
          </w:divBdr>
        </w:div>
        <w:div w:id="845049203">
          <w:marLeft w:val="640"/>
          <w:marRight w:val="0"/>
          <w:marTop w:val="0"/>
          <w:marBottom w:val="0"/>
          <w:divBdr>
            <w:top w:val="none" w:sz="0" w:space="0" w:color="auto"/>
            <w:left w:val="none" w:sz="0" w:space="0" w:color="auto"/>
            <w:bottom w:val="none" w:sz="0" w:space="0" w:color="auto"/>
            <w:right w:val="none" w:sz="0" w:space="0" w:color="auto"/>
          </w:divBdr>
        </w:div>
        <w:div w:id="2101439211">
          <w:marLeft w:val="640"/>
          <w:marRight w:val="0"/>
          <w:marTop w:val="0"/>
          <w:marBottom w:val="0"/>
          <w:divBdr>
            <w:top w:val="none" w:sz="0" w:space="0" w:color="auto"/>
            <w:left w:val="none" w:sz="0" w:space="0" w:color="auto"/>
            <w:bottom w:val="none" w:sz="0" w:space="0" w:color="auto"/>
            <w:right w:val="none" w:sz="0" w:space="0" w:color="auto"/>
          </w:divBdr>
        </w:div>
        <w:div w:id="1816290474">
          <w:marLeft w:val="640"/>
          <w:marRight w:val="0"/>
          <w:marTop w:val="0"/>
          <w:marBottom w:val="0"/>
          <w:divBdr>
            <w:top w:val="none" w:sz="0" w:space="0" w:color="auto"/>
            <w:left w:val="none" w:sz="0" w:space="0" w:color="auto"/>
            <w:bottom w:val="none" w:sz="0" w:space="0" w:color="auto"/>
            <w:right w:val="none" w:sz="0" w:space="0" w:color="auto"/>
          </w:divBdr>
        </w:div>
        <w:div w:id="1768841380">
          <w:marLeft w:val="640"/>
          <w:marRight w:val="0"/>
          <w:marTop w:val="0"/>
          <w:marBottom w:val="0"/>
          <w:divBdr>
            <w:top w:val="none" w:sz="0" w:space="0" w:color="auto"/>
            <w:left w:val="none" w:sz="0" w:space="0" w:color="auto"/>
            <w:bottom w:val="none" w:sz="0" w:space="0" w:color="auto"/>
            <w:right w:val="none" w:sz="0" w:space="0" w:color="auto"/>
          </w:divBdr>
        </w:div>
        <w:div w:id="407700002">
          <w:marLeft w:val="640"/>
          <w:marRight w:val="0"/>
          <w:marTop w:val="0"/>
          <w:marBottom w:val="0"/>
          <w:divBdr>
            <w:top w:val="none" w:sz="0" w:space="0" w:color="auto"/>
            <w:left w:val="none" w:sz="0" w:space="0" w:color="auto"/>
            <w:bottom w:val="none" w:sz="0" w:space="0" w:color="auto"/>
            <w:right w:val="none" w:sz="0" w:space="0" w:color="auto"/>
          </w:divBdr>
        </w:div>
        <w:div w:id="672992912">
          <w:marLeft w:val="640"/>
          <w:marRight w:val="0"/>
          <w:marTop w:val="0"/>
          <w:marBottom w:val="0"/>
          <w:divBdr>
            <w:top w:val="none" w:sz="0" w:space="0" w:color="auto"/>
            <w:left w:val="none" w:sz="0" w:space="0" w:color="auto"/>
            <w:bottom w:val="none" w:sz="0" w:space="0" w:color="auto"/>
            <w:right w:val="none" w:sz="0" w:space="0" w:color="auto"/>
          </w:divBdr>
        </w:div>
        <w:div w:id="1001854435">
          <w:marLeft w:val="640"/>
          <w:marRight w:val="0"/>
          <w:marTop w:val="0"/>
          <w:marBottom w:val="0"/>
          <w:divBdr>
            <w:top w:val="none" w:sz="0" w:space="0" w:color="auto"/>
            <w:left w:val="none" w:sz="0" w:space="0" w:color="auto"/>
            <w:bottom w:val="none" w:sz="0" w:space="0" w:color="auto"/>
            <w:right w:val="none" w:sz="0" w:space="0" w:color="auto"/>
          </w:divBdr>
        </w:div>
        <w:div w:id="1015958877">
          <w:marLeft w:val="640"/>
          <w:marRight w:val="0"/>
          <w:marTop w:val="0"/>
          <w:marBottom w:val="0"/>
          <w:divBdr>
            <w:top w:val="none" w:sz="0" w:space="0" w:color="auto"/>
            <w:left w:val="none" w:sz="0" w:space="0" w:color="auto"/>
            <w:bottom w:val="none" w:sz="0" w:space="0" w:color="auto"/>
            <w:right w:val="none" w:sz="0" w:space="0" w:color="auto"/>
          </w:divBdr>
        </w:div>
        <w:div w:id="112285135">
          <w:marLeft w:val="640"/>
          <w:marRight w:val="0"/>
          <w:marTop w:val="0"/>
          <w:marBottom w:val="0"/>
          <w:divBdr>
            <w:top w:val="none" w:sz="0" w:space="0" w:color="auto"/>
            <w:left w:val="none" w:sz="0" w:space="0" w:color="auto"/>
            <w:bottom w:val="none" w:sz="0" w:space="0" w:color="auto"/>
            <w:right w:val="none" w:sz="0" w:space="0" w:color="auto"/>
          </w:divBdr>
        </w:div>
        <w:div w:id="681319403">
          <w:marLeft w:val="640"/>
          <w:marRight w:val="0"/>
          <w:marTop w:val="0"/>
          <w:marBottom w:val="0"/>
          <w:divBdr>
            <w:top w:val="none" w:sz="0" w:space="0" w:color="auto"/>
            <w:left w:val="none" w:sz="0" w:space="0" w:color="auto"/>
            <w:bottom w:val="none" w:sz="0" w:space="0" w:color="auto"/>
            <w:right w:val="none" w:sz="0" w:space="0" w:color="auto"/>
          </w:divBdr>
        </w:div>
        <w:div w:id="1899439284">
          <w:marLeft w:val="640"/>
          <w:marRight w:val="0"/>
          <w:marTop w:val="0"/>
          <w:marBottom w:val="0"/>
          <w:divBdr>
            <w:top w:val="none" w:sz="0" w:space="0" w:color="auto"/>
            <w:left w:val="none" w:sz="0" w:space="0" w:color="auto"/>
            <w:bottom w:val="none" w:sz="0" w:space="0" w:color="auto"/>
            <w:right w:val="none" w:sz="0" w:space="0" w:color="auto"/>
          </w:divBdr>
        </w:div>
        <w:div w:id="880441557">
          <w:marLeft w:val="640"/>
          <w:marRight w:val="0"/>
          <w:marTop w:val="0"/>
          <w:marBottom w:val="0"/>
          <w:divBdr>
            <w:top w:val="none" w:sz="0" w:space="0" w:color="auto"/>
            <w:left w:val="none" w:sz="0" w:space="0" w:color="auto"/>
            <w:bottom w:val="none" w:sz="0" w:space="0" w:color="auto"/>
            <w:right w:val="none" w:sz="0" w:space="0" w:color="auto"/>
          </w:divBdr>
        </w:div>
        <w:div w:id="513225764">
          <w:marLeft w:val="640"/>
          <w:marRight w:val="0"/>
          <w:marTop w:val="0"/>
          <w:marBottom w:val="0"/>
          <w:divBdr>
            <w:top w:val="none" w:sz="0" w:space="0" w:color="auto"/>
            <w:left w:val="none" w:sz="0" w:space="0" w:color="auto"/>
            <w:bottom w:val="none" w:sz="0" w:space="0" w:color="auto"/>
            <w:right w:val="none" w:sz="0" w:space="0" w:color="auto"/>
          </w:divBdr>
        </w:div>
        <w:div w:id="1425806623">
          <w:marLeft w:val="640"/>
          <w:marRight w:val="0"/>
          <w:marTop w:val="0"/>
          <w:marBottom w:val="0"/>
          <w:divBdr>
            <w:top w:val="none" w:sz="0" w:space="0" w:color="auto"/>
            <w:left w:val="none" w:sz="0" w:space="0" w:color="auto"/>
            <w:bottom w:val="none" w:sz="0" w:space="0" w:color="auto"/>
            <w:right w:val="none" w:sz="0" w:space="0" w:color="auto"/>
          </w:divBdr>
        </w:div>
        <w:div w:id="15350013">
          <w:marLeft w:val="640"/>
          <w:marRight w:val="0"/>
          <w:marTop w:val="0"/>
          <w:marBottom w:val="0"/>
          <w:divBdr>
            <w:top w:val="none" w:sz="0" w:space="0" w:color="auto"/>
            <w:left w:val="none" w:sz="0" w:space="0" w:color="auto"/>
            <w:bottom w:val="none" w:sz="0" w:space="0" w:color="auto"/>
            <w:right w:val="none" w:sz="0" w:space="0" w:color="auto"/>
          </w:divBdr>
        </w:div>
        <w:div w:id="1641303687">
          <w:marLeft w:val="640"/>
          <w:marRight w:val="0"/>
          <w:marTop w:val="0"/>
          <w:marBottom w:val="0"/>
          <w:divBdr>
            <w:top w:val="none" w:sz="0" w:space="0" w:color="auto"/>
            <w:left w:val="none" w:sz="0" w:space="0" w:color="auto"/>
            <w:bottom w:val="none" w:sz="0" w:space="0" w:color="auto"/>
            <w:right w:val="none" w:sz="0" w:space="0" w:color="auto"/>
          </w:divBdr>
        </w:div>
        <w:div w:id="1220747964">
          <w:marLeft w:val="640"/>
          <w:marRight w:val="0"/>
          <w:marTop w:val="0"/>
          <w:marBottom w:val="0"/>
          <w:divBdr>
            <w:top w:val="none" w:sz="0" w:space="0" w:color="auto"/>
            <w:left w:val="none" w:sz="0" w:space="0" w:color="auto"/>
            <w:bottom w:val="none" w:sz="0" w:space="0" w:color="auto"/>
            <w:right w:val="none" w:sz="0" w:space="0" w:color="auto"/>
          </w:divBdr>
        </w:div>
        <w:div w:id="121048203">
          <w:marLeft w:val="640"/>
          <w:marRight w:val="0"/>
          <w:marTop w:val="0"/>
          <w:marBottom w:val="0"/>
          <w:divBdr>
            <w:top w:val="none" w:sz="0" w:space="0" w:color="auto"/>
            <w:left w:val="none" w:sz="0" w:space="0" w:color="auto"/>
            <w:bottom w:val="none" w:sz="0" w:space="0" w:color="auto"/>
            <w:right w:val="none" w:sz="0" w:space="0" w:color="auto"/>
          </w:divBdr>
        </w:div>
        <w:div w:id="1237669497">
          <w:marLeft w:val="640"/>
          <w:marRight w:val="0"/>
          <w:marTop w:val="0"/>
          <w:marBottom w:val="0"/>
          <w:divBdr>
            <w:top w:val="none" w:sz="0" w:space="0" w:color="auto"/>
            <w:left w:val="none" w:sz="0" w:space="0" w:color="auto"/>
            <w:bottom w:val="none" w:sz="0" w:space="0" w:color="auto"/>
            <w:right w:val="none" w:sz="0" w:space="0" w:color="auto"/>
          </w:divBdr>
        </w:div>
        <w:div w:id="1021200348">
          <w:marLeft w:val="640"/>
          <w:marRight w:val="0"/>
          <w:marTop w:val="0"/>
          <w:marBottom w:val="0"/>
          <w:divBdr>
            <w:top w:val="none" w:sz="0" w:space="0" w:color="auto"/>
            <w:left w:val="none" w:sz="0" w:space="0" w:color="auto"/>
            <w:bottom w:val="none" w:sz="0" w:space="0" w:color="auto"/>
            <w:right w:val="none" w:sz="0" w:space="0" w:color="auto"/>
          </w:divBdr>
        </w:div>
        <w:div w:id="141628809">
          <w:marLeft w:val="640"/>
          <w:marRight w:val="0"/>
          <w:marTop w:val="0"/>
          <w:marBottom w:val="0"/>
          <w:divBdr>
            <w:top w:val="none" w:sz="0" w:space="0" w:color="auto"/>
            <w:left w:val="none" w:sz="0" w:space="0" w:color="auto"/>
            <w:bottom w:val="none" w:sz="0" w:space="0" w:color="auto"/>
            <w:right w:val="none" w:sz="0" w:space="0" w:color="auto"/>
          </w:divBdr>
        </w:div>
        <w:div w:id="1776947684">
          <w:marLeft w:val="640"/>
          <w:marRight w:val="0"/>
          <w:marTop w:val="0"/>
          <w:marBottom w:val="0"/>
          <w:divBdr>
            <w:top w:val="none" w:sz="0" w:space="0" w:color="auto"/>
            <w:left w:val="none" w:sz="0" w:space="0" w:color="auto"/>
            <w:bottom w:val="none" w:sz="0" w:space="0" w:color="auto"/>
            <w:right w:val="none" w:sz="0" w:space="0" w:color="auto"/>
          </w:divBdr>
        </w:div>
        <w:div w:id="2117292318">
          <w:marLeft w:val="640"/>
          <w:marRight w:val="0"/>
          <w:marTop w:val="0"/>
          <w:marBottom w:val="0"/>
          <w:divBdr>
            <w:top w:val="none" w:sz="0" w:space="0" w:color="auto"/>
            <w:left w:val="none" w:sz="0" w:space="0" w:color="auto"/>
            <w:bottom w:val="none" w:sz="0" w:space="0" w:color="auto"/>
            <w:right w:val="none" w:sz="0" w:space="0" w:color="auto"/>
          </w:divBdr>
        </w:div>
        <w:div w:id="1004556441">
          <w:marLeft w:val="640"/>
          <w:marRight w:val="0"/>
          <w:marTop w:val="0"/>
          <w:marBottom w:val="0"/>
          <w:divBdr>
            <w:top w:val="none" w:sz="0" w:space="0" w:color="auto"/>
            <w:left w:val="none" w:sz="0" w:space="0" w:color="auto"/>
            <w:bottom w:val="none" w:sz="0" w:space="0" w:color="auto"/>
            <w:right w:val="none" w:sz="0" w:space="0" w:color="auto"/>
          </w:divBdr>
        </w:div>
        <w:div w:id="1293558854">
          <w:marLeft w:val="640"/>
          <w:marRight w:val="0"/>
          <w:marTop w:val="0"/>
          <w:marBottom w:val="0"/>
          <w:divBdr>
            <w:top w:val="none" w:sz="0" w:space="0" w:color="auto"/>
            <w:left w:val="none" w:sz="0" w:space="0" w:color="auto"/>
            <w:bottom w:val="none" w:sz="0" w:space="0" w:color="auto"/>
            <w:right w:val="none" w:sz="0" w:space="0" w:color="auto"/>
          </w:divBdr>
        </w:div>
      </w:divsChild>
    </w:div>
    <w:div w:id="351077479">
      <w:bodyDiv w:val="1"/>
      <w:marLeft w:val="0"/>
      <w:marRight w:val="0"/>
      <w:marTop w:val="0"/>
      <w:marBottom w:val="0"/>
      <w:divBdr>
        <w:top w:val="none" w:sz="0" w:space="0" w:color="auto"/>
        <w:left w:val="none" w:sz="0" w:space="0" w:color="auto"/>
        <w:bottom w:val="none" w:sz="0" w:space="0" w:color="auto"/>
        <w:right w:val="none" w:sz="0" w:space="0" w:color="auto"/>
      </w:divBdr>
    </w:div>
    <w:div w:id="361790175">
      <w:bodyDiv w:val="1"/>
      <w:marLeft w:val="0"/>
      <w:marRight w:val="0"/>
      <w:marTop w:val="0"/>
      <w:marBottom w:val="0"/>
      <w:divBdr>
        <w:top w:val="none" w:sz="0" w:space="0" w:color="auto"/>
        <w:left w:val="none" w:sz="0" w:space="0" w:color="auto"/>
        <w:bottom w:val="none" w:sz="0" w:space="0" w:color="auto"/>
        <w:right w:val="none" w:sz="0" w:space="0" w:color="auto"/>
      </w:divBdr>
      <w:divsChild>
        <w:div w:id="437985542">
          <w:marLeft w:val="640"/>
          <w:marRight w:val="0"/>
          <w:marTop w:val="0"/>
          <w:marBottom w:val="0"/>
          <w:divBdr>
            <w:top w:val="none" w:sz="0" w:space="0" w:color="auto"/>
            <w:left w:val="none" w:sz="0" w:space="0" w:color="auto"/>
            <w:bottom w:val="none" w:sz="0" w:space="0" w:color="auto"/>
            <w:right w:val="none" w:sz="0" w:space="0" w:color="auto"/>
          </w:divBdr>
        </w:div>
        <w:div w:id="929512199">
          <w:marLeft w:val="640"/>
          <w:marRight w:val="0"/>
          <w:marTop w:val="0"/>
          <w:marBottom w:val="0"/>
          <w:divBdr>
            <w:top w:val="none" w:sz="0" w:space="0" w:color="auto"/>
            <w:left w:val="none" w:sz="0" w:space="0" w:color="auto"/>
            <w:bottom w:val="none" w:sz="0" w:space="0" w:color="auto"/>
            <w:right w:val="none" w:sz="0" w:space="0" w:color="auto"/>
          </w:divBdr>
        </w:div>
        <w:div w:id="935018705">
          <w:marLeft w:val="640"/>
          <w:marRight w:val="0"/>
          <w:marTop w:val="0"/>
          <w:marBottom w:val="0"/>
          <w:divBdr>
            <w:top w:val="none" w:sz="0" w:space="0" w:color="auto"/>
            <w:left w:val="none" w:sz="0" w:space="0" w:color="auto"/>
            <w:bottom w:val="none" w:sz="0" w:space="0" w:color="auto"/>
            <w:right w:val="none" w:sz="0" w:space="0" w:color="auto"/>
          </w:divBdr>
        </w:div>
        <w:div w:id="1901282117">
          <w:marLeft w:val="640"/>
          <w:marRight w:val="0"/>
          <w:marTop w:val="0"/>
          <w:marBottom w:val="0"/>
          <w:divBdr>
            <w:top w:val="none" w:sz="0" w:space="0" w:color="auto"/>
            <w:left w:val="none" w:sz="0" w:space="0" w:color="auto"/>
            <w:bottom w:val="none" w:sz="0" w:space="0" w:color="auto"/>
            <w:right w:val="none" w:sz="0" w:space="0" w:color="auto"/>
          </w:divBdr>
        </w:div>
        <w:div w:id="1572883650">
          <w:marLeft w:val="640"/>
          <w:marRight w:val="0"/>
          <w:marTop w:val="0"/>
          <w:marBottom w:val="0"/>
          <w:divBdr>
            <w:top w:val="none" w:sz="0" w:space="0" w:color="auto"/>
            <w:left w:val="none" w:sz="0" w:space="0" w:color="auto"/>
            <w:bottom w:val="none" w:sz="0" w:space="0" w:color="auto"/>
            <w:right w:val="none" w:sz="0" w:space="0" w:color="auto"/>
          </w:divBdr>
        </w:div>
        <w:div w:id="209732827">
          <w:marLeft w:val="640"/>
          <w:marRight w:val="0"/>
          <w:marTop w:val="0"/>
          <w:marBottom w:val="0"/>
          <w:divBdr>
            <w:top w:val="none" w:sz="0" w:space="0" w:color="auto"/>
            <w:left w:val="none" w:sz="0" w:space="0" w:color="auto"/>
            <w:bottom w:val="none" w:sz="0" w:space="0" w:color="auto"/>
            <w:right w:val="none" w:sz="0" w:space="0" w:color="auto"/>
          </w:divBdr>
        </w:div>
        <w:div w:id="439036598">
          <w:marLeft w:val="640"/>
          <w:marRight w:val="0"/>
          <w:marTop w:val="0"/>
          <w:marBottom w:val="0"/>
          <w:divBdr>
            <w:top w:val="none" w:sz="0" w:space="0" w:color="auto"/>
            <w:left w:val="none" w:sz="0" w:space="0" w:color="auto"/>
            <w:bottom w:val="none" w:sz="0" w:space="0" w:color="auto"/>
            <w:right w:val="none" w:sz="0" w:space="0" w:color="auto"/>
          </w:divBdr>
        </w:div>
        <w:div w:id="641614367">
          <w:marLeft w:val="640"/>
          <w:marRight w:val="0"/>
          <w:marTop w:val="0"/>
          <w:marBottom w:val="0"/>
          <w:divBdr>
            <w:top w:val="none" w:sz="0" w:space="0" w:color="auto"/>
            <w:left w:val="none" w:sz="0" w:space="0" w:color="auto"/>
            <w:bottom w:val="none" w:sz="0" w:space="0" w:color="auto"/>
            <w:right w:val="none" w:sz="0" w:space="0" w:color="auto"/>
          </w:divBdr>
        </w:div>
        <w:div w:id="568152658">
          <w:marLeft w:val="640"/>
          <w:marRight w:val="0"/>
          <w:marTop w:val="0"/>
          <w:marBottom w:val="0"/>
          <w:divBdr>
            <w:top w:val="none" w:sz="0" w:space="0" w:color="auto"/>
            <w:left w:val="none" w:sz="0" w:space="0" w:color="auto"/>
            <w:bottom w:val="none" w:sz="0" w:space="0" w:color="auto"/>
            <w:right w:val="none" w:sz="0" w:space="0" w:color="auto"/>
          </w:divBdr>
        </w:div>
        <w:div w:id="142547802">
          <w:marLeft w:val="640"/>
          <w:marRight w:val="0"/>
          <w:marTop w:val="0"/>
          <w:marBottom w:val="0"/>
          <w:divBdr>
            <w:top w:val="none" w:sz="0" w:space="0" w:color="auto"/>
            <w:left w:val="none" w:sz="0" w:space="0" w:color="auto"/>
            <w:bottom w:val="none" w:sz="0" w:space="0" w:color="auto"/>
            <w:right w:val="none" w:sz="0" w:space="0" w:color="auto"/>
          </w:divBdr>
        </w:div>
        <w:div w:id="1917324577">
          <w:marLeft w:val="640"/>
          <w:marRight w:val="0"/>
          <w:marTop w:val="0"/>
          <w:marBottom w:val="0"/>
          <w:divBdr>
            <w:top w:val="none" w:sz="0" w:space="0" w:color="auto"/>
            <w:left w:val="none" w:sz="0" w:space="0" w:color="auto"/>
            <w:bottom w:val="none" w:sz="0" w:space="0" w:color="auto"/>
            <w:right w:val="none" w:sz="0" w:space="0" w:color="auto"/>
          </w:divBdr>
        </w:div>
        <w:div w:id="2022968765">
          <w:marLeft w:val="640"/>
          <w:marRight w:val="0"/>
          <w:marTop w:val="0"/>
          <w:marBottom w:val="0"/>
          <w:divBdr>
            <w:top w:val="none" w:sz="0" w:space="0" w:color="auto"/>
            <w:left w:val="none" w:sz="0" w:space="0" w:color="auto"/>
            <w:bottom w:val="none" w:sz="0" w:space="0" w:color="auto"/>
            <w:right w:val="none" w:sz="0" w:space="0" w:color="auto"/>
          </w:divBdr>
        </w:div>
        <w:div w:id="1677415926">
          <w:marLeft w:val="640"/>
          <w:marRight w:val="0"/>
          <w:marTop w:val="0"/>
          <w:marBottom w:val="0"/>
          <w:divBdr>
            <w:top w:val="none" w:sz="0" w:space="0" w:color="auto"/>
            <w:left w:val="none" w:sz="0" w:space="0" w:color="auto"/>
            <w:bottom w:val="none" w:sz="0" w:space="0" w:color="auto"/>
            <w:right w:val="none" w:sz="0" w:space="0" w:color="auto"/>
          </w:divBdr>
        </w:div>
        <w:div w:id="1803645453">
          <w:marLeft w:val="640"/>
          <w:marRight w:val="0"/>
          <w:marTop w:val="0"/>
          <w:marBottom w:val="0"/>
          <w:divBdr>
            <w:top w:val="none" w:sz="0" w:space="0" w:color="auto"/>
            <w:left w:val="none" w:sz="0" w:space="0" w:color="auto"/>
            <w:bottom w:val="none" w:sz="0" w:space="0" w:color="auto"/>
            <w:right w:val="none" w:sz="0" w:space="0" w:color="auto"/>
          </w:divBdr>
        </w:div>
        <w:div w:id="1075199005">
          <w:marLeft w:val="640"/>
          <w:marRight w:val="0"/>
          <w:marTop w:val="0"/>
          <w:marBottom w:val="0"/>
          <w:divBdr>
            <w:top w:val="none" w:sz="0" w:space="0" w:color="auto"/>
            <w:left w:val="none" w:sz="0" w:space="0" w:color="auto"/>
            <w:bottom w:val="none" w:sz="0" w:space="0" w:color="auto"/>
            <w:right w:val="none" w:sz="0" w:space="0" w:color="auto"/>
          </w:divBdr>
        </w:div>
        <w:div w:id="918291807">
          <w:marLeft w:val="640"/>
          <w:marRight w:val="0"/>
          <w:marTop w:val="0"/>
          <w:marBottom w:val="0"/>
          <w:divBdr>
            <w:top w:val="none" w:sz="0" w:space="0" w:color="auto"/>
            <w:left w:val="none" w:sz="0" w:space="0" w:color="auto"/>
            <w:bottom w:val="none" w:sz="0" w:space="0" w:color="auto"/>
            <w:right w:val="none" w:sz="0" w:space="0" w:color="auto"/>
          </w:divBdr>
        </w:div>
        <w:div w:id="1433015152">
          <w:marLeft w:val="640"/>
          <w:marRight w:val="0"/>
          <w:marTop w:val="0"/>
          <w:marBottom w:val="0"/>
          <w:divBdr>
            <w:top w:val="none" w:sz="0" w:space="0" w:color="auto"/>
            <w:left w:val="none" w:sz="0" w:space="0" w:color="auto"/>
            <w:bottom w:val="none" w:sz="0" w:space="0" w:color="auto"/>
            <w:right w:val="none" w:sz="0" w:space="0" w:color="auto"/>
          </w:divBdr>
        </w:div>
        <w:div w:id="1936982919">
          <w:marLeft w:val="640"/>
          <w:marRight w:val="0"/>
          <w:marTop w:val="0"/>
          <w:marBottom w:val="0"/>
          <w:divBdr>
            <w:top w:val="none" w:sz="0" w:space="0" w:color="auto"/>
            <w:left w:val="none" w:sz="0" w:space="0" w:color="auto"/>
            <w:bottom w:val="none" w:sz="0" w:space="0" w:color="auto"/>
            <w:right w:val="none" w:sz="0" w:space="0" w:color="auto"/>
          </w:divBdr>
        </w:div>
        <w:div w:id="83457728">
          <w:marLeft w:val="640"/>
          <w:marRight w:val="0"/>
          <w:marTop w:val="0"/>
          <w:marBottom w:val="0"/>
          <w:divBdr>
            <w:top w:val="none" w:sz="0" w:space="0" w:color="auto"/>
            <w:left w:val="none" w:sz="0" w:space="0" w:color="auto"/>
            <w:bottom w:val="none" w:sz="0" w:space="0" w:color="auto"/>
            <w:right w:val="none" w:sz="0" w:space="0" w:color="auto"/>
          </w:divBdr>
        </w:div>
        <w:div w:id="696078185">
          <w:marLeft w:val="640"/>
          <w:marRight w:val="0"/>
          <w:marTop w:val="0"/>
          <w:marBottom w:val="0"/>
          <w:divBdr>
            <w:top w:val="none" w:sz="0" w:space="0" w:color="auto"/>
            <w:left w:val="none" w:sz="0" w:space="0" w:color="auto"/>
            <w:bottom w:val="none" w:sz="0" w:space="0" w:color="auto"/>
            <w:right w:val="none" w:sz="0" w:space="0" w:color="auto"/>
          </w:divBdr>
        </w:div>
        <w:div w:id="898785400">
          <w:marLeft w:val="640"/>
          <w:marRight w:val="0"/>
          <w:marTop w:val="0"/>
          <w:marBottom w:val="0"/>
          <w:divBdr>
            <w:top w:val="none" w:sz="0" w:space="0" w:color="auto"/>
            <w:left w:val="none" w:sz="0" w:space="0" w:color="auto"/>
            <w:bottom w:val="none" w:sz="0" w:space="0" w:color="auto"/>
            <w:right w:val="none" w:sz="0" w:space="0" w:color="auto"/>
          </w:divBdr>
        </w:div>
        <w:div w:id="1902708732">
          <w:marLeft w:val="640"/>
          <w:marRight w:val="0"/>
          <w:marTop w:val="0"/>
          <w:marBottom w:val="0"/>
          <w:divBdr>
            <w:top w:val="none" w:sz="0" w:space="0" w:color="auto"/>
            <w:left w:val="none" w:sz="0" w:space="0" w:color="auto"/>
            <w:bottom w:val="none" w:sz="0" w:space="0" w:color="auto"/>
            <w:right w:val="none" w:sz="0" w:space="0" w:color="auto"/>
          </w:divBdr>
        </w:div>
        <w:div w:id="1278678675">
          <w:marLeft w:val="640"/>
          <w:marRight w:val="0"/>
          <w:marTop w:val="0"/>
          <w:marBottom w:val="0"/>
          <w:divBdr>
            <w:top w:val="none" w:sz="0" w:space="0" w:color="auto"/>
            <w:left w:val="none" w:sz="0" w:space="0" w:color="auto"/>
            <w:bottom w:val="none" w:sz="0" w:space="0" w:color="auto"/>
            <w:right w:val="none" w:sz="0" w:space="0" w:color="auto"/>
          </w:divBdr>
        </w:div>
        <w:div w:id="200900245">
          <w:marLeft w:val="640"/>
          <w:marRight w:val="0"/>
          <w:marTop w:val="0"/>
          <w:marBottom w:val="0"/>
          <w:divBdr>
            <w:top w:val="none" w:sz="0" w:space="0" w:color="auto"/>
            <w:left w:val="none" w:sz="0" w:space="0" w:color="auto"/>
            <w:bottom w:val="none" w:sz="0" w:space="0" w:color="auto"/>
            <w:right w:val="none" w:sz="0" w:space="0" w:color="auto"/>
          </w:divBdr>
        </w:div>
        <w:div w:id="53088959">
          <w:marLeft w:val="640"/>
          <w:marRight w:val="0"/>
          <w:marTop w:val="0"/>
          <w:marBottom w:val="0"/>
          <w:divBdr>
            <w:top w:val="none" w:sz="0" w:space="0" w:color="auto"/>
            <w:left w:val="none" w:sz="0" w:space="0" w:color="auto"/>
            <w:bottom w:val="none" w:sz="0" w:space="0" w:color="auto"/>
            <w:right w:val="none" w:sz="0" w:space="0" w:color="auto"/>
          </w:divBdr>
        </w:div>
        <w:div w:id="1302422932">
          <w:marLeft w:val="640"/>
          <w:marRight w:val="0"/>
          <w:marTop w:val="0"/>
          <w:marBottom w:val="0"/>
          <w:divBdr>
            <w:top w:val="none" w:sz="0" w:space="0" w:color="auto"/>
            <w:left w:val="none" w:sz="0" w:space="0" w:color="auto"/>
            <w:bottom w:val="none" w:sz="0" w:space="0" w:color="auto"/>
            <w:right w:val="none" w:sz="0" w:space="0" w:color="auto"/>
          </w:divBdr>
        </w:div>
        <w:div w:id="1335651201">
          <w:marLeft w:val="640"/>
          <w:marRight w:val="0"/>
          <w:marTop w:val="0"/>
          <w:marBottom w:val="0"/>
          <w:divBdr>
            <w:top w:val="none" w:sz="0" w:space="0" w:color="auto"/>
            <w:left w:val="none" w:sz="0" w:space="0" w:color="auto"/>
            <w:bottom w:val="none" w:sz="0" w:space="0" w:color="auto"/>
            <w:right w:val="none" w:sz="0" w:space="0" w:color="auto"/>
          </w:divBdr>
        </w:div>
        <w:div w:id="1041201648">
          <w:marLeft w:val="640"/>
          <w:marRight w:val="0"/>
          <w:marTop w:val="0"/>
          <w:marBottom w:val="0"/>
          <w:divBdr>
            <w:top w:val="none" w:sz="0" w:space="0" w:color="auto"/>
            <w:left w:val="none" w:sz="0" w:space="0" w:color="auto"/>
            <w:bottom w:val="none" w:sz="0" w:space="0" w:color="auto"/>
            <w:right w:val="none" w:sz="0" w:space="0" w:color="auto"/>
          </w:divBdr>
        </w:div>
        <w:div w:id="1795638763">
          <w:marLeft w:val="640"/>
          <w:marRight w:val="0"/>
          <w:marTop w:val="0"/>
          <w:marBottom w:val="0"/>
          <w:divBdr>
            <w:top w:val="none" w:sz="0" w:space="0" w:color="auto"/>
            <w:left w:val="none" w:sz="0" w:space="0" w:color="auto"/>
            <w:bottom w:val="none" w:sz="0" w:space="0" w:color="auto"/>
            <w:right w:val="none" w:sz="0" w:space="0" w:color="auto"/>
          </w:divBdr>
        </w:div>
        <w:div w:id="705061655">
          <w:marLeft w:val="640"/>
          <w:marRight w:val="0"/>
          <w:marTop w:val="0"/>
          <w:marBottom w:val="0"/>
          <w:divBdr>
            <w:top w:val="none" w:sz="0" w:space="0" w:color="auto"/>
            <w:left w:val="none" w:sz="0" w:space="0" w:color="auto"/>
            <w:bottom w:val="none" w:sz="0" w:space="0" w:color="auto"/>
            <w:right w:val="none" w:sz="0" w:space="0" w:color="auto"/>
          </w:divBdr>
        </w:div>
        <w:div w:id="757869160">
          <w:marLeft w:val="640"/>
          <w:marRight w:val="0"/>
          <w:marTop w:val="0"/>
          <w:marBottom w:val="0"/>
          <w:divBdr>
            <w:top w:val="none" w:sz="0" w:space="0" w:color="auto"/>
            <w:left w:val="none" w:sz="0" w:space="0" w:color="auto"/>
            <w:bottom w:val="none" w:sz="0" w:space="0" w:color="auto"/>
            <w:right w:val="none" w:sz="0" w:space="0" w:color="auto"/>
          </w:divBdr>
        </w:div>
        <w:div w:id="1254508323">
          <w:marLeft w:val="640"/>
          <w:marRight w:val="0"/>
          <w:marTop w:val="0"/>
          <w:marBottom w:val="0"/>
          <w:divBdr>
            <w:top w:val="none" w:sz="0" w:space="0" w:color="auto"/>
            <w:left w:val="none" w:sz="0" w:space="0" w:color="auto"/>
            <w:bottom w:val="none" w:sz="0" w:space="0" w:color="auto"/>
            <w:right w:val="none" w:sz="0" w:space="0" w:color="auto"/>
          </w:divBdr>
        </w:div>
        <w:div w:id="1032850964">
          <w:marLeft w:val="640"/>
          <w:marRight w:val="0"/>
          <w:marTop w:val="0"/>
          <w:marBottom w:val="0"/>
          <w:divBdr>
            <w:top w:val="none" w:sz="0" w:space="0" w:color="auto"/>
            <w:left w:val="none" w:sz="0" w:space="0" w:color="auto"/>
            <w:bottom w:val="none" w:sz="0" w:space="0" w:color="auto"/>
            <w:right w:val="none" w:sz="0" w:space="0" w:color="auto"/>
          </w:divBdr>
        </w:div>
        <w:div w:id="992608910">
          <w:marLeft w:val="640"/>
          <w:marRight w:val="0"/>
          <w:marTop w:val="0"/>
          <w:marBottom w:val="0"/>
          <w:divBdr>
            <w:top w:val="none" w:sz="0" w:space="0" w:color="auto"/>
            <w:left w:val="none" w:sz="0" w:space="0" w:color="auto"/>
            <w:bottom w:val="none" w:sz="0" w:space="0" w:color="auto"/>
            <w:right w:val="none" w:sz="0" w:space="0" w:color="auto"/>
          </w:divBdr>
        </w:div>
        <w:div w:id="946624848">
          <w:marLeft w:val="640"/>
          <w:marRight w:val="0"/>
          <w:marTop w:val="0"/>
          <w:marBottom w:val="0"/>
          <w:divBdr>
            <w:top w:val="none" w:sz="0" w:space="0" w:color="auto"/>
            <w:left w:val="none" w:sz="0" w:space="0" w:color="auto"/>
            <w:bottom w:val="none" w:sz="0" w:space="0" w:color="auto"/>
            <w:right w:val="none" w:sz="0" w:space="0" w:color="auto"/>
          </w:divBdr>
        </w:div>
        <w:div w:id="1384211977">
          <w:marLeft w:val="640"/>
          <w:marRight w:val="0"/>
          <w:marTop w:val="0"/>
          <w:marBottom w:val="0"/>
          <w:divBdr>
            <w:top w:val="none" w:sz="0" w:space="0" w:color="auto"/>
            <w:left w:val="none" w:sz="0" w:space="0" w:color="auto"/>
            <w:bottom w:val="none" w:sz="0" w:space="0" w:color="auto"/>
            <w:right w:val="none" w:sz="0" w:space="0" w:color="auto"/>
          </w:divBdr>
        </w:div>
        <w:div w:id="1839928230">
          <w:marLeft w:val="640"/>
          <w:marRight w:val="0"/>
          <w:marTop w:val="0"/>
          <w:marBottom w:val="0"/>
          <w:divBdr>
            <w:top w:val="none" w:sz="0" w:space="0" w:color="auto"/>
            <w:left w:val="none" w:sz="0" w:space="0" w:color="auto"/>
            <w:bottom w:val="none" w:sz="0" w:space="0" w:color="auto"/>
            <w:right w:val="none" w:sz="0" w:space="0" w:color="auto"/>
          </w:divBdr>
        </w:div>
      </w:divsChild>
    </w:div>
    <w:div w:id="361980251">
      <w:bodyDiv w:val="1"/>
      <w:marLeft w:val="0"/>
      <w:marRight w:val="0"/>
      <w:marTop w:val="0"/>
      <w:marBottom w:val="0"/>
      <w:divBdr>
        <w:top w:val="none" w:sz="0" w:space="0" w:color="auto"/>
        <w:left w:val="none" w:sz="0" w:space="0" w:color="auto"/>
        <w:bottom w:val="none" w:sz="0" w:space="0" w:color="auto"/>
        <w:right w:val="none" w:sz="0" w:space="0" w:color="auto"/>
      </w:divBdr>
      <w:divsChild>
        <w:div w:id="1980649945">
          <w:marLeft w:val="640"/>
          <w:marRight w:val="0"/>
          <w:marTop w:val="0"/>
          <w:marBottom w:val="0"/>
          <w:divBdr>
            <w:top w:val="none" w:sz="0" w:space="0" w:color="auto"/>
            <w:left w:val="none" w:sz="0" w:space="0" w:color="auto"/>
            <w:bottom w:val="none" w:sz="0" w:space="0" w:color="auto"/>
            <w:right w:val="none" w:sz="0" w:space="0" w:color="auto"/>
          </w:divBdr>
        </w:div>
        <w:div w:id="456029865">
          <w:marLeft w:val="640"/>
          <w:marRight w:val="0"/>
          <w:marTop w:val="0"/>
          <w:marBottom w:val="0"/>
          <w:divBdr>
            <w:top w:val="none" w:sz="0" w:space="0" w:color="auto"/>
            <w:left w:val="none" w:sz="0" w:space="0" w:color="auto"/>
            <w:bottom w:val="none" w:sz="0" w:space="0" w:color="auto"/>
            <w:right w:val="none" w:sz="0" w:space="0" w:color="auto"/>
          </w:divBdr>
        </w:div>
        <w:div w:id="941255245">
          <w:marLeft w:val="640"/>
          <w:marRight w:val="0"/>
          <w:marTop w:val="0"/>
          <w:marBottom w:val="0"/>
          <w:divBdr>
            <w:top w:val="none" w:sz="0" w:space="0" w:color="auto"/>
            <w:left w:val="none" w:sz="0" w:space="0" w:color="auto"/>
            <w:bottom w:val="none" w:sz="0" w:space="0" w:color="auto"/>
            <w:right w:val="none" w:sz="0" w:space="0" w:color="auto"/>
          </w:divBdr>
        </w:div>
        <w:div w:id="1444108006">
          <w:marLeft w:val="640"/>
          <w:marRight w:val="0"/>
          <w:marTop w:val="0"/>
          <w:marBottom w:val="0"/>
          <w:divBdr>
            <w:top w:val="none" w:sz="0" w:space="0" w:color="auto"/>
            <w:left w:val="none" w:sz="0" w:space="0" w:color="auto"/>
            <w:bottom w:val="none" w:sz="0" w:space="0" w:color="auto"/>
            <w:right w:val="none" w:sz="0" w:space="0" w:color="auto"/>
          </w:divBdr>
        </w:div>
        <w:div w:id="944112880">
          <w:marLeft w:val="640"/>
          <w:marRight w:val="0"/>
          <w:marTop w:val="0"/>
          <w:marBottom w:val="0"/>
          <w:divBdr>
            <w:top w:val="none" w:sz="0" w:space="0" w:color="auto"/>
            <w:left w:val="none" w:sz="0" w:space="0" w:color="auto"/>
            <w:bottom w:val="none" w:sz="0" w:space="0" w:color="auto"/>
            <w:right w:val="none" w:sz="0" w:space="0" w:color="auto"/>
          </w:divBdr>
        </w:div>
        <w:div w:id="70391865">
          <w:marLeft w:val="640"/>
          <w:marRight w:val="0"/>
          <w:marTop w:val="0"/>
          <w:marBottom w:val="0"/>
          <w:divBdr>
            <w:top w:val="none" w:sz="0" w:space="0" w:color="auto"/>
            <w:left w:val="none" w:sz="0" w:space="0" w:color="auto"/>
            <w:bottom w:val="none" w:sz="0" w:space="0" w:color="auto"/>
            <w:right w:val="none" w:sz="0" w:space="0" w:color="auto"/>
          </w:divBdr>
        </w:div>
        <w:div w:id="1853833860">
          <w:marLeft w:val="640"/>
          <w:marRight w:val="0"/>
          <w:marTop w:val="0"/>
          <w:marBottom w:val="0"/>
          <w:divBdr>
            <w:top w:val="none" w:sz="0" w:space="0" w:color="auto"/>
            <w:left w:val="none" w:sz="0" w:space="0" w:color="auto"/>
            <w:bottom w:val="none" w:sz="0" w:space="0" w:color="auto"/>
            <w:right w:val="none" w:sz="0" w:space="0" w:color="auto"/>
          </w:divBdr>
        </w:div>
        <w:div w:id="2027321769">
          <w:marLeft w:val="640"/>
          <w:marRight w:val="0"/>
          <w:marTop w:val="0"/>
          <w:marBottom w:val="0"/>
          <w:divBdr>
            <w:top w:val="none" w:sz="0" w:space="0" w:color="auto"/>
            <w:left w:val="none" w:sz="0" w:space="0" w:color="auto"/>
            <w:bottom w:val="none" w:sz="0" w:space="0" w:color="auto"/>
            <w:right w:val="none" w:sz="0" w:space="0" w:color="auto"/>
          </w:divBdr>
        </w:div>
        <w:div w:id="1101529247">
          <w:marLeft w:val="640"/>
          <w:marRight w:val="0"/>
          <w:marTop w:val="0"/>
          <w:marBottom w:val="0"/>
          <w:divBdr>
            <w:top w:val="none" w:sz="0" w:space="0" w:color="auto"/>
            <w:left w:val="none" w:sz="0" w:space="0" w:color="auto"/>
            <w:bottom w:val="none" w:sz="0" w:space="0" w:color="auto"/>
            <w:right w:val="none" w:sz="0" w:space="0" w:color="auto"/>
          </w:divBdr>
        </w:div>
        <w:div w:id="435365499">
          <w:marLeft w:val="640"/>
          <w:marRight w:val="0"/>
          <w:marTop w:val="0"/>
          <w:marBottom w:val="0"/>
          <w:divBdr>
            <w:top w:val="none" w:sz="0" w:space="0" w:color="auto"/>
            <w:left w:val="none" w:sz="0" w:space="0" w:color="auto"/>
            <w:bottom w:val="none" w:sz="0" w:space="0" w:color="auto"/>
            <w:right w:val="none" w:sz="0" w:space="0" w:color="auto"/>
          </w:divBdr>
        </w:div>
        <w:div w:id="312570183">
          <w:marLeft w:val="640"/>
          <w:marRight w:val="0"/>
          <w:marTop w:val="0"/>
          <w:marBottom w:val="0"/>
          <w:divBdr>
            <w:top w:val="none" w:sz="0" w:space="0" w:color="auto"/>
            <w:left w:val="none" w:sz="0" w:space="0" w:color="auto"/>
            <w:bottom w:val="none" w:sz="0" w:space="0" w:color="auto"/>
            <w:right w:val="none" w:sz="0" w:space="0" w:color="auto"/>
          </w:divBdr>
        </w:div>
        <w:div w:id="2067365472">
          <w:marLeft w:val="640"/>
          <w:marRight w:val="0"/>
          <w:marTop w:val="0"/>
          <w:marBottom w:val="0"/>
          <w:divBdr>
            <w:top w:val="none" w:sz="0" w:space="0" w:color="auto"/>
            <w:left w:val="none" w:sz="0" w:space="0" w:color="auto"/>
            <w:bottom w:val="none" w:sz="0" w:space="0" w:color="auto"/>
            <w:right w:val="none" w:sz="0" w:space="0" w:color="auto"/>
          </w:divBdr>
        </w:div>
        <w:div w:id="781803324">
          <w:marLeft w:val="640"/>
          <w:marRight w:val="0"/>
          <w:marTop w:val="0"/>
          <w:marBottom w:val="0"/>
          <w:divBdr>
            <w:top w:val="none" w:sz="0" w:space="0" w:color="auto"/>
            <w:left w:val="none" w:sz="0" w:space="0" w:color="auto"/>
            <w:bottom w:val="none" w:sz="0" w:space="0" w:color="auto"/>
            <w:right w:val="none" w:sz="0" w:space="0" w:color="auto"/>
          </w:divBdr>
        </w:div>
        <w:div w:id="350304852">
          <w:marLeft w:val="640"/>
          <w:marRight w:val="0"/>
          <w:marTop w:val="0"/>
          <w:marBottom w:val="0"/>
          <w:divBdr>
            <w:top w:val="none" w:sz="0" w:space="0" w:color="auto"/>
            <w:left w:val="none" w:sz="0" w:space="0" w:color="auto"/>
            <w:bottom w:val="none" w:sz="0" w:space="0" w:color="auto"/>
            <w:right w:val="none" w:sz="0" w:space="0" w:color="auto"/>
          </w:divBdr>
        </w:div>
        <w:div w:id="1001666911">
          <w:marLeft w:val="640"/>
          <w:marRight w:val="0"/>
          <w:marTop w:val="0"/>
          <w:marBottom w:val="0"/>
          <w:divBdr>
            <w:top w:val="none" w:sz="0" w:space="0" w:color="auto"/>
            <w:left w:val="none" w:sz="0" w:space="0" w:color="auto"/>
            <w:bottom w:val="none" w:sz="0" w:space="0" w:color="auto"/>
            <w:right w:val="none" w:sz="0" w:space="0" w:color="auto"/>
          </w:divBdr>
        </w:div>
        <w:div w:id="709647945">
          <w:marLeft w:val="640"/>
          <w:marRight w:val="0"/>
          <w:marTop w:val="0"/>
          <w:marBottom w:val="0"/>
          <w:divBdr>
            <w:top w:val="none" w:sz="0" w:space="0" w:color="auto"/>
            <w:left w:val="none" w:sz="0" w:space="0" w:color="auto"/>
            <w:bottom w:val="none" w:sz="0" w:space="0" w:color="auto"/>
            <w:right w:val="none" w:sz="0" w:space="0" w:color="auto"/>
          </w:divBdr>
        </w:div>
        <w:div w:id="1371373267">
          <w:marLeft w:val="640"/>
          <w:marRight w:val="0"/>
          <w:marTop w:val="0"/>
          <w:marBottom w:val="0"/>
          <w:divBdr>
            <w:top w:val="none" w:sz="0" w:space="0" w:color="auto"/>
            <w:left w:val="none" w:sz="0" w:space="0" w:color="auto"/>
            <w:bottom w:val="none" w:sz="0" w:space="0" w:color="auto"/>
            <w:right w:val="none" w:sz="0" w:space="0" w:color="auto"/>
          </w:divBdr>
        </w:div>
        <w:div w:id="337924232">
          <w:marLeft w:val="640"/>
          <w:marRight w:val="0"/>
          <w:marTop w:val="0"/>
          <w:marBottom w:val="0"/>
          <w:divBdr>
            <w:top w:val="none" w:sz="0" w:space="0" w:color="auto"/>
            <w:left w:val="none" w:sz="0" w:space="0" w:color="auto"/>
            <w:bottom w:val="none" w:sz="0" w:space="0" w:color="auto"/>
            <w:right w:val="none" w:sz="0" w:space="0" w:color="auto"/>
          </w:divBdr>
        </w:div>
        <w:div w:id="916134332">
          <w:marLeft w:val="640"/>
          <w:marRight w:val="0"/>
          <w:marTop w:val="0"/>
          <w:marBottom w:val="0"/>
          <w:divBdr>
            <w:top w:val="none" w:sz="0" w:space="0" w:color="auto"/>
            <w:left w:val="none" w:sz="0" w:space="0" w:color="auto"/>
            <w:bottom w:val="none" w:sz="0" w:space="0" w:color="auto"/>
            <w:right w:val="none" w:sz="0" w:space="0" w:color="auto"/>
          </w:divBdr>
        </w:div>
        <w:div w:id="520626431">
          <w:marLeft w:val="640"/>
          <w:marRight w:val="0"/>
          <w:marTop w:val="0"/>
          <w:marBottom w:val="0"/>
          <w:divBdr>
            <w:top w:val="none" w:sz="0" w:space="0" w:color="auto"/>
            <w:left w:val="none" w:sz="0" w:space="0" w:color="auto"/>
            <w:bottom w:val="none" w:sz="0" w:space="0" w:color="auto"/>
            <w:right w:val="none" w:sz="0" w:space="0" w:color="auto"/>
          </w:divBdr>
        </w:div>
        <w:div w:id="1456408797">
          <w:marLeft w:val="640"/>
          <w:marRight w:val="0"/>
          <w:marTop w:val="0"/>
          <w:marBottom w:val="0"/>
          <w:divBdr>
            <w:top w:val="none" w:sz="0" w:space="0" w:color="auto"/>
            <w:left w:val="none" w:sz="0" w:space="0" w:color="auto"/>
            <w:bottom w:val="none" w:sz="0" w:space="0" w:color="auto"/>
            <w:right w:val="none" w:sz="0" w:space="0" w:color="auto"/>
          </w:divBdr>
        </w:div>
        <w:div w:id="1655450950">
          <w:marLeft w:val="640"/>
          <w:marRight w:val="0"/>
          <w:marTop w:val="0"/>
          <w:marBottom w:val="0"/>
          <w:divBdr>
            <w:top w:val="none" w:sz="0" w:space="0" w:color="auto"/>
            <w:left w:val="none" w:sz="0" w:space="0" w:color="auto"/>
            <w:bottom w:val="none" w:sz="0" w:space="0" w:color="auto"/>
            <w:right w:val="none" w:sz="0" w:space="0" w:color="auto"/>
          </w:divBdr>
        </w:div>
        <w:div w:id="1920166856">
          <w:marLeft w:val="640"/>
          <w:marRight w:val="0"/>
          <w:marTop w:val="0"/>
          <w:marBottom w:val="0"/>
          <w:divBdr>
            <w:top w:val="none" w:sz="0" w:space="0" w:color="auto"/>
            <w:left w:val="none" w:sz="0" w:space="0" w:color="auto"/>
            <w:bottom w:val="none" w:sz="0" w:space="0" w:color="auto"/>
            <w:right w:val="none" w:sz="0" w:space="0" w:color="auto"/>
          </w:divBdr>
        </w:div>
        <w:div w:id="212038338">
          <w:marLeft w:val="640"/>
          <w:marRight w:val="0"/>
          <w:marTop w:val="0"/>
          <w:marBottom w:val="0"/>
          <w:divBdr>
            <w:top w:val="none" w:sz="0" w:space="0" w:color="auto"/>
            <w:left w:val="none" w:sz="0" w:space="0" w:color="auto"/>
            <w:bottom w:val="none" w:sz="0" w:space="0" w:color="auto"/>
            <w:right w:val="none" w:sz="0" w:space="0" w:color="auto"/>
          </w:divBdr>
        </w:div>
        <w:div w:id="495730780">
          <w:marLeft w:val="640"/>
          <w:marRight w:val="0"/>
          <w:marTop w:val="0"/>
          <w:marBottom w:val="0"/>
          <w:divBdr>
            <w:top w:val="none" w:sz="0" w:space="0" w:color="auto"/>
            <w:left w:val="none" w:sz="0" w:space="0" w:color="auto"/>
            <w:bottom w:val="none" w:sz="0" w:space="0" w:color="auto"/>
            <w:right w:val="none" w:sz="0" w:space="0" w:color="auto"/>
          </w:divBdr>
        </w:div>
        <w:div w:id="540636079">
          <w:marLeft w:val="640"/>
          <w:marRight w:val="0"/>
          <w:marTop w:val="0"/>
          <w:marBottom w:val="0"/>
          <w:divBdr>
            <w:top w:val="none" w:sz="0" w:space="0" w:color="auto"/>
            <w:left w:val="none" w:sz="0" w:space="0" w:color="auto"/>
            <w:bottom w:val="none" w:sz="0" w:space="0" w:color="auto"/>
            <w:right w:val="none" w:sz="0" w:space="0" w:color="auto"/>
          </w:divBdr>
        </w:div>
        <w:div w:id="80417265">
          <w:marLeft w:val="640"/>
          <w:marRight w:val="0"/>
          <w:marTop w:val="0"/>
          <w:marBottom w:val="0"/>
          <w:divBdr>
            <w:top w:val="none" w:sz="0" w:space="0" w:color="auto"/>
            <w:left w:val="none" w:sz="0" w:space="0" w:color="auto"/>
            <w:bottom w:val="none" w:sz="0" w:space="0" w:color="auto"/>
            <w:right w:val="none" w:sz="0" w:space="0" w:color="auto"/>
          </w:divBdr>
        </w:div>
        <w:div w:id="862205844">
          <w:marLeft w:val="640"/>
          <w:marRight w:val="0"/>
          <w:marTop w:val="0"/>
          <w:marBottom w:val="0"/>
          <w:divBdr>
            <w:top w:val="none" w:sz="0" w:space="0" w:color="auto"/>
            <w:left w:val="none" w:sz="0" w:space="0" w:color="auto"/>
            <w:bottom w:val="none" w:sz="0" w:space="0" w:color="auto"/>
            <w:right w:val="none" w:sz="0" w:space="0" w:color="auto"/>
          </w:divBdr>
        </w:div>
        <w:div w:id="1680112066">
          <w:marLeft w:val="640"/>
          <w:marRight w:val="0"/>
          <w:marTop w:val="0"/>
          <w:marBottom w:val="0"/>
          <w:divBdr>
            <w:top w:val="none" w:sz="0" w:space="0" w:color="auto"/>
            <w:left w:val="none" w:sz="0" w:space="0" w:color="auto"/>
            <w:bottom w:val="none" w:sz="0" w:space="0" w:color="auto"/>
            <w:right w:val="none" w:sz="0" w:space="0" w:color="auto"/>
          </w:divBdr>
        </w:div>
        <w:div w:id="764882570">
          <w:marLeft w:val="640"/>
          <w:marRight w:val="0"/>
          <w:marTop w:val="0"/>
          <w:marBottom w:val="0"/>
          <w:divBdr>
            <w:top w:val="none" w:sz="0" w:space="0" w:color="auto"/>
            <w:left w:val="none" w:sz="0" w:space="0" w:color="auto"/>
            <w:bottom w:val="none" w:sz="0" w:space="0" w:color="auto"/>
            <w:right w:val="none" w:sz="0" w:space="0" w:color="auto"/>
          </w:divBdr>
        </w:div>
        <w:div w:id="1108815964">
          <w:marLeft w:val="640"/>
          <w:marRight w:val="0"/>
          <w:marTop w:val="0"/>
          <w:marBottom w:val="0"/>
          <w:divBdr>
            <w:top w:val="none" w:sz="0" w:space="0" w:color="auto"/>
            <w:left w:val="none" w:sz="0" w:space="0" w:color="auto"/>
            <w:bottom w:val="none" w:sz="0" w:space="0" w:color="auto"/>
            <w:right w:val="none" w:sz="0" w:space="0" w:color="auto"/>
          </w:divBdr>
        </w:div>
        <w:div w:id="584655100">
          <w:marLeft w:val="640"/>
          <w:marRight w:val="0"/>
          <w:marTop w:val="0"/>
          <w:marBottom w:val="0"/>
          <w:divBdr>
            <w:top w:val="none" w:sz="0" w:space="0" w:color="auto"/>
            <w:left w:val="none" w:sz="0" w:space="0" w:color="auto"/>
            <w:bottom w:val="none" w:sz="0" w:space="0" w:color="auto"/>
            <w:right w:val="none" w:sz="0" w:space="0" w:color="auto"/>
          </w:divBdr>
        </w:div>
        <w:div w:id="492769090">
          <w:marLeft w:val="640"/>
          <w:marRight w:val="0"/>
          <w:marTop w:val="0"/>
          <w:marBottom w:val="0"/>
          <w:divBdr>
            <w:top w:val="none" w:sz="0" w:space="0" w:color="auto"/>
            <w:left w:val="none" w:sz="0" w:space="0" w:color="auto"/>
            <w:bottom w:val="none" w:sz="0" w:space="0" w:color="auto"/>
            <w:right w:val="none" w:sz="0" w:space="0" w:color="auto"/>
          </w:divBdr>
        </w:div>
        <w:div w:id="1972200465">
          <w:marLeft w:val="640"/>
          <w:marRight w:val="0"/>
          <w:marTop w:val="0"/>
          <w:marBottom w:val="0"/>
          <w:divBdr>
            <w:top w:val="none" w:sz="0" w:space="0" w:color="auto"/>
            <w:left w:val="none" w:sz="0" w:space="0" w:color="auto"/>
            <w:bottom w:val="none" w:sz="0" w:space="0" w:color="auto"/>
            <w:right w:val="none" w:sz="0" w:space="0" w:color="auto"/>
          </w:divBdr>
        </w:div>
        <w:div w:id="1270939948">
          <w:marLeft w:val="640"/>
          <w:marRight w:val="0"/>
          <w:marTop w:val="0"/>
          <w:marBottom w:val="0"/>
          <w:divBdr>
            <w:top w:val="none" w:sz="0" w:space="0" w:color="auto"/>
            <w:left w:val="none" w:sz="0" w:space="0" w:color="auto"/>
            <w:bottom w:val="none" w:sz="0" w:space="0" w:color="auto"/>
            <w:right w:val="none" w:sz="0" w:space="0" w:color="auto"/>
          </w:divBdr>
        </w:div>
        <w:div w:id="2141991964">
          <w:marLeft w:val="640"/>
          <w:marRight w:val="0"/>
          <w:marTop w:val="0"/>
          <w:marBottom w:val="0"/>
          <w:divBdr>
            <w:top w:val="none" w:sz="0" w:space="0" w:color="auto"/>
            <w:left w:val="none" w:sz="0" w:space="0" w:color="auto"/>
            <w:bottom w:val="none" w:sz="0" w:space="0" w:color="auto"/>
            <w:right w:val="none" w:sz="0" w:space="0" w:color="auto"/>
          </w:divBdr>
        </w:div>
      </w:divsChild>
    </w:div>
    <w:div w:id="363141880">
      <w:bodyDiv w:val="1"/>
      <w:marLeft w:val="0"/>
      <w:marRight w:val="0"/>
      <w:marTop w:val="0"/>
      <w:marBottom w:val="0"/>
      <w:divBdr>
        <w:top w:val="none" w:sz="0" w:space="0" w:color="auto"/>
        <w:left w:val="none" w:sz="0" w:space="0" w:color="auto"/>
        <w:bottom w:val="none" w:sz="0" w:space="0" w:color="auto"/>
        <w:right w:val="none" w:sz="0" w:space="0" w:color="auto"/>
      </w:divBdr>
      <w:divsChild>
        <w:div w:id="478956884">
          <w:marLeft w:val="640"/>
          <w:marRight w:val="0"/>
          <w:marTop w:val="0"/>
          <w:marBottom w:val="0"/>
          <w:divBdr>
            <w:top w:val="none" w:sz="0" w:space="0" w:color="auto"/>
            <w:left w:val="none" w:sz="0" w:space="0" w:color="auto"/>
            <w:bottom w:val="none" w:sz="0" w:space="0" w:color="auto"/>
            <w:right w:val="none" w:sz="0" w:space="0" w:color="auto"/>
          </w:divBdr>
        </w:div>
        <w:div w:id="756514488">
          <w:marLeft w:val="640"/>
          <w:marRight w:val="0"/>
          <w:marTop w:val="0"/>
          <w:marBottom w:val="0"/>
          <w:divBdr>
            <w:top w:val="none" w:sz="0" w:space="0" w:color="auto"/>
            <w:left w:val="none" w:sz="0" w:space="0" w:color="auto"/>
            <w:bottom w:val="none" w:sz="0" w:space="0" w:color="auto"/>
            <w:right w:val="none" w:sz="0" w:space="0" w:color="auto"/>
          </w:divBdr>
        </w:div>
        <w:div w:id="1713535884">
          <w:marLeft w:val="640"/>
          <w:marRight w:val="0"/>
          <w:marTop w:val="0"/>
          <w:marBottom w:val="0"/>
          <w:divBdr>
            <w:top w:val="none" w:sz="0" w:space="0" w:color="auto"/>
            <w:left w:val="none" w:sz="0" w:space="0" w:color="auto"/>
            <w:bottom w:val="none" w:sz="0" w:space="0" w:color="auto"/>
            <w:right w:val="none" w:sz="0" w:space="0" w:color="auto"/>
          </w:divBdr>
        </w:div>
        <w:div w:id="2002997203">
          <w:marLeft w:val="640"/>
          <w:marRight w:val="0"/>
          <w:marTop w:val="0"/>
          <w:marBottom w:val="0"/>
          <w:divBdr>
            <w:top w:val="none" w:sz="0" w:space="0" w:color="auto"/>
            <w:left w:val="none" w:sz="0" w:space="0" w:color="auto"/>
            <w:bottom w:val="none" w:sz="0" w:space="0" w:color="auto"/>
            <w:right w:val="none" w:sz="0" w:space="0" w:color="auto"/>
          </w:divBdr>
        </w:div>
        <w:div w:id="157379626">
          <w:marLeft w:val="640"/>
          <w:marRight w:val="0"/>
          <w:marTop w:val="0"/>
          <w:marBottom w:val="0"/>
          <w:divBdr>
            <w:top w:val="none" w:sz="0" w:space="0" w:color="auto"/>
            <w:left w:val="none" w:sz="0" w:space="0" w:color="auto"/>
            <w:bottom w:val="none" w:sz="0" w:space="0" w:color="auto"/>
            <w:right w:val="none" w:sz="0" w:space="0" w:color="auto"/>
          </w:divBdr>
        </w:div>
        <w:div w:id="842889621">
          <w:marLeft w:val="640"/>
          <w:marRight w:val="0"/>
          <w:marTop w:val="0"/>
          <w:marBottom w:val="0"/>
          <w:divBdr>
            <w:top w:val="none" w:sz="0" w:space="0" w:color="auto"/>
            <w:left w:val="none" w:sz="0" w:space="0" w:color="auto"/>
            <w:bottom w:val="none" w:sz="0" w:space="0" w:color="auto"/>
            <w:right w:val="none" w:sz="0" w:space="0" w:color="auto"/>
          </w:divBdr>
        </w:div>
        <w:div w:id="93406846">
          <w:marLeft w:val="640"/>
          <w:marRight w:val="0"/>
          <w:marTop w:val="0"/>
          <w:marBottom w:val="0"/>
          <w:divBdr>
            <w:top w:val="none" w:sz="0" w:space="0" w:color="auto"/>
            <w:left w:val="none" w:sz="0" w:space="0" w:color="auto"/>
            <w:bottom w:val="none" w:sz="0" w:space="0" w:color="auto"/>
            <w:right w:val="none" w:sz="0" w:space="0" w:color="auto"/>
          </w:divBdr>
        </w:div>
        <w:div w:id="1861357801">
          <w:marLeft w:val="640"/>
          <w:marRight w:val="0"/>
          <w:marTop w:val="0"/>
          <w:marBottom w:val="0"/>
          <w:divBdr>
            <w:top w:val="none" w:sz="0" w:space="0" w:color="auto"/>
            <w:left w:val="none" w:sz="0" w:space="0" w:color="auto"/>
            <w:bottom w:val="none" w:sz="0" w:space="0" w:color="auto"/>
            <w:right w:val="none" w:sz="0" w:space="0" w:color="auto"/>
          </w:divBdr>
        </w:div>
        <w:div w:id="1117480698">
          <w:marLeft w:val="640"/>
          <w:marRight w:val="0"/>
          <w:marTop w:val="0"/>
          <w:marBottom w:val="0"/>
          <w:divBdr>
            <w:top w:val="none" w:sz="0" w:space="0" w:color="auto"/>
            <w:left w:val="none" w:sz="0" w:space="0" w:color="auto"/>
            <w:bottom w:val="none" w:sz="0" w:space="0" w:color="auto"/>
            <w:right w:val="none" w:sz="0" w:space="0" w:color="auto"/>
          </w:divBdr>
        </w:div>
        <w:div w:id="1250042708">
          <w:marLeft w:val="640"/>
          <w:marRight w:val="0"/>
          <w:marTop w:val="0"/>
          <w:marBottom w:val="0"/>
          <w:divBdr>
            <w:top w:val="none" w:sz="0" w:space="0" w:color="auto"/>
            <w:left w:val="none" w:sz="0" w:space="0" w:color="auto"/>
            <w:bottom w:val="none" w:sz="0" w:space="0" w:color="auto"/>
            <w:right w:val="none" w:sz="0" w:space="0" w:color="auto"/>
          </w:divBdr>
        </w:div>
        <w:div w:id="2103718042">
          <w:marLeft w:val="640"/>
          <w:marRight w:val="0"/>
          <w:marTop w:val="0"/>
          <w:marBottom w:val="0"/>
          <w:divBdr>
            <w:top w:val="none" w:sz="0" w:space="0" w:color="auto"/>
            <w:left w:val="none" w:sz="0" w:space="0" w:color="auto"/>
            <w:bottom w:val="none" w:sz="0" w:space="0" w:color="auto"/>
            <w:right w:val="none" w:sz="0" w:space="0" w:color="auto"/>
          </w:divBdr>
        </w:div>
        <w:div w:id="289944948">
          <w:marLeft w:val="640"/>
          <w:marRight w:val="0"/>
          <w:marTop w:val="0"/>
          <w:marBottom w:val="0"/>
          <w:divBdr>
            <w:top w:val="none" w:sz="0" w:space="0" w:color="auto"/>
            <w:left w:val="none" w:sz="0" w:space="0" w:color="auto"/>
            <w:bottom w:val="none" w:sz="0" w:space="0" w:color="auto"/>
            <w:right w:val="none" w:sz="0" w:space="0" w:color="auto"/>
          </w:divBdr>
        </w:div>
        <w:div w:id="684131718">
          <w:marLeft w:val="640"/>
          <w:marRight w:val="0"/>
          <w:marTop w:val="0"/>
          <w:marBottom w:val="0"/>
          <w:divBdr>
            <w:top w:val="none" w:sz="0" w:space="0" w:color="auto"/>
            <w:left w:val="none" w:sz="0" w:space="0" w:color="auto"/>
            <w:bottom w:val="none" w:sz="0" w:space="0" w:color="auto"/>
            <w:right w:val="none" w:sz="0" w:space="0" w:color="auto"/>
          </w:divBdr>
        </w:div>
        <w:div w:id="1533805902">
          <w:marLeft w:val="640"/>
          <w:marRight w:val="0"/>
          <w:marTop w:val="0"/>
          <w:marBottom w:val="0"/>
          <w:divBdr>
            <w:top w:val="none" w:sz="0" w:space="0" w:color="auto"/>
            <w:left w:val="none" w:sz="0" w:space="0" w:color="auto"/>
            <w:bottom w:val="none" w:sz="0" w:space="0" w:color="auto"/>
            <w:right w:val="none" w:sz="0" w:space="0" w:color="auto"/>
          </w:divBdr>
        </w:div>
        <w:div w:id="443966339">
          <w:marLeft w:val="640"/>
          <w:marRight w:val="0"/>
          <w:marTop w:val="0"/>
          <w:marBottom w:val="0"/>
          <w:divBdr>
            <w:top w:val="none" w:sz="0" w:space="0" w:color="auto"/>
            <w:left w:val="none" w:sz="0" w:space="0" w:color="auto"/>
            <w:bottom w:val="none" w:sz="0" w:space="0" w:color="auto"/>
            <w:right w:val="none" w:sz="0" w:space="0" w:color="auto"/>
          </w:divBdr>
        </w:div>
        <w:div w:id="1149129419">
          <w:marLeft w:val="640"/>
          <w:marRight w:val="0"/>
          <w:marTop w:val="0"/>
          <w:marBottom w:val="0"/>
          <w:divBdr>
            <w:top w:val="none" w:sz="0" w:space="0" w:color="auto"/>
            <w:left w:val="none" w:sz="0" w:space="0" w:color="auto"/>
            <w:bottom w:val="none" w:sz="0" w:space="0" w:color="auto"/>
            <w:right w:val="none" w:sz="0" w:space="0" w:color="auto"/>
          </w:divBdr>
        </w:div>
        <w:div w:id="1454052357">
          <w:marLeft w:val="640"/>
          <w:marRight w:val="0"/>
          <w:marTop w:val="0"/>
          <w:marBottom w:val="0"/>
          <w:divBdr>
            <w:top w:val="none" w:sz="0" w:space="0" w:color="auto"/>
            <w:left w:val="none" w:sz="0" w:space="0" w:color="auto"/>
            <w:bottom w:val="none" w:sz="0" w:space="0" w:color="auto"/>
            <w:right w:val="none" w:sz="0" w:space="0" w:color="auto"/>
          </w:divBdr>
        </w:div>
        <w:div w:id="1586766736">
          <w:marLeft w:val="640"/>
          <w:marRight w:val="0"/>
          <w:marTop w:val="0"/>
          <w:marBottom w:val="0"/>
          <w:divBdr>
            <w:top w:val="none" w:sz="0" w:space="0" w:color="auto"/>
            <w:left w:val="none" w:sz="0" w:space="0" w:color="auto"/>
            <w:bottom w:val="none" w:sz="0" w:space="0" w:color="auto"/>
            <w:right w:val="none" w:sz="0" w:space="0" w:color="auto"/>
          </w:divBdr>
        </w:div>
        <w:div w:id="175926682">
          <w:marLeft w:val="640"/>
          <w:marRight w:val="0"/>
          <w:marTop w:val="0"/>
          <w:marBottom w:val="0"/>
          <w:divBdr>
            <w:top w:val="none" w:sz="0" w:space="0" w:color="auto"/>
            <w:left w:val="none" w:sz="0" w:space="0" w:color="auto"/>
            <w:bottom w:val="none" w:sz="0" w:space="0" w:color="auto"/>
            <w:right w:val="none" w:sz="0" w:space="0" w:color="auto"/>
          </w:divBdr>
        </w:div>
        <w:div w:id="1573348049">
          <w:marLeft w:val="640"/>
          <w:marRight w:val="0"/>
          <w:marTop w:val="0"/>
          <w:marBottom w:val="0"/>
          <w:divBdr>
            <w:top w:val="none" w:sz="0" w:space="0" w:color="auto"/>
            <w:left w:val="none" w:sz="0" w:space="0" w:color="auto"/>
            <w:bottom w:val="none" w:sz="0" w:space="0" w:color="auto"/>
            <w:right w:val="none" w:sz="0" w:space="0" w:color="auto"/>
          </w:divBdr>
        </w:div>
        <w:div w:id="824979661">
          <w:marLeft w:val="640"/>
          <w:marRight w:val="0"/>
          <w:marTop w:val="0"/>
          <w:marBottom w:val="0"/>
          <w:divBdr>
            <w:top w:val="none" w:sz="0" w:space="0" w:color="auto"/>
            <w:left w:val="none" w:sz="0" w:space="0" w:color="auto"/>
            <w:bottom w:val="none" w:sz="0" w:space="0" w:color="auto"/>
            <w:right w:val="none" w:sz="0" w:space="0" w:color="auto"/>
          </w:divBdr>
        </w:div>
        <w:div w:id="264116234">
          <w:marLeft w:val="640"/>
          <w:marRight w:val="0"/>
          <w:marTop w:val="0"/>
          <w:marBottom w:val="0"/>
          <w:divBdr>
            <w:top w:val="none" w:sz="0" w:space="0" w:color="auto"/>
            <w:left w:val="none" w:sz="0" w:space="0" w:color="auto"/>
            <w:bottom w:val="none" w:sz="0" w:space="0" w:color="auto"/>
            <w:right w:val="none" w:sz="0" w:space="0" w:color="auto"/>
          </w:divBdr>
        </w:div>
        <w:div w:id="608778769">
          <w:marLeft w:val="640"/>
          <w:marRight w:val="0"/>
          <w:marTop w:val="0"/>
          <w:marBottom w:val="0"/>
          <w:divBdr>
            <w:top w:val="none" w:sz="0" w:space="0" w:color="auto"/>
            <w:left w:val="none" w:sz="0" w:space="0" w:color="auto"/>
            <w:bottom w:val="none" w:sz="0" w:space="0" w:color="auto"/>
            <w:right w:val="none" w:sz="0" w:space="0" w:color="auto"/>
          </w:divBdr>
        </w:div>
        <w:div w:id="1287084302">
          <w:marLeft w:val="640"/>
          <w:marRight w:val="0"/>
          <w:marTop w:val="0"/>
          <w:marBottom w:val="0"/>
          <w:divBdr>
            <w:top w:val="none" w:sz="0" w:space="0" w:color="auto"/>
            <w:left w:val="none" w:sz="0" w:space="0" w:color="auto"/>
            <w:bottom w:val="none" w:sz="0" w:space="0" w:color="auto"/>
            <w:right w:val="none" w:sz="0" w:space="0" w:color="auto"/>
          </w:divBdr>
        </w:div>
        <w:div w:id="1221592326">
          <w:marLeft w:val="640"/>
          <w:marRight w:val="0"/>
          <w:marTop w:val="0"/>
          <w:marBottom w:val="0"/>
          <w:divBdr>
            <w:top w:val="none" w:sz="0" w:space="0" w:color="auto"/>
            <w:left w:val="none" w:sz="0" w:space="0" w:color="auto"/>
            <w:bottom w:val="none" w:sz="0" w:space="0" w:color="auto"/>
            <w:right w:val="none" w:sz="0" w:space="0" w:color="auto"/>
          </w:divBdr>
        </w:div>
        <w:div w:id="2118138965">
          <w:marLeft w:val="640"/>
          <w:marRight w:val="0"/>
          <w:marTop w:val="0"/>
          <w:marBottom w:val="0"/>
          <w:divBdr>
            <w:top w:val="none" w:sz="0" w:space="0" w:color="auto"/>
            <w:left w:val="none" w:sz="0" w:space="0" w:color="auto"/>
            <w:bottom w:val="none" w:sz="0" w:space="0" w:color="auto"/>
            <w:right w:val="none" w:sz="0" w:space="0" w:color="auto"/>
          </w:divBdr>
        </w:div>
        <w:div w:id="147215239">
          <w:marLeft w:val="640"/>
          <w:marRight w:val="0"/>
          <w:marTop w:val="0"/>
          <w:marBottom w:val="0"/>
          <w:divBdr>
            <w:top w:val="none" w:sz="0" w:space="0" w:color="auto"/>
            <w:left w:val="none" w:sz="0" w:space="0" w:color="auto"/>
            <w:bottom w:val="none" w:sz="0" w:space="0" w:color="auto"/>
            <w:right w:val="none" w:sz="0" w:space="0" w:color="auto"/>
          </w:divBdr>
        </w:div>
        <w:div w:id="1602059582">
          <w:marLeft w:val="640"/>
          <w:marRight w:val="0"/>
          <w:marTop w:val="0"/>
          <w:marBottom w:val="0"/>
          <w:divBdr>
            <w:top w:val="none" w:sz="0" w:space="0" w:color="auto"/>
            <w:left w:val="none" w:sz="0" w:space="0" w:color="auto"/>
            <w:bottom w:val="none" w:sz="0" w:space="0" w:color="auto"/>
            <w:right w:val="none" w:sz="0" w:space="0" w:color="auto"/>
          </w:divBdr>
        </w:div>
        <w:div w:id="2076123495">
          <w:marLeft w:val="640"/>
          <w:marRight w:val="0"/>
          <w:marTop w:val="0"/>
          <w:marBottom w:val="0"/>
          <w:divBdr>
            <w:top w:val="none" w:sz="0" w:space="0" w:color="auto"/>
            <w:left w:val="none" w:sz="0" w:space="0" w:color="auto"/>
            <w:bottom w:val="none" w:sz="0" w:space="0" w:color="auto"/>
            <w:right w:val="none" w:sz="0" w:space="0" w:color="auto"/>
          </w:divBdr>
        </w:div>
        <w:div w:id="892304354">
          <w:marLeft w:val="640"/>
          <w:marRight w:val="0"/>
          <w:marTop w:val="0"/>
          <w:marBottom w:val="0"/>
          <w:divBdr>
            <w:top w:val="none" w:sz="0" w:space="0" w:color="auto"/>
            <w:left w:val="none" w:sz="0" w:space="0" w:color="auto"/>
            <w:bottom w:val="none" w:sz="0" w:space="0" w:color="auto"/>
            <w:right w:val="none" w:sz="0" w:space="0" w:color="auto"/>
          </w:divBdr>
        </w:div>
        <w:div w:id="718021160">
          <w:marLeft w:val="640"/>
          <w:marRight w:val="0"/>
          <w:marTop w:val="0"/>
          <w:marBottom w:val="0"/>
          <w:divBdr>
            <w:top w:val="none" w:sz="0" w:space="0" w:color="auto"/>
            <w:left w:val="none" w:sz="0" w:space="0" w:color="auto"/>
            <w:bottom w:val="none" w:sz="0" w:space="0" w:color="auto"/>
            <w:right w:val="none" w:sz="0" w:space="0" w:color="auto"/>
          </w:divBdr>
        </w:div>
        <w:div w:id="1789545687">
          <w:marLeft w:val="640"/>
          <w:marRight w:val="0"/>
          <w:marTop w:val="0"/>
          <w:marBottom w:val="0"/>
          <w:divBdr>
            <w:top w:val="none" w:sz="0" w:space="0" w:color="auto"/>
            <w:left w:val="none" w:sz="0" w:space="0" w:color="auto"/>
            <w:bottom w:val="none" w:sz="0" w:space="0" w:color="auto"/>
            <w:right w:val="none" w:sz="0" w:space="0" w:color="auto"/>
          </w:divBdr>
        </w:div>
        <w:div w:id="1300846472">
          <w:marLeft w:val="640"/>
          <w:marRight w:val="0"/>
          <w:marTop w:val="0"/>
          <w:marBottom w:val="0"/>
          <w:divBdr>
            <w:top w:val="none" w:sz="0" w:space="0" w:color="auto"/>
            <w:left w:val="none" w:sz="0" w:space="0" w:color="auto"/>
            <w:bottom w:val="none" w:sz="0" w:space="0" w:color="auto"/>
            <w:right w:val="none" w:sz="0" w:space="0" w:color="auto"/>
          </w:divBdr>
        </w:div>
        <w:div w:id="1967394700">
          <w:marLeft w:val="640"/>
          <w:marRight w:val="0"/>
          <w:marTop w:val="0"/>
          <w:marBottom w:val="0"/>
          <w:divBdr>
            <w:top w:val="none" w:sz="0" w:space="0" w:color="auto"/>
            <w:left w:val="none" w:sz="0" w:space="0" w:color="auto"/>
            <w:bottom w:val="none" w:sz="0" w:space="0" w:color="auto"/>
            <w:right w:val="none" w:sz="0" w:space="0" w:color="auto"/>
          </w:divBdr>
        </w:div>
        <w:div w:id="1101533518">
          <w:marLeft w:val="640"/>
          <w:marRight w:val="0"/>
          <w:marTop w:val="0"/>
          <w:marBottom w:val="0"/>
          <w:divBdr>
            <w:top w:val="none" w:sz="0" w:space="0" w:color="auto"/>
            <w:left w:val="none" w:sz="0" w:space="0" w:color="auto"/>
            <w:bottom w:val="none" w:sz="0" w:space="0" w:color="auto"/>
            <w:right w:val="none" w:sz="0" w:space="0" w:color="auto"/>
          </w:divBdr>
        </w:div>
        <w:div w:id="323823584">
          <w:marLeft w:val="640"/>
          <w:marRight w:val="0"/>
          <w:marTop w:val="0"/>
          <w:marBottom w:val="0"/>
          <w:divBdr>
            <w:top w:val="none" w:sz="0" w:space="0" w:color="auto"/>
            <w:left w:val="none" w:sz="0" w:space="0" w:color="auto"/>
            <w:bottom w:val="none" w:sz="0" w:space="0" w:color="auto"/>
            <w:right w:val="none" w:sz="0" w:space="0" w:color="auto"/>
          </w:divBdr>
        </w:div>
        <w:div w:id="1376390557">
          <w:marLeft w:val="640"/>
          <w:marRight w:val="0"/>
          <w:marTop w:val="0"/>
          <w:marBottom w:val="0"/>
          <w:divBdr>
            <w:top w:val="none" w:sz="0" w:space="0" w:color="auto"/>
            <w:left w:val="none" w:sz="0" w:space="0" w:color="auto"/>
            <w:bottom w:val="none" w:sz="0" w:space="0" w:color="auto"/>
            <w:right w:val="none" w:sz="0" w:space="0" w:color="auto"/>
          </w:divBdr>
        </w:div>
        <w:div w:id="1986624702">
          <w:marLeft w:val="640"/>
          <w:marRight w:val="0"/>
          <w:marTop w:val="0"/>
          <w:marBottom w:val="0"/>
          <w:divBdr>
            <w:top w:val="none" w:sz="0" w:space="0" w:color="auto"/>
            <w:left w:val="none" w:sz="0" w:space="0" w:color="auto"/>
            <w:bottom w:val="none" w:sz="0" w:space="0" w:color="auto"/>
            <w:right w:val="none" w:sz="0" w:space="0" w:color="auto"/>
          </w:divBdr>
        </w:div>
        <w:div w:id="2012873149">
          <w:marLeft w:val="640"/>
          <w:marRight w:val="0"/>
          <w:marTop w:val="0"/>
          <w:marBottom w:val="0"/>
          <w:divBdr>
            <w:top w:val="none" w:sz="0" w:space="0" w:color="auto"/>
            <w:left w:val="none" w:sz="0" w:space="0" w:color="auto"/>
            <w:bottom w:val="none" w:sz="0" w:space="0" w:color="auto"/>
            <w:right w:val="none" w:sz="0" w:space="0" w:color="auto"/>
          </w:divBdr>
        </w:div>
        <w:div w:id="1136722341">
          <w:marLeft w:val="640"/>
          <w:marRight w:val="0"/>
          <w:marTop w:val="0"/>
          <w:marBottom w:val="0"/>
          <w:divBdr>
            <w:top w:val="none" w:sz="0" w:space="0" w:color="auto"/>
            <w:left w:val="none" w:sz="0" w:space="0" w:color="auto"/>
            <w:bottom w:val="none" w:sz="0" w:space="0" w:color="auto"/>
            <w:right w:val="none" w:sz="0" w:space="0" w:color="auto"/>
          </w:divBdr>
        </w:div>
        <w:div w:id="1417634861">
          <w:marLeft w:val="640"/>
          <w:marRight w:val="0"/>
          <w:marTop w:val="0"/>
          <w:marBottom w:val="0"/>
          <w:divBdr>
            <w:top w:val="none" w:sz="0" w:space="0" w:color="auto"/>
            <w:left w:val="none" w:sz="0" w:space="0" w:color="auto"/>
            <w:bottom w:val="none" w:sz="0" w:space="0" w:color="auto"/>
            <w:right w:val="none" w:sz="0" w:space="0" w:color="auto"/>
          </w:divBdr>
        </w:div>
        <w:div w:id="928738251">
          <w:marLeft w:val="640"/>
          <w:marRight w:val="0"/>
          <w:marTop w:val="0"/>
          <w:marBottom w:val="0"/>
          <w:divBdr>
            <w:top w:val="none" w:sz="0" w:space="0" w:color="auto"/>
            <w:left w:val="none" w:sz="0" w:space="0" w:color="auto"/>
            <w:bottom w:val="none" w:sz="0" w:space="0" w:color="auto"/>
            <w:right w:val="none" w:sz="0" w:space="0" w:color="auto"/>
          </w:divBdr>
        </w:div>
      </w:divsChild>
    </w:div>
    <w:div w:id="370114495">
      <w:bodyDiv w:val="1"/>
      <w:marLeft w:val="0"/>
      <w:marRight w:val="0"/>
      <w:marTop w:val="0"/>
      <w:marBottom w:val="0"/>
      <w:divBdr>
        <w:top w:val="none" w:sz="0" w:space="0" w:color="auto"/>
        <w:left w:val="none" w:sz="0" w:space="0" w:color="auto"/>
        <w:bottom w:val="none" w:sz="0" w:space="0" w:color="auto"/>
        <w:right w:val="none" w:sz="0" w:space="0" w:color="auto"/>
      </w:divBdr>
      <w:divsChild>
        <w:div w:id="1967392469">
          <w:marLeft w:val="640"/>
          <w:marRight w:val="0"/>
          <w:marTop w:val="0"/>
          <w:marBottom w:val="0"/>
          <w:divBdr>
            <w:top w:val="none" w:sz="0" w:space="0" w:color="auto"/>
            <w:left w:val="none" w:sz="0" w:space="0" w:color="auto"/>
            <w:bottom w:val="none" w:sz="0" w:space="0" w:color="auto"/>
            <w:right w:val="none" w:sz="0" w:space="0" w:color="auto"/>
          </w:divBdr>
        </w:div>
        <w:div w:id="1412432198">
          <w:marLeft w:val="640"/>
          <w:marRight w:val="0"/>
          <w:marTop w:val="0"/>
          <w:marBottom w:val="0"/>
          <w:divBdr>
            <w:top w:val="none" w:sz="0" w:space="0" w:color="auto"/>
            <w:left w:val="none" w:sz="0" w:space="0" w:color="auto"/>
            <w:bottom w:val="none" w:sz="0" w:space="0" w:color="auto"/>
            <w:right w:val="none" w:sz="0" w:space="0" w:color="auto"/>
          </w:divBdr>
        </w:div>
        <w:div w:id="370348476">
          <w:marLeft w:val="640"/>
          <w:marRight w:val="0"/>
          <w:marTop w:val="0"/>
          <w:marBottom w:val="0"/>
          <w:divBdr>
            <w:top w:val="none" w:sz="0" w:space="0" w:color="auto"/>
            <w:left w:val="none" w:sz="0" w:space="0" w:color="auto"/>
            <w:bottom w:val="none" w:sz="0" w:space="0" w:color="auto"/>
            <w:right w:val="none" w:sz="0" w:space="0" w:color="auto"/>
          </w:divBdr>
        </w:div>
        <w:div w:id="255672434">
          <w:marLeft w:val="640"/>
          <w:marRight w:val="0"/>
          <w:marTop w:val="0"/>
          <w:marBottom w:val="0"/>
          <w:divBdr>
            <w:top w:val="none" w:sz="0" w:space="0" w:color="auto"/>
            <w:left w:val="none" w:sz="0" w:space="0" w:color="auto"/>
            <w:bottom w:val="none" w:sz="0" w:space="0" w:color="auto"/>
            <w:right w:val="none" w:sz="0" w:space="0" w:color="auto"/>
          </w:divBdr>
        </w:div>
        <w:div w:id="2122845202">
          <w:marLeft w:val="640"/>
          <w:marRight w:val="0"/>
          <w:marTop w:val="0"/>
          <w:marBottom w:val="0"/>
          <w:divBdr>
            <w:top w:val="none" w:sz="0" w:space="0" w:color="auto"/>
            <w:left w:val="none" w:sz="0" w:space="0" w:color="auto"/>
            <w:bottom w:val="none" w:sz="0" w:space="0" w:color="auto"/>
            <w:right w:val="none" w:sz="0" w:space="0" w:color="auto"/>
          </w:divBdr>
        </w:div>
        <w:div w:id="838737517">
          <w:marLeft w:val="640"/>
          <w:marRight w:val="0"/>
          <w:marTop w:val="0"/>
          <w:marBottom w:val="0"/>
          <w:divBdr>
            <w:top w:val="none" w:sz="0" w:space="0" w:color="auto"/>
            <w:left w:val="none" w:sz="0" w:space="0" w:color="auto"/>
            <w:bottom w:val="none" w:sz="0" w:space="0" w:color="auto"/>
            <w:right w:val="none" w:sz="0" w:space="0" w:color="auto"/>
          </w:divBdr>
        </w:div>
        <w:div w:id="846751615">
          <w:marLeft w:val="640"/>
          <w:marRight w:val="0"/>
          <w:marTop w:val="0"/>
          <w:marBottom w:val="0"/>
          <w:divBdr>
            <w:top w:val="none" w:sz="0" w:space="0" w:color="auto"/>
            <w:left w:val="none" w:sz="0" w:space="0" w:color="auto"/>
            <w:bottom w:val="none" w:sz="0" w:space="0" w:color="auto"/>
            <w:right w:val="none" w:sz="0" w:space="0" w:color="auto"/>
          </w:divBdr>
        </w:div>
        <w:div w:id="411008639">
          <w:marLeft w:val="640"/>
          <w:marRight w:val="0"/>
          <w:marTop w:val="0"/>
          <w:marBottom w:val="0"/>
          <w:divBdr>
            <w:top w:val="none" w:sz="0" w:space="0" w:color="auto"/>
            <w:left w:val="none" w:sz="0" w:space="0" w:color="auto"/>
            <w:bottom w:val="none" w:sz="0" w:space="0" w:color="auto"/>
            <w:right w:val="none" w:sz="0" w:space="0" w:color="auto"/>
          </w:divBdr>
        </w:div>
        <w:div w:id="2017226820">
          <w:marLeft w:val="640"/>
          <w:marRight w:val="0"/>
          <w:marTop w:val="0"/>
          <w:marBottom w:val="0"/>
          <w:divBdr>
            <w:top w:val="none" w:sz="0" w:space="0" w:color="auto"/>
            <w:left w:val="none" w:sz="0" w:space="0" w:color="auto"/>
            <w:bottom w:val="none" w:sz="0" w:space="0" w:color="auto"/>
            <w:right w:val="none" w:sz="0" w:space="0" w:color="auto"/>
          </w:divBdr>
        </w:div>
        <w:div w:id="2064743216">
          <w:marLeft w:val="640"/>
          <w:marRight w:val="0"/>
          <w:marTop w:val="0"/>
          <w:marBottom w:val="0"/>
          <w:divBdr>
            <w:top w:val="none" w:sz="0" w:space="0" w:color="auto"/>
            <w:left w:val="none" w:sz="0" w:space="0" w:color="auto"/>
            <w:bottom w:val="none" w:sz="0" w:space="0" w:color="auto"/>
            <w:right w:val="none" w:sz="0" w:space="0" w:color="auto"/>
          </w:divBdr>
        </w:div>
        <w:div w:id="184754036">
          <w:marLeft w:val="640"/>
          <w:marRight w:val="0"/>
          <w:marTop w:val="0"/>
          <w:marBottom w:val="0"/>
          <w:divBdr>
            <w:top w:val="none" w:sz="0" w:space="0" w:color="auto"/>
            <w:left w:val="none" w:sz="0" w:space="0" w:color="auto"/>
            <w:bottom w:val="none" w:sz="0" w:space="0" w:color="auto"/>
            <w:right w:val="none" w:sz="0" w:space="0" w:color="auto"/>
          </w:divBdr>
        </w:div>
        <w:div w:id="673649004">
          <w:marLeft w:val="640"/>
          <w:marRight w:val="0"/>
          <w:marTop w:val="0"/>
          <w:marBottom w:val="0"/>
          <w:divBdr>
            <w:top w:val="none" w:sz="0" w:space="0" w:color="auto"/>
            <w:left w:val="none" w:sz="0" w:space="0" w:color="auto"/>
            <w:bottom w:val="none" w:sz="0" w:space="0" w:color="auto"/>
            <w:right w:val="none" w:sz="0" w:space="0" w:color="auto"/>
          </w:divBdr>
        </w:div>
        <w:div w:id="1802919632">
          <w:marLeft w:val="640"/>
          <w:marRight w:val="0"/>
          <w:marTop w:val="0"/>
          <w:marBottom w:val="0"/>
          <w:divBdr>
            <w:top w:val="none" w:sz="0" w:space="0" w:color="auto"/>
            <w:left w:val="none" w:sz="0" w:space="0" w:color="auto"/>
            <w:bottom w:val="none" w:sz="0" w:space="0" w:color="auto"/>
            <w:right w:val="none" w:sz="0" w:space="0" w:color="auto"/>
          </w:divBdr>
        </w:div>
      </w:divsChild>
    </w:div>
    <w:div w:id="371999715">
      <w:bodyDiv w:val="1"/>
      <w:marLeft w:val="0"/>
      <w:marRight w:val="0"/>
      <w:marTop w:val="0"/>
      <w:marBottom w:val="0"/>
      <w:divBdr>
        <w:top w:val="none" w:sz="0" w:space="0" w:color="auto"/>
        <w:left w:val="none" w:sz="0" w:space="0" w:color="auto"/>
        <w:bottom w:val="none" w:sz="0" w:space="0" w:color="auto"/>
        <w:right w:val="none" w:sz="0" w:space="0" w:color="auto"/>
      </w:divBdr>
      <w:divsChild>
        <w:div w:id="939682300">
          <w:marLeft w:val="640"/>
          <w:marRight w:val="0"/>
          <w:marTop w:val="0"/>
          <w:marBottom w:val="0"/>
          <w:divBdr>
            <w:top w:val="none" w:sz="0" w:space="0" w:color="auto"/>
            <w:left w:val="none" w:sz="0" w:space="0" w:color="auto"/>
            <w:bottom w:val="none" w:sz="0" w:space="0" w:color="auto"/>
            <w:right w:val="none" w:sz="0" w:space="0" w:color="auto"/>
          </w:divBdr>
        </w:div>
        <w:div w:id="72708807">
          <w:marLeft w:val="640"/>
          <w:marRight w:val="0"/>
          <w:marTop w:val="0"/>
          <w:marBottom w:val="0"/>
          <w:divBdr>
            <w:top w:val="none" w:sz="0" w:space="0" w:color="auto"/>
            <w:left w:val="none" w:sz="0" w:space="0" w:color="auto"/>
            <w:bottom w:val="none" w:sz="0" w:space="0" w:color="auto"/>
            <w:right w:val="none" w:sz="0" w:space="0" w:color="auto"/>
          </w:divBdr>
        </w:div>
        <w:div w:id="2083864897">
          <w:marLeft w:val="640"/>
          <w:marRight w:val="0"/>
          <w:marTop w:val="0"/>
          <w:marBottom w:val="0"/>
          <w:divBdr>
            <w:top w:val="none" w:sz="0" w:space="0" w:color="auto"/>
            <w:left w:val="none" w:sz="0" w:space="0" w:color="auto"/>
            <w:bottom w:val="none" w:sz="0" w:space="0" w:color="auto"/>
            <w:right w:val="none" w:sz="0" w:space="0" w:color="auto"/>
          </w:divBdr>
        </w:div>
        <w:div w:id="1719160511">
          <w:marLeft w:val="640"/>
          <w:marRight w:val="0"/>
          <w:marTop w:val="0"/>
          <w:marBottom w:val="0"/>
          <w:divBdr>
            <w:top w:val="none" w:sz="0" w:space="0" w:color="auto"/>
            <w:left w:val="none" w:sz="0" w:space="0" w:color="auto"/>
            <w:bottom w:val="none" w:sz="0" w:space="0" w:color="auto"/>
            <w:right w:val="none" w:sz="0" w:space="0" w:color="auto"/>
          </w:divBdr>
        </w:div>
        <w:div w:id="339821552">
          <w:marLeft w:val="640"/>
          <w:marRight w:val="0"/>
          <w:marTop w:val="0"/>
          <w:marBottom w:val="0"/>
          <w:divBdr>
            <w:top w:val="none" w:sz="0" w:space="0" w:color="auto"/>
            <w:left w:val="none" w:sz="0" w:space="0" w:color="auto"/>
            <w:bottom w:val="none" w:sz="0" w:space="0" w:color="auto"/>
            <w:right w:val="none" w:sz="0" w:space="0" w:color="auto"/>
          </w:divBdr>
        </w:div>
        <w:div w:id="172307233">
          <w:marLeft w:val="640"/>
          <w:marRight w:val="0"/>
          <w:marTop w:val="0"/>
          <w:marBottom w:val="0"/>
          <w:divBdr>
            <w:top w:val="none" w:sz="0" w:space="0" w:color="auto"/>
            <w:left w:val="none" w:sz="0" w:space="0" w:color="auto"/>
            <w:bottom w:val="none" w:sz="0" w:space="0" w:color="auto"/>
            <w:right w:val="none" w:sz="0" w:space="0" w:color="auto"/>
          </w:divBdr>
        </w:div>
        <w:div w:id="1570965220">
          <w:marLeft w:val="640"/>
          <w:marRight w:val="0"/>
          <w:marTop w:val="0"/>
          <w:marBottom w:val="0"/>
          <w:divBdr>
            <w:top w:val="none" w:sz="0" w:space="0" w:color="auto"/>
            <w:left w:val="none" w:sz="0" w:space="0" w:color="auto"/>
            <w:bottom w:val="none" w:sz="0" w:space="0" w:color="auto"/>
            <w:right w:val="none" w:sz="0" w:space="0" w:color="auto"/>
          </w:divBdr>
        </w:div>
        <w:div w:id="2078934665">
          <w:marLeft w:val="640"/>
          <w:marRight w:val="0"/>
          <w:marTop w:val="0"/>
          <w:marBottom w:val="0"/>
          <w:divBdr>
            <w:top w:val="none" w:sz="0" w:space="0" w:color="auto"/>
            <w:left w:val="none" w:sz="0" w:space="0" w:color="auto"/>
            <w:bottom w:val="none" w:sz="0" w:space="0" w:color="auto"/>
            <w:right w:val="none" w:sz="0" w:space="0" w:color="auto"/>
          </w:divBdr>
        </w:div>
        <w:div w:id="1447693535">
          <w:marLeft w:val="640"/>
          <w:marRight w:val="0"/>
          <w:marTop w:val="0"/>
          <w:marBottom w:val="0"/>
          <w:divBdr>
            <w:top w:val="none" w:sz="0" w:space="0" w:color="auto"/>
            <w:left w:val="none" w:sz="0" w:space="0" w:color="auto"/>
            <w:bottom w:val="none" w:sz="0" w:space="0" w:color="auto"/>
            <w:right w:val="none" w:sz="0" w:space="0" w:color="auto"/>
          </w:divBdr>
        </w:div>
        <w:div w:id="1762994669">
          <w:marLeft w:val="640"/>
          <w:marRight w:val="0"/>
          <w:marTop w:val="0"/>
          <w:marBottom w:val="0"/>
          <w:divBdr>
            <w:top w:val="none" w:sz="0" w:space="0" w:color="auto"/>
            <w:left w:val="none" w:sz="0" w:space="0" w:color="auto"/>
            <w:bottom w:val="none" w:sz="0" w:space="0" w:color="auto"/>
            <w:right w:val="none" w:sz="0" w:space="0" w:color="auto"/>
          </w:divBdr>
        </w:div>
        <w:div w:id="1052656600">
          <w:marLeft w:val="640"/>
          <w:marRight w:val="0"/>
          <w:marTop w:val="0"/>
          <w:marBottom w:val="0"/>
          <w:divBdr>
            <w:top w:val="none" w:sz="0" w:space="0" w:color="auto"/>
            <w:left w:val="none" w:sz="0" w:space="0" w:color="auto"/>
            <w:bottom w:val="none" w:sz="0" w:space="0" w:color="auto"/>
            <w:right w:val="none" w:sz="0" w:space="0" w:color="auto"/>
          </w:divBdr>
        </w:div>
        <w:div w:id="580525303">
          <w:marLeft w:val="640"/>
          <w:marRight w:val="0"/>
          <w:marTop w:val="0"/>
          <w:marBottom w:val="0"/>
          <w:divBdr>
            <w:top w:val="none" w:sz="0" w:space="0" w:color="auto"/>
            <w:left w:val="none" w:sz="0" w:space="0" w:color="auto"/>
            <w:bottom w:val="none" w:sz="0" w:space="0" w:color="auto"/>
            <w:right w:val="none" w:sz="0" w:space="0" w:color="auto"/>
          </w:divBdr>
        </w:div>
        <w:div w:id="1006521209">
          <w:marLeft w:val="640"/>
          <w:marRight w:val="0"/>
          <w:marTop w:val="0"/>
          <w:marBottom w:val="0"/>
          <w:divBdr>
            <w:top w:val="none" w:sz="0" w:space="0" w:color="auto"/>
            <w:left w:val="none" w:sz="0" w:space="0" w:color="auto"/>
            <w:bottom w:val="none" w:sz="0" w:space="0" w:color="auto"/>
            <w:right w:val="none" w:sz="0" w:space="0" w:color="auto"/>
          </w:divBdr>
        </w:div>
        <w:div w:id="834608648">
          <w:marLeft w:val="640"/>
          <w:marRight w:val="0"/>
          <w:marTop w:val="0"/>
          <w:marBottom w:val="0"/>
          <w:divBdr>
            <w:top w:val="none" w:sz="0" w:space="0" w:color="auto"/>
            <w:left w:val="none" w:sz="0" w:space="0" w:color="auto"/>
            <w:bottom w:val="none" w:sz="0" w:space="0" w:color="auto"/>
            <w:right w:val="none" w:sz="0" w:space="0" w:color="auto"/>
          </w:divBdr>
        </w:div>
        <w:div w:id="1934168673">
          <w:marLeft w:val="640"/>
          <w:marRight w:val="0"/>
          <w:marTop w:val="0"/>
          <w:marBottom w:val="0"/>
          <w:divBdr>
            <w:top w:val="none" w:sz="0" w:space="0" w:color="auto"/>
            <w:left w:val="none" w:sz="0" w:space="0" w:color="auto"/>
            <w:bottom w:val="none" w:sz="0" w:space="0" w:color="auto"/>
            <w:right w:val="none" w:sz="0" w:space="0" w:color="auto"/>
          </w:divBdr>
        </w:div>
        <w:div w:id="320355476">
          <w:marLeft w:val="640"/>
          <w:marRight w:val="0"/>
          <w:marTop w:val="0"/>
          <w:marBottom w:val="0"/>
          <w:divBdr>
            <w:top w:val="none" w:sz="0" w:space="0" w:color="auto"/>
            <w:left w:val="none" w:sz="0" w:space="0" w:color="auto"/>
            <w:bottom w:val="none" w:sz="0" w:space="0" w:color="auto"/>
            <w:right w:val="none" w:sz="0" w:space="0" w:color="auto"/>
          </w:divBdr>
        </w:div>
        <w:div w:id="1040402856">
          <w:marLeft w:val="640"/>
          <w:marRight w:val="0"/>
          <w:marTop w:val="0"/>
          <w:marBottom w:val="0"/>
          <w:divBdr>
            <w:top w:val="none" w:sz="0" w:space="0" w:color="auto"/>
            <w:left w:val="none" w:sz="0" w:space="0" w:color="auto"/>
            <w:bottom w:val="none" w:sz="0" w:space="0" w:color="auto"/>
            <w:right w:val="none" w:sz="0" w:space="0" w:color="auto"/>
          </w:divBdr>
        </w:div>
        <w:div w:id="1029381330">
          <w:marLeft w:val="640"/>
          <w:marRight w:val="0"/>
          <w:marTop w:val="0"/>
          <w:marBottom w:val="0"/>
          <w:divBdr>
            <w:top w:val="none" w:sz="0" w:space="0" w:color="auto"/>
            <w:left w:val="none" w:sz="0" w:space="0" w:color="auto"/>
            <w:bottom w:val="none" w:sz="0" w:space="0" w:color="auto"/>
            <w:right w:val="none" w:sz="0" w:space="0" w:color="auto"/>
          </w:divBdr>
        </w:div>
        <w:div w:id="1192837512">
          <w:marLeft w:val="640"/>
          <w:marRight w:val="0"/>
          <w:marTop w:val="0"/>
          <w:marBottom w:val="0"/>
          <w:divBdr>
            <w:top w:val="none" w:sz="0" w:space="0" w:color="auto"/>
            <w:left w:val="none" w:sz="0" w:space="0" w:color="auto"/>
            <w:bottom w:val="none" w:sz="0" w:space="0" w:color="auto"/>
            <w:right w:val="none" w:sz="0" w:space="0" w:color="auto"/>
          </w:divBdr>
        </w:div>
        <w:div w:id="291860795">
          <w:marLeft w:val="640"/>
          <w:marRight w:val="0"/>
          <w:marTop w:val="0"/>
          <w:marBottom w:val="0"/>
          <w:divBdr>
            <w:top w:val="none" w:sz="0" w:space="0" w:color="auto"/>
            <w:left w:val="none" w:sz="0" w:space="0" w:color="auto"/>
            <w:bottom w:val="none" w:sz="0" w:space="0" w:color="auto"/>
            <w:right w:val="none" w:sz="0" w:space="0" w:color="auto"/>
          </w:divBdr>
        </w:div>
        <w:div w:id="677198161">
          <w:marLeft w:val="640"/>
          <w:marRight w:val="0"/>
          <w:marTop w:val="0"/>
          <w:marBottom w:val="0"/>
          <w:divBdr>
            <w:top w:val="none" w:sz="0" w:space="0" w:color="auto"/>
            <w:left w:val="none" w:sz="0" w:space="0" w:color="auto"/>
            <w:bottom w:val="none" w:sz="0" w:space="0" w:color="auto"/>
            <w:right w:val="none" w:sz="0" w:space="0" w:color="auto"/>
          </w:divBdr>
        </w:div>
        <w:div w:id="465973008">
          <w:marLeft w:val="640"/>
          <w:marRight w:val="0"/>
          <w:marTop w:val="0"/>
          <w:marBottom w:val="0"/>
          <w:divBdr>
            <w:top w:val="none" w:sz="0" w:space="0" w:color="auto"/>
            <w:left w:val="none" w:sz="0" w:space="0" w:color="auto"/>
            <w:bottom w:val="none" w:sz="0" w:space="0" w:color="auto"/>
            <w:right w:val="none" w:sz="0" w:space="0" w:color="auto"/>
          </w:divBdr>
        </w:div>
        <w:div w:id="1685402065">
          <w:marLeft w:val="640"/>
          <w:marRight w:val="0"/>
          <w:marTop w:val="0"/>
          <w:marBottom w:val="0"/>
          <w:divBdr>
            <w:top w:val="none" w:sz="0" w:space="0" w:color="auto"/>
            <w:left w:val="none" w:sz="0" w:space="0" w:color="auto"/>
            <w:bottom w:val="none" w:sz="0" w:space="0" w:color="auto"/>
            <w:right w:val="none" w:sz="0" w:space="0" w:color="auto"/>
          </w:divBdr>
        </w:div>
        <w:div w:id="1725368183">
          <w:marLeft w:val="640"/>
          <w:marRight w:val="0"/>
          <w:marTop w:val="0"/>
          <w:marBottom w:val="0"/>
          <w:divBdr>
            <w:top w:val="none" w:sz="0" w:space="0" w:color="auto"/>
            <w:left w:val="none" w:sz="0" w:space="0" w:color="auto"/>
            <w:bottom w:val="none" w:sz="0" w:space="0" w:color="auto"/>
            <w:right w:val="none" w:sz="0" w:space="0" w:color="auto"/>
          </w:divBdr>
        </w:div>
        <w:div w:id="1708220676">
          <w:marLeft w:val="640"/>
          <w:marRight w:val="0"/>
          <w:marTop w:val="0"/>
          <w:marBottom w:val="0"/>
          <w:divBdr>
            <w:top w:val="none" w:sz="0" w:space="0" w:color="auto"/>
            <w:left w:val="none" w:sz="0" w:space="0" w:color="auto"/>
            <w:bottom w:val="none" w:sz="0" w:space="0" w:color="auto"/>
            <w:right w:val="none" w:sz="0" w:space="0" w:color="auto"/>
          </w:divBdr>
        </w:div>
        <w:div w:id="454131377">
          <w:marLeft w:val="640"/>
          <w:marRight w:val="0"/>
          <w:marTop w:val="0"/>
          <w:marBottom w:val="0"/>
          <w:divBdr>
            <w:top w:val="none" w:sz="0" w:space="0" w:color="auto"/>
            <w:left w:val="none" w:sz="0" w:space="0" w:color="auto"/>
            <w:bottom w:val="none" w:sz="0" w:space="0" w:color="auto"/>
            <w:right w:val="none" w:sz="0" w:space="0" w:color="auto"/>
          </w:divBdr>
        </w:div>
        <w:div w:id="540171515">
          <w:marLeft w:val="640"/>
          <w:marRight w:val="0"/>
          <w:marTop w:val="0"/>
          <w:marBottom w:val="0"/>
          <w:divBdr>
            <w:top w:val="none" w:sz="0" w:space="0" w:color="auto"/>
            <w:left w:val="none" w:sz="0" w:space="0" w:color="auto"/>
            <w:bottom w:val="none" w:sz="0" w:space="0" w:color="auto"/>
            <w:right w:val="none" w:sz="0" w:space="0" w:color="auto"/>
          </w:divBdr>
        </w:div>
        <w:div w:id="1213155606">
          <w:marLeft w:val="640"/>
          <w:marRight w:val="0"/>
          <w:marTop w:val="0"/>
          <w:marBottom w:val="0"/>
          <w:divBdr>
            <w:top w:val="none" w:sz="0" w:space="0" w:color="auto"/>
            <w:left w:val="none" w:sz="0" w:space="0" w:color="auto"/>
            <w:bottom w:val="none" w:sz="0" w:space="0" w:color="auto"/>
            <w:right w:val="none" w:sz="0" w:space="0" w:color="auto"/>
          </w:divBdr>
        </w:div>
        <w:div w:id="1378048580">
          <w:marLeft w:val="640"/>
          <w:marRight w:val="0"/>
          <w:marTop w:val="0"/>
          <w:marBottom w:val="0"/>
          <w:divBdr>
            <w:top w:val="none" w:sz="0" w:space="0" w:color="auto"/>
            <w:left w:val="none" w:sz="0" w:space="0" w:color="auto"/>
            <w:bottom w:val="none" w:sz="0" w:space="0" w:color="auto"/>
            <w:right w:val="none" w:sz="0" w:space="0" w:color="auto"/>
          </w:divBdr>
        </w:div>
        <w:div w:id="44448607">
          <w:marLeft w:val="640"/>
          <w:marRight w:val="0"/>
          <w:marTop w:val="0"/>
          <w:marBottom w:val="0"/>
          <w:divBdr>
            <w:top w:val="none" w:sz="0" w:space="0" w:color="auto"/>
            <w:left w:val="none" w:sz="0" w:space="0" w:color="auto"/>
            <w:bottom w:val="none" w:sz="0" w:space="0" w:color="auto"/>
            <w:right w:val="none" w:sz="0" w:space="0" w:color="auto"/>
          </w:divBdr>
        </w:div>
        <w:div w:id="1171871321">
          <w:marLeft w:val="640"/>
          <w:marRight w:val="0"/>
          <w:marTop w:val="0"/>
          <w:marBottom w:val="0"/>
          <w:divBdr>
            <w:top w:val="none" w:sz="0" w:space="0" w:color="auto"/>
            <w:left w:val="none" w:sz="0" w:space="0" w:color="auto"/>
            <w:bottom w:val="none" w:sz="0" w:space="0" w:color="auto"/>
            <w:right w:val="none" w:sz="0" w:space="0" w:color="auto"/>
          </w:divBdr>
        </w:div>
        <w:div w:id="72507847">
          <w:marLeft w:val="640"/>
          <w:marRight w:val="0"/>
          <w:marTop w:val="0"/>
          <w:marBottom w:val="0"/>
          <w:divBdr>
            <w:top w:val="none" w:sz="0" w:space="0" w:color="auto"/>
            <w:left w:val="none" w:sz="0" w:space="0" w:color="auto"/>
            <w:bottom w:val="none" w:sz="0" w:space="0" w:color="auto"/>
            <w:right w:val="none" w:sz="0" w:space="0" w:color="auto"/>
          </w:divBdr>
        </w:div>
        <w:div w:id="91517455">
          <w:marLeft w:val="640"/>
          <w:marRight w:val="0"/>
          <w:marTop w:val="0"/>
          <w:marBottom w:val="0"/>
          <w:divBdr>
            <w:top w:val="none" w:sz="0" w:space="0" w:color="auto"/>
            <w:left w:val="none" w:sz="0" w:space="0" w:color="auto"/>
            <w:bottom w:val="none" w:sz="0" w:space="0" w:color="auto"/>
            <w:right w:val="none" w:sz="0" w:space="0" w:color="auto"/>
          </w:divBdr>
        </w:div>
        <w:div w:id="10961604">
          <w:marLeft w:val="640"/>
          <w:marRight w:val="0"/>
          <w:marTop w:val="0"/>
          <w:marBottom w:val="0"/>
          <w:divBdr>
            <w:top w:val="none" w:sz="0" w:space="0" w:color="auto"/>
            <w:left w:val="none" w:sz="0" w:space="0" w:color="auto"/>
            <w:bottom w:val="none" w:sz="0" w:space="0" w:color="auto"/>
            <w:right w:val="none" w:sz="0" w:space="0" w:color="auto"/>
          </w:divBdr>
        </w:div>
        <w:div w:id="1397364498">
          <w:marLeft w:val="640"/>
          <w:marRight w:val="0"/>
          <w:marTop w:val="0"/>
          <w:marBottom w:val="0"/>
          <w:divBdr>
            <w:top w:val="none" w:sz="0" w:space="0" w:color="auto"/>
            <w:left w:val="none" w:sz="0" w:space="0" w:color="auto"/>
            <w:bottom w:val="none" w:sz="0" w:space="0" w:color="auto"/>
            <w:right w:val="none" w:sz="0" w:space="0" w:color="auto"/>
          </w:divBdr>
        </w:div>
        <w:div w:id="402720153">
          <w:marLeft w:val="640"/>
          <w:marRight w:val="0"/>
          <w:marTop w:val="0"/>
          <w:marBottom w:val="0"/>
          <w:divBdr>
            <w:top w:val="none" w:sz="0" w:space="0" w:color="auto"/>
            <w:left w:val="none" w:sz="0" w:space="0" w:color="auto"/>
            <w:bottom w:val="none" w:sz="0" w:space="0" w:color="auto"/>
            <w:right w:val="none" w:sz="0" w:space="0" w:color="auto"/>
          </w:divBdr>
        </w:div>
        <w:div w:id="1245264315">
          <w:marLeft w:val="640"/>
          <w:marRight w:val="0"/>
          <w:marTop w:val="0"/>
          <w:marBottom w:val="0"/>
          <w:divBdr>
            <w:top w:val="none" w:sz="0" w:space="0" w:color="auto"/>
            <w:left w:val="none" w:sz="0" w:space="0" w:color="auto"/>
            <w:bottom w:val="none" w:sz="0" w:space="0" w:color="auto"/>
            <w:right w:val="none" w:sz="0" w:space="0" w:color="auto"/>
          </w:divBdr>
        </w:div>
        <w:div w:id="1324968277">
          <w:marLeft w:val="640"/>
          <w:marRight w:val="0"/>
          <w:marTop w:val="0"/>
          <w:marBottom w:val="0"/>
          <w:divBdr>
            <w:top w:val="none" w:sz="0" w:space="0" w:color="auto"/>
            <w:left w:val="none" w:sz="0" w:space="0" w:color="auto"/>
            <w:bottom w:val="none" w:sz="0" w:space="0" w:color="auto"/>
            <w:right w:val="none" w:sz="0" w:space="0" w:color="auto"/>
          </w:divBdr>
        </w:div>
        <w:div w:id="635910183">
          <w:marLeft w:val="640"/>
          <w:marRight w:val="0"/>
          <w:marTop w:val="0"/>
          <w:marBottom w:val="0"/>
          <w:divBdr>
            <w:top w:val="none" w:sz="0" w:space="0" w:color="auto"/>
            <w:left w:val="none" w:sz="0" w:space="0" w:color="auto"/>
            <w:bottom w:val="none" w:sz="0" w:space="0" w:color="auto"/>
            <w:right w:val="none" w:sz="0" w:space="0" w:color="auto"/>
          </w:divBdr>
        </w:div>
        <w:div w:id="446195278">
          <w:marLeft w:val="640"/>
          <w:marRight w:val="0"/>
          <w:marTop w:val="0"/>
          <w:marBottom w:val="0"/>
          <w:divBdr>
            <w:top w:val="none" w:sz="0" w:space="0" w:color="auto"/>
            <w:left w:val="none" w:sz="0" w:space="0" w:color="auto"/>
            <w:bottom w:val="none" w:sz="0" w:space="0" w:color="auto"/>
            <w:right w:val="none" w:sz="0" w:space="0" w:color="auto"/>
          </w:divBdr>
        </w:div>
        <w:div w:id="708997095">
          <w:marLeft w:val="640"/>
          <w:marRight w:val="0"/>
          <w:marTop w:val="0"/>
          <w:marBottom w:val="0"/>
          <w:divBdr>
            <w:top w:val="none" w:sz="0" w:space="0" w:color="auto"/>
            <w:left w:val="none" w:sz="0" w:space="0" w:color="auto"/>
            <w:bottom w:val="none" w:sz="0" w:space="0" w:color="auto"/>
            <w:right w:val="none" w:sz="0" w:space="0" w:color="auto"/>
          </w:divBdr>
        </w:div>
        <w:div w:id="898783647">
          <w:marLeft w:val="640"/>
          <w:marRight w:val="0"/>
          <w:marTop w:val="0"/>
          <w:marBottom w:val="0"/>
          <w:divBdr>
            <w:top w:val="none" w:sz="0" w:space="0" w:color="auto"/>
            <w:left w:val="none" w:sz="0" w:space="0" w:color="auto"/>
            <w:bottom w:val="none" w:sz="0" w:space="0" w:color="auto"/>
            <w:right w:val="none" w:sz="0" w:space="0" w:color="auto"/>
          </w:divBdr>
        </w:div>
        <w:div w:id="556669807">
          <w:marLeft w:val="640"/>
          <w:marRight w:val="0"/>
          <w:marTop w:val="0"/>
          <w:marBottom w:val="0"/>
          <w:divBdr>
            <w:top w:val="none" w:sz="0" w:space="0" w:color="auto"/>
            <w:left w:val="none" w:sz="0" w:space="0" w:color="auto"/>
            <w:bottom w:val="none" w:sz="0" w:space="0" w:color="auto"/>
            <w:right w:val="none" w:sz="0" w:space="0" w:color="auto"/>
          </w:divBdr>
        </w:div>
        <w:div w:id="1036126026">
          <w:marLeft w:val="640"/>
          <w:marRight w:val="0"/>
          <w:marTop w:val="0"/>
          <w:marBottom w:val="0"/>
          <w:divBdr>
            <w:top w:val="none" w:sz="0" w:space="0" w:color="auto"/>
            <w:left w:val="none" w:sz="0" w:space="0" w:color="auto"/>
            <w:bottom w:val="none" w:sz="0" w:space="0" w:color="auto"/>
            <w:right w:val="none" w:sz="0" w:space="0" w:color="auto"/>
          </w:divBdr>
        </w:div>
        <w:div w:id="335494988">
          <w:marLeft w:val="640"/>
          <w:marRight w:val="0"/>
          <w:marTop w:val="0"/>
          <w:marBottom w:val="0"/>
          <w:divBdr>
            <w:top w:val="none" w:sz="0" w:space="0" w:color="auto"/>
            <w:left w:val="none" w:sz="0" w:space="0" w:color="auto"/>
            <w:bottom w:val="none" w:sz="0" w:space="0" w:color="auto"/>
            <w:right w:val="none" w:sz="0" w:space="0" w:color="auto"/>
          </w:divBdr>
        </w:div>
      </w:divsChild>
    </w:div>
    <w:div w:id="403142362">
      <w:bodyDiv w:val="1"/>
      <w:marLeft w:val="0"/>
      <w:marRight w:val="0"/>
      <w:marTop w:val="0"/>
      <w:marBottom w:val="0"/>
      <w:divBdr>
        <w:top w:val="none" w:sz="0" w:space="0" w:color="auto"/>
        <w:left w:val="none" w:sz="0" w:space="0" w:color="auto"/>
        <w:bottom w:val="none" w:sz="0" w:space="0" w:color="auto"/>
        <w:right w:val="none" w:sz="0" w:space="0" w:color="auto"/>
      </w:divBdr>
      <w:divsChild>
        <w:div w:id="1562866445">
          <w:marLeft w:val="0"/>
          <w:marRight w:val="0"/>
          <w:marTop w:val="0"/>
          <w:marBottom w:val="0"/>
          <w:divBdr>
            <w:top w:val="none" w:sz="0" w:space="0" w:color="auto"/>
            <w:left w:val="none" w:sz="0" w:space="0" w:color="auto"/>
            <w:bottom w:val="none" w:sz="0" w:space="0" w:color="auto"/>
            <w:right w:val="none" w:sz="0" w:space="0" w:color="auto"/>
          </w:divBdr>
          <w:divsChild>
            <w:div w:id="295530546">
              <w:marLeft w:val="0"/>
              <w:marRight w:val="0"/>
              <w:marTop w:val="0"/>
              <w:marBottom w:val="0"/>
              <w:divBdr>
                <w:top w:val="none" w:sz="0" w:space="0" w:color="auto"/>
                <w:left w:val="none" w:sz="0" w:space="0" w:color="auto"/>
                <w:bottom w:val="none" w:sz="0" w:space="0" w:color="auto"/>
                <w:right w:val="none" w:sz="0" w:space="0" w:color="auto"/>
              </w:divBdr>
              <w:divsChild>
                <w:div w:id="204027064">
                  <w:marLeft w:val="0"/>
                  <w:marRight w:val="0"/>
                  <w:marTop w:val="0"/>
                  <w:marBottom w:val="0"/>
                  <w:divBdr>
                    <w:top w:val="none" w:sz="0" w:space="0" w:color="auto"/>
                    <w:left w:val="none" w:sz="0" w:space="0" w:color="auto"/>
                    <w:bottom w:val="none" w:sz="0" w:space="0" w:color="auto"/>
                    <w:right w:val="none" w:sz="0" w:space="0" w:color="auto"/>
                  </w:divBdr>
                  <w:divsChild>
                    <w:div w:id="13682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8870">
          <w:marLeft w:val="0"/>
          <w:marRight w:val="0"/>
          <w:marTop w:val="0"/>
          <w:marBottom w:val="0"/>
          <w:divBdr>
            <w:top w:val="none" w:sz="0" w:space="0" w:color="auto"/>
            <w:left w:val="none" w:sz="0" w:space="0" w:color="auto"/>
            <w:bottom w:val="none" w:sz="0" w:space="0" w:color="auto"/>
            <w:right w:val="none" w:sz="0" w:space="0" w:color="auto"/>
          </w:divBdr>
          <w:divsChild>
            <w:div w:id="1844390758">
              <w:marLeft w:val="0"/>
              <w:marRight w:val="0"/>
              <w:marTop w:val="0"/>
              <w:marBottom w:val="0"/>
              <w:divBdr>
                <w:top w:val="none" w:sz="0" w:space="0" w:color="auto"/>
                <w:left w:val="none" w:sz="0" w:space="0" w:color="auto"/>
                <w:bottom w:val="none" w:sz="0" w:space="0" w:color="auto"/>
                <w:right w:val="none" w:sz="0" w:space="0" w:color="auto"/>
              </w:divBdr>
              <w:divsChild>
                <w:div w:id="512647648">
                  <w:marLeft w:val="0"/>
                  <w:marRight w:val="0"/>
                  <w:marTop w:val="0"/>
                  <w:marBottom w:val="0"/>
                  <w:divBdr>
                    <w:top w:val="none" w:sz="0" w:space="0" w:color="auto"/>
                    <w:left w:val="none" w:sz="0" w:space="0" w:color="auto"/>
                    <w:bottom w:val="none" w:sz="0" w:space="0" w:color="auto"/>
                    <w:right w:val="none" w:sz="0" w:space="0" w:color="auto"/>
                  </w:divBdr>
                  <w:divsChild>
                    <w:div w:id="1770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900217">
      <w:bodyDiv w:val="1"/>
      <w:marLeft w:val="0"/>
      <w:marRight w:val="0"/>
      <w:marTop w:val="0"/>
      <w:marBottom w:val="0"/>
      <w:divBdr>
        <w:top w:val="none" w:sz="0" w:space="0" w:color="auto"/>
        <w:left w:val="none" w:sz="0" w:space="0" w:color="auto"/>
        <w:bottom w:val="none" w:sz="0" w:space="0" w:color="auto"/>
        <w:right w:val="none" w:sz="0" w:space="0" w:color="auto"/>
      </w:divBdr>
      <w:divsChild>
        <w:div w:id="774398806">
          <w:marLeft w:val="640"/>
          <w:marRight w:val="0"/>
          <w:marTop w:val="0"/>
          <w:marBottom w:val="0"/>
          <w:divBdr>
            <w:top w:val="none" w:sz="0" w:space="0" w:color="auto"/>
            <w:left w:val="none" w:sz="0" w:space="0" w:color="auto"/>
            <w:bottom w:val="none" w:sz="0" w:space="0" w:color="auto"/>
            <w:right w:val="none" w:sz="0" w:space="0" w:color="auto"/>
          </w:divBdr>
        </w:div>
        <w:div w:id="479421382">
          <w:marLeft w:val="640"/>
          <w:marRight w:val="0"/>
          <w:marTop w:val="0"/>
          <w:marBottom w:val="0"/>
          <w:divBdr>
            <w:top w:val="none" w:sz="0" w:space="0" w:color="auto"/>
            <w:left w:val="none" w:sz="0" w:space="0" w:color="auto"/>
            <w:bottom w:val="none" w:sz="0" w:space="0" w:color="auto"/>
            <w:right w:val="none" w:sz="0" w:space="0" w:color="auto"/>
          </w:divBdr>
        </w:div>
        <w:div w:id="2043747534">
          <w:marLeft w:val="640"/>
          <w:marRight w:val="0"/>
          <w:marTop w:val="0"/>
          <w:marBottom w:val="0"/>
          <w:divBdr>
            <w:top w:val="none" w:sz="0" w:space="0" w:color="auto"/>
            <w:left w:val="none" w:sz="0" w:space="0" w:color="auto"/>
            <w:bottom w:val="none" w:sz="0" w:space="0" w:color="auto"/>
            <w:right w:val="none" w:sz="0" w:space="0" w:color="auto"/>
          </w:divBdr>
        </w:div>
        <w:div w:id="717318759">
          <w:marLeft w:val="640"/>
          <w:marRight w:val="0"/>
          <w:marTop w:val="0"/>
          <w:marBottom w:val="0"/>
          <w:divBdr>
            <w:top w:val="none" w:sz="0" w:space="0" w:color="auto"/>
            <w:left w:val="none" w:sz="0" w:space="0" w:color="auto"/>
            <w:bottom w:val="none" w:sz="0" w:space="0" w:color="auto"/>
            <w:right w:val="none" w:sz="0" w:space="0" w:color="auto"/>
          </w:divBdr>
        </w:div>
        <w:div w:id="1001813731">
          <w:marLeft w:val="640"/>
          <w:marRight w:val="0"/>
          <w:marTop w:val="0"/>
          <w:marBottom w:val="0"/>
          <w:divBdr>
            <w:top w:val="none" w:sz="0" w:space="0" w:color="auto"/>
            <w:left w:val="none" w:sz="0" w:space="0" w:color="auto"/>
            <w:bottom w:val="none" w:sz="0" w:space="0" w:color="auto"/>
            <w:right w:val="none" w:sz="0" w:space="0" w:color="auto"/>
          </w:divBdr>
        </w:div>
        <w:div w:id="1895703179">
          <w:marLeft w:val="640"/>
          <w:marRight w:val="0"/>
          <w:marTop w:val="0"/>
          <w:marBottom w:val="0"/>
          <w:divBdr>
            <w:top w:val="none" w:sz="0" w:space="0" w:color="auto"/>
            <w:left w:val="none" w:sz="0" w:space="0" w:color="auto"/>
            <w:bottom w:val="none" w:sz="0" w:space="0" w:color="auto"/>
            <w:right w:val="none" w:sz="0" w:space="0" w:color="auto"/>
          </w:divBdr>
        </w:div>
        <w:div w:id="1978954915">
          <w:marLeft w:val="640"/>
          <w:marRight w:val="0"/>
          <w:marTop w:val="0"/>
          <w:marBottom w:val="0"/>
          <w:divBdr>
            <w:top w:val="none" w:sz="0" w:space="0" w:color="auto"/>
            <w:left w:val="none" w:sz="0" w:space="0" w:color="auto"/>
            <w:bottom w:val="none" w:sz="0" w:space="0" w:color="auto"/>
            <w:right w:val="none" w:sz="0" w:space="0" w:color="auto"/>
          </w:divBdr>
        </w:div>
        <w:div w:id="927925653">
          <w:marLeft w:val="640"/>
          <w:marRight w:val="0"/>
          <w:marTop w:val="0"/>
          <w:marBottom w:val="0"/>
          <w:divBdr>
            <w:top w:val="none" w:sz="0" w:space="0" w:color="auto"/>
            <w:left w:val="none" w:sz="0" w:space="0" w:color="auto"/>
            <w:bottom w:val="none" w:sz="0" w:space="0" w:color="auto"/>
            <w:right w:val="none" w:sz="0" w:space="0" w:color="auto"/>
          </w:divBdr>
        </w:div>
        <w:div w:id="2094665158">
          <w:marLeft w:val="640"/>
          <w:marRight w:val="0"/>
          <w:marTop w:val="0"/>
          <w:marBottom w:val="0"/>
          <w:divBdr>
            <w:top w:val="none" w:sz="0" w:space="0" w:color="auto"/>
            <w:left w:val="none" w:sz="0" w:space="0" w:color="auto"/>
            <w:bottom w:val="none" w:sz="0" w:space="0" w:color="auto"/>
            <w:right w:val="none" w:sz="0" w:space="0" w:color="auto"/>
          </w:divBdr>
        </w:div>
        <w:div w:id="1209301803">
          <w:marLeft w:val="640"/>
          <w:marRight w:val="0"/>
          <w:marTop w:val="0"/>
          <w:marBottom w:val="0"/>
          <w:divBdr>
            <w:top w:val="none" w:sz="0" w:space="0" w:color="auto"/>
            <w:left w:val="none" w:sz="0" w:space="0" w:color="auto"/>
            <w:bottom w:val="none" w:sz="0" w:space="0" w:color="auto"/>
            <w:right w:val="none" w:sz="0" w:space="0" w:color="auto"/>
          </w:divBdr>
        </w:div>
        <w:div w:id="1663119822">
          <w:marLeft w:val="640"/>
          <w:marRight w:val="0"/>
          <w:marTop w:val="0"/>
          <w:marBottom w:val="0"/>
          <w:divBdr>
            <w:top w:val="none" w:sz="0" w:space="0" w:color="auto"/>
            <w:left w:val="none" w:sz="0" w:space="0" w:color="auto"/>
            <w:bottom w:val="none" w:sz="0" w:space="0" w:color="auto"/>
            <w:right w:val="none" w:sz="0" w:space="0" w:color="auto"/>
          </w:divBdr>
        </w:div>
        <w:div w:id="1219436821">
          <w:marLeft w:val="640"/>
          <w:marRight w:val="0"/>
          <w:marTop w:val="0"/>
          <w:marBottom w:val="0"/>
          <w:divBdr>
            <w:top w:val="none" w:sz="0" w:space="0" w:color="auto"/>
            <w:left w:val="none" w:sz="0" w:space="0" w:color="auto"/>
            <w:bottom w:val="none" w:sz="0" w:space="0" w:color="auto"/>
            <w:right w:val="none" w:sz="0" w:space="0" w:color="auto"/>
          </w:divBdr>
        </w:div>
        <w:div w:id="418870037">
          <w:marLeft w:val="640"/>
          <w:marRight w:val="0"/>
          <w:marTop w:val="0"/>
          <w:marBottom w:val="0"/>
          <w:divBdr>
            <w:top w:val="none" w:sz="0" w:space="0" w:color="auto"/>
            <w:left w:val="none" w:sz="0" w:space="0" w:color="auto"/>
            <w:bottom w:val="none" w:sz="0" w:space="0" w:color="auto"/>
            <w:right w:val="none" w:sz="0" w:space="0" w:color="auto"/>
          </w:divBdr>
        </w:div>
        <w:div w:id="1581257673">
          <w:marLeft w:val="640"/>
          <w:marRight w:val="0"/>
          <w:marTop w:val="0"/>
          <w:marBottom w:val="0"/>
          <w:divBdr>
            <w:top w:val="none" w:sz="0" w:space="0" w:color="auto"/>
            <w:left w:val="none" w:sz="0" w:space="0" w:color="auto"/>
            <w:bottom w:val="none" w:sz="0" w:space="0" w:color="auto"/>
            <w:right w:val="none" w:sz="0" w:space="0" w:color="auto"/>
          </w:divBdr>
        </w:div>
        <w:div w:id="538667022">
          <w:marLeft w:val="640"/>
          <w:marRight w:val="0"/>
          <w:marTop w:val="0"/>
          <w:marBottom w:val="0"/>
          <w:divBdr>
            <w:top w:val="none" w:sz="0" w:space="0" w:color="auto"/>
            <w:left w:val="none" w:sz="0" w:space="0" w:color="auto"/>
            <w:bottom w:val="none" w:sz="0" w:space="0" w:color="auto"/>
            <w:right w:val="none" w:sz="0" w:space="0" w:color="auto"/>
          </w:divBdr>
        </w:div>
        <w:div w:id="154608741">
          <w:marLeft w:val="640"/>
          <w:marRight w:val="0"/>
          <w:marTop w:val="0"/>
          <w:marBottom w:val="0"/>
          <w:divBdr>
            <w:top w:val="none" w:sz="0" w:space="0" w:color="auto"/>
            <w:left w:val="none" w:sz="0" w:space="0" w:color="auto"/>
            <w:bottom w:val="none" w:sz="0" w:space="0" w:color="auto"/>
            <w:right w:val="none" w:sz="0" w:space="0" w:color="auto"/>
          </w:divBdr>
        </w:div>
        <w:div w:id="625893382">
          <w:marLeft w:val="640"/>
          <w:marRight w:val="0"/>
          <w:marTop w:val="0"/>
          <w:marBottom w:val="0"/>
          <w:divBdr>
            <w:top w:val="none" w:sz="0" w:space="0" w:color="auto"/>
            <w:left w:val="none" w:sz="0" w:space="0" w:color="auto"/>
            <w:bottom w:val="none" w:sz="0" w:space="0" w:color="auto"/>
            <w:right w:val="none" w:sz="0" w:space="0" w:color="auto"/>
          </w:divBdr>
        </w:div>
        <w:div w:id="463237739">
          <w:marLeft w:val="640"/>
          <w:marRight w:val="0"/>
          <w:marTop w:val="0"/>
          <w:marBottom w:val="0"/>
          <w:divBdr>
            <w:top w:val="none" w:sz="0" w:space="0" w:color="auto"/>
            <w:left w:val="none" w:sz="0" w:space="0" w:color="auto"/>
            <w:bottom w:val="none" w:sz="0" w:space="0" w:color="auto"/>
            <w:right w:val="none" w:sz="0" w:space="0" w:color="auto"/>
          </w:divBdr>
        </w:div>
        <w:div w:id="362832224">
          <w:marLeft w:val="640"/>
          <w:marRight w:val="0"/>
          <w:marTop w:val="0"/>
          <w:marBottom w:val="0"/>
          <w:divBdr>
            <w:top w:val="none" w:sz="0" w:space="0" w:color="auto"/>
            <w:left w:val="none" w:sz="0" w:space="0" w:color="auto"/>
            <w:bottom w:val="none" w:sz="0" w:space="0" w:color="auto"/>
            <w:right w:val="none" w:sz="0" w:space="0" w:color="auto"/>
          </w:divBdr>
        </w:div>
        <w:div w:id="1557230829">
          <w:marLeft w:val="640"/>
          <w:marRight w:val="0"/>
          <w:marTop w:val="0"/>
          <w:marBottom w:val="0"/>
          <w:divBdr>
            <w:top w:val="none" w:sz="0" w:space="0" w:color="auto"/>
            <w:left w:val="none" w:sz="0" w:space="0" w:color="auto"/>
            <w:bottom w:val="none" w:sz="0" w:space="0" w:color="auto"/>
            <w:right w:val="none" w:sz="0" w:space="0" w:color="auto"/>
          </w:divBdr>
        </w:div>
        <w:div w:id="1159930175">
          <w:marLeft w:val="640"/>
          <w:marRight w:val="0"/>
          <w:marTop w:val="0"/>
          <w:marBottom w:val="0"/>
          <w:divBdr>
            <w:top w:val="none" w:sz="0" w:space="0" w:color="auto"/>
            <w:left w:val="none" w:sz="0" w:space="0" w:color="auto"/>
            <w:bottom w:val="none" w:sz="0" w:space="0" w:color="auto"/>
            <w:right w:val="none" w:sz="0" w:space="0" w:color="auto"/>
          </w:divBdr>
        </w:div>
        <w:div w:id="227768291">
          <w:marLeft w:val="640"/>
          <w:marRight w:val="0"/>
          <w:marTop w:val="0"/>
          <w:marBottom w:val="0"/>
          <w:divBdr>
            <w:top w:val="none" w:sz="0" w:space="0" w:color="auto"/>
            <w:left w:val="none" w:sz="0" w:space="0" w:color="auto"/>
            <w:bottom w:val="none" w:sz="0" w:space="0" w:color="auto"/>
            <w:right w:val="none" w:sz="0" w:space="0" w:color="auto"/>
          </w:divBdr>
        </w:div>
        <w:div w:id="684285991">
          <w:marLeft w:val="640"/>
          <w:marRight w:val="0"/>
          <w:marTop w:val="0"/>
          <w:marBottom w:val="0"/>
          <w:divBdr>
            <w:top w:val="none" w:sz="0" w:space="0" w:color="auto"/>
            <w:left w:val="none" w:sz="0" w:space="0" w:color="auto"/>
            <w:bottom w:val="none" w:sz="0" w:space="0" w:color="auto"/>
            <w:right w:val="none" w:sz="0" w:space="0" w:color="auto"/>
          </w:divBdr>
        </w:div>
        <w:div w:id="1027756617">
          <w:marLeft w:val="640"/>
          <w:marRight w:val="0"/>
          <w:marTop w:val="0"/>
          <w:marBottom w:val="0"/>
          <w:divBdr>
            <w:top w:val="none" w:sz="0" w:space="0" w:color="auto"/>
            <w:left w:val="none" w:sz="0" w:space="0" w:color="auto"/>
            <w:bottom w:val="none" w:sz="0" w:space="0" w:color="auto"/>
            <w:right w:val="none" w:sz="0" w:space="0" w:color="auto"/>
          </w:divBdr>
        </w:div>
        <w:div w:id="550074235">
          <w:marLeft w:val="640"/>
          <w:marRight w:val="0"/>
          <w:marTop w:val="0"/>
          <w:marBottom w:val="0"/>
          <w:divBdr>
            <w:top w:val="none" w:sz="0" w:space="0" w:color="auto"/>
            <w:left w:val="none" w:sz="0" w:space="0" w:color="auto"/>
            <w:bottom w:val="none" w:sz="0" w:space="0" w:color="auto"/>
            <w:right w:val="none" w:sz="0" w:space="0" w:color="auto"/>
          </w:divBdr>
        </w:div>
        <w:div w:id="829753856">
          <w:marLeft w:val="640"/>
          <w:marRight w:val="0"/>
          <w:marTop w:val="0"/>
          <w:marBottom w:val="0"/>
          <w:divBdr>
            <w:top w:val="none" w:sz="0" w:space="0" w:color="auto"/>
            <w:left w:val="none" w:sz="0" w:space="0" w:color="auto"/>
            <w:bottom w:val="none" w:sz="0" w:space="0" w:color="auto"/>
            <w:right w:val="none" w:sz="0" w:space="0" w:color="auto"/>
          </w:divBdr>
        </w:div>
        <w:div w:id="533660171">
          <w:marLeft w:val="640"/>
          <w:marRight w:val="0"/>
          <w:marTop w:val="0"/>
          <w:marBottom w:val="0"/>
          <w:divBdr>
            <w:top w:val="none" w:sz="0" w:space="0" w:color="auto"/>
            <w:left w:val="none" w:sz="0" w:space="0" w:color="auto"/>
            <w:bottom w:val="none" w:sz="0" w:space="0" w:color="auto"/>
            <w:right w:val="none" w:sz="0" w:space="0" w:color="auto"/>
          </w:divBdr>
        </w:div>
        <w:div w:id="1893272545">
          <w:marLeft w:val="640"/>
          <w:marRight w:val="0"/>
          <w:marTop w:val="0"/>
          <w:marBottom w:val="0"/>
          <w:divBdr>
            <w:top w:val="none" w:sz="0" w:space="0" w:color="auto"/>
            <w:left w:val="none" w:sz="0" w:space="0" w:color="auto"/>
            <w:bottom w:val="none" w:sz="0" w:space="0" w:color="auto"/>
            <w:right w:val="none" w:sz="0" w:space="0" w:color="auto"/>
          </w:divBdr>
        </w:div>
        <w:div w:id="574123661">
          <w:marLeft w:val="640"/>
          <w:marRight w:val="0"/>
          <w:marTop w:val="0"/>
          <w:marBottom w:val="0"/>
          <w:divBdr>
            <w:top w:val="none" w:sz="0" w:space="0" w:color="auto"/>
            <w:left w:val="none" w:sz="0" w:space="0" w:color="auto"/>
            <w:bottom w:val="none" w:sz="0" w:space="0" w:color="auto"/>
            <w:right w:val="none" w:sz="0" w:space="0" w:color="auto"/>
          </w:divBdr>
        </w:div>
        <w:div w:id="1072238094">
          <w:marLeft w:val="640"/>
          <w:marRight w:val="0"/>
          <w:marTop w:val="0"/>
          <w:marBottom w:val="0"/>
          <w:divBdr>
            <w:top w:val="none" w:sz="0" w:space="0" w:color="auto"/>
            <w:left w:val="none" w:sz="0" w:space="0" w:color="auto"/>
            <w:bottom w:val="none" w:sz="0" w:space="0" w:color="auto"/>
            <w:right w:val="none" w:sz="0" w:space="0" w:color="auto"/>
          </w:divBdr>
        </w:div>
        <w:div w:id="455442344">
          <w:marLeft w:val="640"/>
          <w:marRight w:val="0"/>
          <w:marTop w:val="0"/>
          <w:marBottom w:val="0"/>
          <w:divBdr>
            <w:top w:val="none" w:sz="0" w:space="0" w:color="auto"/>
            <w:left w:val="none" w:sz="0" w:space="0" w:color="auto"/>
            <w:bottom w:val="none" w:sz="0" w:space="0" w:color="auto"/>
            <w:right w:val="none" w:sz="0" w:space="0" w:color="auto"/>
          </w:divBdr>
        </w:div>
        <w:div w:id="297682688">
          <w:marLeft w:val="640"/>
          <w:marRight w:val="0"/>
          <w:marTop w:val="0"/>
          <w:marBottom w:val="0"/>
          <w:divBdr>
            <w:top w:val="none" w:sz="0" w:space="0" w:color="auto"/>
            <w:left w:val="none" w:sz="0" w:space="0" w:color="auto"/>
            <w:bottom w:val="none" w:sz="0" w:space="0" w:color="auto"/>
            <w:right w:val="none" w:sz="0" w:space="0" w:color="auto"/>
          </w:divBdr>
        </w:div>
        <w:div w:id="1109473702">
          <w:marLeft w:val="640"/>
          <w:marRight w:val="0"/>
          <w:marTop w:val="0"/>
          <w:marBottom w:val="0"/>
          <w:divBdr>
            <w:top w:val="none" w:sz="0" w:space="0" w:color="auto"/>
            <w:left w:val="none" w:sz="0" w:space="0" w:color="auto"/>
            <w:bottom w:val="none" w:sz="0" w:space="0" w:color="auto"/>
            <w:right w:val="none" w:sz="0" w:space="0" w:color="auto"/>
          </w:divBdr>
        </w:div>
        <w:div w:id="1216547100">
          <w:marLeft w:val="640"/>
          <w:marRight w:val="0"/>
          <w:marTop w:val="0"/>
          <w:marBottom w:val="0"/>
          <w:divBdr>
            <w:top w:val="none" w:sz="0" w:space="0" w:color="auto"/>
            <w:left w:val="none" w:sz="0" w:space="0" w:color="auto"/>
            <w:bottom w:val="none" w:sz="0" w:space="0" w:color="auto"/>
            <w:right w:val="none" w:sz="0" w:space="0" w:color="auto"/>
          </w:divBdr>
        </w:div>
        <w:div w:id="785739842">
          <w:marLeft w:val="640"/>
          <w:marRight w:val="0"/>
          <w:marTop w:val="0"/>
          <w:marBottom w:val="0"/>
          <w:divBdr>
            <w:top w:val="none" w:sz="0" w:space="0" w:color="auto"/>
            <w:left w:val="none" w:sz="0" w:space="0" w:color="auto"/>
            <w:bottom w:val="none" w:sz="0" w:space="0" w:color="auto"/>
            <w:right w:val="none" w:sz="0" w:space="0" w:color="auto"/>
          </w:divBdr>
        </w:div>
        <w:div w:id="1420640215">
          <w:marLeft w:val="640"/>
          <w:marRight w:val="0"/>
          <w:marTop w:val="0"/>
          <w:marBottom w:val="0"/>
          <w:divBdr>
            <w:top w:val="none" w:sz="0" w:space="0" w:color="auto"/>
            <w:left w:val="none" w:sz="0" w:space="0" w:color="auto"/>
            <w:bottom w:val="none" w:sz="0" w:space="0" w:color="auto"/>
            <w:right w:val="none" w:sz="0" w:space="0" w:color="auto"/>
          </w:divBdr>
        </w:div>
        <w:div w:id="1192458506">
          <w:marLeft w:val="640"/>
          <w:marRight w:val="0"/>
          <w:marTop w:val="0"/>
          <w:marBottom w:val="0"/>
          <w:divBdr>
            <w:top w:val="none" w:sz="0" w:space="0" w:color="auto"/>
            <w:left w:val="none" w:sz="0" w:space="0" w:color="auto"/>
            <w:bottom w:val="none" w:sz="0" w:space="0" w:color="auto"/>
            <w:right w:val="none" w:sz="0" w:space="0" w:color="auto"/>
          </w:divBdr>
        </w:div>
        <w:div w:id="724060072">
          <w:marLeft w:val="640"/>
          <w:marRight w:val="0"/>
          <w:marTop w:val="0"/>
          <w:marBottom w:val="0"/>
          <w:divBdr>
            <w:top w:val="none" w:sz="0" w:space="0" w:color="auto"/>
            <w:left w:val="none" w:sz="0" w:space="0" w:color="auto"/>
            <w:bottom w:val="none" w:sz="0" w:space="0" w:color="auto"/>
            <w:right w:val="none" w:sz="0" w:space="0" w:color="auto"/>
          </w:divBdr>
        </w:div>
        <w:div w:id="705368752">
          <w:marLeft w:val="640"/>
          <w:marRight w:val="0"/>
          <w:marTop w:val="0"/>
          <w:marBottom w:val="0"/>
          <w:divBdr>
            <w:top w:val="none" w:sz="0" w:space="0" w:color="auto"/>
            <w:left w:val="none" w:sz="0" w:space="0" w:color="auto"/>
            <w:bottom w:val="none" w:sz="0" w:space="0" w:color="auto"/>
            <w:right w:val="none" w:sz="0" w:space="0" w:color="auto"/>
          </w:divBdr>
        </w:div>
        <w:div w:id="2034843862">
          <w:marLeft w:val="640"/>
          <w:marRight w:val="0"/>
          <w:marTop w:val="0"/>
          <w:marBottom w:val="0"/>
          <w:divBdr>
            <w:top w:val="none" w:sz="0" w:space="0" w:color="auto"/>
            <w:left w:val="none" w:sz="0" w:space="0" w:color="auto"/>
            <w:bottom w:val="none" w:sz="0" w:space="0" w:color="auto"/>
            <w:right w:val="none" w:sz="0" w:space="0" w:color="auto"/>
          </w:divBdr>
        </w:div>
        <w:div w:id="32269333">
          <w:marLeft w:val="640"/>
          <w:marRight w:val="0"/>
          <w:marTop w:val="0"/>
          <w:marBottom w:val="0"/>
          <w:divBdr>
            <w:top w:val="none" w:sz="0" w:space="0" w:color="auto"/>
            <w:left w:val="none" w:sz="0" w:space="0" w:color="auto"/>
            <w:bottom w:val="none" w:sz="0" w:space="0" w:color="auto"/>
            <w:right w:val="none" w:sz="0" w:space="0" w:color="auto"/>
          </w:divBdr>
        </w:div>
        <w:div w:id="1201094830">
          <w:marLeft w:val="640"/>
          <w:marRight w:val="0"/>
          <w:marTop w:val="0"/>
          <w:marBottom w:val="0"/>
          <w:divBdr>
            <w:top w:val="none" w:sz="0" w:space="0" w:color="auto"/>
            <w:left w:val="none" w:sz="0" w:space="0" w:color="auto"/>
            <w:bottom w:val="none" w:sz="0" w:space="0" w:color="auto"/>
            <w:right w:val="none" w:sz="0" w:space="0" w:color="auto"/>
          </w:divBdr>
        </w:div>
      </w:divsChild>
    </w:div>
    <w:div w:id="421804929">
      <w:bodyDiv w:val="1"/>
      <w:marLeft w:val="0"/>
      <w:marRight w:val="0"/>
      <w:marTop w:val="0"/>
      <w:marBottom w:val="0"/>
      <w:divBdr>
        <w:top w:val="none" w:sz="0" w:space="0" w:color="auto"/>
        <w:left w:val="none" w:sz="0" w:space="0" w:color="auto"/>
        <w:bottom w:val="none" w:sz="0" w:space="0" w:color="auto"/>
        <w:right w:val="none" w:sz="0" w:space="0" w:color="auto"/>
      </w:divBdr>
      <w:divsChild>
        <w:div w:id="174996580">
          <w:marLeft w:val="640"/>
          <w:marRight w:val="0"/>
          <w:marTop w:val="0"/>
          <w:marBottom w:val="0"/>
          <w:divBdr>
            <w:top w:val="none" w:sz="0" w:space="0" w:color="auto"/>
            <w:left w:val="none" w:sz="0" w:space="0" w:color="auto"/>
            <w:bottom w:val="none" w:sz="0" w:space="0" w:color="auto"/>
            <w:right w:val="none" w:sz="0" w:space="0" w:color="auto"/>
          </w:divBdr>
        </w:div>
        <w:div w:id="2074964009">
          <w:marLeft w:val="640"/>
          <w:marRight w:val="0"/>
          <w:marTop w:val="0"/>
          <w:marBottom w:val="0"/>
          <w:divBdr>
            <w:top w:val="none" w:sz="0" w:space="0" w:color="auto"/>
            <w:left w:val="none" w:sz="0" w:space="0" w:color="auto"/>
            <w:bottom w:val="none" w:sz="0" w:space="0" w:color="auto"/>
            <w:right w:val="none" w:sz="0" w:space="0" w:color="auto"/>
          </w:divBdr>
        </w:div>
        <w:div w:id="1832673879">
          <w:marLeft w:val="640"/>
          <w:marRight w:val="0"/>
          <w:marTop w:val="0"/>
          <w:marBottom w:val="0"/>
          <w:divBdr>
            <w:top w:val="none" w:sz="0" w:space="0" w:color="auto"/>
            <w:left w:val="none" w:sz="0" w:space="0" w:color="auto"/>
            <w:bottom w:val="none" w:sz="0" w:space="0" w:color="auto"/>
            <w:right w:val="none" w:sz="0" w:space="0" w:color="auto"/>
          </w:divBdr>
        </w:div>
        <w:div w:id="1706251764">
          <w:marLeft w:val="640"/>
          <w:marRight w:val="0"/>
          <w:marTop w:val="0"/>
          <w:marBottom w:val="0"/>
          <w:divBdr>
            <w:top w:val="none" w:sz="0" w:space="0" w:color="auto"/>
            <w:left w:val="none" w:sz="0" w:space="0" w:color="auto"/>
            <w:bottom w:val="none" w:sz="0" w:space="0" w:color="auto"/>
            <w:right w:val="none" w:sz="0" w:space="0" w:color="auto"/>
          </w:divBdr>
        </w:div>
        <w:div w:id="1629583948">
          <w:marLeft w:val="640"/>
          <w:marRight w:val="0"/>
          <w:marTop w:val="0"/>
          <w:marBottom w:val="0"/>
          <w:divBdr>
            <w:top w:val="none" w:sz="0" w:space="0" w:color="auto"/>
            <w:left w:val="none" w:sz="0" w:space="0" w:color="auto"/>
            <w:bottom w:val="none" w:sz="0" w:space="0" w:color="auto"/>
            <w:right w:val="none" w:sz="0" w:space="0" w:color="auto"/>
          </w:divBdr>
        </w:div>
        <w:div w:id="153188479">
          <w:marLeft w:val="640"/>
          <w:marRight w:val="0"/>
          <w:marTop w:val="0"/>
          <w:marBottom w:val="0"/>
          <w:divBdr>
            <w:top w:val="none" w:sz="0" w:space="0" w:color="auto"/>
            <w:left w:val="none" w:sz="0" w:space="0" w:color="auto"/>
            <w:bottom w:val="none" w:sz="0" w:space="0" w:color="auto"/>
            <w:right w:val="none" w:sz="0" w:space="0" w:color="auto"/>
          </w:divBdr>
        </w:div>
        <w:div w:id="2110930065">
          <w:marLeft w:val="640"/>
          <w:marRight w:val="0"/>
          <w:marTop w:val="0"/>
          <w:marBottom w:val="0"/>
          <w:divBdr>
            <w:top w:val="none" w:sz="0" w:space="0" w:color="auto"/>
            <w:left w:val="none" w:sz="0" w:space="0" w:color="auto"/>
            <w:bottom w:val="none" w:sz="0" w:space="0" w:color="auto"/>
            <w:right w:val="none" w:sz="0" w:space="0" w:color="auto"/>
          </w:divBdr>
        </w:div>
        <w:div w:id="26149186">
          <w:marLeft w:val="640"/>
          <w:marRight w:val="0"/>
          <w:marTop w:val="0"/>
          <w:marBottom w:val="0"/>
          <w:divBdr>
            <w:top w:val="none" w:sz="0" w:space="0" w:color="auto"/>
            <w:left w:val="none" w:sz="0" w:space="0" w:color="auto"/>
            <w:bottom w:val="none" w:sz="0" w:space="0" w:color="auto"/>
            <w:right w:val="none" w:sz="0" w:space="0" w:color="auto"/>
          </w:divBdr>
        </w:div>
        <w:div w:id="1596283494">
          <w:marLeft w:val="640"/>
          <w:marRight w:val="0"/>
          <w:marTop w:val="0"/>
          <w:marBottom w:val="0"/>
          <w:divBdr>
            <w:top w:val="none" w:sz="0" w:space="0" w:color="auto"/>
            <w:left w:val="none" w:sz="0" w:space="0" w:color="auto"/>
            <w:bottom w:val="none" w:sz="0" w:space="0" w:color="auto"/>
            <w:right w:val="none" w:sz="0" w:space="0" w:color="auto"/>
          </w:divBdr>
        </w:div>
        <w:div w:id="1469208103">
          <w:marLeft w:val="640"/>
          <w:marRight w:val="0"/>
          <w:marTop w:val="0"/>
          <w:marBottom w:val="0"/>
          <w:divBdr>
            <w:top w:val="none" w:sz="0" w:space="0" w:color="auto"/>
            <w:left w:val="none" w:sz="0" w:space="0" w:color="auto"/>
            <w:bottom w:val="none" w:sz="0" w:space="0" w:color="auto"/>
            <w:right w:val="none" w:sz="0" w:space="0" w:color="auto"/>
          </w:divBdr>
        </w:div>
        <w:div w:id="84691306">
          <w:marLeft w:val="640"/>
          <w:marRight w:val="0"/>
          <w:marTop w:val="0"/>
          <w:marBottom w:val="0"/>
          <w:divBdr>
            <w:top w:val="none" w:sz="0" w:space="0" w:color="auto"/>
            <w:left w:val="none" w:sz="0" w:space="0" w:color="auto"/>
            <w:bottom w:val="none" w:sz="0" w:space="0" w:color="auto"/>
            <w:right w:val="none" w:sz="0" w:space="0" w:color="auto"/>
          </w:divBdr>
        </w:div>
        <w:div w:id="1284578451">
          <w:marLeft w:val="640"/>
          <w:marRight w:val="0"/>
          <w:marTop w:val="0"/>
          <w:marBottom w:val="0"/>
          <w:divBdr>
            <w:top w:val="none" w:sz="0" w:space="0" w:color="auto"/>
            <w:left w:val="none" w:sz="0" w:space="0" w:color="auto"/>
            <w:bottom w:val="none" w:sz="0" w:space="0" w:color="auto"/>
            <w:right w:val="none" w:sz="0" w:space="0" w:color="auto"/>
          </w:divBdr>
        </w:div>
        <w:div w:id="1555313249">
          <w:marLeft w:val="640"/>
          <w:marRight w:val="0"/>
          <w:marTop w:val="0"/>
          <w:marBottom w:val="0"/>
          <w:divBdr>
            <w:top w:val="none" w:sz="0" w:space="0" w:color="auto"/>
            <w:left w:val="none" w:sz="0" w:space="0" w:color="auto"/>
            <w:bottom w:val="none" w:sz="0" w:space="0" w:color="auto"/>
            <w:right w:val="none" w:sz="0" w:space="0" w:color="auto"/>
          </w:divBdr>
        </w:div>
        <w:div w:id="950741154">
          <w:marLeft w:val="640"/>
          <w:marRight w:val="0"/>
          <w:marTop w:val="0"/>
          <w:marBottom w:val="0"/>
          <w:divBdr>
            <w:top w:val="none" w:sz="0" w:space="0" w:color="auto"/>
            <w:left w:val="none" w:sz="0" w:space="0" w:color="auto"/>
            <w:bottom w:val="none" w:sz="0" w:space="0" w:color="auto"/>
            <w:right w:val="none" w:sz="0" w:space="0" w:color="auto"/>
          </w:divBdr>
        </w:div>
        <w:div w:id="1927954077">
          <w:marLeft w:val="640"/>
          <w:marRight w:val="0"/>
          <w:marTop w:val="0"/>
          <w:marBottom w:val="0"/>
          <w:divBdr>
            <w:top w:val="none" w:sz="0" w:space="0" w:color="auto"/>
            <w:left w:val="none" w:sz="0" w:space="0" w:color="auto"/>
            <w:bottom w:val="none" w:sz="0" w:space="0" w:color="auto"/>
            <w:right w:val="none" w:sz="0" w:space="0" w:color="auto"/>
          </w:divBdr>
        </w:div>
        <w:div w:id="1248153000">
          <w:marLeft w:val="640"/>
          <w:marRight w:val="0"/>
          <w:marTop w:val="0"/>
          <w:marBottom w:val="0"/>
          <w:divBdr>
            <w:top w:val="none" w:sz="0" w:space="0" w:color="auto"/>
            <w:left w:val="none" w:sz="0" w:space="0" w:color="auto"/>
            <w:bottom w:val="none" w:sz="0" w:space="0" w:color="auto"/>
            <w:right w:val="none" w:sz="0" w:space="0" w:color="auto"/>
          </w:divBdr>
        </w:div>
        <w:div w:id="29695681">
          <w:marLeft w:val="640"/>
          <w:marRight w:val="0"/>
          <w:marTop w:val="0"/>
          <w:marBottom w:val="0"/>
          <w:divBdr>
            <w:top w:val="none" w:sz="0" w:space="0" w:color="auto"/>
            <w:left w:val="none" w:sz="0" w:space="0" w:color="auto"/>
            <w:bottom w:val="none" w:sz="0" w:space="0" w:color="auto"/>
            <w:right w:val="none" w:sz="0" w:space="0" w:color="auto"/>
          </w:divBdr>
        </w:div>
        <w:div w:id="1855800471">
          <w:marLeft w:val="640"/>
          <w:marRight w:val="0"/>
          <w:marTop w:val="0"/>
          <w:marBottom w:val="0"/>
          <w:divBdr>
            <w:top w:val="none" w:sz="0" w:space="0" w:color="auto"/>
            <w:left w:val="none" w:sz="0" w:space="0" w:color="auto"/>
            <w:bottom w:val="none" w:sz="0" w:space="0" w:color="auto"/>
            <w:right w:val="none" w:sz="0" w:space="0" w:color="auto"/>
          </w:divBdr>
        </w:div>
        <w:div w:id="1342077764">
          <w:marLeft w:val="640"/>
          <w:marRight w:val="0"/>
          <w:marTop w:val="0"/>
          <w:marBottom w:val="0"/>
          <w:divBdr>
            <w:top w:val="none" w:sz="0" w:space="0" w:color="auto"/>
            <w:left w:val="none" w:sz="0" w:space="0" w:color="auto"/>
            <w:bottom w:val="none" w:sz="0" w:space="0" w:color="auto"/>
            <w:right w:val="none" w:sz="0" w:space="0" w:color="auto"/>
          </w:divBdr>
        </w:div>
        <w:div w:id="1599412574">
          <w:marLeft w:val="640"/>
          <w:marRight w:val="0"/>
          <w:marTop w:val="0"/>
          <w:marBottom w:val="0"/>
          <w:divBdr>
            <w:top w:val="none" w:sz="0" w:space="0" w:color="auto"/>
            <w:left w:val="none" w:sz="0" w:space="0" w:color="auto"/>
            <w:bottom w:val="none" w:sz="0" w:space="0" w:color="auto"/>
            <w:right w:val="none" w:sz="0" w:space="0" w:color="auto"/>
          </w:divBdr>
        </w:div>
        <w:div w:id="1481969650">
          <w:marLeft w:val="640"/>
          <w:marRight w:val="0"/>
          <w:marTop w:val="0"/>
          <w:marBottom w:val="0"/>
          <w:divBdr>
            <w:top w:val="none" w:sz="0" w:space="0" w:color="auto"/>
            <w:left w:val="none" w:sz="0" w:space="0" w:color="auto"/>
            <w:bottom w:val="none" w:sz="0" w:space="0" w:color="auto"/>
            <w:right w:val="none" w:sz="0" w:space="0" w:color="auto"/>
          </w:divBdr>
        </w:div>
        <w:div w:id="1589921666">
          <w:marLeft w:val="640"/>
          <w:marRight w:val="0"/>
          <w:marTop w:val="0"/>
          <w:marBottom w:val="0"/>
          <w:divBdr>
            <w:top w:val="none" w:sz="0" w:space="0" w:color="auto"/>
            <w:left w:val="none" w:sz="0" w:space="0" w:color="auto"/>
            <w:bottom w:val="none" w:sz="0" w:space="0" w:color="auto"/>
            <w:right w:val="none" w:sz="0" w:space="0" w:color="auto"/>
          </w:divBdr>
        </w:div>
        <w:div w:id="1150176365">
          <w:marLeft w:val="640"/>
          <w:marRight w:val="0"/>
          <w:marTop w:val="0"/>
          <w:marBottom w:val="0"/>
          <w:divBdr>
            <w:top w:val="none" w:sz="0" w:space="0" w:color="auto"/>
            <w:left w:val="none" w:sz="0" w:space="0" w:color="auto"/>
            <w:bottom w:val="none" w:sz="0" w:space="0" w:color="auto"/>
            <w:right w:val="none" w:sz="0" w:space="0" w:color="auto"/>
          </w:divBdr>
        </w:div>
        <w:div w:id="574053836">
          <w:marLeft w:val="640"/>
          <w:marRight w:val="0"/>
          <w:marTop w:val="0"/>
          <w:marBottom w:val="0"/>
          <w:divBdr>
            <w:top w:val="none" w:sz="0" w:space="0" w:color="auto"/>
            <w:left w:val="none" w:sz="0" w:space="0" w:color="auto"/>
            <w:bottom w:val="none" w:sz="0" w:space="0" w:color="auto"/>
            <w:right w:val="none" w:sz="0" w:space="0" w:color="auto"/>
          </w:divBdr>
        </w:div>
        <w:div w:id="302933597">
          <w:marLeft w:val="640"/>
          <w:marRight w:val="0"/>
          <w:marTop w:val="0"/>
          <w:marBottom w:val="0"/>
          <w:divBdr>
            <w:top w:val="none" w:sz="0" w:space="0" w:color="auto"/>
            <w:left w:val="none" w:sz="0" w:space="0" w:color="auto"/>
            <w:bottom w:val="none" w:sz="0" w:space="0" w:color="auto"/>
            <w:right w:val="none" w:sz="0" w:space="0" w:color="auto"/>
          </w:divBdr>
        </w:div>
        <w:div w:id="871039018">
          <w:marLeft w:val="640"/>
          <w:marRight w:val="0"/>
          <w:marTop w:val="0"/>
          <w:marBottom w:val="0"/>
          <w:divBdr>
            <w:top w:val="none" w:sz="0" w:space="0" w:color="auto"/>
            <w:left w:val="none" w:sz="0" w:space="0" w:color="auto"/>
            <w:bottom w:val="none" w:sz="0" w:space="0" w:color="auto"/>
            <w:right w:val="none" w:sz="0" w:space="0" w:color="auto"/>
          </w:divBdr>
        </w:div>
        <w:div w:id="1253126916">
          <w:marLeft w:val="640"/>
          <w:marRight w:val="0"/>
          <w:marTop w:val="0"/>
          <w:marBottom w:val="0"/>
          <w:divBdr>
            <w:top w:val="none" w:sz="0" w:space="0" w:color="auto"/>
            <w:left w:val="none" w:sz="0" w:space="0" w:color="auto"/>
            <w:bottom w:val="none" w:sz="0" w:space="0" w:color="auto"/>
            <w:right w:val="none" w:sz="0" w:space="0" w:color="auto"/>
          </w:divBdr>
        </w:div>
        <w:div w:id="1793473426">
          <w:marLeft w:val="640"/>
          <w:marRight w:val="0"/>
          <w:marTop w:val="0"/>
          <w:marBottom w:val="0"/>
          <w:divBdr>
            <w:top w:val="none" w:sz="0" w:space="0" w:color="auto"/>
            <w:left w:val="none" w:sz="0" w:space="0" w:color="auto"/>
            <w:bottom w:val="none" w:sz="0" w:space="0" w:color="auto"/>
            <w:right w:val="none" w:sz="0" w:space="0" w:color="auto"/>
          </w:divBdr>
        </w:div>
        <w:div w:id="1085808694">
          <w:marLeft w:val="640"/>
          <w:marRight w:val="0"/>
          <w:marTop w:val="0"/>
          <w:marBottom w:val="0"/>
          <w:divBdr>
            <w:top w:val="none" w:sz="0" w:space="0" w:color="auto"/>
            <w:left w:val="none" w:sz="0" w:space="0" w:color="auto"/>
            <w:bottom w:val="none" w:sz="0" w:space="0" w:color="auto"/>
            <w:right w:val="none" w:sz="0" w:space="0" w:color="auto"/>
          </w:divBdr>
        </w:div>
        <w:div w:id="1734236512">
          <w:marLeft w:val="640"/>
          <w:marRight w:val="0"/>
          <w:marTop w:val="0"/>
          <w:marBottom w:val="0"/>
          <w:divBdr>
            <w:top w:val="none" w:sz="0" w:space="0" w:color="auto"/>
            <w:left w:val="none" w:sz="0" w:space="0" w:color="auto"/>
            <w:bottom w:val="none" w:sz="0" w:space="0" w:color="auto"/>
            <w:right w:val="none" w:sz="0" w:space="0" w:color="auto"/>
          </w:divBdr>
        </w:div>
        <w:div w:id="1122384771">
          <w:marLeft w:val="640"/>
          <w:marRight w:val="0"/>
          <w:marTop w:val="0"/>
          <w:marBottom w:val="0"/>
          <w:divBdr>
            <w:top w:val="none" w:sz="0" w:space="0" w:color="auto"/>
            <w:left w:val="none" w:sz="0" w:space="0" w:color="auto"/>
            <w:bottom w:val="none" w:sz="0" w:space="0" w:color="auto"/>
            <w:right w:val="none" w:sz="0" w:space="0" w:color="auto"/>
          </w:divBdr>
        </w:div>
        <w:div w:id="1232277447">
          <w:marLeft w:val="640"/>
          <w:marRight w:val="0"/>
          <w:marTop w:val="0"/>
          <w:marBottom w:val="0"/>
          <w:divBdr>
            <w:top w:val="none" w:sz="0" w:space="0" w:color="auto"/>
            <w:left w:val="none" w:sz="0" w:space="0" w:color="auto"/>
            <w:bottom w:val="none" w:sz="0" w:space="0" w:color="auto"/>
            <w:right w:val="none" w:sz="0" w:space="0" w:color="auto"/>
          </w:divBdr>
        </w:div>
        <w:div w:id="94714162">
          <w:marLeft w:val="640"/>
          <w:marRight w:val="0"/>
          <w:marTop w:val="0"/>
          <w:marBottom w:val="0"/>
          <w:divBdr>
            <w:top w:val="none" w:sz="0" w:space="0" w:color="auto"/>
            <w:left w:val="none" w:sz="0" w:space="0" w:color="auto"/>
            <w:bottom w:val="none" w:sz="0" w:space="0" w:color="auto"/>
            <w:right w:val="none" w:sz="0" w:space="0" w:color="auto"/>
          </w:divBdr>
        </w:div>
        <w:div w:id="1706127838">
          <w:marLeft w:val="640"/>
          <w:marRight w:val="0"/>
          <w:marTop w:val="0"/>
          <w:marBottom w:val="0"/>
          <w:divBdr>
            <w:top w:val="none" w:sz="0" w:space="0" w:color="auto"/>
            <w:left w:val="none" w:sz="0" w:space="0" w:color="auto"/>
            <w:bottom w:val="none" w:sz="0" w:space="0" w:color="auto"/>
            <w:right w:val="none" w:sz="0" w:space="0" w:color="auto"/>
          </w:divBdr>
        </w:div>
        <w:div w:id="1531189662">
          <w:marLeft w:val="640"/>
          <w:marRight w:val="0"/>
          <w:marTop w:val="0"/>
          <w:marBottom w:val="0"/>
          <w:divBdr>
            <w:top w:val="none" w:sz="0" w:space="0" w:color="auto"/>
            <w:left w:val="none" w:sz="0" w:space="0" w:color="auto"/>
            <w:bottom w:val="none" w:sz="0" w:space="0" w:color="auto"/>
            <w:right w:val="none" w:sz="0" w:space="0" w:color="auto"/>
          </w:divBdr>
        </w:div>
        <w:div w:id="511989733">
          <w:marLeft w:val="640"/>
          <w:marRight w:val="0"/>
          <w:marTop w:val="0"/>
          <w:marBottom w:val="0"/>
          <w:divBdr>
            <w:top w:val="none" w:sz="0" w:space="0" w:color="auto"/>
            <w:left w:val="none" w:sz="0" w:space="0" w:color="auto"/>
            <w:bottom w:val="none" w:sz="0" w:space="0" w:color="auto"/>
            <w:right w:val="none" w:sz="0" w:space="0" w:color="auto"/>
          </w:divBdr>
        </w:div>
      </w:divsChild>
    </w:div>
    <w:div w:id="430321865">
      <w:bodyDiv w:val="1"/>
      <w:marLeft w:val="0"/>
      <w:marRight w:val="0"/>
      <w:marTop w:val="0"/>
      <w:marBottom w:val="0"/>
      <w:divBdr>
        <w:top w:val="none" w:sz="0" w:space="0" w:color="auto"/>
        <w:left w:val="none" w:sz="0" w:space="0" w:color="auto"/>
        <w:bottom w:val="none" w:sz="0" w:space="0" w:color="auto"/>
        <w:right w:val="none" w:sz="0" w:space="0" w:color="auto"/>
      </w:divBdr>
      <w:divsChild>
        <w:div w:id="272640236">
          <w:marLeft w:val="640"/>
          <w:marRight w:val="0"/>
          <w:marTop w:val="0"/>
          <w:marBottom w:val="0"/>
          <w:divBdr>
            <w:top w:val="none" w:sz="0" w:space="0" w:color="auto"/>
            <w:left w:val="none" w:sz="0" w:space="0" w:color="auto"/>
            <w:bottom w:val="none" w:sz="0" w:space="0" w:color="auto"/>
            <w:right w:val="none" w:sz="0" w:space="0" w:color="auto"/>
          </w:divBdr>
        </w:div>
        <w:div w:id="1288469656">
          <w:marLeft w:val="640"/>
          <w:marRight w:val="0"/>
          <w:marTop w:val="0"/>
          <w:marBottom w:val="0"/>
          <w:divBdr>
            <w:top w:val="none" w:sz="0" w:space="0" w:color="auto"/>
            <w:left w:val="none" w:sz="0" w:space="0" w:color="auto"/>
            <w:bottom w:val="none" w:sz="0" w:space="0" w:color="auto"/>
            <w:right w:val="none" w:sz="0" w:space="0" w:color="auto"/>
          </w:divBdr>
        </w:div>
        <w:div w:id="1279603661">
          <w:marLeft w:val="640"/>
          <w:marRight w:val="0"/>
          <w:marTop w:val="0"/>
          <w:marBottom w:val="0"/>
          <w:divBdr>
            <w:top w:val="none" w:sz="0" w:space="0" w:color="auto"/>
            <w:left w:val="none" w:sz="0" w:space="0" w:color="auto"/>
            <w:bottom w:val="none" w:sz="0" w:space="0" w:color="auto"/>
            <w:right w:val="none" w:sz="0" w:space="0" w:color="auto"/>
          </w:divBdr>
        </w:div>
        <w:div w:id="430198041">
          <w:marLeft w:val="640"/>
          <w:marRight w:val="0"/>
          <w:marTop w:val="0"/>
          <w:marBottom w:val="0"/>
          <w:divBdr>
            <w:top w:val="none" w:sz="0" w:space="0" w:color="auto"/>
            <w:left w:val="none" w:sz="0" w:space="0" w:color="auto"/>
            <w:bottom w:val="none" w:sz="0" w:space="0" w:color="auto"/>
            <w:right w:val="none" w:sz="0" w:space="0" w:color="auto"/>
          </w:divBdr>
        </w:div>
        <w:div w:id="1396204548">
          <w:marLeft w:val="640"/>
          <w:marRight w:val="0"/>
          <w:marTop w:val="0"/>
          <w:marBottom w:val="0"/>
          <w:divBdr>
            <w:top w:val="none" w:sz="0" w:space="0" w:color="auto"/>
            <w:left w:val="none" w:sz="0" w:space="0" w:color="auto"/>
            <w:bottom w:val="none" w:sz="0" w:space="0" w:color="auto"/>
            <w:right w:val="none" w:sz="0" w:space="0" w:color="auto"/>
          </w:divBdr>
        </w:div>
        <w:div w:id="1403403154">
          <w:marLeft w:val="640"/>
          <w:marRight w:val="0"/>
          <w:marTop w:val="0"/>
          <w:marBottom w:val="0"/>
          <w:divBdr>
            <w:top w:val="none" w:sz="0" w:space="0" w:color="auto"/>
            <w:left w:val="none" w:sz="0" w:space="0" w:color="auto"/>
            <w:bottom w:val="none" w:sz="0" w:space="0" w:color="auto"/>
            <w:right w:val="none" w:sz="0" w:space="0" w:color="auto"/>
          </w:divBdr>
        </w:div>
        <w:div w:id="1585187441">
          <w:marLeft w:val="640"/>
          <w:marRight w:val="0"/>
          <w:marTop w:val="0"/>
          <w:marBottom w:val="0"/>
          <w:divBdr>
            <w:top w:val="none" w:sz="0" w:space="0" w:color="auto"/>
            <w:left w:val="none" w:sz="0" w:space="0" w:color="auto"/>
            <w:bottom w:val="none" w:sz="0" w:space="0" w:color="auto"/>
            <w:right w:val="none" w:sz="0" w:space="0" w:color="auto"/>
          </w:divBdr>
        </w:div>
        <w:div w:id="1383094103">
          <w:marLeft w:val="640"/>
          <w:marRight w:val="0"/>
          <w:marTop w:val="0"/>
          <w:marBottom w:val="0"/>
          <w:divBdr>
            <w:top w:val="none" w:sz="0" w:space="0" w:color="auto"/>
            <w:left w:val="none" w:sz="0" w:space="0" w:color="auto"/>
            <w:bottom w:val="none" w:sz="0" w:space="0" w:color="auto"/>
            <w:right w:val="none" w:sz="0" w:space="0" w:color="auto"/>
          </w:divBdr>
        </w:div>
        <w:div w:id="1256400243">
          <w:marLeft w:val="640"/>
          <w:marRight w:val="0"/>
          <w:marTop w:val="0"/>
          <w:marBottom w:val="0"/>
          <w:divBdr>
            <w:top w:val="none" w:sz="0" w:space="0" w:color="auto"/>
            <w:left w:val="none" w:sz="0" w:space="0" w:color="auto"/>
            <w:bottom w:val="none" w:sz="0" w:space="0" w:color="auto"/>
            <w:right w:val="none" w:sz="0" w:space="0" w:color="auto"/>
          </w:divBdr>
        </w:div>
        <w:div w:id="1326858006">
          <w:marLeft w:val="640"/>
          <w:marRight w:val="0"/>
          <w:marTop w:val="0"/>
          <w:marBottom w:val="0"/>
          <w:divBdr>
            <w:top w:val="none" w:sz="0" w:space="0" w:color="auto"/>
            <w:left w:val="none" w:sz="0" w:space="0" w:color="auto"/>
            <w:bottom w:val="none" w:sz="0" w:space="0" w:color="auto"/>
            <w:right w:val="none" w:sz="0" w:space="0" w:color="auto"/>
          </w:divBdr>
        </w:div>
        <w:div w:id="1159073334">
          <w:marLeft w:val="640"/>
          <w:marRight w:val="0"/>
          <w:marTop w:val="0"/>
          <w:marBottom w:val="0"/>
          <w:divBdr>
            <w:top w:val="none" w:sz="0" w:space="0" w:color="auto"/>
            <w:left w:val="none" w:sz="0" w:space="0" w:color="auto"/>
            <w:bottom w:val="none" w:sz="0" w:space="0" w:color="auto"/>
            <w:right w:val="none" w:sz="0" w:space="0" w:color="auto"/>
          </w:divBdr>
        </w:div>
        <w:div w:id="586772601">
          <w:marLeft w:val="640"/>
          <w:marRight w:val="0"/>
          <w:marTop w:val="0"/>
          <w:marBottom w:val="0"/>
          <w:divBdr>
            <w:top w:val="none" w:sz="0" w:space="0" w:color="auto"/>
            <w:left w:val="none" w:sz="0" w:space="0" w:color="auto"/>
            <w:bottom w:val="none" w:sz="0" w:space="0" w:color="auto"/>
            <w:right w:val="none" w:sz="0" w:space="0" w:color="auto"/>
          </w:divBdr>
        </w:div>
        <w:div w:id="1393233269">
          <w:marLeft w:val="640"/>
          <w:marRight w:val="0"/>
          <w:marTop w:val="0"/>
          <w:marBottom w:val="0"/>
          <w:divBdr>
            <w:top w:val="none" w:sz="0" w:space="0" w:color="auto"/>
            <w:left w:val="none" w:sz="0" w:space="0" w:color="auto"/>
            <w:bottom w:val="none" w:sz="0" w:space="0" w:color="auto"/>
            <w:right w:val="none" w:sz="0" w:space="0" w:color="auto"/>
          </w:divBdr>
        </w:div>
        <w:div w:id="1380662277">
          <w:marLeft w:val="640"/>
          <w:marRight w:val="0"/>
          <w:marTop w:val="0"/>
          <w:marBottom w:val="0"/>
          <w:divBdr>
            <w:top w:val="none" w:sz="0" w:space="0" w:color="auto"/>
            <w:left w:val="none" w:sz="0" w:space="0" w:color="auto"/>
            <w:bottom w:val="none" w:sz="0" w:space="0" w:color="auto"/>
            <w:right w:val="none" w:sz="0" w:space="0" w:color="auto"/>
          </w:divBdr>
        </w:div>
        <w:div w:id="1599438322">
          <w:marLeft w:val="640"/>
          <w:marRight w:val="0"/>
          <w:marTop w:val="0"/>
          <w:marBottom w:val="0"/>
          <w:divBdr>
            <w:top w:val="none" w:sz="0" w:space="0" w:color="auto"/>
            <w:left w:val="none" w:sz="0" w:space="0" w:color="auto"/>
            <w:bottom w:val="none" w:sz="0" w:space="0" w:color="auto"/>
            <w:right w:val="none" w:sz="0" w:space="0" w:color="auto"/>
          </w:divBdr>
        </w:div>
        <w:div w:id="1164705902">
          <w:marLeft w:val="640"/>
          <w:marRight w:val="0"/>
          <w:marTop w:val="0"/>
          <w:marBottom w:val="0"/>
          <w:divBdr>
            <w:top w:val="none" w:sz="0" w:space="0" w:color="auto"/>
            <w:left w:val="none" w:sz="0" w:space="0" w:color="auto"/>
            <w:bottom w:val="none" w:sz="0" w:space="0" w:color="auto"/>
            <w:right w:val="none" w:sz="0" w:space="0" w:color="auto"/>
          </w:divBdr>
        </w:div>
        <w:div w:id="384138930">
          <w:marLeft w:val="640"/>
          <w:marRight w:val="0"/>
          <w:marTop w:val="0"/>
          <w:marBottom w:val="0"/>
          <w:divBdr>
            <w:top w:val="none" w:sz="0" w:space="0" w:color="auto"/>
            <w:left w:val="none" w:sz="0" w:space="0" w:color="auto"/>
            <w:bottom w:val="none" w:sz="0" w:space="0" w:color="auto"/>
            <w:right w:val="none" w:sz="0" w:space="0" w:color="auto"/>
          </w:divBdr>
        </w:div>
        <w:div w:id="1543177651">
          <w:marLeft w:val="640"/>
          <w:marRight w:val="0"/>
          <w:marTop w:val="0"/>
          <w:marBottom w:val="0"/>
          <w:divBdr>
            <w:top w:val="none" w:sz="0" w:space="0" w:color="auto"/>
            <w:left w:val="none" w:sz="0" w:space="0" w:color="auto"/>
            <w:bottom w:val="none" w:sz="0" w:space="0" w:color="auto"/>
            <w:right w:val="none" w:sz="0" w:space="0" w:color="auto"/>
          </w:divBdr>
        </w:div>
        <w:div w:id="1845240222">
          <w:marLeft w:val="640"/>
          <w:marRight w:val="0"/>
          <w:marTop w:val="0"/>
          <w:marBottom w:val="0"/>
          <w:divBdr>
            <w:top w:val="none" w:sz="0" w:space="0" w:color="auto"/>
            <w:left w:val="none" w:sz="0" w:space="0" w:color="auto"/>
            <w:bottom w:val="none" w:sz="0" w:space="0" w:color="auto"/>
            <w:right w:val="none" w:sz="0" w:space="0" w:color="auto"/>
          </w:divBdr>
        </w:div>
        <w:div w:id="1994945936">
          <w:marLeft w:val="640"/>
          <w:marRight w:val="0"/>
          <w:marTop w:val="0"/>
          <w:marBottom w:val="0"/>
          <w:divBdr>
            <w:top w:val="none" w:sz="0" w:space="0" w:color="auto"/>
            <w:left w:val="none" w:sz="0" w:space="0" w:color="auto"/>
            <w:bottom w:val="none" w:sz="0" w:space="0" w:color="auto"/>
            <w:right w:val="none" w:sz="0" w:space="0" w:color="auto"/>
          </w:divBdr>
        </w:div>
        <w:div w:id="1564751821">
          <w:marLeft w:val="640"/>
          <w:marRight w:val="0"/>
          <w:marTop w:val="0"/>
          <w:marBottom w:val="0"/>
          <w:divBdr>
            <w:top w:val="none" w:sz="0" w:space="0" w:color="auto"/>
            <w:left w:val="none" w:sz="0" w:space="0" w:color="auto"/>
            <w:bottom w:val="none" w:sz="0" w:space="0" w:color="auto"/>
            <w:right w:val="none" w:sz="0" w:space="0" w:color="auto"/>
          </w:divBdr>
        </w:div>
        <w:div w:id="1235698283">
          <w:marLeft w:val="640"/>
          <w:marRight w:val="0"/>
          <w:marTop w:val="0"/>
          <w:marBottom w:val="0"/>
          <w:divBdr>
            <w:top w:val="none" w:sz="0" w:space="0" w:color="auto"/>
            <w:left w:val="none" w:sz="0" w:space="0" w:color="auto"/>
            <w:bottom w:val="none" w:sz="0" w:space="0" w:color="auto"/>
            <w:right w:val="none" w:sz="0" w:space="0" w:color="auto"/>
          </w:divBdr>
        </w:div>
        <w:div w:id="1098677191">
          <w:marLeft w:val="640"/>
          <w:marRight w:val="0"/>
          <w:marTop w:val="0"/>
          <w:marBottom w:val="0"/>
          <w:divBdr>
            <w:top w:val="none" w:sz="0" w:space="0" w:color="auto"/>
            <w:left w:val="none" w:sz="0" w:space="0" w:color="auto"/>
            <w:bottom w:val="none" w:sz="0" w:space="0" w:color="auto"/>
            <w:right w:val="none" w:sz="0" w:space="0" w:color="auto"/>
          </w:divBdr>
        </w:div>
        <w:div w:id="1429041579">
          <w:marLeft w:val="640"/>
          <w:marRight w:val="0"/>
          <w:marTop w:val="0"/>
          <w:marBottom w:val="0"/>
          <w:divBdr>
            <w:top w:val="none" w:sz="0" w:space="0" w:color="auto"/>
            <w:left w:val="none" w:sz="0" w:space="0" w:color="auto"/>
            <w:bottom w:val="none" w:sz="0" w:space="0" w:color="auto"/>
            <w:right w:val="none" w:sz="0" w:space="0" w:color="auto"/>
          </w:divBdr>
        </w:div>
        <w:div w:id="1850362811">
          <w:marLeft w:val="640"/>
          <w:marRight w:val="0"/>
          <w:marTop w:val="0"/>
          <w:marBottom w:val="0"/>
          <w:divBdr>
            <w:top w:val="none" w:sz="0" w:space="0" w:color="auto"/>
            <w:left w:val="none" w:sz="0" w:space="0" w:color="auto"/>
            <w:bottom w:val="none" w:sz="0" w:space="0" w:color="auto"/>
            <w:right w:val="none" w:sz="0" w:space="0" w:color="auto"/>
          </w:divBdr>
        </w:div>
        <w:div w:id="1728141837">
          <w:marLeft w:val="640"/>
          <w:marRight w:val="0"/>
          <w:marTop w:val="0"/>
          <w:marBottom w:val="0"/>
          <w:divBdr>
            <w:top w:val="none" w:sz="0" w:space="0" w:color="auto"/>
            <w:left w:val="none" w:sz="0" w:space="0" w:color="auto"/>
            <w:bottom w:val="none" w:sz="0" w:space="0" w:color="auto"/>
            <w:right w:val="none" w:sz="0" w:space="0" w:color="auto"/>
          </w:divBdr>
        </w:div>
        <w:div w:id="1303928901">
          <w:marLeft w:val="640"/>
          <w:marRight w:val="0"/>
          <w:marTop w:val="0"/>
          <w:marBottom w:val="0"/>
          <w:divBdr>
            <w:top w:val="none" w:sz="0" w:space="0" w:color="auto"/>
            <w:left w:val="none" w:sz="0" w:space="0" w:color="auto"/>
            <w:bottom w:val="none" w:sz="0" w:space="0" w:color="auto"/>
            <w:right w:val="none" w:sz="0" w:space="0" w:color="auto"/>
          </w:divBdr>
        </w:div>
        <w:div w:id="2068721370">
          <w:marLeft w:val="640"/>
          <w:marRight w:val="0"/>
          <w:marTop w:val="0"/>
          <w:marBottom w:val="0"/>
          <w:divBdr>
            <w:top w:val="none" w:sz="0" w:space="0" w:color="auto"/>
            <w:left w:val="none" w:sz="0" w:space="0" w:color="auto"/>
            <w:bottom w:val="none" w:sz="0" w:space="0" w:color="auto"/>
            <w:right w:val="none" w:sz="0" w:space="0" w:color="auto"/>
          </w:divBdr>
        </w:div>
        <w:div w:id="1673794255">
          <w:marLeft w:val="640"/>
          <w:marRight w:val="0"/>
          <w:marTop w:val="0"/>
          <w:marBottom w:val="0"/>
          <w:divBdr>
            <w:top w:val="none" w:sz="0" w:space="0" w:color="auto"/>
            <w:left w:val="none" w:sz="0" w:space="0" w:color="auto"/>
            <w:bottom w:val="none" w:sz="0" w:space="0" w:color="auto"/>
            <w:right w:val="none" w:sz="0" w:space="0" w:color="auto"/>
          </w:divBdr>
        </w:div>
        <w:div w:id="1910967863">
          <w:marLeft w:val="640"/>
          <w:marRight w:val="0"/>
          <w:marTop w:val="0"/>
          <w:marBottom w:val="0"/>
          <w:divBdr>
            <w:top w:val="none" w:sz="0" w:space="0" w:color="auto"/>
            <w:left w:val="none" w:sz="0" w:space="0" w:color="auto"/>
            <w:bottom w:val="none" w:sz="0" w:space="0" w:color="auto"/>
            <w:right w:val="none" w:sz="0" w:space="0" w:color="auto"/>
          </w:divBdr>
        </w:div>
        <w:div w:id="2131587098">
          <w:marLeft w:val="640"/>
          <w:marRight w:val="0"/>
          <w:marTop w:val="0"/>
          <w:marBottom w:val="0"/>
          <w:divBdr>
            <w:top w:val="none" w:sz="0" w:space="0" w:color="auto"/>
            <w:left w:val="none" w:sz="0" w:space="0" w:color="auto"/>
            <w:bottom w:val="none" w:sz="0" w:space="0" w:color="auto"/>
            <w:right w:val="none" w:sz="0" w:space="0" w:color="auto"/>
          </w:divBdr>
        </w:div>
        <w:div w:id="922647424">
          <w:marLeft w:val="640"/>
          <w:marRight w:val="0"/>
          <w:marTop w:val="0"/>
          <w:marBottom w:val="0"/>
          <w:divBdr>
            <w:top w:val="none" w:sz="0" w:space="0" w:color="auto"/>
            <w:left w:val="none" w:sz="0" w:space="0" w:color="auto"/>
            <w:bottom w:val="none" w:sz="0" w:space="0" w:color="auto"/>
            <w:right w:val="none" w:sz="0" w:space="0" w:color="auto"/>
          </w:divBdr>
        </w:div>
        <w:div w:id="53239360">
          <w:marLeft w:val="640"/>
          <w:marRight w:val="0"/>
          <w:marTop w:val="0"/>
          <w:marBottom w:val="0"/>
          <w:divBdr>
            <w:top w:val="none" w:sz="0" w:space="0" w:color="auto"/>
            <w:left w:val="none" w:sz="0" w:space="0" w:color="auto"/>
            <w:bottom w:val="none" w:sz="0" w:space="0" w:color="auto"/>
            <w:right w:val="none" w:sz="0" w:space="0" w:color="auto"/>
          </w:divBdr>
        </w:div>
        <w:div w:id="2102408168">
          <w:marLeft w:val="640"/>
          <w:marRight w:val="0"/>
          <w:marTop w:val="0"/>
          <w:marBottom w:val="0"/>
          <w:divBdr>
            <w:top w:val="none" w:sz="0" w:space="0" w:color="auto"/>
            <w:left w:val="none" w:sz="0" w:space="0" w:color="auto"/>
            <w:bottom w:val="none" w:sz="0" w:space="0" w:color="auto"/>
            <w:right w:val="none" w:sz="0" w:space="0" w:color="auto"/>
          </w:divBdr>
        </w:div>
        <w:div w:id="327565045">
          <w:marLeft w:val="640"/>
          <w:marRight w:val="0"/>
          <w:marTop w:val="0"/>
          <w:marBottom w:val="0"/>
          <w:divBdr>
            <w:top w:val="none" w:sz="0" w:space="0" w:color="auto"/>
            <w:left w:val="none" w:sz="0" w:space="0" w:color="auto"/>
            <w:bottom w:val="none" w:sz="0" w:space="0" w:color="auto"/>
            <w:right w:val="none" w:sz="0" w:space="0" w:color="auto"/>
          </w:divBdr>
        </w:div>
        <w:div w:id="1053804">
          <w:marLeft w:val="640"/>
          <w:marRight w:val="0"/>
          <w:marTop w:val="0"/>
          <w:marBottom w:val="0"/>
          <w:divBdr>
            <w:top w:val="none" w:sz="0" w:space="0" w:color="auto"/>
            <w:left w:val="none" w:sz="0" w:space="0" w:color="auto"/>
            <w:bottom w:val="none" w:sz="0" w:space="0" w:color="auto"/>
            <w:right w:val="none" w:sz="0" w:space="0" w:color="auto"/>
          </w:divBdr>
        </w:div>
        <w:div w:id="1573201145">
          <w:marLeft w:val="640"/>
          <w:marRight w:val="0"/>
          <w:marTop w:val="0"/>
          <w:marBottom w:val="0"/>
          <w:divBdr>
            <w:top w:val="none" w:sz="0" w:space="0" w:color="auto"/>
            <w:left w:val="none" w:sz="0" w:space="0" w:color="auto"/>
            <w:bottom w:val="none" w:sz="0" w:space="0" w:color="auto"/>
            <w:right w:val="none" w:sz="0" w:space="0" w:color="auto"/>
          </w:divBdr>
        </w:div>
        <w:div w:id="683938277">
          <w:marLeft w:val="640"/>
          <w:marRight w:val="0"/>
          <w:marTop w:val="0"/>
          <w:marBottom w:val="0"/>
          <w:divBdr>
            <w:top w:val="none" w:sz="0" w:space="0" w:color="auto"/>
            <w:left w:val="none" w:sz="0" w:space="0" w:color="auto"/>
            <w:bottom w:val="none" w:sz="0" w:space="0" w:color="auto"/>
            <w:right w:val="none" w:sz="0" w:space="0" w:color="auto"/>
          </w:divBdr>
        </w:div>
        <w:div w:id="1507402450">
          <w:marLeft w:val="640"/>
          <w:marRight w:val="0"/>
          <w:marTop w:val="0"/>
          <w:marBottom w:val="0"/>
          <w:divBdr>
            <w:top w:val="none" w:sz="0" w:space="0" w:color="auto"/>
            <w:left w:val="none" w:sz="0" w:space="0" w:color="auto"/>
            <w:bottom w:val="none" w:sz="0" w:space="0" w:color="auto"/>
            <w:right w:val="none" w:sz="0" w:space="0" w:color="auto"/>
          </w:divBdr>
        </w:div>
        <w:div w:id="201525679">
          <w:marLeft w:val="640"/>
          <w:marRight w:val="0"/>
          <w:marTop w:val="0"/>
          <w:marBottom w:val="0"/>
          <w:divBdr>
            <w:top w:val="none" w:sz="0" w:space="0" w:color="auto"/>
            <w:left w:val="none" w:sz="0" w:space="0" w:color="auto"/>
            <w:bottom w:val="none" w:sz="0" w:space="0" w:color="auto"/>
            <w:right w:val="none" w:sz="0" w:space="0" w:color="auto"/>
          </w:divBdr>
        </w:div>
        <w:div w:id="204610829">
          <w:marLeft w:val="640"/>
          <w:marRight w:val="0"/>
          <w:marTop w:val="0"/>
          <w:marBottom w:val="0"/>
          <w:divBdr>
            <w:top w:val="none" w:sz="0" w:space="0" w:color="auto"/>
            <w:left w:val="none" w:sz="0" w:space="0" w:color="auto"/>
            <w:bottom w:val="none" w:sz="0" w:space="0" w:color="auto"/>
            <w:right w:val="none" w:sz="0" w:space="0" w:color="auto"/>
          </w:divBdr>
        </w:div>
        <w:div w:id="1482767308">
          <w:marLeft w:val="640"/>
          <w:marRight w:val="0"/>
          <w:marTop w:val="0"/>
          <w:marBottom w:val="0"/>
          <w:divBdr>
            <w:top w:val="none" w:sz="0" w:space="0" w:color="auto"/>
            <w:left w:val="none" w:sz="0" w:space="0" w:color="auto"/>
            <w:bottom w:val="none" w:sz="0" w:space="0" w:color="auto"/>
            <w:right w:val="none" w:sz="0" w:space="0" w:color="auto"/>
          </w:divBdr>
        </w:div>
      </w:divsChild>
    </w:div>
    <w:div w:id="438719850">
      <w:bodyDiv w:val="1"/>
      <w:marLeft w:val="0"/>
      <w:marRight w:val="0"/>
      <w:marTop w:val="0"/>
      <w:marBottom w:val="0"/>
      <w:divBdr>
        <w:top w:val="none" w:sz="0" w:space="0" w:color="auto"/>
        <w:left w:val="none" w:sz="0" w:space="0" w:color="auto"/>
        <w:bottom w:val="none" w:sz="0" w:space="0" w:color="auto"/>
        <w:right w:val="none" w:sz="0" w:space="0" w:color="auto"/>
      </w:divBdr>
      <w:divsChild>
        <w:div w:id="2124032977">
          <w:marLeft w:val="640"/>
          <w:marRight w:val="0"/>
          <w:marTop w:val="0"/>
          <w:marBottom w:val="0"/>
          <w:divBdr>
            <w:top w:val="none" w:sz="0" w:space="0" w:color="auto"/>
            <w:left w:val="none" w:sz="0" w:space="0" w:color="auto"/>
            <w:bottom w:val="none" w:sz="0" w:space="0" w:color="auto"/>
            <w:right w:val="none" w:sz="0" w:space="0" w:color="auto"/>
          </w:divBdr>
        </w:div>
        <w:div w:id="1363939529">
          <w:marLeft w:val="640"/>
          <w:marRight w:val="0"/>
          <w:marTop w:val="0"/>
          <w:marBottom w:val="0"/>
          <w:divBdr>
            <w:top w:val="none" w:sz="0" w:space="0" w:color="auto"/>
            <w:left w:val="none" w:sz="0" w:space="0" w:color="auto"/>
            <w:bottom w:val="none" w:sz="0" w:space="0" w:color="auto"/>
            <w:right w:val="none" w:sz="0" w:space="0" w:color="auto"/>
          </w:divBdr>
        </w:div>
        <w:div w:id="880753955">
          <w:marLeft w:val="640"/>
          <w:marRight w:val="0"/>
          <w:marTop w:val="0"/>
          <w:marBottom w:val="0"/>
          <w:divBdr>
            <w:top w:val="none" w:sz="0" w:space="0" w:color="auto"/>
            <w:left w:val="none" w:sz="0" w:space="0" w:color="auto"/>
            <w:bottom w:val="none" w:sz="0" w:space="0" w:color="auto"/>
            <w:right w:val="none" w:sz="0" w:space="0" w:color="auto"/>
          </w:divBdr>
        </w:div>
        <w:div w:id="2118789913">
          <w:marLeft w:val="640"/>
          <w:marRight w:val="0"/>
          <w:marTop w:val="0"/>
          <w:marBottom w:val="0"/>
          <w:divBdr>
            <w:top w:val="none" w:sz="0" w:space="0" w:color="auto"/>
            <w:left w:val="none" w:sz="0" w:space="0" w:color="auto"/>
            <w:bottom w:val="none" w:sz="0" w:space="0" w:color="auto"/>
            <w:right w:val="none" w:sz="0" w:space="0" w:color="auto"/>
          </w:divBdr>
        </w:div>
        <w:div w:id="1887642612">
          <w:marLeft w:val="640"/>
          <w:marRight w:val="0"/>
          <w:marTop w:val="0"/>
          <w:marBottom w:val="0"/>
          <w:divBdr>
            <w:top w:val="none" w:sz="0" w:space="0" w:color="auto"/>
            <w:left w:val="none" w:sz="0" w:space="0" w:color="auto"/>
            <w:bottom w:val="none" w:sz="0" w:space="0" w:color="auto"/>
            <w:right w:val="none" w:sz="0" w:space="0" w:color="auto"/>
          </w:divBdr>
        </w:div>
        <w:div w:id="615676760">
          <w:marLeft w:val="640"/>
          <w:marRight w:val="0"/>
          <w:marTop w:val="0"/>
          <w:marBottom w:val="0"/>
          <w:divBdr>
            <w:top w:val="none" w:sz="0" w:space="0" w:color="auto"/>
            <w:left w:val="none" w:sz="0" w:space="0" w:color="auto"/>
            <w:bottom w:val="none" w:sz="0" w:space="0" w:color="auto"/>
            <w:right w:val="none" w:sz="0" w:space="0" w:color="auto"/>
          </w:divBdr>
        </w:div>
        <w:div w:id="1004015738">
          <w:marLeft w:val="640"/>
          <w:marRight w:val="0"/>
          <w:marTop w:val="0"/>
          <w:marBottom w:val="0"/>
          <w:divBdr>
            <w:top w:val="none" w:sz="0" w:space="0" w:color="auto"/>
            <w:left w:val="none" w:sz="0" w:space="0" w:color="auto"/>
            <w:bottom w:val="none" w:sz="0" w:space="0" w:color="auto"/>
            <w:right w:val="none" w:sz="0" w:space="0" w:color="auto"/>
          </w:divBdr>
        </w:div>
        <w:div w:id="540947153">
          <w:marLeft w:val="640"/>
          <w:marRight w:val="0"/>
          <w:marTop w:val="0"/>
          <w:marBottom w:val="0"/>
          <w:divBdr>
            <w:top w:val="none" w:sz="0" w:space="0" w:color="auto"/>
            <w:left w:val="none" w:sz="0" w:space="0" w:color="auto"/>
            <w:bottom w:val="none" w:sz="0" w:space="0" w:color="auto"/>
            <w:right w:val="none" w:sz="0" w:space="0" w:color="auto"/>
          </w:divBdr>
        </w:div>
        <w:div w:id="534316201">
          <w:marLeft w:val="640"/>
          <w:marRight w:val="0"/>
          <w:marTop w:val="0"/>
          <w:marBottom w:val="0"/>
          <w:divBdr>
            <w:top w:val="none" w:sz="0" w:space="0" w:color="auto"/>
            <w:left w:val="none" w:sz="0" w:space="0" w:color="auto"/>
            <w:bottom w:val="none" w:sz="0" w:space="0" w:color="auto"/>
            <w:right w:val="none" w:sz="0" w:space="0" w:color="auto"/>
          </w:divBdr>
        </w:div>
        <w:div w:id="1329751367">
          <w:marLeft w:val="640"/>
          <w:marRight w:val="0"/>
          <w:marTop w:val="0"/>
          <w:marBottom w:val="0"/>
          <w:divBdr>
            <w:top w:val="none" w:sz="0" w:space="0" w:color="auto"/>
            <w:left w:val="none" w:sz="0" w:space="0" w:color="auto"/>
            <w:bottom w:val="none" w:sz="0" w:space="0" w:color="auto"/>
            <w:right w:val="none" w:sz="0" w:space="0" w:color="auto"/>
          </w:divBdr>
        </w:div>
        <w:div w:id="467091072">
          <w:marLeft w:val="640"/>
          <w:marRight w:val="0"/>
          <w:marTop w:val="0"/>
          <w:marBottom w:val="0"/>
          <w:divBdr>
            <w:top w:val="none" w:sz="0" w:space="0" w:color="auto"/>
            <w:left w:val="none" w:sz="0" w:space="0" w:color="auto"/>
            <w:bottom w:val="none" w:sz="0" w:space="0" w:color="auto"/>
            <w:right w:val="none" w:sz="0" w:space="0" w:color="auto"/>
          </w:divBdr>
        </w:div>
        <w:div w:id="698315972">
          <w:marLeft w:val="640"/>
          <w:marRight w:val="0"/>
          <w:marTop w:val="0"/>
          <w:marBottom w:val="0"/>
          <w:divBdr>
            <w:top w:val="none" w:sz="0" w:space="0" w:color="auto"/>
            <w:left w:val="none" w:sz="0" w:space="0" w:color="auto"/>
            <w:bottom w:val="none" w:sz="0" w:space="0" w:color="auto"/>
            <w:right w:val="none" w:sz="0" w:space="0" w:color="auto"/>
          </w:divBdr>
        </w:div>
        <w:div w:id="1555509048">
          <w:marLeft w:val="640"/>
          <w:marRight w:val="0"/>
          <w:marTop w:val="0"/>
          <w:marBottom w:val="0"/>
          <w:divBdr>
            <w:top w:val="none" w:sz="0" w:space="0" w:color="auto"/>
            <w:left w:val="none" w:sz="0" w:space="0" w:color="auto"/>
            <w:bottom w:val="none" w:sz="0" w:space="0" w:color="auto"/>
            <w:right w:val="none" w:sz="0" w:space="0" w:color="auto"/>
          </w:divBdr>
        </w:div>
        <w:div w:id="1387608916">
          <w:marLeft w:val="640"/>
          <w:marRight w:val="0"/>
          <w:marTop w:val="0"/>
          <w:marBottom w:val="0"/>
          <w:divBdr>
            <w:top w:val="none" w:sz="0" w:space="0" w:color="auto"/>
            <w:left w:val="none" w:sz="0" w:space="0" w:color="auto"/>
            <w:bottom w:val="none" w:sz="0" w:space="0" w:color="auto"/>
            <w:right w:val="none" w:sz="0" w:space="0" w:color="auto"/>
          </w:divBdr>
        </w:div>
        <w:div w:id="640699445">
          <w:marLeft w:val="640"/>
          <w:marRight w:val="0"/>
          <w:marTop w:val="0"/>
          <w:marBottom w:val="0"/>
          <w:divBdr>
            <w:top w:val="none" w:sz="0" w:space="0" w:color="auto"/>
            <w:left w:val="none" w:sz="0" w:space="0" w:color="auto"/>
            <w:bottom w:val="none" w:sz="0" w:space="0" w:color="auto"/>
            <w:right w:val="none" w:sz="0" w:space="0" w:color="auto"/>
          </w:divBdr>
        </w:div>
        <w:div w:id="47189718">
          <w:marLeft w:val="640"/>
          <w:marRight w:val="0"/>
          <w:marTop w:val="0"/>
          <w:marBottom w:val="0"/>
          <w:divBdr>
            <w:top w:val="none" w:sz="0" w:space="0" w:color="auto"/>
            <w:left w:val="none" w:sz="0" w:space="0" w:color="auto"/>
            <w:bottom w:val="none" w:sz="0" w:space="0" w:color="auto"/>
            <w:right w:val="none" w:sz="0" w:space="0" w:color="auto"/>
          </w:divBdr>
        </w:div>
        <w:div w:id="948512823">
          <w:marLeft w:val="640"/>
          <w:marRight w:val="0"/>
          <w:marTop w:val="0"/>
          <w:marBottom w:val="0"/>
          <w:divBdr>
            <w:top w:val="none" w:sz="0" w:space="0" w:color="auto"/>
            <w:left w:val="none" w:sz="0" w:space="0" w:color="auto"/>
            <w:bottom w:val="none" w:sz="0" w:space="0" w:color="auto"/>
            <w:right w:val="none" w:sz="0" w:space="0" w:color="auto"/>
          </w:divBdr>
        </w:div>
        <w:div w:id="1183783354">
          <w:marLeft w:val="640"/>
          <w:marRight w:val="0"/>
          <w:marTop w:val="0"/>
          <w:marBottom w:val="0"/>
          <w:divBdr>
            <w:top w:val="none" w:sz="0" w:space="0" w:color="auto"/>
            <w:left w:val="none" w:sz="0" w:space="0" w:color="auto"/>
            <w:bottom w:val="none" w:sz="0" w:space="0" w:color="auto"/>
            <w:right w:val="none" w:sz="0" w:space="0" w:color="auto"/>
          </w:divBdr>
        </w:div>
        <w:div w:id="1233588733">
          <w:marLeft w:val="640"/>
          <w:marRight w:val="0"/>
          <w:marTop w:val="0"/>
          <w:marBottom w:val="0"/>
          <w:divBdr>
            <w:top w:val="none" w:sz="0" w:space="0" w:color="auto"/>
            <w:left w:val="none" w:sz="0" w:space="0" w:color="auto"/>
            <w:bottom w:val="none" w:sz="0" w:space="0" w:color="auto"/>
            <w:right w:val="none" w:sz="0" w:space="0" w:color="auto"/>
          </w:divBdr>
        </w:div>
        <w:div w:id="714701013">
          <w:marLeft w:val="640"/>
          <w:marRight w:val="0"/>
          <w:marTop w:val="0"/>
          <w:marBottom w:val="0"/>
          <w:divBdr>
            <w:top w:val="none" w:sz="0" w:space="0" w:color="auto"/>
            <w:left w:val="none" w:sz="0" w:space="0" w:color="auto"/>
            <w:bottom w:val="none" w:sz="0" w:space="0" w:color="auto"/>
            <w:right w:val="none" w:sz="0" w:space="0" w:color="auto"/>
          </w:divBdr>
        </w:div>
        <w:div w:id="561210303">
          <w:marLeft w:val="640"/>
          <w:marRight w:val="0"/>
          <w:marTop w:val="0"/>
          <w:marBottom w:val="0"/>
          <w:divBdr>
            <w:top w:val="none" w:sz="0" w:space="0" w:color="auto"/>
            <w:left w:val="none" w:sz="0" w:space="0" w:color="auto"/>
            <w:bottom w:val="none" w:sz="0" w:space="0" w:color="auto"/>
            <w:right w:val="none" w:sz="0" w:space="0" w:color="auto"/>
          </w:divBdr>
        </w:div>
        <w:div w:id="1939017338">
          <w:marLeft w:val="640"/>
          <w:marRight w:val="0"/>
          <w:marTop w:val="0"/>
          <w:marBottom w:val="0"/>
          <w:divBdr>
            <w:top w:val="none" w:sz="0" w:space="0" w:color="auto"/>
            <w:left w:val="none" w:sz="0" w:space="0" w:color="auto"/>
            <w:bottom w:val="none" w:sz="0" w:space="0" w:color="auto"/>
            <w:right w:val="none" w:sz="0" w:space="0" w:color="auto"/>
          </w:divBdr>
        </w:div>
        <w:div w:id="662969112">
          <w:marLeft w:val="640"/>
          <w:marRight w:val="0"/>
          <w:marTop w:val="0"/>
          <w:marBottom w:val="0"/>
          <w:divBdr>
            <w:top w:val="none" w:sz="0" w:space="0" w:color="auto"/>
            <w:left w:val="none" w:sz="0" w:space="0" w:color="auto"/>
            <w:bottom w:val="none" w:sz="0" w:space="0" w:color="auto"/>
            <w:right w:val="none" w:sz="0" w:space="0" w:color="auto"/>
          </w:divBdr>
        </w:div>
        <w:div w:id="1878348096">
          <w:marLeft w:val="640"/>
          <w:marRight w:val="0"/>
          <w:marTop w:val="0"/>
          <w:marBottom w:val="0"/>
          <w:divBdr>
            <w:top w:val="none" w:sz="0" w:space="0" w:color="auto"/>
            <w:left w:val="none" w:sz="0" w:space="0" w:color="auto"/>
            <w:bottom w:val="none" w:sz="0" w:space="0" w:color="auto"/>
            <w:right w:val="none" w:sz="0" w:space="0" w:color="auto"/>
          </w:divBdr>
        </w:div>
        <w:div w:id="700085926">
          <w:marLeft w:val="640"/>
          <w:marRight w:val="0"/>
          <w:marTop w:val="0"/>
          <w:marBottom w:val="0"/>
          <w:divBdr>
            <w:top w:val="none" w:sz="0" w:space="0" w:color="auto"/>
            <w:left w:val="none" w:sz="0" w:space="0" w:color="auto"/>
            <w:bottom w:val="none" w:sz="0" w:space="0" w:color="auto"/>
            <w:right w:val="none" w:sz="0" w:space="0" w:color="auto"/>
          </w:divBdr>
        </w:div>
        <w:div w:id="1881672807">
          <w:marLeft w:val="640"/>
          <w:marRight w:val="0"/>
          <w:marTop w:val="0"/>
          <w:marBottom w:val="0"/>
          <w:divBdr>
            <w:top w:val="none" w:sz="0" w:space="0" w:color="auto"/>
            <w:left w:val="none" w:sz="0" w:space="0" w:color="auto"/>
            <w:bottom w:val="none" w:sz="0" w:space="0" w:color="auto"/>
            <w:right w:val="none" w:sz="0" w:space="0" w:color="auto"/>
          </w:divBdr>
        </w:div>
        <w:div w:id="1561943861">
          <w:marLeft w:val="640"/>
          <w:marRight w:val="0"/>
          <w:marTop w:val="0"/>
          <w:marBottom w:val="0"/>
          <w:divBdr>
            <w:top w:val="none" w:sz="0" w:space="0" w:color="auto"/>
            <w:left w:val="none" w:sz="0" w:space="0" w:color="auto"/>
            <w:bottom w:val="none" w:sz="0" w:space="0" w:color="auto"/>
            <w:right w:val="none" w:sz="0" w:space="0" w:color="auto"/>
          </w:divBdr>
        </w:div>
        <w:div w:id="1687631349">
          <w:marLeft w:val="640"/>
          <w:marRight w:val="0"/>
          <w:marTop w:val="0"/>
          <w:marBottom w:val="0"/>
          <w:divBdr>
            <w:top w:val="none" w:sz="0" w:space="0" w:color="auto"/>
            <w:left w:val="none" w:sz="0" w:space="0" w:color="auto"/>
            <w:bottom w:val="none" w:sz="0" w:space="0" w:color="auto"/>
            <w:right w:val="none" w:sz="0" w:space="0" w:color="auto"/>
          </w:divBdr>
        </w:div>
        <w:div w:id="1861040691">
          <w:marLeft w:val="640"/>
          <w:marRight w:val="0"/>
          <w:marTop w:val="0"/>
          <w:marBottom w:val="0"/>
          <w:divBdr>
            <w:top w:val="none" w:sz="0" w:space="0" w:color="auto"/>
            <w:left w:val="none" w:sz="0" w:space="0" w:color="auto"/>
            <w:bottom w:val="none" w:sz="0" w:space="0" w:color="auto"/>
            <w:right w:val="none" w:sz="0" w:space="0" w:color="auto"/>
          </w:divBdr>
        </w:div>
        <w:div w:id="74479292">
          <w:marLeft w:val="640"/>
          <w:marRight w:val="0"/>
          <w:marTop w:val="0"/>
          <w:marBottom w:val="0"/>
          <w:divBdr>
            <w:top w:val="none" w:sz="0" w:space="0" w:color="auto"/>
            <w:left w:val="none" w:sz="0" w:space="0" w:color="auto"/>
            <w:bottom w:val="none" w:sz="0" w:space="0" w:color="auto"/>
            <w:right w:val="none" w:sz="0" w:space="0" w:color="auto"/>
          </w:divBdr>
        </w:div>
        <w:div w:id="15355088">
          <w:marLeft w:val="640"/>
          <w:marRight w:val="0"/>
          <w:marTop w:val="0"/>
          <w:marBottom w:val="0"/>
          <w:divBdr>
            <w:top w:val="none" w:sz="0" w:space="0" w:color="auto"/>
            <w:left w:val="none" w:sz="0" w:space="0" w:color="auto"/>
            <w:bottom w:val="none" w:sz="0" w:space="0" w:color="auto"/>
            <w:right w:val="none" w:sz="0" w:space="0" w:color="auto"/>
          </w:divBdr>
        </w:div>
        <w:div w:id="5794129">
          <w:marLeft w:val="640"/>
          <w:marRight w:val="0"/>
          <w:marTop w:val="0"/>
          <w:marBottom w:val="0"/>
          <w:divBdr>
            <w:top w:val="none" w:sz="0" w:space="0" w:color="auto"/>
            <w:left w:val="none" w:sz="0" w:space="0" w:color="auto"/>
            <w:bottom w:val="none" w:sz="0" w:space="0" w:color="auto"/>
            <w:right w:val="none" w:sz="0" w:space="0" w:color="auto"/>
          </w:divBdr>
        </w:div>
        <w:div w:id="625819349">
          <w:marLeft w:val="640"/>
          <w:marRight w:val="0"/>
          <w:marTop w:val="0"/>
          <w:marBottom w:val="0"/>
          <w:divBdr>
            <w:top w:val="none" w:sz="0" w:space="0" w:color="auto"/>
            <w:left w:val="none" w:sz="0" w:space="0" w:color="auto"/>
            <w:bottom w:val="none" w:sz="0" w:space="0" w:color="auto"/>
            <w:right w:val="none" w:sz="0" w:space="0" w:color="auto"/>
          </w:divBdr>
        </w:div>
        <w:div w:id="537666202">
          <w:marLeft w:val="640"/>
          <w:marRight w:val="0"/>
          <w:marTop w:val="0"/>
          <w:marBottom w:val="0"/>
          <w:divBdr>
            <w:top w:val="none" w:sz="0" w:space="0" w:color="auto"/>
            <w:left w:val="none" w:sz="0" w:space="0" w:color="auto"/>
            <w:bottom w:val="none" w:sz="0" w:space="0" w:color="auto"/>
            <w:right w:val="none" w:sz="0" w:space="0" w:color="auto"/>
          </w:divBdr>
        </w:div>
        <w:div w:id="127404895">
          <w:marLeft w:val="640"/>
          <w:marRight w:val="0"/>
          <w:marTop w:val="0"/>
          <w:marBottom w:val="0"/>
          <w:divBdr>
            <w:top w:val="none" w:sz="0" w:space="0" w:color="auto"/>
            <w:left w:val="none" w:sz="0" w:space="0" w:color="auto"/>
            <w:bottom w:val="none" w:sz="0" w:space="0" w:color="auto"/>
            <w:right w:val="none" w:sz="0" w:space="0" w:color="auto"/>
          </w:divBdr>
        </w:div>
      </w:divsChild>
    </w:div>
    <w:div w:id="448820225">
      <w:bodyDiv w:val="1"/>
      <w:marLeft w:val="0"/>
      <w:marRight w:val="0"/>
      <w:marTop w:val="0"/>
      <w:marBottom w:val="0"/>
      <w:divBdr>
        <w:top w:val="none" w:sz="0" w:space="0" w:color="auto"/>
        <w:left w:val="none" w:sz="0" w:space="0" w:color="auto"/>
        <w:bottom w:val="none" w:sz="0" w:space="0" w:color="auto"/>
        <w:right w:val="none" w:sz="0" w:space="0" w:color="auto"/>
      </w:divBdr>
      <w:divsChild>
        <w:div w:id="1059090355">
          <w:marLeft w:val="640"/>
          <w:marRight w:val="0"/>
          <w:marTop w:val="0"/>
          <w:marBottom w:val="0"/>
          <w:divBdr>
            <w:top w:val="none" w:sz="0" w:space="0" w:color="auto"/>
            <w:left w:val="none" w:sz="0" w:space="0" w:color="auto"/>
            <w:bottom w:val="none" w:sz="0" w:space="0" w:color="auto"/>
            <w:right w:val="none" w:sz="0" w:space="0" w:color="auto"/>
          </w:divBdr>
        </w:div>
        <w:div w:id="1168322770">
          <w:marLeft w:val="640"/>
          <w:marRight w:val="0"/>
          <w:marTop w:val="0"/>
          <w:marBottom w:val="0"/>
          <w:divBdr>
            <w:top w:val="none" w:sz="0" w:space="0" w:color="auto"/>
            <w:left w:val="none" w:sz="0" w:space="0" w:color="auto"/>
            <w:bottom w:val="none" w:sz="0" w:space="0" w:color="auto"/>
            <w:right w:val="none" w:sz="0" w:space="0" w:color="auto"/>
          </w:divBdr>
        </w:div>
        <w:div w:id="429590948">
          <w:marLeft w:val="640"/>
          <w:marRight w:val="0"/>
          <w:marTop w:val="0"/>
          <w:marBottom w:val="0"/>
          <w:divBdr>
            <w:top w:val="none" w:sz="0" w:space="0" w:color="auto"/>
            <w:left w:val="none" w:sz="0" w:space="0" w:color="auto"/>
            <w:bottom w:val="none" w:sz="0" w:space="0" w:color="auto"/>
            <w:right w:val="none" w:sz="0" w:space="0" w:color="auto"/>
          </w:divBdr>
        </w:div>
        <w:div w:id="447942191">
          <w:marLeft w:val="640"/>
          <w:marRight w:val="0"/>
          <w:marTop w:val="0"/>
          <w:marBottom w:val="0"/>
          <w:divBdr>
            <w:top w:val="none" w:sz="0" w:space="0" w:color="auto"/>
            <w:left w:val="none" w:sz="0" w:space="0" w:color="auto"/>
            <w:bottom w:val="none" w:sz="0" w:space="0" w:color="auto"/>
            <w:right w:val="none" w:sz="0" w:space="0" w:color="auto"/>
          </w:divBdr>
        </w:div>
        <w:div w:id="1944335097">
          <w:marLeft w:val="640"/>
          <w:marRight w:val="0"/>
          <w:marTop w:val="0"/>
          <w:marBottom w:val="0"/>
          <w:divBdr>
            <w:top w:val="none" w:sz="0" w:space="0" w:color="auto"/>
            <w:left w:val="none" w:sz="0" w:space="0" w:color="auto"/>
            <w:bottom w:val="none" w:sz="0" w:space="0" w:color="auto"/>
            <w:right w:val="none" w:sz="0" w:space="0" w:color="auto"/>
          </w:divBdr>
        </w:div>
        <w:div w:id="856191057">
          <w:marLeft w:val="640"/>
          <w:marRight w:val="0"/>
          <w:marTop w:val="0"/>
          <w:marBottom w:val="0"/>
          <w:divBdr>
            <w:top w:val="none" w:sz="0" w:space="0" w:color="auto"/>
            <w:left w:val="none" w:sz="0" w:space="0" w:color="auto"/>
            <w:bottom w:val="none" w:sz="0" w:space="0" w:color="auto"/>
            <w:right w:val="none" w:sz="0" w:space="0" w:color="auto"/>
          </w:divBdr>
        </w:div>
        <w:div w:id="1612711905">
          <w:marLeft w:val="640"/>
          <w:marRight w:val="0"/>
          <w:marTop w:val="0"/>
          <w:marBottom w:val="0"/>
          <w:divBdr>
            <w:top w:val="none" w:sz="0" w:space="0" w:color="auto"/>
            <w:left w:val="none" w:sz="0" w:space="0" w:color="auto"/>
            <w:bottom w:val="none" w:sz="0" w:space="0" w:color="auto"/>
            <w:right w:val="none" w:sz="0" w:space="0" w:color="auto"/>
          </w:divBdr>
        </w:div>
        <w:div w:id="419646588">
          <w:marLeft w:val="640"/>
          <w:marRight w:val="0"/>
          <w:marTop w:val="0"/>
          <w:marBottom w:val="0"/>
          <w:divBdr>
            <w:top w:val="none" w:sz="0" w:space="0" w:color="auto"/>
            <w:left w:val="none" w:sz="0" w:space="0" w:color="auto"/>
            <w:bottom w:val="none" w:sz="0" w:space="0" w:color="auto"/>
            <w:right w:val="none" w:sz="0" w:space="0" w:color="auto"/>
          </w:divBdr>
        </w:div>
        <w:div w:id="881014293">
          <w:marLeft w:val="640"/>
          <w:marRight w:val="0"/>
          <w:marTop w:val="0"/>
          <w:marBottom w:val="0"/>
          <w:divBdr>
            <w:top w:val="none" w:sz="0" w:space="0" w:color="auto"/>
            <w:left w:val="none" w:sz="0" w:space="0" w:color="auto"/>
            <w:bottom w:val="none" w:sz="0" w:space="0" w:color="auto"/>
            <w:right w:val="none" w:sz="0" w:space="0" w:color="auto"/>
          </w:divBdr>
        </w:div>
        <w:div w:id="367536426">
          <w:marLeft w:val="640"/>
          <w:marRight w:val="0"/>
          <w:marTop w:val="0"/>
          <w:marBottom w:val="0"/>
          <w:divBdr>
            <w:top w:val="none" w:sz="0" w:space="0" w:color="auto"/>
            <w:left w:val="none" w:sz="0" w:space="0" w:color="auto"/>
            <w:bottom w:val="none" w:sz="0" w:space="0" w:color="auto"/>
            <w:right w:val="none" w:sz="0" w:space="0" w:color="auto"/>
          </w:divBdr>
        </w:div>
        <w:div w:id="2016837386">
          <w:marLeft w:val="640"/>
          <w:marRight w:val="0"/>
          <w:marTop w:val="0"/>
          <w:marBottom w:val="0"/>
          <w:divBdr>
            <w:top w:val="none" w:sz="0" w:space="0" w:color="auto"/>
            <w:left w:val="none" w:sz="0" w:space="0" w:color="auto"/>
            <w:bottom w:val="none" w:sz="0" w:space="0" w:color="auto"/>
            <w:right w:val="none" w:sz="0" w:space="0" w:color="auto"/>
          </w:divBdr>
        </w:div>
        <w:div w:id="764575641">
          <w:marLeft w:val="640"/>
          <w:marRight w:val="0"/>
          <w:marTop w:val="0"/>
          <w:marBottom w:val="0"/>
          <w:divBdr>
            <w:top w:val="none" w:sz="0" w:space="0" w:color="auto"/>
            <w:left w:val="none" w:sz="0" w:space="0" w:color="auto"/>
            <w:bottom w:val="none" w:sz="0" w:space="0" w:color="auto"/>
            <w:right w:val="none" w:sz="0" w:space="0" w:color="auto"/>
          </w:divBdr>
        </w:div>
        <w:div w:id="1308975123">
          <w:marLeft w:val="640"/>
          <w:marRight w:val="0"/>
          <w:marTop w:val="0"/>
          <w:marBottom w:val="0"/>
          <w:divBdr>
            <w:top w:val="none" w:sz="0" w:space="0" w:color="auto"/>
            <w:left w:val="none" w:sz="0" w:space="0" w:color="auto"/>
            <w:bottom w:val="none" w:sz="0" w:space="0" w:color="auto"/>
            <w:right w:val="none" w:sz="0" w:space="0" w:color="auto"/>
          </w:divBdr>
        </w:div>
        <w:div w:id="1922985270">
          <w:marLeft w:val="640"/>
          <w:marRight w:val="0"/>
          <w:marTop w:val="0"/>
          <w:marBottom w:val="0"/>
          <w:divBdr>
            <w:top w:val="none" w:sz="0" w:space="0" w:color="auto"/>
            <w:left w:val="none" w:sz="0" w:space="0" w:color="auto"/>
            <w:bottom w:val="none" w:sz="0" w:space="0" w:color="auto"/>
            <w:right w:val="none" w:sz="0" w:space="0" w:color="auto"/>
          </w:divBdr>
        </w:div>
        <w:div w:id="246381303">
          <w:marLeft w:val="640"/>
          <w:marRight w:val="0"/>
          <w:marTop w:val="0"/>
          <w:marBottom w:val="0"/>
          <w:divBdr>
            <w:top w:val="none" w:sz="0" w:space="0" w:color="auto"/>
            <w:left w:val="none" w:sz="0" w:space="0" w:color="auto"/>
            <w:bottom w:val="none" w:sz="0" w:space="0" w:color="auto"/>
            <w:right w:val="none" w:sz="0" w:space="0" w:color="auto"/>
          </w:divBdr>
        </w:div>
        <w:div w:id="645744065">
          <w:marLeft w:val="640"/>
          <w:marRight w:val="0"/>
          <w:marTop w:val="0"/>
          <w:marBottom w:val="0"/>
          <w:divBdr>
            <w:top w:val="none" w:sz="0" w:space="0" w:color="auto"/>
            <w:left w:val="none" w:sz="0" w:space="0" w:color="auto"/>
            <w:bottom w:val="none" w:sz="0" w:space="0" w:color="auto"/>
            <w:right w:val="none" w:sz="0" w:space="0" w:color="auto"/>
          </w:divBdr>
        </w:div>
        <w:div w:id="307634667">
          <w:marLeft w:val="640"/>
          <w:marRight w:val="0"/>
          <w:marTop w:val="0"/>
          <w:marBottom w:val="0"/>
          <w:divBdr>
            <w:top w:val="none" w:sz="0" w:space="0" w:color="auto"/>
            <w:left w:val="none" w:sz="0" w:space="0" w:color="auto"/>
            <w:bottom w:val="none" w:sz="0" w:space="0" w:color="auto"/>
            <w:right w:val="none" w:sz="0" w:space="0" w:color="auto"/>
          </w:divBdr>
        </w:div>
        <w:div w:id="358825515">
          <w:marLeft w:val="640"/>
          <w:marRight w:val="0"/>
          <w:marTop w:val="0"/>
          <w:marBottom w:val="0"/>
          <w:divBdr>
            <w:top w:val="none" w:sz="0" w:space="0" w:color="auto"/>
            <w:left w:val="none" w:sz="0" w:space="0" w:color="auto"/>
            <w:bottom w:val="none" w:sz="0" w:space="0" w:color="auto"/>
            <w:right w:val="none" w:sz="0" w:space="0" w:color="auto"/>
          </w:divBdr>
        </w:div>
        <w:div w:id="1158811599">
          <w:marLeft w:val="640"/>
          <w:marRight w:val="0"/>
          <w:marTop w:val="0"/>
          <w:marBottom w:val="0"/>
          <w:divBdr>
            <w:top w:val="none" w:sz="0" w:space="0" w:color="auto"/>
            <w:left w:val="none" w:sz="0" w:space="0" w:color="auto"/>
            <w:bottom w:val="none" w:sz="0" w:space="0" w:color="auto"/>
            <w:right w:val="none" w:sz="0" w:space="0" w:color="auto"/>
          </w:divBdr>
        </w:div>
        <w:div w:id="281546425">
          <w:marLeft w:val="640"/>
          <w:marRight w:val="0"/>
          <w:marTop w:val="0"/>
          <w:marBottom w:val="0"/>
          <w:divBdr>
            <w:top w:val="none" w:sz="0" w:space="0" w:color="auto"/>
            <w:left w:val="none" w:sz="0" w:space="0" w:color="auto"/>
            <w:bottom w:val="none" w:sz="0" w:space="0" w:color="auto"/>
            <w:right w:val="none" w:sz="0" w:space="0" w:color="auto"/>
          </w:divBdr>
        </w:div>
        <w:div w:id="314726629">
          <w:marLeft w:val="640"/>
          <w:marRight w:val="0"/>
          <w:marTop w:val="0"/>
          <w:marBottom w:val="0"/>
          <w:divBdr>
            <w:top w:val="none" w:sz="0" w:space="0" w:color="auto"/>
            <w:left w:val="none" w:sz="0" w:space="0" w:color="auto"/>
            <w:bottom w:val="none" w:sz="0" w:space="0" w:color="auto"/>
            <w:right w:val="none" w:sz="0" w:space="0" w:color="auto"/>
          </w:divBdr>
        </w:div>
        <w:div w:id="1709063262">
          <w:marLeft w:val="640"/>
          <w:marRight w:val="0"/>
          <w:marTop w:val="0"/>
          <w:marBottom w:val="0"/>
          <w:divBdr>
            <w:top w:val="none" w:sz="0" w:space="0" w:color="auto"/>
            <w:left w:val="none" w:sz="0" w:space="0" w:color="auto"/>
            <w:bottom w:val="none" w:sz="0" w:space="0" w:color="auto"/>
            <w:right w:val="none" w:sz="0" w:space="0" w:color="auto"/>
          </w:divBdr>
        </w:div>
        <w:div w:id="1041897901">
          <w:marLeft w:val="640"/>
          <w:marRight w:val="0"/>
          <w:marTop w:val="0"/>
          <w:marBottom w:val="0"/>
          <w:divBdr>
            <w:top w:val="none" w:sz="0" w:space="0" w:color="auto"/>
            <w:left w:val="none" w:sz="0" w:space="0" w:color="auto"/>
            <w:bottom w:val="none" w:sz="0" w:space="0" w:color="auto"/>
            <w:right w:val="none" w:sz="0" w:space="0" w:color="auto"/>
          </w:divBdr>
        </w:div>
        <w:div w:id="844788750">
          <w:marLeft w:val="640"/>
          <w:marRight w:val="0"/>
          <w:marTop w:val="0"/>
          <w:marBottom w:val="0"/>
          <w:divBdr>
            <w:top w:val="none" w:sz="0" w:space="0" w:color="auto"/>
            <w:left w:val="none" w:sz="0" w:space="0" w:color="auto"/>
            <w:bottom w:val="none" w:sz="0" w:space="0" w:color="auto"/>
            <w:right w:val="none" w:sz="0" w:space="0" w:color="auto"/>
          </w:divBdr>
        </w:div>
        <w:div w:id="1086731249">
          <w:marLeft w:val="640"/>
          <w:marRight w:val="0"/>
          <w:marTop w:val="0"/>
          <w:marBottom w:val="0"/>
          <w:divBdr>
            <w:top w:val="none" w:sz="0" w:space="0" w:color="auto"/>
            <w:left w:val="none" w:sz="0" w:space="0" w:color="auto"/>
            <w:bottom w:val="none" w:sz="0" w:space="0" w:color="auto"/>
            <w:right w:val="none" w:sz="0" w:space="0" w:color="auto"/>
          </w:divBdr>
        </w:div>
        <w:div w:id="554779512">
          <w:marLeft w:val="640"/>
          <w:marRight w:val="0"/>
          <w:marTop w:val="0"/>
          <w:marBottom w:val="0"/>
          <w:divBdr>
            <w:top w:val="none" w:sz="0" w:space="0" w:color="auto"/>
            <w:left w:val="none" w:sz="0" w:space="0" w:color="auto"/>
            <w:bottom w:val="none" w:sz="0" w:space="0" w:color="auto"/>
            <w:right w:val="none" w:sz="0" w:space="0" w:color="auto"/>
          </w:divBdr>
        </w:div>
        <w:div w:id="1659842857">
          <w:marLeft w:val="640"/>
          <w:marRight w:val="0"/>
          <w:marTop w:val="0"/>
          <w:marBottom w:val="0"/>
          <w:divBdr>
            <w:top w:val="none" w:sz="0" w:space="0" w:color="auto"/>
            <w:left w:val="none" w:sz="0" w:space="0" w:color="auto"/>
            <w:bottom w:val="none" w:sz="0" w:space="0" w:color="auto"/>
            <w:right w:val="none" w:sz="0" w:space="0" w:color="auto"/>
          </w:divBdr>
        </w:div>
        <w:div w:id="324282363">
          <w:marLeft w:val="640"/>
          <w:marRight w:val="0"/>
          <w:marTop w:val="0"/>
          <w:marBottom w:val="0"/>
          <w:divBdr>
            <w:top w:val="none" w:sz="0" w:space="0" w:color="auto"/>
            <w:left w:val="none" w:sz="0" w:space="0" w:color="auto"/>
            <w:bottom w:val="none" w:sz="0" w:space="0" w:color="auto"/>
            <w:right w:val="none" w:sz="0" w:space="0" w:color="auto"/>
          </w:divBdr>
        </w:div>
        <w:div w:id="338390285">
          <w:marLeft w:val="640"/>
          <w:marRight w:val="0"/>
          <w:marTop w:val="0"/>
          <w:marBottom w:val="0"/>
          <w:divBdr>
            <w:top w:val="none" w:sz="0" w:space="0" w:color="auto"/>
            <w:left w:val="none" w:sz="0" w:space="0" w:color="auto"/>
            <w:bottom w:val="none" w:sz="0" w:space="0" w:color="auto"/>
            <w:right w:val="none" w:sz="0" w:space="0" w:color="auto"/>
          </w:divBdr>
        </w:div>
        <w:div w:id="1347246115">
          <w:marLeft w:val="640"/>
          <w:marRight w:val="0"/>
          <w:marTop w:val="0"/>
          <w:marBottom w:val="0"/>
          <w:divBdr>
            <w:top w:val="none" w:sz="0" w:space="0" w:color="auto"/>
            <w:left w:val="none" w:sz="0" w:space="0" w:color="auto"/>
            <w:bottom w:val="none" w:sz="0" w:space="0" w:color="auto"/>
            <w:right w:val="none" w:sz="0" w:space="0" w:color="auto"/>
          </w:divBdr>
        </w:div>
        <w:div w:id="387655514">
          <w:marLeft w:val="640"/>
          <w:marRight w:val="0"/>
          <w:marTop w:val="0"/>
          <w:marBottom w:val="0"/>
          <w:divBdr>
            <w:top w:val="none" w:sz="0" w:space="0" w:color="auto"/>
            <w:left w:val="none" w:sz="0" w:space="0" w:color="auto"/>
            <w:bottom w:val="none" w:sz="0" w:space="0" w:color="auto"/>
            <w:right w:val="none" w:sz="0" w:space="0" w:color="auto"/>
          </w:divBdr>
        </w:div>
        <w:div w:id="342900485">
          <w:marLeft w:val="640"/>
          <w:marRight w:val="0"/>
          <w:marTop w:val="0"/>
          <w:marBottom w:val="0"/>
          <w:divBdr>
            <w:top w:val="none" w:sz="0" w:space="0" w:color="auto"/>
            <w:left w:val="none" w:sz="0" w:space="0" w:color="auto"/>
            <w:bottom w:val="none" w:sz="0" w:space="0" w:color="auto"/>
            <w:right w:val="none" w:sz="0" w:space="0" w:color="auto"/>
          </w:divBdr>
        </w:div>
        <w:div w:id="155994089">
          <w:marLeft w:val="640"/>
          <w:marRight w:val="0"/>
          <w:marTop w:val="0"/>
          <w:marBottom w:val="0"/>
          <w:divBdr>
            <w:top w:val="none" w:sz="0" w:space="0" w:color="auto"/>
            <w:left w:val="none" w:sz="0" w:space="0" w:color="auto"/>
            <w:bottom w:val="none" w:sz="0" w:space="0" w:color="auto"/>
            <w:right w:val="none" w:sz="0" w:space="0" w:color="auto"/>
          </w:divBdr>
        </w:div>
        <w:div w:id="1724790584">
          <w:marLeft w:val="640"/>
          <w:marRight w:val="0"/>
          <w:marTop w:val="0"/>
          <w:marBottom w:val="0"/>
          <w:divBdr>
            <w:top w:val="none" w:sz="0" w:space="0" w:color="auto"/>
            <w:left w:val="none" w:sz="0" w:space="0" w:color="auto"/>
            <w:bottom w:val="none" w:sz="0" w:space="0" w:color="auto"/>
            <w:right w:val="none" w:sz="0" w:space="0" w:color="auto"/>
          </w:divBdr>
        </w:div>
        <w:div w:id="386808430">
          <w:marLeft w:val="640"/>
          <w:marRight w:val="0"/>
          <w:marTop w:val="0"/>
          <w:marBottom w:val="0"/>
          <w:divBdr>
            <w:top w:val="none" w:sz="0" w:space="0" w:color="auto"/>
            <w:left w:val="none" w:sz="0" w:space="0" w:color="auto"/>
            <w:bottom w:val="none" w:sz="0" w:space="0" w:color="auto"/>
            <w:right w:val="none" w:sz="0" w:space="0" w:color="auto"/>
          </w:divBdr>
        </w:div>
        <w:div w:id="544801571">
          <w:marLeft w:val="640"/>
          <w:marRight w:val="0"/>
          <w:marTop w:val="0"/>
          <w:marBottom w:val="0"/>
          <w:divBdr>
            <w:top w:val="none" w:sz="0" w:space="0" w:color="auto"/>
            <w:left w:val="none" w:sz="0" w:space="0" w:color="auto"/>
            <w:bottom w:val="none" w:sz="0" w:space="0" w:color="auto"/>
            <w:right w:val="none" w:sz="0" w:space="0" w:color="auto"/>
          </w:divBdr>
        </w:div>
        <w:div w:id="516427310">
          <w:marLeft w:val="640"/>
          <w:marRight w:val="0"/>
          <w:marTop w:val="0"/>
          <w:marBottom w:val="0"/>
          <w:divBdr>
            <w:top w:val="none" w:sz="0" w:space="0" w:color="auto"/>
            <w:left w:val="none" w:sz="0" w:space="0" w:color="auto"/>
            <w:bottom w:val="none" w:sz="0" w:space="0" w:color="auto"/>
            <w:right w:val="none" w:sz="0" w:space="0" w:color="auto"/>
          </w:divBdr>
        </w:div>
        <w:div w:id="1558277967">
          <w:marLeft w:val="640"/>
          <w:marRight w:val="0"/>
          <w:marTop w:val="0"/>
          <w:marBottom w:val="0"/>
          <w:divBdr>
            <w:top w:val="none" w:sz="0" w:space="0" w:color="auto"/>
            <w:left w:val="none" w:sz="0" w:space="0" w:color="auto"/>
            <w:bottom w:val="none" w:sz="0" w:space="0" w:color="auto"/>
            <w:right w:val="none" w:sz="0" w:space="0" w:color="auto"/>
          </w:divBdr>
        </w:div>
        <w:div w:id="1955743737">
          <w:marLeft w:val="640"/>
          <w:marRight w:val="0"/>
          <w:marTop w:val="0"/>
          <w:marBottom w:val="0"/>
          <w:divBdr>
            <w:top w:val="none" w:sz="0" w:space="0" w:color="auto"/>
            <w:left w:val="none" w:sz="0" w:space="0" w:color="auto"/>
            <w:bottom w:val="none" w:sz="0" w:space="0" w:color="auto"/>
            <w:right w:val="none" w:sz="0" w:space="0" w:color="auto"/>
          </w:divBdr>
        </w:div>
        <w:div w:id="2118018445">
          <w:marLeft w:val="640"/>
          <w:marRight w:val="0"/>
          <w:marTop w:val="0"/>
          <w:marBottom w:val="0"/>
          <w:divBdr>
            <w:top w:val="none" w:sz="0" w:space="0" w:color="auto"/>
            <w:left w:val="none" w:sz="0" w:space="0" w:color="auto"/>
            <w:bottom w:val="none" w:sz="0" w:space="0" w:color="auto"/>
            <w:right w:val="none" w:sz="0" w:space="0" w:color="auto"/>
          </w:divBdr>
        </w:div>
        <w:div w:id="401830132">
          <w:marLeft w:val="640"/>
          <w:marRight w:val="0"/>
          <w:marTop w:val="0"/>
          <w:marBottom w:val="0"/>
          <w:divBdr>
            <w:top w:val="none" w:sz="0" w:space="0" w:color="auto"/>
            <w:left w:val="none" w:sz="0" w:space="0" w:color="auto"/>
            <w:bottom w:val="none" w:sz="0" w:space="0" w:color="auto"/>
            <w:right w:val="none" w:sz="0" w:space="0" w:color="auto"/>
          </w:divBdr>
        </w:div>
        <w:div w:id="375392294">
          <w:marLeft w:val="640"/>
          <w:marRight w:val="0"/>
          <w:marTop w:val="0"/>
          <w:marBottom w:val="0"/>
          <w:divBdr>
            <w:top w:val="none" w:sz="0" w:space="0" w:color="auto"/>
            <w:left w:val="none" w:sz="0" w:space="0" w:color="auto"/>
            <w:bottom w:val="none" w:sz="0" w:space="0" w:color="auto"/>
            <w:right w:val="none" w:sz="0" w:space="0" w:color="auto"/>
          </w:divBdr>
        </w:div>
      </w:divsChild>
    </w:div>
    <w:div w:id="468207468">
      <w:bodyDiv w:val="1"/>
      <w:marLeft w:val="0"/>
      <w:marRight w:val="0"/>
      <w:marTop w:val="0"/>
      <w:marBottom w:val="0"/>
      <w:divBdr>
        <w:top w:val="none" w:sz="0" w:space="0" w:color="auto"/>
        <w:left w:val="none" w:sz="0" w:space="0" w:color="auto"/>
        <w:bottom w:val="none" w:sz="0" w:space="0" w:color="auto"/>
        <w:right w:val="none" w:sz="0" w:space="0" w:color="auto"/>
      </w:divBdr>
    </w:div>
    <w:div w:id="497576134">
      <w:bodyDiv w:val="1"/>
      <w:marLeft w:val="0"/>
      <w:marRight w:val="0"/>
      <w:marTop w:val="0"/>
      <w:marBottom w:val="0"/>
      <w:divBdr>
        <w:top w:val="none" w:sz="0" w:space="0" w:color="auto"/>
        <w:left w:val="none" w:sz="0" w:space="0" w:color="auto"/>
        <w:bottom w:val="none" w:sz="0" w:space="0" w:color="auto"/>
        <w:right w:val="none" w:sz="0" w:space="0" w:color="auto"/>
      </w:divBdr>
      <w:divsChild>
        <w:div w:id="6375280">
          <w:marLeft w:val="640"/>
          <w:marRight w:val="0"/>
          <w:marTop w:val="0"/>
          <w:marBottom w:val="0"/>
          <w:divBdr>
            <w:top w:val="none" w:sz="0" w:space="0" w:color="auto"/>
            <w:left w:val="none" w:sz="0" w:space="0" w:color="auto"/>
            <w:bottom w:val="none" w:sz="0" w:space="0" w:color="auto"/>
            <w:right w:val="none" w:sz="0" w:space="0" w:color="auto"/>
          </w:divBdr>
        </w:div>
        <w:div w:id="1199590650">
          <w:marLeft w:val="640"/>
          <w:marRight w:val="0"/>
          <w:marTop w:val="0"/>
          <w:marBottom w:val="0"/>
          <w:divBdr>
            <w:top w:val="none" w:sz="0" w:space="0" w:color="auto"/>
            <w:left w:val="none" w:sz="0" w:space="0" w:color="auto"/>
            <w:bottom w:val="none" w:sz="0" w:space="0" w:color="auto"/>
            <w:right w:val="none" w:sz="0" w:space="0" w:color="auto"/>
          </w:divBdr>
        </w:div>
        <w:div w:id="2079008501">
          <w:marLeft w:val="640"/>
          <w:marRight w:val="0"/>
          <w:marTop w:val="0"/>
          <w:marBottom w:val="0"/>
          <w:divBdr>
            <w:top w:val="none" w:sz="0" w:space="0" w:color="auto"/>
            <w:left w:val="none" w:sz="0" w:space="0" w:color="auto"/>
            <w:bottom w:val="none" w:sz="0" w:space="0" w:color="auto"/>
            <w:right w:val="none" w:sz="0" w:space="0" w:color="auto"/>
          </w:divBdr>
        </w:div>
        <w:div w:id="1855874139">
          <w:marLeft w:val="640"/>
          <w:marRight w:val="0"/>
          <w:marTop w:val="0"/>
          <w:marBottom w:val="0"/>
          <w:divBdr>
            <w:top w:val="none" w:sz="0" w:space="0" w:color="auto"/>
            <w:left w:val="none" w:sz="0" w:space="0" w:color="auto"/>
            <w:bottom w:val="none" w:sz="0" w:space="0" w:color="auto"/>
            <w:right w:val="none" w:sz="0" w:space="0" w:color="auto"/>
          </w:divBdr>
        </w:div>
        <w:div w:id="1473328217">
          <w:marLeft w:val="640"/>
          <w:marRight w:val="0"/>
          <w:marTop w:val="0"/>
          <w:marBottom w:val="0"/>
          <w:divBdr>
            <w:top w:val="none" w:sz="0" w:space="0" w:color="auto"/>
            <w:left w:val="none" w:sz="0" w:space="0" w:color="auto"/>
            <w:bottom w:val="none" w:sz="0" w:space="0" w:color="auto"/>
            <w:right w:val="none" w:sz="0" w:space="0" w:color="auto"/>
          </w:divBdr>
        </w:div>
        <w:div w:id="55400259">
          <w:marLeft w:val="640"/>
          <w:marRight w:val="0"/>
          <w:marTop w:val="0"/>
          <w:marBottom w:val="0"/>
          <w:divBdr>
            <w:top w:val="none" w:sz="0" w:space="0" w:color="auto"/>
            <w:left w:val="none" w:sz="0" w:space="0" w:color="auto"/>
            <w:bottom w:val="none" w:sz="0" w:space="0" w:color="auto"/>
            <w:right w:val="none" w:sz="0" w:space="0" w:color="auto"/>
          </w:divBdr>
        </w:div>
        <w:div w:id="213544123">
          <w:marLeft w:val="640"/>
          <w:marRight w:val="0"/>
          <w:marTop w:val="0"/>
          <w:marBottom w:val="0"/>
          <w:divBdr>
            <w:top w:val="none" w:sz="0" w:space="0" w:color="auto"/>
            <w:left w:val="none" w:sz="0" w:space="0" w:color="auto"/>
            <w:bottom w:val="none" w:sz="0" w:space="0" w:color="auto"/>
            <w:right w:val="none" w:sz="0" w:space="0" w:color="auto"/>
          </w:divBdr>
        </w:div>
        <w:div w:id="147475256">
          <w:marLeft w:val="640"/>
          <w:marRight w:val="0"/>
          <w:marTop w:val="0"/>
          <w:marBottom w:val="0"/>
          <w:divBdr>
            <w:top w:val="none" w:sz="0" w:space="0" w:color="auto"/>
            <w:left w:val="none" w:sz="0" w:space="0" w:color="auto"/>
            <w:bottom w:val="none" w:sz="0" w:space="0" w:color="auto"/>
            <w:right w:val="none" w:sz="0" w:space="0" w:color="auto"/>
          </w:divBdr>
        </w:div>
        <w:div w:id="779687472">
          <w:marLeft w:val="640"/>
          <w:marRight w:val="0"/>
          <w:marTop w:val="0"/>
          <w:marBottom w:val="0"/>
          <w:divBdr>
            <w:top w:val="none" w:sz="0" w:space="0" w:color="auto"/>
            <w:left w:val="none" w:sz="0" w:space="0" w:color="auto"/>
            <w:bottom w:val="none" w:sz="0" w:space="0" w:color="auto"/>
            <w:right w:val="none" w:sz="0" w:space="0" w:color="auto"/>
          </w:divBdr>
        </w:div>
        <w:div w:id="7679490">
          <w:marLeft w:val="640"/>
          <w:marRight w:val="0"/>
          <w:marTop w:val="0"/>
          <w:marBottom w:val="0"/>
          <w:divBdr>
            <w:top w:val="none" w:sz="0" w:space="0" w:color="auto"/>
            <w:left w:val="none" w:sz="0" w:space="0" w:color="auto"/>
            <w:bottom w:val="none" w:sz="0" w:space="0" w:color="auto"/>
            <w:right w:val="none" w:sz="0" w:space="0" w:color="auto"/>
          </w:divBdr>
        </w:div>
        <w:div w:id="1110473751">
          <w:marLeft w:val="640"/>
          <w:marRight w:val="0"/>
          <w:marTop w:val="0"/>
          <w:marBottom w:val="0"/>
          <w:divBdr>
            <w:top w:val="none" w:sz="0" w:space="0" w:color="auto"/>
            <w:left w:val="none" w:sz="0" w:space="0" w:color="auto"/>
            <w:bottom w:val="none" w:sz="0" w:space="0" w:color="auto"/>
            <w:right w:val="none" w:sz="0" w:space="0" w:color="auto"/>
          </w:divBdr>
        </w:div>
        <w:div w:id="824973173">
          <w:marLeft w:val="640"/>
          <w:marRight w:val="0"/>
          <w:marTop w:val="0"/>
          <w:marBottom w:val="0"/>
          <w:divBdr>
            <w:top w:val="none" w:sz="0" w:space="0" w:color="auto"/>
            <w:left w:val="none" w:sz="0" w:space="0" w:color="auto"/>
            <w:bottom w:val="none" w:sz="0" w:space="0" w:color="auto"/>
            <w:right w:val="none" w:sz="0" w:space="0" w:color="auto"/>
          </w:divBdr>
        </w:div>
        <w:div w:id="1962570916">
          <w:marLeft w:val="640"/>
          <w:marRight w:val="0"/>
          <w:marTop w:val="0"/>
          <w:marBottom w:val="0"/>
          <w:divBdr>
            <w:top w:val="none" w:sz="0" w:space="0" w:color="auto"/>
            <w:left w:val="none" w:sz="0" w:space="0" w:color="auto"/>
            <w:bottom w:val="none" w:sz="0" w:space="0" w:color="auto"/>
            <w:right w:val="none" w:sz="0" w:space="0" w:color="auto"/>
          </w:divBdr>
        </w:div>
        <w:div w:id="369959449">
          <w:marLeft w:val="640"/>
          <w:marRight w:val="0"/>
          <w:marTop w:val="0"/>
          <w:marBottom w:val="0"/>
          <w:divBdr>
            <w:top w:val="none" w:sz="0" w:space="0" w:color="auto"/>
            <w:left w:val="none" w:sz="0" w:space="0" w:color="auto"/>
            <w:bottom w:val="none" w:sz="0" w:space="0" w:color="auto"/>
            <w:right w:val="none" w:sz="0" w:space="0" w:color="auto"/>
          </w:divBdr>
        </w:div>
        <w:div w:id="298583197">
          <w:marLeft w:val="640"/>
          <w:marRight w:val="0"/>
          <w:marTop w:val="0"/>
          <w:marBottom w:val="0"/>
          <w:divBdr>
            <w:top w:val="none" w:sz="0" w:space="0" w:color="auto"/>
            <w:left w:val="none" w:sz="0" w:space="0" w:color="auto"/>
            <w:bottom w:val="none" w:sz="0" w:space="0" w:color="auto"/>
            <w:right w:val="none" w:sz="0" w:space="0" w:color="auto"/>
          </w:divBdr>
        </w:div>
        <w:div w:id="193659896">
          <w:marLeft w:val="640"/>
          <w:marRight w:val="0"/>
          <w:marTop w:val="0"/>
          <w:marBottom w:val="0"/>
          <w:divBdr>
            <w:top w:val="none" w:sz="0" w:space="0" w:color="auto"/>
            <w:left w:val="none" w:sz="0" w:space="0" w:color="auto"/>
            <w:bottom w:val="none" w:sz="0" w:space="0" w:color="auto"/>
            <w:right w:val="none" w:sz="0" w:space="0" w:color="auto"/>
          </w:divBdr>
        </w:div>
        <w:div w:id="1493790689">
          <w:marLeft w:val="640"/>
          <w:marRight w:val="0"/>
          <w:marTop w:val="0"/>
          <w:marBottom w:val="0"/>
          <w:divBdr>
            <w:top w:val="none" w:sz="0" w:space="0" w:color="auto"/>
            <w:left w:val="none" w:sz="0" w:space="0" w:color="auto"/>
            <w:bottom w:val="none" w:sz="0" w:space="0" w:color="auto"/>
            <w:right w:val="none" w:sz="0" w:space="0" w:color="auto"/>
          </w:divBdr>
        </w:div>
        <w:div w:id="827014888">
          <w:marLeft w:val="640"/>
          <w:marRight w:val="0"/>
          <w:marTop w:val="0"/>
          <w:marBottom w:val="0"/>
          <w:divBdr>
            <w:top w:val="none" w:sz="0" w:space="0" w:color="auto"/>
            <w:left w:val="none" w:sz="0" w:space="0" w:color="auto"/>
            <w:bottom w:val="none" w:sz="0" w:space="0" w:color="auto"/>
            <w:right w:val="none" w:sz="0" w:space="0" w:color="auto"/>
          </w:divBdr>
        </w:div>
        <w:div w:id="2073120189">
          <w:marLeft w:val="640"/>
          <w:marRight w:val="0"/>
          <w:marTop w:val="0"/>
          <w:marBottom w:val="0"/>
          <w:divBdr>
            <w:top w:val="none" w:sz="0" w:space="0" w:color="auto"/>
            <w:left w:val="none" w:sz="0" w:space="0" w:color="auto"/>
            <w:bottom w:val="none" w:sz="0" w:space="0" w:color="auto"/>
            <w:right w:val="none" w:sz="0" w:space="0" w:color="auto"/>
          </w:divBdr>
        </w:div>
        <w:div w:id="166554525">
          <w:marLeft w:val="640"/>
          <w:marRight w:val="0"/>
          <w:marTop w:val="0"/>
          <w:marBottom w:val="0"/>
          <w:divBdr>
            <w:top w:val="none" w:sz="0" w:space="0" w:color="auto"/>
            <w:left w:val="none" w:sz="0" w:space="0" w:color="auto"/>
            <w:bottom w:val="none" w:sz="0" w:space="0" w:color="auto"/>
            <w:right w:val="none" w:sz="0" w:space="0" w:color="auto"/>
          </w:divBdr>
        </w:div>
        <w:div w:id="643319893">
          <w:marLeft w:val="640"/>
          <w:marRight w:val="0"/>
          <w:marTop w:val="0"/>
          <w:marBottom w:val="0"/>
          <w:divBdr>
            <w:top w:val="none" w:sz="0" w:space="0" w:color="auto"/>
            <w:left w:val="none" w:sz="0" w:space="0" w:color="auto"/>
            <w:bottom w:val="none" w:sz="0" w:space="0" w:color="auto"/>
            <w:right w:val="none" w:sz="0" w:space="0" w:color="auto"/>
          </w:divBdr>
        </w:div>
        <w:div w:id="1801532825">
          <w:marLeft w:val="640"/>
          <w:marRight w:val="0"/>
          <w:marTop w:val="0"/>
          <w:marBottom w:val="0"/>
          <w:divBdr>
            <w:top w:val="none" w:sz="0" w:space="0" w:color="auto"/>
            <w:left w:val="none" w:sz="0" w:space="0" w:color="auto"/>
            <w:bottom w:val="none" w:sz="0" w:space="0" w:color="auto"/>
            <w:right w:val="none" w:sz="0" w:space="0" w:color="auto"/>
          </w:divBdr>
        </w:div>
        <w:div w:id="926186797">
          <w:marLeft w:val="640"/>
          <w:marRight w:val="0"/>
          <w:marTop w:val="0"/>
          <w:marBottom w:val="0"/>
          <w:divBdr>
            <w:top w:val="none" w:sz="0" w:space="0" w:color="auto"/>
            <w:left w:val="none" w:sz="0" w:space="0" w:color="auto"/>
            <w:bottom w:val="none" w:sz="0" w:space="0" w:color="auto"/>
            <w:right w:val="none" w:sz="0" w:space="0" w:color="auto"/>
          </w:divBdr>
        </w:div>
        <w:div w:id="1893541983">
          <w:marLeft w:val="640"/>
          <w:marRight w:val="0"/>
          <w:marTop w:val="0"/>
          <w:marBottom w:val="0"/>
          <w:divBdr>
            <w:top w:val="none" w:sz="0" w:space="0" w:color="auto"/>
            <w:left w:val="none" w:sz="0" w:space="0" w:color="auto"/>
            <w:bottom w:val="none" w:sz="0" w:space="0" w:color="auto"/>
            <w:right w:val="none" w:sz="0" w:space="0" w:color="auto"/>
          </w:divBdr>
        </w:div>
        <w:div w:id="1055349079">
          <w:marLeft w:val="640"/>
          <w:marRight w:val="0"/>
          <w:marTop w:val="0"/>
          <w:marBottom w:val="0"/>
          <w:divBdr>
            <w:top w:val="none" w:sz="0" w:space="0" w:color="auto"/>
            <w:left w:val="none" w:sz="0" w:space="0" w:color="auto"/>
            <w:bottom w:val="none" w:sz="0" w:space="0" w:color="auto"/>
            <w:right w:val="none" w:sz="0" w:space="0" w:color="auto"/>
          </w:divBdr>
        </w:div>
        <w:div w:id="858470255">
          <w:marLeft w:val="640"/>
          <w:marRight w:val="0"/>
          <w:marTop w:val="0"/>
          <w:marBottom w:val="0"/>
          <w:divBdr>
            <w:top w:val="none" w:sz="0" w:space="0" w:color="auto"/>
            <w:left w:val="none" w:sz="0" w:space="0" w:color="auto"/>
            <w:bottom w:val="none" w:sz="0" w:space="0" w:color="auto"/>
            <w:right w:val="none" w:sz="0" w:space="0" w:color="auto"/>
          </w:divBdr>
        </w:div>
        <w:div w:id="712778657">
          <w:marLeft w:val="640"/>
          <w:marRight w:val="0"/>
          <w:marTop w:val="0"/>
          <w:marBottom w:val="0"/>
          <w:divBdr>
            <w:top w:val="none" w:sz="0" w:space="0" w:color="auto"/>
            <w:left w:val="none" w:sz="0" w:space="0" w:color="auto"/>
            <w:bottom w:val="none" w:sz="0" w:space="0" w:color="auto"/>
            <w:right w:val="none" w:sz="0" w:space="0" w:color="auto"/>
          </w:divBdr>
        </w:div>
        <w:div w:id="1208764014">
          <w:marLeft w:val="640"/>
          <w:marRight w:val="0"/>
          <w:marTop w:val="0"/>
          <w:marBottom w:val="0"/>
          <w:divBdr>
            <w:top w:val="none" w:sz="0" w:space="0" w:color="auto"/>
            <w:left w:val="none" w:sz="0" w:space="0" w:color="auto"/>
            <w:bottom w:val="none" w:sz="0" w:space="0" w:color="auto"/>
            <w:right w:val="none" w:sz="0" w:space="0" w:color="auto"/>
          </w:divBdr>
        </w:div>
        <w:div w:id="1876427762">
          <w:marLeft w:val="640"/>
          <w:marRight w:val="0"/>
          <w:marTop w:val="0"/>
          <w:marBottom w:val="0"/>
          <w:divBdr>
            <w:top w:val="none" w:sz="0" w:space="0" w:color="auto"/>
            <w:left w:val="none" w:sz="0" w:space="0" w:color="auto"/>
            <w:bottom w:val="none" w:sz="0" w:space="0" w:color="auto"/>
            <w:right w:val="none" w:sz="0" w:space="0" w:color="auto"/>
          </w:divBdr>
        </w:div>
        <w:div w:id="1374846635">
          <w:marLeft w:val="640"/>
          <w:marRight w:val="0"/>
          <w:marTop w:val="0"/>
          <w:marBottom w:val="0"/>
          <w:divBdr>
            <w:top w:val="none" w:sz="0" w:space="0" w:color="auto"/>
            <w:left w:val="none" w:sz="0" w:space="0" w:color="auto"/>
            <w:bottom w:val="none" w:sz="0" w:space="0" w:color="auto"/>
            <w:right w:val="none" w:sz="0" w:space="0" w:color="auto"/>
          </w:divBdr>
        </w:div>
        <w:div w:id="895898448">
          <w:marLeft w:val="640"/>
          <w:marRight w:val="0"/>
          <w:marTop w:val="0"/>
          <w:marBottom w:val="0"/>
          <w:divBdr>
            <w:top w:val="none" w:sz="0" w:space="0" w:color="auto"/>
            <w:left w:val="none" w:sz="0" w:space="0" w:color="auto"/>
            <w:bottom w:val="none" w:sz="0" w:space="0" w:color="auto"/>
            <w:right w:val="none" w:sz="0" w:space="0" w:color="auto"/>
          </w:divBdr>
        </w:div>
        <w:div w:id="672075639">
          <w:marLeft w:val="640"/>
          <w:marRight w:val="0"/>
          <w:marTop w:val="0"/>
          <w:marBottom w:val="0"/>
          <w:divBdr>
            <w:top w:val="none" w:sz="0" w:space="0" w:color="auto"/>
            <w:left w:val="none" w:sz="0" w:space="0" w:color="auto"/>
            <w:bottom w:val="none" w:sz="0" w:space="0" w:color="auto"/>
            <w:right w:val="none" w:sz="0" w:space="0" w:color="auto"/>
          </w:divBdr>
        </w:div>
        <w:div w:id="296105412">
          <w:marLeft w:val="640"/>
          <w:marRight w:val="0"/>
          <w:marTop w:val="0"/>
          <w:marBottom w:val="0"/>
          <w:divBdr>
            <w:top w:val="none" w:sz="0" w:space="0" w:color="auto"/>
            <w:left w:val="none" w:sz="0" w:space="0" w:color="auto"/>
            <w:bottom w:val="none" w:sz="0" w:space="0" w:color="auto"/>
            <w:right w:val="none" w:sz="0" w:space="0" w:color="auto"/>
          </w:divBdr>
        </w:div>
        <w:div w:id="814219349">
          <w:marLeft w:val="640"/>
          <w:marRight w:val="0"/>
          <w:marTop w:val="0"/>
          <w:marBottom w:val="0"/>
          <w:divBdr>
            <w:top w:val="none" w:sz="0" w:space="0" w:color="auto"/>
            <w:left w:val="none" w:sz="0" w:space="0" w:color="auto"/>
            <w:bottom w:val="none" w:sz="0" w:space="0" w:color="auto"/>
            <w:right w:val="none" w:sz="0" w:space="0" w:color="auto"/>
          </w:divBdr>
        </w:div>
        <w:div w:id="2107922977">
          <w:marLeft w:val="640"/>
          <w:marRight w:val="0"/>
          <w:marTop w:val="0"/>
          <w:marBottom w:val="0"/>
          <w:divBdr>
            <w:top w:val="none" w:sz="0" w:space="0" w:color="auto"/>
            <w:left w:val="none" w:sz="0" w:space="0" w:color="auto"/>
            <w:bottom w:val="none" w:sz="0" w:space="0" w:color="auto"/>
            <w:right w:val="none" w:sz="0" w:space="0" w:color="auto"/>
          </w:divBdr>
        </w:div>
        <w:div w:id="1760716187">
          <w:marLeft w:val="640"/>
          <w:marRight w:val="0"/>
          <w:marTop w:val="0"/>
          <w:marBottom w:val="0"/>
          <w:divBdr>
            <w:top w:val="none" w:sz="0" w:space="0" w:color="auto"/>
            <w:left w:val="none" w:sz="0" w:space="0" w:color="auto"/>
            <w:bottom w:val="none" w:sz="0" w:space="0" w:color="auto"/>
            <w:right w:val="none" w:sz="0" w:space="0" w:color="auto"/>
          </w:divBdr>
        </w:div>
        <w:div w:id="1469123846">
          <w:marLeft w:val="640"/>
          <w:marRight w:val="0"/>
          <w:marTop w:val="0"/>
          <w:marBottom w:val="0"/>
          <w:divBdr>
            <w:top w:val="none" w:sz="0" w:space="0" w:color="auto"/>
            <w:left w:val="none" w:sz="0" w:space="0" w:color="auto"/>
            <w:bottom w:val="none" w:sz="0" w:space="0" w:color="auto"/>
            <w:right w:val="none" w:sz="0" w:space="0" w:color="auto"/>
          </w:divBdr>
        </w:div>
        <w:div w:id="1261599453">
          <w:marLeft w:val="640"/>
          <w:marRight w:val="0"/>
          <w:marTop w:val="0"/>
          <w:marBottom w:val="0"/>
          <w:divBdr>
            <w:top w:val="none" w:sz="0" w:space="0" w:color="auto"/>
            <w:left w:val="none" w:sz="0" w:space="0" w:color="auto"/>
            <w:bottom w:val="none" w:sz="0" w:space="0" w:color="auto"/>
            <w:right w:val="none" w:sz="0" w:space="0" w:color="auto"/>
          </w:divBdr>
        </w:div>
        <w:div w:id="1673797324">
          <w:marLeft w:val="640"/>
          <w:marRight w:val="0"/>
          <w:marTop w:val="0"/>
          <w:marBottom w:val="0"/>
          <w:divBdr>
            <w:top w:val="none" w:sz="0" w:space="0" w:color="auto"/>
            <w:left w:val="none" w:sz="0" w:space="0" w:color="auto"/>
            <w:bottom w:val="none" w:sz="0" w:space="0" w:color="auto"/>
            <w:right w:val="none" w:sz="0" w:space="0" w:color="auto"/>
          </w:divBdr>
        </w:div>
        <w:div w:id="1302271091">
          <w:marLeft w:val="640"/>
          <w:marRight w:val="0"/>
          <w:marTop w:val="0"/>
          <w:marBottom w:val="0"/>
          <w:divBdr>
            <w:top w:val="none" w:sz="0" w:space="0" w:color="auto"/>
            <w:left w:val="none" w:sz="0" w:space="0" w:color="auto"/>
            <w:bottom w:val="none" w:sz="0" w:space="0" w:color="auto"/>
            <w:right w:val="none" w:sz="0" w:space="0" w:color="auto"/>
          </w:divBdr>
        </w:div>
        <w:div w:id="264653112">
          <w:marLeft w:val="640"/>
          <w:marRight w:val="0"/>
          <w:marTop w:val="0"/>
          <w:marBottom w:val="0"/>
          <w:divBdr>
            <w:top w:val="none" w:sz="0" w:space="0" w:color="auto"/>
            <w:left w:val="none" w:sz="0" w:space="0" w:color="auto"/>
            <w:bottom w:val="none" w:sz="0" w:space="0" w:color="auto"/>
            <w:right w:val="none" w:sz="0" w:space="0" w:color="auto"/>
          </w:divBdr>
        </w:div>
        <w:div w:id="1996496565">
          <w:marLeft w:val="640"/>
          <w:marRight w:val="0"/>
          <w:marTop w:val="0"/>
          <w:marBottom w:val="0"/>
          <w:divBdr>
            <w:top w:val="none" w:sz="0" w:space="0" w:color="auto"/>
            <w:left w:val="none" w:sz="0" w:space="0" w:color="auto"/>
            <w:bottom w:val="none" w:sz="0" w:space="0" w:color="auto"/>
            <w:right w:val="none" w:sz="0" w:space="0" w:color="auto"/>
          </w:divBdr>
        </w:div>
        <w:div w:id="212817100">
          <w:marLeft w:val="640"/>
          <w:marRight w:val="0"/>
          <w:marTop w:val="0"/>
          <w:marBottom w:val="0"/>
          <w:divBdr>
            <w:top w:val="none" w:sz="0" w:space="0" w:color="auto"/>
            <w:left w:val="none" w:sz="0" w:space="0" w:color="auto"/>
            <w:bottom w:val="none" w:sz="0" w:space="0" w:color="auto"/>
            <w:right w:val="none" w:sz="0" w:space="0" w:color="auto"/>
          </w:divBdr>
        </w:div>
        <w:div w:id="167989293">
          <w:marLeft w:val="640"/>
          <w:marRight w:val="0"/>
          <w:marTop w:val="0"/>
          <w:marBottom w:val="0"/>
          <w:divBdr>
            <w:top w:val="none" w:sz="0" w:space="0" w:color="auto"/>
            <w:left w:val="none" w:sz="0" w:space="0" w:color="auto"/>
            <w:bottom w:val="none" w:sz="0" w:space="0" w:color="auto"/>
            <w:right w:val="none" w:sz="0" w:space="0" w:color="auto"/>
          </w:divBdr>
        </w:div>
        <w:div w:id="327905407">
          <w:marLeft w:val="640"/>
          <w:marRight w:val="0"/>
          <w:marTop w:val="0"/>
          <w:marBottom w:val="0"/>
          <w:divBdr>
            <w:top w:val="none" w:sz="0" w:space="0" w:color="auto"/>
            <w:left w:val="none" w:sz="0" w:space="0" w:color="auto"/>
            <w:bottom w:val="none" w:sz="0" w:space="0" w:color="auto"/>
            <w:right w:val="none" w:sz="0" w:space="0" w:color="auto"/>
          </w:divBdr>
        </w:div>
      </w:divsChild>
    </w:div>
    <w:div w:id="502665343">
      <w:bodyDiv w:val="1"/>
      <w:marLeft w:val="0"/>
      <w:marRight w:val="0"/>
      <w:marTop w:val="0"/>
      <w:marBottom w:val="0"/>
      <w:divBdr>
        <w:top w:val="none" w:sz="0" w:space="0" w:color="auto"/>
        <w:left w:val="none" w:sz="0" w:space="0" w:color="auto"/>
        <w:bottom w:val="none" w:sz="0" w:space="0" w:color="auto"/>
        <w:right w:val="none" w:sz="0" w:space="0" w:color="auto"/>
      </w:divBdr>
      <w:divsChild>
        <w:div w:id="1646545772">
          <w:marLeft w:val="640"/>
          <w:marRight w:val="0"/>
          <w:marTop w:val="0"/>
          <w:marBottom w:val="0"/>
          <w:divBdr>
            <w:top w:val="none" w:sz="0" w:space="0" w:color="auto"/>
            <w:left w:val="none" w:sz="0" w:space="0" w:color="auto"/>
            <w:bottom w:val="none" w:sz="0" w:space="0" w:color="auto"/>
            <w:right w:val="none" w:sz="0" w:space="0" w:color="auto"/>
          </w:divBdr>
        </w:div>
        <w:div w:id="261305065">
          <w:marLeft w:val="640"/>
          <w:marRight w:val="0"/>
          <w:marTop w:val="0"/>
          <w:marBottom w:val="0"/>
          <w:divBdr>
            <w:top w:val="none" w:sz="0" w:space="0" w:color="auto"/>
            <w:left w:val="none" w:sz="0" w:space="0" w:color="auto"/>
            <w:bottom w:val="none" w:sz="0" w:space="0" w:color="auto"/>
            <w:right w:val="none" w:sz="0" w:space="0" w:color="auto"/>
          </w:divBdr>
        </w:div>
        <w:div w:id="1645086748">
          <w:marLeft w:val="640"/>
          <w:marRight w:val="0"/>
          <w:marTop w:val="0"/>
          <w:marBottom w:val="0"/>
          <w:divBdr>
            <w:top w:val="none" w:sz="0" w:space="0" w:color="auto"/>
            <w:left w:val="none" w:sz="0" w:space="0" w:color="auto"/>
            <w:bottom w:val="none" w:sz="0" w:space="0" w:color="auto"/>
            <w:right w:val="none" w:sz="0" w:space="0" w:color="auto"/>
          </w:divBdr>
        </w:div>
        <w:div w:id="1958750758">
          <w:marLeft w:val="640"/>
          <w:marRight w:val="0"/>
          <w:marTop w:val="0"/>
          <w:marBottom w:val="0"/>
          <w:divBdr>
            <w:top w:val="none" w:sz="0" w:space="0" w:color="auto"/>
            <w:left w:val="none" w:sz="0" w:space="0" w:color="auto"/>
            <w:bottom w:val="none" w:sz="0" w:space="0" w:color="auto"/>
            <w:right w:val="none" w:sz="0" w:space="0" w:color="auto"/>
          </w:divBdr>
        </w:div>
        <w:div w:id="455610620">
          <w:marLeft w:val="640"/>
          <w:marRight w:val="0"/>
          <w:marTop w:val="0"/>
          <w:marBottom w:val="0"/>
          <w:divBdr>
            <w:top w:val="none" w:sz="0" w:space="0" w:color="auto"/>
            <w:left w:val="none" w:sz="0" w:space="0" w:color="auto"/>
            <w:bottom w:val="none" w:sz="0" w:space="0" w:color="auto"/>
            <w:right w:val="none" w:sz="0" w:space="0" w:color="auto"/>
          </w:divBdr>
        </w:div>
        <w:div w:id="1683167023">
          <w:marLeft w:val="640"/>
          <w:marRight w:val="0"/>
          <w:marTop w:val="0"/>
          <w:marBottom w:val="0"/>
          <w:divBdr>
            <w:top w:val="none" w:sz="0" w:space="0" w:color="auto"/>
            <w:left w:val="none" w:sz="0" w:space="0" w:color="auto"/>
            <w:bottom w:val="none" w:sz="0" w:space="0" w:color="auto"/>
            <w:right w:val="none" w:sz="0" w:space="0" w:color="auto"/>
          </w:divBdr>
        </w:div>
        <w:div w:id="1047804162">
          <w:marLeft w:val="640"/>
          <w:marRight w:val="0"/>
          <w:marTop w:val="0"/>
          <w:marBottom w:val="0"/>
          <w:divBdr>
            <w:top w:val="none" w:sz="0" w:space="0" w:color="auto"/>
            <w:left w:val="none" w:sz="0" w:space="0" w:color="auto"/>
            <w:bottom w:val="none" w:sz="0" w:space="0" w:color="auto"/>
            <w:right w:val="none" w:sz="0" w:space="0" w:color="auto"/>
          </w:divBdr>
        </w:div>
        <w:div w:id="787049868">
          <w:marLeft w:val="640"/>
          <w:marRight w:val="0"/>
          <w:marTop w:val="0"/>
          <w:marBottom w:val="0"/>
          <w:divBdr>
            <w:top w:val="none" w:sz="0" w:space="0" w:color="auto"/>
            <w:left w:val="none" w:sz="0" w:space="0" w:color="auto"/>
            <w:bottom w:val="none" w:sz="0" w:space="0" w:color="auto"/>
            <w:right w:val="none" w:sz="0" w:space="0" w:color="auto"/>
          </w:divBdr>
        </w:div>
        <w:div w:id="1707755587">
          <w:marLeft w:val="640"/>
          <w:marRight w:val="0"/>
          <w:marTop w:val="0"/>
          <w:marBottom w:val="0"/>
          <w:divBdr>
            <w:top w:val="none" w:sz="0" w:space="0" w:color="auto"/>
            <w:left w:val="none" w:sz="0" w:space="0" w:color="auto"/>
            <w:bottom w:val="none" w:sz="0" w:space="0" w:color="auto"/>
            <w:right w:val="none" w:sz="0" w:space="0" w:color="auto"/>
          </w:divBdr>
        </w:div>
        <w:div w:id="920405949">
          <w:marLeft w:val="640"/>
          <w:marRight w:val="0"/>
          <w:marTop w:val="0"/>
          <w:marBottom w:val="0"/>
          <w:divBdr>
            <w:top w:val="none" w:sz="0" w:space="0" w:color="auto"/>
            <w:left w:val="none" w:sz="0" w:space="0" w:color="auto"/>
            <w:bottom w:val="none" w:sz="0" w:space="0" w:color="auto"/>
            <w:right w:val="none" w:sz="0" w:space="0" w:color="auto"/>
          </w:divBdr>
        </w:div>
        <w:div w:id="847450702">
          <w:marLeft w:val="640"/>
          <w:marRight w:val="0"/>
          <w:marTop w:val="0"/>
          <w:marBottom w:val="0"/>
          <w:divBdr>
            <w:top w:val="none" w:sz="0" w:space="0" w:color="auto"/>
            <w:left w:val="none" w:sz="0" w:space="0" w:color="auto"/>
            <w:bottom w:val="none" w:sz="0" w:space="0" w:color="auto"/>
            <w:right w:val="none" w:sz="0" w:space="0" w:color="auto"/>
          </w:divBdr>
        </w:div>
        <w:div w:id="2040549492">
          <w:marLeft w:val="640"/>
          <w:marRight w:val="0"/>
          <w:marTop w:val="0"/>
          <w:marBottom w:val="0"/>
          <w:divBdr>
            <w:top w:val="none" w:sz="0" w:space="0" w:color="auto"/>
            <w:left w:val="none" w:sz="0" w:space="0" w:color="auto"/>
            <w:bottom w:val="none" w:sz="0" w:space="0" w:color="auto"/>
            <w:right w:val="none" w:sz="0" w:space="0" w:color="auto"/>
          </w:divBdr>
        </w:div>
        <w:div w:id="692850734">
          <w:marLeft w:val="640"/>
          <w:marRight w:val="0"/>
          <w:marTop w:val="0"/>
          <w:marBottom w:val="0"/>
          <w:divBdr>
            <w:top w:val="none" w:sz="0" w:space="0" w:color="auto"/>
            <w:left w:val="none" w:sz="0" w:space="0" w:color="auto"/>
            <w:bottom w:val="none" w:sz="0" w:space="0" w:color="auto"/>
            <w:right w:val="none" w:sz="0" w:space="0" w:color="auto"/>
          </w:divBdr>
        </w:div>
        <w:div w:id="1495802337">
          <w:marLeft w:val="640"/>
          <w:marRight w:val="0"/>
          <w:marTop w:val="0"/>
          <w:marBottom w:val="0"/>
          <w:divBdr>
            <w:top w:val="none" w:sz="0" w:space="0" w:color="auto"/>
            <w:left w:val="none" w:sz="0" w:space="0" w:color="auto"/>
            <w:bottom w:val="none" w:sz="0" w:space="0" w:color="auto"/>
            <w:right w:val="none" w:sz="0" w:space="0" w:color="auto"/>
          </w:divBdr>
        </w:div>
        <w:div w:id="29847461">
          <w:marLeft w:val="640"/>
          <w:marRight w:val="0"/>
          <w:marTop w:val="0"/>
          <w:marBottom w:val="0"/>
          <w:divBdr>
            <w:top w:val="none" w:sz="0" w:space="0" w:color="auto"/>
            <w:left w:val="none" w:sz="0" w:space="0" w:color="auto"/>
            <w:bottom w:val="none" w:sz="0" w:space="0" w:color="auto"/>
            <w:right w:val="none" w:sz="0" w:space="0" w:color="auto"/>
          </w:divBdr>
        </w:div>
        <w:div w:id="274026004">
          <w:marLeft w:val="640"/>
          <w:marRight w:val="0"/>
          <w:marTop w:val="0"/>
          <w:marBottom w:val="0"/>
          <w:divBdr>
            <w:top w:val="none" w:sz="0" w:space="0" w:color="auto"/>
            <w:left w:val="none" w:sz="0" w:space="0" w:color="auto"/>
            <w:bottom w:val="none" w:sz="0" w:space="0" w:color="auto"/>
            <w:right w:val="none" w:sz="0" w:space="0" w:color="auto"/>
          </w:divBdr>
        </w:div>
        <w:div w:id="1216621955">
          <w:marLeft w:val="640"/>
          <w:marRight w:val="0"/>
          <w:marTop w:val="0"/>
          <w:marBottom w:val="0"/>
          <w:divBdr>
            <w:top w:val="none" w:sz="0" w:space="0" w:color="auto"/>
            <w:left w:val="none" w:sz="0" w:space="0" w:color="auto"/>
            <w:bottom w:val="none" w:sz="0" w:space="0" w:color="auto"/>
            <w:right w:val="none" w:sz="0" w:space="0" w:color="auto"/>
          </w:divBdr>
        </w:div>
        <w:div w:id="61684368">
          <w:marLeft w:val="640"/>
          <w:marRight w:val="0"/>
          <w:marTop w:val="0"/>
          <w:marBottom w:val="0"/>
          <w:divBdr>
            <w:top w:val="none" w:sz="0" w:space="0" w:color="auto"/>
            <w:left w:val="none" w:sz="0" w:space="0" w:color="auto"/>
            <w:bottom w:val="none" w:sz="0" w:space="0" w:color="auto"/>
            <w:right w:val="none" w:sz="0" w:space="0" w:color="auto"/>
          </w:divBdr>
        </w:div>
        <w:div w:id="2034185292">
          <w:marLeft w:val="640"/>
          <w:marRight w:val="0"/>
          <w:marTop w:val="0"/>
          <w:marBottom w:val="0"/>
          <w:divBdr>
            <w:top w:val="none" w:sz="0" w:space="0" w:color="auto"/>
            <w:left w:val="none" w:sz="0" w:space="0" w:color="auto"/>
            <w:bottom w:val="none" w:sz="0" w:space="0" w:color="auto"/>
            <w:right w:val="none" w:sz="0" w:space="0" w:color="auto"/>
          </w:divBdr>
        </w:div>
        <w:div w:id="1056202121">
          <w:marLeft w:val="640"/>
          <w:marRight w:val="0"/>
          <w:marTop w:val="0"/>
          <w:marBottom w:val="0"/>
          <w:divBdr>
            <w:top w:val="none" w:sz="0" w:space="0" w:color="auto"/>
            <w:left w:val="none" w:sz="0" w:space="0" w:color="auto"/>
            <w:bottom w:val="none" w:sz="0" w:space="0" w:color="auto"/>
            <w:right w:val="none" w:sz="0" w:space="0" w:color="auto"/>
          </w:divBdr>
        </w:div>
        <w:div w:id="1398893560">
          <w:marLeft w:val="640"/>
          <w:marRight w:val="0"/>
          <w:marTop w:val="0"/>
          <w:marBottom w:val="0"/>
          <w:divBdr>
            <w:top w:val="none" w:sz="0" w:space="0" w:color="auto"/>
            <w:left w:val="none" w:sz="0" w:space="0" w:color="auto"/>
            <w:bottom w:val="none" w:sz="0" w:space="0" w:color="auto"/>
            <w:right w:val="none" w:sz="0" w:space="0" w:color="auto"/>
          </w:divBdr>
        </w:div>
        <w:div w:id="708644550">
          <w:marLeft w:val="640"/>
          <w:marRight w:val="0"/>
          <w:marTop w:val="0"/>
          <w:marBottom w:val="0"/>
          <w:divBdr>
            <w:top w:val="none" w:sz="0" w:space="0" w:color="auto"/>
            <w:left w:val="none" w:sz="0" w:space="0" w:color="auto"/>
            <w:bottom w:val="none" w:sz="0" w:space="0" w:color="auto"/>
            <w:right w:val="none" w:sz="0" w:space="0" w:color="auto"/>
          </w:divBdr>
        </w:div>
        <w:div w:id="1359742665">
          <w:marLeft w:val="640"/>
          <w:marRight w:val="0"/>
          <w:marTop w:val="0"/>
          <w:marBottom w:val="0"/>
          <w:divBdr>
            <w:top w:val="none" w:sz="0" w:space="0" w:color="auto"/>
            <w:left w:val="none" w:sz="0" w:space="0" w:color="auto"/>
            <w:bottom w:val="none" w:sz="0" w:space="0" w:color="auto"/>
            <w:right w:val="none" w:sz="0" w:space="0" w:color="auto"/>
          </w:divBdr>
        </w:div>
        <w:div w:id="714813478">
          <w:marLeft w:val="640"/>
          <w:marRight w:val="0"/>
          <w:marTop w:val="0"/>
          <w:marBottom w:val="0"/>
          <w:divBdr>
            <w:top w:val="none" w:sz="0" w:space="0" w:color="auto"/>
            <w:left w:val="none" w:sz="0" w:space="0" w:color="auto"/>
            <w:bottom w:val="none" w:sz="0" w:space="0" w:color="auto"/>
            <w:right w:val="none" w:sz="0" w:space="0" w:color="auto"/>
          </w:divBdr>
        </w:div>
        <w:div w:id="70154064">
          <w:marLeft w:val="640"/>
          <w:marRight w:val="0"/>
          <w:marTop w:val="0"/>
          <w:marBottom w:val="0"/>
          <w:divBdr>
            <w:top w:val="none" w:sz="0" w:space="0" w:color="auto"/>
            <w:left w:val="none" w:sz="0" w:space="0" w:color="auto"/>
            <w:bottom w:val="none" w:sz="0" w:space="0" w:color="auto"/>
            <w:right w:val="none" w:sz="0" w:space="0" w:color="auto"/>
          </w:divBdr>
        </w:div>
        <w:div w:id="1954284682">
          <w:marLeft w:val="640"/>
          <w:marRight w:val="0"/>
          <w:marTop w:val="0"/>
          <w:marBottom w:val="0"/>
          <w:divBdr>
            <w:top w:val="none" w:sz="0" w:space="0" w:color="auto"/>
            <w:left w:val="none" w:sz="0" w:space="0" w:color="auto"/>
            <w:bottom w:val="none" w:sz="0" w:space="0" w:color="auto"/>
            <w:right w:val="none" w:sz="0" w:space="0" w:color="auto"/>
          </w:divBdr>
        </w:div>
        <w:div w:id="519514168">
          <w:marLeft w:val="640"/>
          <w:marRight w:val="0"/>
          <w:marTop w:val="0"/>
          <w:marBottom w:val="0"/>
          <w:divBdr>
            <w:top w:val="none" w:sz="0" w:space="0" w:color="auto"/>
            <w:left w:val="none" w:sz="0" w:space="0" w:color="auto"/>
            <w:bottom w:val="none" w:sz="0" w:space="0" w:color="auto"/>
            <w:right w:val="none" w:sz="0" w:space="0" w:color="auto"/>
          </w:divBdr>
        </w:div>
        <w:div w:id="1631983337">
          <w:marLeft w:val="640"/>
          <w:marRight w:val="0"/>
          <w:marTop w:val="0"/>
          <w:marBottom w:val="0"/>
          <w:divBdr>
            <w:top w:val="none" w:sz="0" w:space="0" w:color="auto"/>
            <w:left w:val="none" w:sz="0" w:space="0" w:color="auto"/>
            <w:bottom w:val="none" w:sz="0" w:space="0" w:color="auto"/>
            <w:right w:val="none" w:sz="0" w:space="0" w:color="auto"/>
          </w:divBdr>
        </w:div>
        <w:div w:id="1155535832">
          <w:marLeft w:val="640"/>
          <w:marRight w:val="0"/>
          <w:marTop w:val="0"/>
          <w:marBottom w:val="0"/>
          <w:divBdr>
            <w:top w:val="none" w:sz="0" w:space="0" w:color="auto"/>
            <w:left w:val="none" w:sz="0" w:space="0" w:color="auto"/>
            <w:bottom w:val="none" w:sz="0" w:space="0" w:color="auto"/>
            <w:right w:val="none" w:sz="0" w:space="0" w:color="auto"/>
          </w:divBdr>
        </w:div>
        <w:div w:id="1687555086">
          <w:marLeft w:val="640"/>
          <w:marRight w:val="0"/>
          <w:marTop w:val="0"/>
          <w:marBottom w:val="0"/>
          <w:divBdr>
            <w:top w:val="none" w:sz="0" w:space="0" w:color="auto"/>
            <w:left w:val="none" w:sz="0" w:space="0" w:color="auto"/>
            <w:bottom w:val="none" w:sz="0" w:space="0" w:color="auto"/>
            <w:right w:val="none" w:sz="0" w:space="0" w:color="auto"/>
          </w:divBdr>
        </w:div>
        <w:div w:id="1955558937">
          <w:marLeft w:val="640"/>
          <w:marRight w:val="0"/>
          <w:marTop w:val="0"/>
          <w:marBottom w:val="0"/>
          <w:divBdr>
            <w:top w:val="none" w:sz="0" w:space="0" w:color="auto"/>
            <w:left w:val="none" w:sz="0" w:space="0" w:color="auto"/>
            <w:bottom w:val="none" w:sz="0" w:space="0" w:color="auto"/>
            <w:right w:val="none" w:sz="0" w:space="0" w:color="auto"/>
          </w:divBdr>
        </w:div>
        <w:div w:id="142242534">
          <w:marLeft w:val="640"/>
          <w:marRight w:val="0"/>
          <w:marTop w:val="0"/>
          <w:marBottom w:val="0"/>
          <w:divBdr>
            <w:top w:val="none" w:sz="0" w:space="0" w:color="auto"/>
            <w:left w:val="none" w:sz="0" w:space="0" w:color="auto"/>
            <w:bottom w:val="none" w:sz="0" w:space="0" w:color="auto"/>
            <w:right w:val="none" w:sz="0" w:space="0" w:color="auto"/>
          </w:divBdr>
        </w:div>
        <w:div w:id="1446345985">
          <w:marLeft w:val="640"/>
          <w:marRight w:val="0"/>
          <w:marTop w:val="0"/>
          <w:marBottom w:val="0"/>
          <w:divBdr>
            <w:top w:val="none" w:sz="0" w:space="0" w:color="auto"/>
            <w:left w:val="none" w:sz="0" w:space="0" w:color="auto"/>
            <w:bottom w:val="none" w:sz="0" w:space="0" w:color="auto"/>
            <w:right w:val="none" w:sz="0" w:space="0" w:color="auto"/>
          </w:divBdr>
        </w:div>
        <w:div w:id="585580565">
          <w:marLeft w:val="640"/>
          <w:marRight w:val="0"/>
          <w:marTop w:val="0"/>
          <w:marBottom w:val="0"/>
          <w:divBdr>
            <w:top w:val="none" w:sz="0" w:space="0" w:color="auto"/>
            <w:left w:val="none" w:sz="0" w:space="0" w:color="auto"/>
            <w:bottom w:val="none" w:sz="0" w:space="0" w:color="auto"/>
            <w:right w:val="none" w:sz="0" w:space="0" w:color="auto"/>
          </w:divBdr>
        </w:div>
        <w:div w:id="970790135">
          <w:marLeft w:val="640"/>
          <w:marRight w:val="0"/>
          <w:marTop w:val="0"/>
          <w:marBottom w:val="0"/>
          <w:divBdr>
            <w:top w:val="none" w:sz="0" w:space="0" w:color="auto"/>
            <w:left w:val="none" w:sz="0" w:space="0" w:color="auto"/>
            <w:bottom w:val="none" w:sz="0" w:space="0" w:color="auto"/>
            <w:right w:val="none" w:sz="0" w:space="0" w:color="auto"/>
          </w:divBdr>
        </w:div>
        <w:div w:id="824081850">
          <w:marLeft w:val="640"/>
          <w:marRight w:val="0"/>
          <w:marTop w:val="0"/>
          <w:marBottom w:val="0"/>
          <w:divBdr>
            <w:top w:val="none" w:sz="0" w:space="0" w:color="auto"/>
            <w:left w:val="none" w:sz="0" w:space="0" w:color="auto"/>
            <w:bottom w:val="none" w:sz="0" w:space="0" w:color="auto"/>
            <w:right w:val="none" w:sz="0" w:space="0" w:color="auto"/>
          </w:divBdr>
        </w:div>
        <w:div w:id="2070835178">
          <w:marLeft w:val="640"/>
          <w:marRight w:val="0"/>
          <w:marTop w:val="0"/>
          <w:marBottom w:val="0"/>
          <w:divBdr>
            <w:top w:val="none" w:sz="0" w:space="0" w:color="auto"/>
            <w:left w:val="none" w:sz="0" w:space="0" w:color="auto"/>
            <w:bottom w:val="none" w:sz="0" w:space="0" w:color="auto"/>
            <w:right w:val="none" w:sz="0" w:space="0" w:color="auto"/>
          </w:divBdr>
        </w:div>
      </w:divsChild>
    </w:div>
    <w:div w:id="522943840">
      <w:bodyDiv w:val="1"/>
      <w:marLeft w:val="0"/>
      <w:marRight w:val="0"/>
      <w:marTop w:val="0"/>
      <w:marBottom w:val="0"/>
      <w:divBdr>
        <w:top w:val="none" w:sz="0" w:space="0" w:color="auto"/>
        <w:left w:val="none" w:sz="0" w:space="0" w:color="auto"/>
        <w:bottom w:val="none" w:sz="0" w:space="0" w:color="auto"/>
        <w:right w:val="none" w:sz="0" w:space="0" w:color="auto"/>
      </w:divBdr>
      <w:divsChild>
        <w:div w:id="755901680">
          <w:marLeft w:val="0"/>
          <w:marRight w:val="0"/>
          <w:marTop w:val="0"/>
          <w:marBottom w:val="0"/>
          <w:divBdr>
            <w:top w:val="none" w:sz="0" w:space="0" w:color="auto"/>
            <w:left w:val="none" w:sz="0" w:space="0" w:color="auto"/>
            <w:bottom w:val="none" w:sz="0" w:space="0" w:color="auto"/>
            <w:right w:val="none" w:sz="0" w:space="0" w:color="auto"/>
          </w:divBdr>
          <w:divsChild>
            <w:div w:id="1747652934">
              <w:marLeft w:val="0"/>
              <w:marRight w:val="0"/>
              <w:marTop w:val="0"/>
              <w:marBottom w:val="0"/>
              <w:divBdr>
                <w:top w:val="none" w:sz="0" w:space="0" w:color="auto"/>
                <w:left w:val="none" w:sz="0" w:space="0" w:color="auto"/>
                <w:bottom w:val="none" w:sz="0" w:space="0" w:color="auto"/>
                <w:right w:val="none" w:sz="0" w:space="0" w:color="auto"/>
              </w:divBdr>
              <w:divsChild>
                <w:div w:id="136150318">
                  <w:marLeft w:val="0"/>
                  <w:marRight w:val="0"/>
                  <w:marTop w:val="0"/>
                  <w:marBottom w:val="0"/>
                  <w:divBdr>
                    <w:top w:val="none" w:sz="0" w:space="0" w:color="auto"/>
                    <w:left w:val="none" w:sz="0" w:space="0" w:color="auto"/>
                    <w:bottom w:val="none" w:sz="0" w:space="0" w:color="auto"/>
                    <w:right w:val="none" w:sz="0" w:space="0" w:color="auto"/>
                  </w:divBdr>
                  <w:divsChild>
                    <w:div w:id="1724064954">
                      <w:marLeft w:val="0"/>
                      <w:marRight w:val="0"/>
                      <w:marTop w:val="0"/>
                      <w:marBottom w:val="0"/>
                      <w:divBdr>
                        <w:top w:val="none" w:sz="0" w:space="0" w:color="auto"/>
                        <w:left w:val="none" w:sz="0" w:space="0" w:color="auto"/>
                        <w:bottom w:val="none" w:sz="0" w:space="0" w:color="auto"/>
                        <w:right w:val="none" w:sz="0" w:space="0" w:color="auto"/>
                      </w:divBdr>
                      <w:divsChild>
                        <w:div w:id="1174497350">
                          <w:marLeft w:val="0"/>
                          <w:marRight w:val="0"/>
                          <w:marTop w:val="0"/>
                          <w:marBottom w:val="0"/>
                          <w:divBdr>
                            <w:top w:val="none" w:sz="0" w:space="0" w:color="auto"/>
                            <w:left w:val="none" w:sz="0" w:space="0" w:color="auto"/>
                            <w:bottom w:val="none" w:sz="0" w:space="0" w:color="auto"/>
                            <w:right w:val="none" w:sz="0" w:space="0" w:color="auto"/>
                          </w:divBdr>
                          <w:divsChild>
                            <w:div w:id="13157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795663">
      <w:bodyDiv w:val="1"/>
      <w:marLeft w:val="0"/>
      <w:marRight w:val="0"/>
      <w:marTop w:val="0"/>
      <w:marBottom w:val="0"/>
      <w:divBdr>
        <w:top w:val="none" w:sz="0" w:space="0" w:color="auto"/>
        <w:left w:val="none" w:sz="0" w:space="0" w:color="auto"/>
        <w:bottom w:val="none" w:sz="0" w:space="0" w:color="auto"/>
        <w:right w:val="none" w:sz="0" w:space="0" w:color="auto"/>
      </w:divBdr>
      <w:divsChild>
        <w:div w:id="1376546854">
          <w:marLeft w:val="640"/>
          <w:marRight w:val="0"/>
          <w:marTop w:val="0"/>
          <w:marBottom w:val="0"/>
          <w:divBdr>
            <w:top w:val="none" w:sz="0" w:space="0" w:color="auto"/>
            <w:left w:val="none" w:sz="0" w:space="0" w:color="auto"/>
            <w:bottom w:val="none" w:sz="0" w:space="0" w:color="auto"/>
            <w:right w:val="none" w:sz="0" w:space="0" w:color="auto"/>
          </w:divBdr>
        </w:div>
        <w:div w:id="1324776433">
          <w:marLeft w:val="640"/>
          <w:marRight w:val="0"/>
          <w:marTop w:val="0"/>
          <w:marBottom w:val="0"/>
          <w:divBdr>
            <w:top w:val="none" w:sz="0" w:space="0" w:color="auto"/>
            <w:left w:val="none" w:sz="0" w:space="0" w:color="auto"/>
            <w:bottom w:val="none" w:sz="0" w:space="0" w:color="auto"/>
            <w:right w:val="none" w:sz="0" w:space="0" w:color="auto"/>
          </w:divBdr>
        </w:div>
        <w:div w:id="707074142">
          <w:marLeft w:val="640"/>
          <w:marRight w:val="0"/>
          <w:marTop w:val="0"/>
          <w:marBottom w:val="0"/>
          <w:divBdr>
            <w:top w:val="none" w:sz="0" w:space="0" w:color="auto"/>
            <w:left w:val="none" w:sz="0" w:space="0" w:color="auto"/>
            <w:bottom w:val="none" w:sz="0" w:space="0" w:color="auto"/>
            <w:right w:val="none" w:sz="0" w:space="0" w:color="auto"/>
          </w:divBdr>
        </w:div>
        <w:div w:id="1655991275">
          <w:marLeft w:val="640"/>
          <w:marRight w:val="0"/>
          <w:marTop w:val="0"/>
          <w:marBottom w:val="0"/>
          <w:divBdr>
            <w:top w:val="none" w:sz="0" w:space="0" w:color="auto"/>
            <w:left w:val="none" w:sz="0" w:space="0" w:color="auto"/>
            <w:bottom w:val="none" w:sz="0" w:space="0" w:color="auto"/>
            <w:right w:val="none" w:sz="0" w:space="0" w:color="auto"/>
          </w:divBdr>
        </w:div>
        <w:div w:id="1688407244">
          <w:marLeft w:val="640"/>
          <w:marRight w:val="0"/>
          <w:marTop w:val="0"/>
          <w:marBottom w:val="0"/>
          <w:divBdr>
            <w:top w:val="none" w:sz="0" w:space="0" w:color="auto"/>
            <w:left w:val="none" w:sz="0" w:space="0" w:color="auto"/>
            <w:bottom w:val="none" w:sz="0" w:space="0" w:color="auto"/>
            <w:right w:val="none" w:sz="0" w:space="0" w:color="auto"/>
          </w:divBdr>
        </w:div>
        <w:div w:id="1460144567">
          <w:marLeft w:val="640"/>
          <w:marRight w:val="0"/>
          <w:marTop w:val="0"/>
          <w:marBottom w:val="0"/>
          <w:divBdr>
            <w:top w:val="none" w:sz="0" w:space="0" w:color="auto"/>
            <w:left w:val="none" w:sz="0" w:space="0" w:color="auto"/>
            <w:bottom w:val="none" w:sz="0" w:space="0" w:color="auto"/>
            <w:right w:val="none" w:sz="0" w:space="0" w:color="auto"/>
          </w:divBdr>
        </w:div>
        <w:div w:id="536162928">
          <w:marLeft w:val="640"/>
          <w:marRight w:val="0"/>
          <w:marTop w:val="0"/>
          <w:marBottom w:val="0"/>
          <w:divBdr>
            <w:top w:val="none" w:sz="0" w:space="0" w:color="auto"/>
            <w:left w:val="none" w:sz="0" w:space="0" w:color="auto"/>
            <w:bottom w:val="none" w:sz="0" w:space="0" w:color="auto"/>
            <w:right w:val="none" w:sz="0" w:space="0" w:color="auto"/>
          </w:divBdr>
        </w:div>
        <w:div w:id="345981137">
          <w:marLeft w:val="640"/>
          <w:marRight w:val="0"/>
          <w:marTop w:val="0"/>
          <w:marBottom w:val="0"/>
          <w:divBdr>
            <w:top w:val="none" w:sz="0" w:space="0" w:color="auto"/>
            <w:left w:val="none" w:sz="0" w:space="0" w:color="auto"/>
            <w:bottom w:val="none" w:sz="0" w:space="0" w:color="auto"/>
            <w:right w:val="none" w:sz="0" w:space="0" w:color="auto"/>
          </w:divBdr>
        </w:div>
        <w:div w:id="301545653">
          <w:marLeft w:val="640"/>
          <w:marRight w:val="0"/>
          <w:marTop w:val="0"/>
          <w:marBottom w:val="0"/>
          <w:divBdr>
            <w:top w:val="none" w:sz="0" w:space="0" w:color="auto"/>
            <w:left w:val="none" w:sz="0" w:space="0" w:color="auto"/>
            <w:bottom w:val="none" w:sz="0" w:space="0" w:color="auto"/>
            <w:right w:val="none" w:sz="0" w:space="0" w:color="auto"/>
          </w:divBdr>
        </w:div>
        <w:div w:id="1172716696">
          <w:marLeft w:val="640"/>
          <w:marRight w:val="0"/>
          <w:marTop w:val="0"/>
          <w:marBottom w:val="0"/>
          <w:divBdr>
            <w:top w:val="none" w:sz="0" w:space="0" w:color="auto"/>
            <w:left w:val="none" w:sz="0" w:space="0" w:color="auto"/>
            <w:bottom w:val="none" w:sz="0" w:space="0" w:color="auto"/>
            <w:right w:val="none" w:sz="0" w:space="0" w:color="auto"/>
          </w:divBdr>
        </w:div>
        <w:div w:id="609240209">
          <w:marLeft w:val="640"/>
          <w:marRight w:val="0"/>
          <w:marTop w:val="0"/>
          <w:marBottom w:val="0"/>
          <w:divBdr>
            <w:top w:val="none" w:sz="0" w:space="0" w:color="auto"/>
            <w:left w:val="none" w:sz="0" w:space="0" w:color="auto"/>
            <w:bottom w:val="none" w:sz="0" w:space="0" w:color="auto"/>
            <w:right w:val="none" w:sz="0" w:space="0" w:color="auto"/>
          </w:divBdr>
        </w:div>
        <w:div w:id="1103106558">
          <w:marLeft w:val="640"/>
          <w:marRight w:val="0"/>
          <w:marTop w:val="0"/>
          <w:marBottom w:val="0"/>
          <w:divBdr>
            <w:top w:val="none" w:sz="0" w:space="0" w:color="auto"/>
            <w:left w:val="none" w:sz="0" w:space="0" w:color="auto"/>
            <w:bottom w:val="none" w:sz="0" w:space="0" w:color="auto"/>
            <w:right w:val="none" w:sz="0" w:space="0" w:color="auto"/>
          </w:divBdr>
        </w:div>
        <w:div w:id="1992171441">
          <w:marLeft w:val="640"/>
          <w:marRight w:val="0"/>
          <w:marTop w:val="0"/>
          <w:marBottom w:val="0"/>
          <w:divBdr>
            <w:top w:val="none" w:sz="0" w:space="0" w:color="auto"/>
            <w:left w:val="none" w:sz="0" w:space="0" w:color="auto"/>
            <w:bottom w:val="none" w:sz="0" w:space="0" w:color="auto"/>
            <w:right w:val="none" w:sz="0" w:space="0" w:color="auto"/>
          </w:divBdr>
        </w:div>
        <w:div w:id="1806963855">
          <w:marLeft w:val="640"/>
          <w:marRight w:val="0"/>
          <w:marTop w:val="0"/>
          <w:marBottom w:val="0"/>
          <w:divBdr>
            <w:top w:val="none" w:sz="0" w:space="0" w:color="auto"/>
            <w:left w:val="none" w:sz="0" w:space="0" w:color="auto"/>
            <w:bottom w:val="none" w:sz="0" w:space="0" w:color="auto"/>
            <w:right w:val="none" w:sz="0" w:space="0" w:color="auto"/>
          </w:divBdr>
        </w:div>
        <w:div w:id="1814521818">
          <w:marLeft w:val="640"/>
          <w:marRight w:val="0"/>
          <w:marTop w:val="0"/>
          <w:marBottom w:val="0"/>
          <w:divBdr>
            <w:top w:val="none" w:sz="0" w:space="0" w:color="auto"/>
            <w:left w:val="none" w:sz="0" w:space="0" w:color="auto"/>
            <w:bottom w:val="none" w:sz="0" w:space="0" w:color="auto"/>
            <w:right w:val="none" w:sz="0" w:space="0" w:color="auto"/>
          </w:divBdr>
        </w:div>
        <w:div w:id="1853492050">
          <w:marLeft w:val="640"/>
          <w:marRight w:val="0"/>
          <w:marTop w:val="0"/>
          <w:marBottom w:val="0"/>
          <w:divBdr>
            <w:top w:val="none" w:sz="0" w:space="0" w:color="auto"/>
            <w:left w:val="none" w:sz="0" w:space="0" w:color="auto"/>
            <w:bottom w:val="none" w:sz="0" w:space="0" w:color="auto"/>
            <w:right w:val="none" w:sz="0" w:space="0" w:color="auto"/>
          </w:divBdr>
        </w:div>
        <w:div w:id="338891808">
          <w:marLeft w:val="640"/>
          <w:marRight w:val="0"/>
          <w:marTop w:val="0"/>
          <w:marBottom w:val="0"/>
          <w:divBdr>
            <w:top w:val="none" w:sz="0" w:space="0" w:color="auto"/>
            <w:left w:val="none" w:sz="0" w:space="0" w:color="auto"/>
            <w:bottom w:val="none" w:sz="0" w:space="0" w:color="auto"/>
            <w:right w:val="none" w:sz="0" w:space="0" w:color="auto"/>
          </w:divBdr>
        </w:div>
        <w:div w:id="1615357274">
          <w:marLeft w:val="640"/>
          <w:marRight w:val="0"/>
          <w:marTop w:val="0"/>
          <w:marBottom w:val="0"/>
          <w:divBdr>
            <w:top w:val="none" w:sz="0" w:space="0" w:color="auto"/>
            <w:left w:val="none" w:sz="0" w:space="0" w:color="auto"/>
            <w:bottom w:val="none" w:sz="0" w:space="0" w:color="auto"/>
            <w:right w:val="none" w:sz="0" w:space="0" w:color="auto"/>
          </w:divBdr>
        </w:div>
        <w:div w:id="1383990069">
          <w:marLeft w:val="640"/>
          <w:marRight w:val="0"/>
          <w:marTop w:val="0"/>
          <w:marBottom w:val="0"/>
          <w:divBdr>
            <w:top w:val="none" w:sz="0" w:space="0" w:color="auto"/>
            <w:left w:val="none" w:sz="0" w:space="0" w:color="auto"/>
            <w:bottom w:val="none" w:sz="0" w:space="0" w:color="auto"/>
            <w:right w:val="none" w:sz="0" w:space="0" w:color="auto"/>
          </w:divBdr>
        </w:div>
        <w:div w:id="1349939895">
          <w:marLeft w:val="640"/>
          <w:marRight w:val="0"/>
          <w:marTop w:val="0"/>
          <w:marBottom w:val="0"/>
          <w:divBdr>
            <w:top w:val="none" w:sz="0" w:space="0" w:color="auto"/>
            <w:left w:val="none" w:sz="0" w:space="0" w:color="auto"/>
            <w:bottom w:val="none" w:sz="0" w:space="0" w:color="auto"/>
            <w:right w:val="none" w:sz="0" w:space="0" w:color="auto"/>
          </w:divBdr>
        </w:div>
        <w:div w:id="1507356363">
          <w:marLeft w:val="640"/>
          <w:marRight w:val="0"/>
          <w:marTop w:val="0"/>
          <w:marBottom w:val="0"/>
          <w:divBdr>
            <w:top w:val="none" w:sz="0" w:space="0" w:color="auto"/>
            <w:left w:val="none" w:sz="0" w:space="0" w:color="auto"/>
            <w:bottom w:val="none" w:sz="0" w:space="0" w:color="auto"/>
            <w:right w:val="none" w:sz="0" w:space="0" w:color="auto"/>
          </w:divBdr>
        </w:div>
        <w:div w:id="698240055">
          <w:marLeft w:val="640"/>
          <w:marRight w:val="0"/>
          <w:marTop w:val="0"/>
          <w:marBottom w:val="0"/>
          <w:divBdr>
            <w:top w:val="none" w:sz="0" w:space="0" w:color="auto"/>
            <w:left w:val="none" w:sz="0" w:space="0" w:color="auto"/>
            <w:bottom w:val="none" w:sz="0" w:space="0" w:color="auto"/>
            <w:right w:val="none" w:sz="0" w:space="0" w:color="auto"/>
          </w:divBdr>
        </w:div>
        <w:div w:id="268509668">
          <w:marLeft w:val="640"/>
          <w:marRight w:val="0"/>
          <w:marTop w:val="0"/>
          <w:marBottom w:val="0"/>
          <w:divBdr>
            <w:top w:val="none" w:sz="0" w:space="0" w:color="auto"/>
            <w:left w:val="none" w:sz="0" w:space="0" w:color="auto"/>
            <w:bottom w:val="none" w:sz="0" w:space="0" w:color="auto"/>
            <w:right w:val="none" w:sz="0" w:space="0" w:color="auto"/>
          </w:divBdr>
        </w:div>
        <w:div w:id="894317722">
          <w:marLeft w:val="640"/>
          <w:marRight w:val="0"/>
          <w:marTop w:val="0"/>
          <w:marBottom w:val="0"/>
          <w:divBdr>
            <w:top w:val="none" w:sz="0" w:space="0" w:color="auto"/>
            <w:left w:val="none" w:sz="0" w:space="0" w:color="auto"/>
            <w:bottom w:val="none" w:sz="0" w:space="0" w:color="auto"/>
            <w:right w:val="none" w:sz="0" w:space="0" w:color="auto"/>
          </w:divBdr>
        </w:div>
        <w:div w:id="1032612592">
          <w:marLeft w:val="640"/>
          <w:marRight w:val="0"/>
          <w:marTop w:val="0"/>
          <w:marBottom w:val="0"/>
          <w:divBdr>
            <w:top w:val="none" w:sz="0" w:space="0" w:color="auto"/>
            <w:left w:val="none" w:sz="0" w:space="0" w:color="auto"/>
            <w:bottom w:val="none" w:sz="0" w:space="0" w:color="auto"/>
            <w:right w:val="none" w:sz="0" w:space="0" w:color="auto"/>
          </w:divBdr>
        </w:div>
        <w:div w:id="427314414">
          <w:marLeft w:val="640"/>
          <w:marRight w:val="0"/>
          <w:marTop w:val="0"/>
          <w:marBottom w:val="0"/>
          <w:divBdr>
            <w:top w:val="none" w:sz="0" w:space="0" w:color="auto"/>
            <w:left w:val="none" w:sz="0" w:space="0" w:color="auto"/>
            <w:bottom w:val="none" w:sz="0" w:space="0" w:color="auto"/>
            <w:right w:val="none" w:sz="0" w:space="0" w:color="auto"/>
          </w:divBdr>
        </w:div>
        <w:div w:id="1172331663">
          <w:marLeft w:val="640"/>
          <w:marRight w:val="0"/>
          <w:marTop w:val="0"/>
          <w:marBottom w:val="0"/>
          <w:divBdr>
            <w:top w:val="none" w:sz="0" w:space="0" w:color="auto"/>
            <w:left w:val="none" w:sz="0" w:space="0" w:color="auto"/>
            <w:bottom w:val="none" w:sz="0" w:space="0" w:color="auto"/>
            <w:right w:val="none" w:sz="0" w:space="0" w:color="auto"/>
          </w:divBdr>
        </w:div>
        <w:div w:id="362679443">
          <w:marLeft w:val="640"/>
          <w:marRight w:val="0"/>
          <w:marTop w:val="0"/>
          <w:marBottom w:val="0"/>
          <w:divBdr>
            <w:top w:val="none" w:sz="0" w:space="0" w:color="auto"/>
            <w:left w:val="none" w:sz="0" w:space="0" w:color="auto"/>
            <w:bottom w:val="none" w:sz="0" w:space="0" w:color="auto"/>
            <w:right w:val="none" w:sz="0" w:space="0" w:color="auto"/>
          </w:divBdr>
        </w:div>
        <w:div w:id="904221847">
          <w:marLeft w:val="640"/>
          <w:marRight w:val="0"/>
          <w:marTop w:val="0"/>
          <w:marBottom w:val="0"/>
          <w:divBdr>
            <w:top w:val="none" w:sz="0" w:space="0" w:color="auto"/>
            <w:left w:val="none" w:sz="0" w:space="0" w:color="auto"/>
            <w:bottom w:val="none" w:sz="0" w:space="0" w:color="auto"/>
            <w:right w:val="none" w:sz="0" w:space="0" w:color="auto"/>
          </w:divBdr>
        </w:div>
        <w:div w:id="2141485400">
          <w:marLeft w:val="640"/>
          <w:marRight w:val="0"/>
          <w:marTop w:val="0"/>
          <w:marBottom w:val="0"/>
          <w:divBdr>
            <w:top w:val="none" w:sz="0" w:space="0" w:color="auto"/>
            <w:left w:val="none" w:sz="0" w:space="0" w:color="auto"/>
            <w:bottom w:val="none" w:sz="0" w:space="0" w:color="auto"/>
            <w:right w:val="none" w:sz="0" w:space="0" w:color="auto"/>
          </w:divBdr>
        </w:div>
        <w:div w:id="1650552616">
          <w:marLeft w:val="640"/>
          <w:marRight w:val="0"/>
          <w:marTop w:val="0"/>
          <w:marBottom w:val="0"/>
          <w:divBdr>
            <w:top w:val="none" w:sz="0" w:space="0" w:color="auto"/>
            <w:left w:val="none" w:sz="0" w:space="0" w:color="auto"/>
            <w:bottom w:val="none" w:sz="0" w:space="0" w:color="auto"/>
            <w:right w:val="none" w:sz="0" w:space="0" w:color="auto"/>
          </w:divBdr>
        </w:div>
        <w:div w:id="1535003732">
          <w:marLeft w:val="640"/>
          <w:marRight w:val="0"/>
          <w:marTop w:val="0"/>
          <w:marBottom w:val="0"/>
          <w:divBdr>
            <w:top w:val="none" w:sz="0" w:space="0" w:color="auto"/>
            <w:left w:val="none" w:sz="0" w:space="0" w:color="auto"/>
            <w:bottom w:val="none" w:sz="0" w:space="0" w:color="auto"/>
            <w:right w:val="none" w:sz="0" w:space="0" w:color="auto"/>
          </w:divBdr>
        </w:div>
        <w:div w:id="1982270215">
          <w:marLeft w:val="640"/>
          <w:marRight w:val="0"/>
          <w:marTop w:val="0"/>
          <w:marBottom w:val="0"/>
          <w:divBdr>
            <w:top w:val="none" w:sz="0" w:space="0" w:color="auto"/>
            <w:left w:val="none" w:sz="0" w:space="0" w:color="auto"/>
            <w:bottom w:val="none" w:sz="0" w:space="0" w:color="auto"/>
            <w:right w:val="none" w:sz="0" w:space="0" w:color="auto"/>
          </w:divBdr>
        </w:div>
        <w:div w:id="997919781">
          <w:marLeft w:val="640"/>
          <w:marRight w:val="0"/>
          <w:marTop w:val="0"/>
          <w:marBottom w:val="0"/>
          <w:divBdr>
            <w:top w:val="none" w:sz="0" w:space="0" w:color="auto"/>
            <w:left w:val="none" w:sz="0" w:space="0" w:color="auto"/>
            <w:bottom w:val="none" w:sz="0" w:space="0" w:color="auto"/>
            <w:right w:val="none" w:sz="0" w:space="0" w:color="auto"/>
          </w:divBdr>
        </w:div>
        <w:div w:id="865951041">
          <w:marLeft w:val="640"/>
          <w:marRight w:val="0"/>
          <w:marTop w:val="0"/>
          <w:marBottom w:val="0"/>
          <w:divBdr>
            <w:top w:val="none" w:sz="0" w:space="0" w:color="auto"/>
            <w:left w:val="none" w:sz="0" w:space="0" w:color="auto"/>
            <w:bottom w:val="none" w:sz="0" w:space="0" w:color="auto"/>
            <w:right w:val="none" w:sz="0" w:space="0" w:color="auto"/>
          </w:divBdr>
        </w:div>
        <w:div w:id="2142532474">
          <w:marLeft w:val="640"/>
          <w:marRight w:val="0"/>
          <w:marTop w:val="0"/>
          <w:marBottom w:val="0"/>
          <w:divBdr>
            <w:top w:val="none" w:sz="0" w:space="0" w:color="auto"/>
            <w:left w:val="none" w:sz="0" w:space="0" w:color="auto"/>
            <w:bottom w:val="none" w:sz="0" w:space="0" w:color="auto"/>
            <w:right w:val="none" w:sz="0" w:space="0" w:color="auto"/>
          </w:divBdr>
        </w:div>
        <w:div w:id="1534994541">
          <w:marLeft w:val="640"/>
          <w:marRight w:val="0"/>
          <w:marTop w:val="0"/>
          <w:marBottom w:val="0"/>
          <w:divBdr>
            <w:top w:val="none" w:sz="0" w:space="0" w:color="auto"/>
            <w:left w:val="none" w:sz="0" w:space="0" w:color="auto"/>
            <w:bottom w:val="none" w:sz="0" w:space="0" w:color="auto"/>
            <w:right w:val="none" w:sz="0" w:space="0" w:color="auto"/>
          </w:divBdr>
        </w:div>
        <w:div w:id="804585481">
          <w:marLeft w:val="640"/>
          <w:marRight w:val="0"/>
          <w:marTop w:val="0"/>
          <w:marBottom w:val="0"/>
          <w:divBdr>
            <w:top w:val="none" w:sz="0" w:space="0" w:color="auto"/>
            <w:left w:val="none" w:sz="0" w:space="0" w:color="auto"/>
            <w:bottom w:val="none" w:sz="0" w:space="0" w:color="auto"/>
            <w:right w:val="none" w:sz="0" w:space="0" w:color="auto"/>
          </w:divBdr>
        </w:div>
      </w:divsChild>
    </w:div>
    <w:div w:id="546452477">
      <w:bodyDiv w:val="1"/>
      <w:marLeft w:val="0"/>
      <w:marRight w:val="0"/>
      <w:marTop w:val="0"/>
      <w:marBottom w:val="0"/>
      <w:divBdr>
        <w:top w:val="none" w:sz="0" w:space="0" w:color="auto"/>
        <w:left w:val="none" w:sz="0" w:space="0" w:color="auto"/>
        <w:bottom w:val="none" w:sz="0" w:space="0" w:color="auto"/>
        <w:right w:val="none" w:sz="0" w:space="0" w:color="auto"/>
      </w:divBdr>
      <w:divsChild>
        <w:div w:id="1882938020">
          <w:marLeft w:val="640"/>
          <w:marRight w:val="0"/>
          <w:marTop w:val="0"/>
          <w:marBottom w:val="0"/>
          <w:divBdr>
            <w:top w:val="none" w:sz="0" w:space="0" w:color="auto"/>
            <w:left w:val="none" w:sz="0" w:space="0" w:color="auto"/>
            <w:bottom w:val="none" w:sz="0" w:space="0" w:color="auto"/>
            <w:right w:val="none" w:sz="0" w:space="0" w:color="auto"/>
          </w:divBdr>
        </w:div>
        <w:div w:id="623344876">
          <w:marLeft w:val="640"/>
          <w:marRight w:val="0"/>
          <w:marTop w:val="0"/>
          <w:marBottom w:val="0"/>
          <w:divBdr>
            <w:top w:val="none" w:sz="0" w:space="0" w:color="auto"/>
            <w:left w:val="none" w:sz="0" w:space="0" w:color="auto"/>
            <w:bottom w:val="none" w:sz="0" w:space="0" w:color="auto"/>
            <w:right w:val="none" w:sz="0" w:space="0" w:color="auto"/>
          </w:divBdr>
        </w:div>
        <w:div w:id="1260605791">
          <w:marLeft w:val="640"/>
          <w:marRight w:val="0"/>
          <w:marTop w:val="0"/>
          <w:marBottom w:val="0"/>
          <w:divBdr>
            <w:top w:val="none" w:sz="0" w:space="0" w:color="auto"/>
            <w:left w:val="none" w:sz="0" w:space="0" w:color="auto"/>
            <w:bottom w:val="none" w:sz="0" w:space="0" w:color="auto"/>
            <w:right w:val="none" w:sz="0" w:space="0" w:color="auto"/>
          </w:divBdr>
        </w:div>
        <w:div w:id="884831228">
          <w:marLeft w:val="640"/>
          <w:marRight w:val="0"/>
          <w:marTop w:val="0"/>
          <w:marBottom w:val="0"/>
          <w:divBdr>
            <w:top w:val="none" w:sz="0" w:space="0" w:color="auto"/>
            <w:left w:val="none" w:sz="0" w:space="0" w:color="auto"/>
            <w:bottom w:val="none" w:sz="0" w:space="0" w:color="auto"/>
            <w:right w:val="none" w:sz="0" w:space="0" w:color="auto"/>
          </w:divBdr>
        </w:div>
        <w:div w:id="1541740537">
          <w:marLeft w:val="640"/>
          <w:marRight w:val="0"/>
          <w:marTop w:val="0"/>
          <w:marBottom w:val="0"/>
          <w:divBdr>
            <w:top w:val="none" w:sz="0" w:space="0" w:color="auto"/>
            <w:left w:val="none" w:sz="0" w:space="0" w:color="auto"/>
            <w:bottom w:val="none" w:sz="0" w:space="0" w:color="auto"/>
            <w:right w:val="none" w:sz="0" w:space="0" w:color="auto"/>
          </w:divBdr>
        </w:div>
        <w:div w:id="1538811996">
          <w:marLeft w:val="640"/>
          <w:marRight w:val="0"/>
          <w:marTop w:val="0"/>
          <w:marBottom w:val="0"/>
          <w:divBdr>
            <w:top w:val="none" w:sz="0" w:space="0" w:color="auto"/>
            <w:left w:val="none" w:sz="0" w:space="0" w:color="auto"/>
            <w:bottom w:val="none" w:sz="0" w:space="0" w:color="auto"/>
            <w:right w:val="none" w:sz="0" w:space="0" w:color="auto"/>
          </w:divBdr>
        </w:div>
        <w:div w:id="642004864">
          <w:marLeft w:val="640"/>
          <w:marRight w:val="0"/>
          <w:marTop w:val="0"/>
          <w:marBottom w:val="0"/>
          <w:divBdr>
            <w:top w:val="none" w:sz="0" w:space="0" w:color="auto"/>
            <w:left w:val="none" w:sz="0" w:space="0" w:color="auto"/>
            <w:bottom w:val="none" w:sz="0" w:space="0" w:color="auto"/>
            <w:right w:val="none" w:sz="0" w:space="0" w:color="auto"/>
          </w:divBdr>
        </w:div>
        <w:div w:id="621694844">
          <w:marLeft w:val="640"/>
          <w:marRight w:val="0"/>
          <w:marTop w:val="0"/>
          <w:marBottom w:val="0"/>
          <w:divBdr>
            <w:top w:val="none" w:sz="0" w:space="0" w:color="auto"/>
            <w:left w:val="none" w:sz="0" w:space="0" w:color="auto"/>
            <w:bottom w:val="none" w:sz="0" w:space="0" w:color="auto"/>
            <w:right w:val="none" w:sz="0" w:space="0" w:color="auto"/>
          </w:divBdr>
        </w:div>
        <w:div w:id="500312732">
          <w:marLeft w:val="640"/>
          <w:marRight w:val="0"/>
          <w:marTop w:val="0"/>
          <w:marBottom w:val="0"/>
          <w:divBdr>
            <w:top w:val="none" w:sz="0" w:space="0" w:color="auto"/>
            <w:left w:val="none" w:sz="0" w:space="0" w:color="auto"/>
            <w:bottom w:val="none" w:sz="0" w:space="0" w:color="auto"/>
            <w:right w:val="none" w:sz="0" w:space="0" w:color="auto"/>
          </w:divBdr>
        </w:div>
        <w:div w:id="2033727293">
          <w:marLeft w:val="640"/>
          <w:marRight w:val="0"/>
          <w:marTop w:val="0"/>
          <w:marBottom w:val="0"/>
          <w:divBdr>
            <w:top w:val="none" w:sz="0" w:space="0" w:color="auto"/>
            <w:left w:val="none" w:sz="0" w:space="0" w:color="auto"/>
            <w:bottom w:val="none" w:sz="0" w:space="0" w:color="auto"/>
            <w:right w:val="none" w:sz="0" w:space="0" w:color="auto"/>
          </w:divBdr>
        </w:div>
        <w:div w:id="280842947">
          <w:marLeft w:val="640"/>
          <w:marRight w:val="0"/>
          <w:marTop w:val="0"/>
          <w:marBottom w:val="0"/>
          <w:divBdr>
            <w:top w:val="none" w:sz="0" w:space="0" w:color="auto"/>
            <w:left w:val="none" w:sz="0" w:space="0" w:color="auto"/>
            <w:bottom w:val="none" w:sz="0" w:space="0" w:color="auto"/>
            <w:right w:val="none" w:sz="0" w:space="0" w:color="auto"/>
          </w:divBdr>
        </w:div>
        <w:div w:id="519243858">
          <w:marLeft w:val="640"/>
          <w:marRight w:val="0"/>
          <w:marTop w:val="0"/>
          <w:marBottom w:val="0"/>
          <w:divBdr>
            <w:top w:val="none" w:sz="0" w:space="0" w:color="auto"/>
            <w:left w:val="none" w:sz="0" w:space="0" w:color="auto"/>
            <w:bottom w:val="none" w:sz="0" w:space="0" w:color="auto"/>
            <w:right w:val="none" w:sz="0" w:space="0" w:color="auto"/>
          </w:divBdr>
        </w:div>
        <w:div w:id="830368716">
          <w:marLeft w:val="640"/>
          <w:marRight w:val="0"/>
          <w:marTop w:val="0"/>
          <w:marBottom w:val="0"/>
          <w:divBdr>
            <w:top w:val="none" w:sz="0" w:space="0" w:color="auto"/>
            <w:left w:val="none" w:sz="0" w:space="0" w:color="auto"/>
            <w:bottom w:val="none" w:sz="0" w:space="0" w:color="auto"/>
            <w:right w:val="none" w:sz="0" w:space="0" w:color="auto"/>
          </w:divBdr>
        </w:div>
        <w:div w:id="184832277">
          <w:marLeft w:val="640"/>
          <w:marRight w:val="0"/>
          <w:marTop w:val="0"/>
          <w:marBottom w:val="0"/>
          <w:divBdr>
            <w:top w:val="none" w:sz="0" w:space="0" w:color="auto"/>
            <w:left w:val="none" w:sz="0" w:space="0" w:color="auto"/>
            <w:bottom w:val="none" w:sz="0" w:space="0" w:color="auto"/>
            <w:right w:val="none" w:sz="0" w:space="0" w:color="auto"/>
          </w:divBdr>
        </w:div>
        <w:div w:id="278804717">
          <w:marLeft w:val="640"/>
          <w:marRight w:val="0"/>
          <w:marTop w:val="0"/>
          <w:marBottom w:val="0"/>
          <w:divBdr>
            <w:top w:val="none" w:sz="0" w:space="0" w:color="auto"/>
            <w:left w:val="none" w:sz="0" w:space="0" w:color="auto"/>
            <w:bottom w:val="none" w:sz="0" w:space="0" w:color="auto"/>
            <w:right w:val="none" w:sz="0" w:space="0" w:color="auto"/>
          </w:divBdr>
        </w:div>
        <w:div w:id="1416974983">
          <w:marLeft w:val="640"/>
          <w:marRight w:val="0"/>
          <w:marTop w:val="0"/>
          <w:marBottom w:val="0"/>
          <w:divBdr>
            <w:top w:val="none" w:sz="0" w:space="0" w:color="auto"/>
            <w:left w:val="none" w:sz="0" w:space="0" w:color="auto"/>
            <w:bottom w:val="none" w:sz="0" w:space="0" w:color="auto"/>
            <w:right w:val="none" w:sz="0" w:space="0" w:color="auto"/>
          </w:divBdr>
        </w:div>
        <w:div w:id="1678076507">
          <w:marLeft w:val="640"/>
          <w:marRight w:val="0"/>
          <w:marTop w:val="0"/>
          <w:marBottom w:val="0"/>
          <w:divBdr>
            <w:top w:val="none" w:sz="0" w:space="0" w:color="auto"/>
            <w:left w:val="none" w:sz="0" w:space="0" w:color="auto"/>
            <w:bottom w:val="none" w:sz="0" w:space="0" w:color="auto"/>
            <w:right w:val="none" w:sz="0" w:space="0" w:color="auto"/>
          </w:divBdr>
        </w:div>
        <w:div w:id="1726955223">
          <w:marLeft w:val="640"/>
          <w:marRight w:val="0"/>
          <w:marTop w:val="0"/>
          <w:marBottom w:val="0"/>
          <w:divBdr>
            <w:top w:val="none" w:sz="0" w:space="0" w:color="auto"/>
            <w:left w:val="none" w:sz="0" w:space="0" w:color="auto"/>
            <w:bottom w:val="none" w:sz="0" w:space="0" w:color="auto"/>
            <w:right w:val="none" w:sz="0" w:space="0" w:color="auto"/>
          </w:divBdr>
        </w:div>
        <w:div w:id="91367553">
          <w:marLeft w:val="640"/>
          <w:marRight w:val="0"/>
          <w:marTop w:val="0"/>
          <w:marBottom w:val="0"/>
          <w:divBdr>
            <w:top w:val="none" w:sz="0" w:space="0" w:color="auto"/>
            <w:left w:val="none" w:sz="0" w:space="0" w:color="auto"/>
            <w:bottom w:val="none" w:sz="0" w:space="0" w:color="auto"/>
            <w:right w:val="none" w:sz="0" w:space="0" w:color="auto"/>
          </w:divBdr>
        </w:div>
        <w:div w:id="511529701">
          <w:marLeft w:val="640"/>
          <w:marRight w:val="0"/>
          <w:marTop w:val="0"/>
          <w:marBottom w:val="0"/>
          <w:divBdr>
            <w:top w:val="none" w:sz="0" w:space="0" w:color="auto"/>
            <w:left w:val="none" w:sz="0" w:space="0" w:color="auto"/>
            <w:bottom w:val="none" w:sz="0" w:space="0" w:color="auto"/>
            <w:right w:val="none" w:sz="0" w:space="0" w:color="auto"/>
          </w:divBdr>
        </w:div>
        <w:div w:id="1698892816">
          <w:marLeft w:val="640"/>
          <w:marRight w:val="0"/>
          <w:marTop w:val="0"/>
          <w:marBottom w:val="0"/>
          <w:divBdr>
            <w:top w:val="none" w:sz="0" w:space="0" w:color="auto"/>
            <w:left w:val="none" w:sz="0" w:space="0" w:color="auto"/>
            <w:bottom w:val="none" w:sz="0" w:space="0" w:color="auto"/>
            <w:right w:val="none" w:sz="0" w:space="0" w:color="auto"/>
          </w:divBdr>
        </w:div>
        <w:div w:id="1082800067">
          <w:marLeft w:val="640"/>
          <w:marRight w:val="0"/>
          <w:marTop w:val="0"/>
          <w:marBottom w:val="0"/>
          <w:divBdr>
            <w:top w:val="none" w:sz="0" w:space="0" w:color="auto"/>
            <w:left w:val="none" w:sz="0" w:space="0" w:color="auto"/>
            <w:bottom w:val="none" w:sz="0" w:space="0" w:color="auto"/>
            <w:right w:val="none" w:sz="0" w:space="0" w:color="auto"/>
          </w:divBdr>
        </w:div>
        <w:div w:id="2091265285">
          <w:marLeft w:val="640"/>
          <w:marRight w:val="0"/>
          <w:marTop w:val="0"/>
          <w:marBottom w:val="0"/>
          <w:divBdr>
            <w:top w:val="none" w:sz="0" w:space="0" w:color="auto"/>
            <w:left w:val="none" w:sz="0" w:space="0" w:color="auto"/>
            <w:bottom w:val="none" w:sz="0" w:space="0" w:color="auto"/>
            <w:right w:val="none" w:sz="0" w:space="0" w:color="auto"/>
          </w:divBdr>
        </w:div>
        <w:div w:id="1396589401">
          <w:marLeft w:val="640"/>
          <w:marRight w:val="0"/>
          <w:marTop w:val="0"/>
          <w:marBottom w:val="0"/>
          <w:divBdr>
            <w:top w:val="none" w:sz="0" w:space="0" w:color="auto"/>
            <w:left w:val="none" w:sz="0" w:space="0" w:color="auto"/>
            <w:bottom w:val="none" w:sz="0" w:space="0" w:color="auto"/>
            <w:right w:val="none" w:sz="0" w:space="0" w:color="auto"/>
          </w:divBdr>
        </w:div>
        <w:div w:id="2091000260">
          <w:marLeft w:val="640"/>
          <w:marRight w:val="0"/>
          <w:marTop w:val="0"/>
          <w:marBottom w:val="0"/>
          <w:divBdr>
            <w:top w:val="none" w:sz="0" w:space="0" w:color="auto"/>
            <w:left w:val="none" w:sz="0" w:space="0" w:color="auto"/>
            <w:bottom w:val="none" w:sz="0" w:space="0" w:color="auto"/>
            <w:right w:val="none" w:sz="0" w:space="0" w:color="auto"/>
          </w:divBdr>
        </w:div>
        <w:div w:id="215360979">
          <w:marLeft w:val="640"/>
          <w:marRight w:val="0"/>
          <w:marTop w:val="0"/>
          <w:marBottom w:val="0"/>
          <w:divBdr>
            <w:top w:val="none" w:sz="0" w:space="0" w:color="auto"/>
            <w:left w:val="none" w:sz="0" w:space="0" w:color="auto"/>
            <w:bottom w:val="none" w:sz="0" w:space="0" w:color="auto"/>
            <w:right w:val="none" w:sz="0" w:space="0" w:color="auto"/>
          </w:divBdr>
        </w:div>
        <w:div w:id="1060907872">
          <w:marLeft w:val="640"/>
          <w:marRight w:val="0"/>
          <w:marTop w:val="0"/>
          <w:marBottom w:val="0"/>
          <w:divBdr>
            <w:top w:val="none" w:sz="0" w:space="0" w:color="auto"/>
            <w:left w:val="none" w:sz="0" w:space="0" w:color="auto"/>
            <w:bottom w:val="none" w:sz="0" w:space="0" w:color="auto"/>
            <w:right w:val="none" w:sz="0" w:space="0" w:color="auto"/>
          </w:divBdr>
        </w:div>
        <w:div w:id="99183982">
          <w:marLeft w:val="640"/>
          <w:marRight w:val="0"/>
          <w:marTop w:val="0"/>
          <w:marBottom w:val="0"/>
          <w:divBdr>
            <w:top w:val="none" w:sz="0" w:space="0" w:color="auto"/>
            <w:left w:val="none" w:sz="0" w:space="0" w:color="auto"/>
            <w:bottom w:val="none" w:sz="0" w:space="0" w:color="auto"/>
            <w:right w:val="none" w:sz="0" w:space="0" w:color="auto"/>
          </w:divBdr>
        </w:div>
        <w:div w:id="1961302891">
          <w:marLeft w:val="640"/>
          <w:marRight w:val="0"/>
          <w:marTop w:val="0"/>
          <w:marBottom w:val="0"/>
          <w:divBdr>
            <w:top w:val="none" w:sz="0" w:space="0" w:color="auto"/>
            <w:left w:val="none" w:sz="0" w:space="0" w:color="auto"/>
            <w:bottom w:val="none" w:sz="0" w:space="0" w:color="auto"/>
            <w:right w:val="none" w:sz="0" w:space="0" w:color="auto"/>
          </w:divBdr>
        </w:div>
        <w:div w:id="1663778289">
          <w:marLeft w:val="640"/>
          <w:marRight w:val="0"/>
          <w:marTop w:val="0"/>
          <w:marBottom w:val="0"/>
          <w:divBdr>
            <w:top w:val="none" w:sz="0" w:space="0" w:color="auto"/>
            <w:left w:val="none" w:sz="0" w:space="0" w:color="auto"/>
            <w:bottom w:val="none" w:sz="0" w:space="0" w:color="auto"/>
            <w:right w:val="none" w:sz="0" w:space="0" w:color="auto"/>
          </w:divBdr>
        </w:div>
        <w:div w:id="1923444671">
          <w:marLeft w:val="640"/>
          <w:marRight w:val="0"/>
          <w:marTop w:val="0"/>
          <w:marBottom w:val="0"/>
          <w:divBdr>
            <w:top w:val="none" w:sz="0" w:space="0" w:color="auto"/>
            <w:left w:val="none" w:sz="0" w:space="0" w:color="auto"/>
            <w:bottom w:val="none" w:sz="0" w:space="0" w:color="auto"/>
            <w:right w:val="none" w:sz="0" w:space="0" w:color="auto"/>
          </w:divBdr>
        </w:div>
        <w:div w:id="1948659899">
          <w:marLeft w:val="640"/>
          <w:marRight w:val="0"/>
          <w:marTop w:val="0"/>
          <w:marBottom w:val="0"/>
          <w:divBdr>
            <w:top w:val="none" w:sz="0" w:space="0" w:color="auto"/>
            <w:left w:val="none" w:sz="0" w:space="0" w:color="auto"/>
            <w:bottom w:val="none" w:sz="0" w:space="0" w:color="auto"/>
            <w:right w:val="none" w:sz="0" w:space="0" w:color="auto"/>
          </w:divBdr>
        </w:div>
        <w:div w:id="1771579135">
          <w:marLeft w:val="640"/>
          <w:marRight w:val="0"/>
          <w:marTop w:val="0"/>
          <w:marBottom w:val="0"/>
          <w:divBdr>
            <w:top w:val="none" w:sz="0" w:space="0" w:color="auto"/>
            <w:left w:val="none" w:sz="0" w:space="0" w:color="auto"/>
            <w:bottom w:val="none" w:sz="0" w:space="0" w:color="auto"/>
            <w:right w:val="none" w:sz="0" w:space="0" w:color="auto"/>
          </w:divBdr>
        </w:div>
        <w:div w:id="1983004813">
          <w:marLeft w:val="640"/>
          <w:marRight w:val="0"/>
          <w:marTop w:val="0"/>
          <w:marBottom w:val="0"/>
          <w:divBdr>
            <w:top w:val="none" w:sz="0" w:space="0" w:color="auto"/>
            <w:left w:val="none" w:sz="0" w:space="0" w:color="auto"/>
            <w:bottom w:val="none" w:sz="0" w:space="0" w:color="auto"/>
            <w:right w:val="none" w:sz="0" w:space="0" w:color="auto"/>
          </w:divBdr>
        </w:div>
        <w:div w:id="1345552032">
          <w:marLeft w:val="640"/>
          <w:marRight w:val="0"/>
          <w:marTop w:val="0"/>
          <w:marBottom w:val="0"/>
          <w:divBdr>
            <w:top w:val="none" w:sz="0" w:space="0" w:color="auto"/>
            <w:left w:val="none" w:sz="0" w:space="0" w:color="auto"/>
            <w:bottom w:val="none" w:sz="0" w:space="0" w:color="auto"/>
            <w:right w:val="none" w:sz="0" w:space="0" w:color="auto"/>
          </w:divBdr>
        </w:div>
        <w:div w:id="1815831397">
          <w:marLeft w:val="640"/>
          <w:marRight w:val="0"/>
          <w:marTop w:val="0"/>
          <w:marBottom w:val="0"/>
          <w:divBdr>
            <w:top w:val="none" w:sz="0" w:space="0" w:color="auto"/>
            <w:left w:val="none" w:sz="0" w:space="0" w:color="auto"/>
            <w:bottom w:val="none" w:sz="0" w:space="0" w:color="auto"/>
            <w:right w:val="none" w:sz="0" w:space="0" w:color="auto"/>
          </w:divBdr>
        </w:div>
        <w:div w:id="1586305018">
          <w:marLeft w:val="640"/>
          <w:marRight w:val="0"/>
          <w:marTop w:val="0"/>
          <w:marBottom w:val="0"/>
          <w:divBdr>
            <w:top w:val="none" w:sz="0" w:space="0" w:color="auto"/>
            <w:left w:val="none" w:sz="0" w:space="0" w:color="auto"/>
            <w:bottom w:val="none" w:sz="0" w:space="0" w:color="auto"/>
            <w:right w:val="none" w:sz="0" w:space="0" w:color="auto"/>
          </w:divBdr>
        </w:div>
        <w:div w:id="456488221">
          <w:marLeft w:val="640"/>
          <w:marRight w:val="0"/>
          <w:marTop w:val="0"/>
          <w:marBottom w:val="0"/>
          <w:divBdr>
            <w:top w:val="none" w:sz="0" w:space="0" w:color="auto"/>
            <w:left w:val="none" w:sz="0" w:space="0" w:color="auto"/>
            <w:bottom w:val="none" w:sz="0" w:space="0" w:color="auto"/>
            <w:right w:val="none" w:sz="0" w:space="0" w:color="auto"/>
          </w:divBdr>
        </w:div>
        <w:div w:id="469707839">
          <w:marLeft w:val="640"/>
          <w:marRight w:val="0"/>
          <w:marTop w:val="0"/>
          <w:marBottom w:val="0"/>
          <w:divBdr>
            <w:top w:val="none" w:sz="0" w:space="0" w:color="auto"/>
            <w:left w:val="none" w:sz="0" w:space="0" w:color="auto"/>
            <w:bottom w:val="none" w:sz="0" w:space="0" w:color="auto"/>
            <w:right w:val="none" w:sz="0" w:space="0" w:color="auto"/>
          </w:divBdr>
        </w:div>
        <w:div w:id="860168239">
          <w:marLeft w:val="640"/>
          <w:marRight w:val="0"/>
          <w:marTop w:val="0"/>
          <w:marBottom w:val="0"/>
          <w:divBdr>
            <w:top w:val="none" w:sz="0" w:space="0" w:color="auto"/>
            <w:left w:val="none" w:sz="0" w:space="0" w:color="auto"/>
            <w:bottom w:val="none" w:sz="0" w:space="0" w:color="auto"/>
            <w:right w:val="none" w:sz="0" w:space="0" w:color="auto"/>
          </w:divBdr>
        </w:div>
        <w:div w:id="1952396412">
          <w:marLeft w:val="640"/>
          <w:marRight w:val="0"/>
          <w:marTop w:val="0"/>
          <w:marBottom w:val="0"/>
          <w:divBdr>
            <w:top w:val="none" w:sz="0" w:space="0" w:color="auto"/>
            <w:left w:val="none" w:sz="0" w:space="0" w:color="auto"/>
            <w:bottom w:val="none" w:sz="0" w:space="0" w:color="auto"/>
            <w:right w:val="none" w:sz="0" w:space="0" w:color="auto"/>
          </w:divBdr>
        </w:div>
        <w:div w:id="1260990565">
          <w:marLeft w:val="640"/>
          <w:marRight w:val="0"/>
          <w:marTop w:val="0"/>
          <w:marBottom w:val="0"/>
          <w:divBdr>
            <w:top w:val="none" w:sz="0" w:space="0" w:color="auto"/>
            <w:left w:val="none" w:sz="0" w:space="0" w:color="auto"/>
            <w:bottom w:val="none" w:sz="0" w:space="0" w:color="auto"/>
            <w:right w:val="none" w:sz="0" w:space="0" w:color="auto"/>
          </w:divBdr>
        </w:div>
      </w:divsChild>
    </w:div>
    <w:div w:id="551428726">
      <w:bodyDiv w:val="1"/>
      <w:marLeft w:val="0"/>
      <w:marRight w:val="0"/>
      <w:marTop w:val="0"/>
      <w:marBottom w:val="0"/>
      <w:divBdr>
        <w:top w:val="none" w:sz="0" w:space="0" w:color="auto"/>
        <w:left w:val="none" w:sz="0" w:space="0" w:color="auto"/>
        <w:bottom w:val="none" w:sz="0" w:space="0" w:color="auto"/>
        <w:right w:val="none" w:sz="0" w:space="0" w:color="auto"/>
      </w:divBdr>
      <w:divsChild>
        <w:div w:id="693576775">
          <w:marLeft w:val="640"/>
          <w:marRight w:val="0"/>
          <w:marTop w:val="0"/>
          <w:marBottom w:val="0"/>
          <w:divBdr>
            <w:top w:val="none" w:sz="0" w:space="0" w:color="auto"/>
            <w:left w:val="none" w:sz="0" w:space="0" w:color="auto"/>
            <w:bottom w:val="none" w:sz="0" w:space="0" w:color="auto"/>
            <w:right w:val="none" w:sz="0" w:space="0" w:color="auto"/>
          </w:divBdr>
        </w:div>
        <w:div w:id="310982932">
          <w:marLeft w:val="640"/>
          <w:marRight w:val="0"/>
          <w:marTop w:val="0"/>
          <w:marBottom w:val="0"/>
          <w:divBdr>
            <w:top w:val="none" w:sz="0" w:space="0" w:color="auto"/>
            <w:left w:val="none" w:sz="0" w:space="0" w:color="auto"/>
            <w:bottom w:val="none" w:sz="0" w:space="0" w:color="auto"/>
            <w:right w:val="none" w:sz="0" w:space="0" w:color="auto"/>
          </w:divBdr>
        </w:div>
        <w:div w:id="675620141">
          <w:marLeft w:val="640"/>
          <w:marRight w:val="0"/>
          <w:marTop w:val="0"/>
          <w:marBottom w:val="0"/>
          <w:divBdr>
            <w:top w:val="none" w:sz="0" w:space="0" w:color="auto"/>
            <w:left w:val="none" w:sz="0" w:space="0" w:color="auto"/>
            <w:bottom w:val="none" w:sz="0" w:space="0" w:color="auto"/>
            <w:right w:val="none" w:sz="0" w:space="0" w:color="auto"/>
          </w:divBdr>
        </w:div>
        <w:div w:id="676888301">
          <w:marLeft w:val="640"/>
          <w:marRight w:val="0"/>
          <w:marTop w:val="0"/>
          <w:marBottom w:val="0"/>
          <w:divBdr>
            <w:top w:val="none" w:sz="0" w:space="0" w:color="auto"/>
            <w:left w:val="none" w:sz="0" w:space="0" w:color="auto"/>
            <w:bottom w:val="none" w:sz="0" w:space="0" w:color="auto"/>
            <w:right w:val="none" w:sz="0" w:space="0" w:color="auto"/>
          </w:divBdr>
        </w:div>
        <w:div w:id="1027562265">
          <w:marLeft w:val="640"/>
          <w:marRight w:val="0"/>
          <w:marTop w:val="0"/>
          <w:marBottom w:val="0"/>
          <w:divBdr>
            <w:top w:val="none" w:sz="0" w:space="0" w:color="auto"/>
            <w:left w:val="none" w:sz="0" w:space="0" w:color="auto"/>
            <w:bottom w:val="none" w:sz="0" w:space="0" w:color="auto"/>
            <w:right w:val="none" w:sz="0" w:space="0" w:color="auto"/>
          </w:divBdr>
        </w:div>
        <w:div w:id="1302072769">
          <w:marLeft w:val="640"/>
          <w:marRight w:val="0"/>
          <w:marTop w:val="0"/>
          <w:marBottom w:val="0"/>
          <w:divBdr>
            <w:top w:val="none" w:sz="0" w:space="0" w:color="auto"/>
            <w:left w:val="none" w:sz="0" w:space="0" w:color="auto"/>
            <w:bottom w:val="none" w:sz="0" w:space="0" w:color="auto"/>
            <w:right w:val="none" w:sz="0" w:space="0" w:color="auto"/>
          </w:divBdr>
        </w:div>
        <w:div w:id="1675258561">
          <w:marLeft w:val="640"/>
          <w:marRight w:val="0"/>
          <w:marTop w:val="0"/>
          <w:marBottom w:val="0"/>
          <w:divBdr>
            <w:top w:val="none" w:sz="0" w:space="0" w:color="auto"/>
            <w:left w:val="none" w:sz="0" w:space="0" w:color="auto"/>
            <w:bottom w:val="none" w:sz="0" w:space="0" w:color="auto"/>
            <w:right w:val="none" w:sz="0" w:space="0" w:color="auto"/>
          </w:divBdr>
        </w:div>
        <w:div w:id="171646136">
          <w:marLeft w:val="640"/>
          <w:marRight w:val="0"/>
          <w:marTop w:val="0"/>
          <w:marBottom w:val="0"/>
          <w:divBdr>
            <w:top w:val="none" w:sz="0" w:space="0" w:color="auto"/>
            <w:left w:val="none" w:sz="0" w:space="0" w:color="auto"/>
            <w:bottom w:val="none" w:sz="0" w:space="0" w:color="auto"/>
            <w:right w:val="none" w:sz="0" w:space="0" w:color="auto"/>
          </w:divBdr>
        </w:div>
        <w:div w:id="223414182">
          <w:marLeft w:val="640"/>
          <w:marRight w:val="0"/>
          <w:marTop w:val="0"/>
          <w:marBottom w:val="0"/>
          <w:divBdr>
            <w:top w:val="none" w:sz="0" w:space="0" w:color="auto"/>
            <w:left w:val="none" w:sz="0" w:space="0" w:color="auto"/>
            <w:bottom w:val="none" w:sz="0" w:space="0" w:color="auto"/>
            <w:right w:val="none" w:sz="0" w:space="0" w:color="auto"/>
          </w:divBdr>
        </w:div>
        <w:div w:id="2128694623">
          <w:marLeft w:val="640"/>
          <w:marRight w:val="0"/>
          <w:marTop w:val="0"/>
          <w:marBottom w:val="0"/>
          <w:divBdr>
            <w:top w:val="none" w:sz="0" w:space="0" w:color="auto"/>
            <w:left w:val="none" w:sz="0" w:space="0" w:color="auto"/>
            <w:bottom w:val="none" w:sz="0" w:space="0" w:color="auto"/>
            <w:right w:val="none" w:sz="0" w:space="0" w:color="auto"/>
          </w:divBdr>
        </w:div>
        <w:div w:id="564951351">
          <w:marLeft w:val="640"/>
          <w:marRight w:val="0"/>
          <w:marTop w:val="0"/>
          <w:marBottom w:val="0"/>
          <w:divBdr>
            <w:top w:val="none" w:sz="0" w:space="0" w:color="auto"/>
            <w:left w:val="none" w:sz="0" w:space="0" w:color="auto"/>
            <w:bottom w:val="none" w:sz="0" w:space="0" w:color="auto"/>
            <w:right w:val="none" w:sz="0" w:space="0" w:color="auto"/>
          </w:divBdr>
        </w:div>
        <w:div w:id="846094418">
          <w:marLeft w:val="640"/>
          <w:marRight w:val="0"/>
          <w:marTop w:val="0"/>
          <w:marBottom w:val="0"/>
          <w:divBdr>
            <w:top w:val="none" w:sz="0" w:space="0" w:color="auto"/>
            <w:left w:val="none" w:sz="0" w:space="0" w:color="auto"/>
            <w:bottom w:val="none" w:sz="0" w:space="0" w:color="auto"/>
            <w:right w:val="none" w:sz="0" w:space="0" w:color="auto"/>
          </w:divBdr>
        </w:div>
        <w:div w:id="2006934734">
          <w:marLeft w:val="640"/>
          <w:marRight w:val="0"/>
          <w:marTop w:val="0"/>
          <w:marBottom w:val="0"/>
          <w:divBdr>
            <w:top w:val="none" w:sz="0" w:space="0" w:color="auto"/>
            <w:left w:val="none" w:sz="0" w:space="0" w:color="auto"/>
            <w:bottom w:val="none" w:sz="0" w:space="0" w:color="auto"/>
            <w:right w:val="none" w:sz="0" w:space="0" w:color="auto"/>
          </w:divBdr>
        </w:div>
        <w:div w:id="2002654094">
          <w:marLeft w:val="640"/>
          <w:marRight w:val="0"/>
          <w:marTop w:val="0"/>
          <w:marBottom w:val="0"/>
          <w:divBdr>
            <w:top w:val="none" w:sz="0" w:space="0" w:color="auto"/>
            <w:left w:val="none" w:sz="0" w:space="0" w:color="auto"/>
            <w:bottom w:val="none" w:sz="0" w:space="0" w:color="auto"/>
            <w:right w:val="none" w:sz="0" w:space="0" w:color="auto"/>
          </w:divBdr>
        </w:div>
        <w:div w:id="1690331366">
          <w:marLeft w:val="640"/>
          <w:marRight w:val="0"/>
          <w:marTop w:val="0"/>
          <w:marBottom w:val="0"/>
          <w:divBdr>
            <w:top w:val="none" w:sz="0" w:space="0" w:color="auto"/>
            <w:left w:val="none" w:sz="0" w:space="0" w:color="auto"/>
            <w:bottom w:val="none" w:sz="0" w:space="0" w:color="auto"/>
            <w:right w:val="none" w:sz="0" w:space="0" w:color="auto"/>
          </w:divBdr>
        </w:div>
        <w:div w:id="1472284416">
          <w:marLeft w:val="640"/>
          <w:marRight w:val="0"/>
          <w:marTop w:val="0"/>
          <w:marBottom w:val="0"/>
          <w:divBdr>
            <w:top w:val="none" w:sz="0" w:space="0" w:color="auto"/>
            <w:left w:val="none" w:sz="0" w:space="0" w:color="auto"/>
            <w:bottom w:val="none" w:sz="0" w:space="0" w:color="auto"/>
            <w:right w:val="none" w:sz="0" w:space="0" w:color="auto"/>
          </w:divBdr>
        </w:div>
        <w:div w:id="401103389">
          <w:marLeft w:val="640"/>
          <w:marRight w:val="0"/>
          <w:marTop w:val="0"/>
          <w:marBottom w:val="0"/>
          <w:divBdr>
            <w:top w:val="none" w:sz="0" w:space="0" w:color="auto"/>
            <w:left w:val="none" w:sz="0" w:space="0" w:color="auto"/>
            <w:bottom w:val="none" w:sz="0" w:space="0" w:color="auto"/>
            <w:right w:val="none" w:sz="0" w:space="0" w:color="auto"/>
          </w:divBdr>
        </w:div>
        <w:div w:id="17512035">
          <w:marLeft w:val="640"/>
          <w:marRight w:val="0"/>
          <w:marTop w:val="0"/>
          <w:marBottom w:val="0"/>
          <w:divBdr>
            <w:top w:val="none" w:sz="0" w:space="0" w:color="auto"/>
            <w:left w:val="none" w:sz="0" w:space="0" w:color="auto"/>
            <w:bottom w:val="none" w:sz="0" w:space="0" w:color="auto"/>
            <w:right w:val="none" w:sz="0" w:space="0" w:color="auto"/>
          </w:divBdr>
        </w:div>
        <w:div w:id="1007094065">
          <w:marLeft w:val="640"/>
          <w:marRight w:val="0"/>
          <w:marTop w:val="0"/>
          <w:marBottom w:val="0"/>
          <w:divBdr>
            <w:top w:val="none" w:sz="0" w:space="0" w:color="auto"/>
            <w:left w:val="none" w:sz="0" w:space="0" w:color="auto"/>
            <w:bottom w:val="none" w:sz="0" w:space="0" w:color="auto"/>
            <w:right w:val="none" w:sz="0" w:space="0" w:color="auto"/>
          </w:divBdr>
        </w:div>
        <w:div w:id="668673844">
          <w:marLeft w:val="640"/>
          <w:marRight w:val="0"/>
          <w:marTop w:val="0"/>
          <w:marBottom w:val="0"/>
          <w:divBdr>
            <w:top w:val="none" w:sz="0" w:space="0" w:color="auto"/>
            <w:left w:val="none" w:sz="0" w:space="0" w:color="auto"/>
            <w:bottom w:val="none" w:sz="0" w:space="0" w:color="auto"/>
            <w:right w:val="none" w:sz="0" w:space="0" w:color="auto"/>
          </w:divBdr>
        </w:div>
        <w:div w:id="859465720">
          <w:marLeft w:val="640"/>
          <w:marRight w:val="0"/>
          <w:marTop w:val="0"/>
          <w:marBottom w:val="0"/>
          <w:divBdr>
            <w:top w:val="none" w:sz="0" w:space="0" w:color="auto"/>
            <w:left w:val="none" w:sz="0" w:space="0" w:color="auto"/>
            <w:bottom w:val="none" w:sz="0" w:space="0" w:color="auto"/>
            <w:right w:val="none" w:sz="0" w:space="0" w:color="auto"/>
          </w:divBdr>
        </w:div>
        <w:div w:id="1171677796">
          <w:marLeft w:val="640"/>
          <w:marRight w:val="0"/>
          <w:marTop w:val="0"/>
          <w:marBottom w:val="0"/>
          <w:divBdr>
            <w:top w:val="none" w:sz="0" w:space="0" w:color="auto"/>
            <w:left w:val="none" w:sz="0" w:space="0" w:color="auto"/>
            <w:bottom w:val="none" w:sz="0" w:space="0" w:color="auto"/>
            <w:right w:val="none" w:sz="0" w:space="0" w:color="auto"/>
          </w:divBdr>
        </w:div>
        <w:div w:id="565528070">
          <w:marLeft w:val="640"/>
          <w:marRight w:val="0"/>
          <w:marTop w:val="0"/>
          <w:marBottom w:val="0"/>
          <w:divBdr>
            <w:top w:val="none" w:sz="0" w:space="0" w:color="auto"/>
            <w:left w:val="none" w:sz="0" w:space="0" w:color="auto"/>
            <w:bottom w:val="none" w:sz="0" w:space="0" w:color="auto"/>
            <w:right w:val="none" w:sz="0" w:space="0" w:color="auto"/>
          </w:divBdr>
        </w:div>
        <w:div w:id="189951237">
          <w:marLeft w:val="640"/>
          <w:marRight w:val="0"/>
          <w:marTop w:val="0"/>
          <w:marBottom w:val="0"/>
          <w:divBdr>
            <w:top w:val="none" w:sz="0" w:space="0" w:color="auto"/>
            <w:left w:val="none" w:sz="0" w:space="0" w:color="auto"/>
            <w:bottom w:val="none" w:sz="0" w:space="0" w:color="auto"/>
            <w:right w:val="none" w:sz="0" w:space="0" w:color="auto"/>
          </w:divBdr>
        </w:div>
        <w:div w:id="266347907">
          <w:marLeft w:val="640"/>
          <w:marRight w:val="0"/>
          <w:marTop w:val="0"/>
          <w:marBottom w:val="0"/>
          <w:divBdr>
            <w:top w:val="none" w:sz="0" w:space="0" w:color="auto"/>
            <w:left w:val="none" w:sz="0" w:space="0" w:color="auto"/>
            <w:bottom w:val="none" w:sz="0" w:space="0" w:color="auto"/>
            <w:right w:val="none" w:sz="0" w:space="0" w:color="auto"/>
          </w:divBdr>
        </w:div>
        <w:div w:id="1008218367">
          <w:marLeft w:val="640"/>
          <w:marRight w:val="0"/>
          <w:marTop w:val="0"/>
          <w:marBottom w:val="0"/>
          <w:divBdr>
            <w:top w:val="none" w:sz="0" w:space="0" w:color="auto"/>
            <w:left w:val="none" w:sz="0" w:space="0" w:color="auto"/>
            <w:bottom w:val="none" w:sz="0" w:space="0" w:color="auto"/>
            <w:right w:val="none" w:sz="0" w:space="0" w:color="auto"/>
          </w:divBdr>
        </w:div>
        <w:div w:id="36466759">
          <w:marLeft w:val="640"/>
          <w:marRight w:val="0"/>
          <w:marTop w:val="0"/>
          <w:marBottom w:val="0"/>
          <w:divBdr>
            <w:top w:val="none" w:sz="0" w:space="0" w:color="auto"/>
            <w:left w:val="none" w:sz="0" w:space="0" w:color="auto"/>
            <w:bottom w:val="none" w:sz="0" w:space="0" w:color="auto"/>
            <w:right w:val="none" w:sz="0" w:space="0" w:color="auto"/>
          </w:divBdr>
        </w:div>
        <w:div w:id="956301396">
          <w:marLeft w:val="640"/>
          <w:marRight w:val="0"/>
          <w:marTop w:val="0"/>
          <w:marBottom w:val="0"/>
          <w:divBdr>
            <w:top w:val="none" w:sz="0" w:space="0" w:color="auto"/>
            <w:left w:val="none" w:sz="0" w:space="0" w:color="auto"/>
            <w:bottom w:val="none" w:sz="0" w:space="0" w:color="auto"/>
            <w:right w:val="none" w:sz="0" w:space="0" w:color="auto"/>
          </w:divBdr>
        </w:div>
        <w:div w:id="1563298400">
          <w:marLeft w:val="640"/>
          <w:marRight w:val="0"/>
          <w:marTop w:val="0"/>
          <w:marBottom w:val="0"/>
          <w:divBdr>
            <w:top w:val="none" w:sz="0" w:space="0" w:color="auto"/>
            <w:left w:val="none" w:sz="0" w:space="0" w:color="auto"/>
            <w:bottom w:val="none" w:sz="0" w:space="0" w:color="auto"/>
            <w:right w:val="none" w:sz="0" w:space="0" w:color="auto"/>
          </w:divBdr>
        </w:div>
        <w:div w:id="2101902637">
          <w:marLeft w:val="640"/>
          <w:marRight w:val="0"/>
          <w:marTop w:val="0"/>
          <w:marBottom w:val="0"/>
          <w:divBdr>
            <w:top w:val="none" w:sz="0" w:space="0" w:color="auto"/>
            <w:left w:val="none" w:sz="0" w:space="0" w:color="auto"/>
            <w:bottom w:val="none" w:sz="0" w:space="0" w:color="auto"/>
            <w:right w:val="none" w:sz="0" w:space="0" w:color="auto"/>
          </w:divBdr>
        </w:div>
        <w:div w:id="1572500695">
          <w:marLeft w:val="640"/>
          <w:marRight w:val="0"/>
          <w:marTop w:val="0"/>
          <w:marBottom w:val="0"/>
          <w:divBdr>
            <w:top w:val="none" w:sz="0" w:space="0" w:color="auto"/>
            <w:left w:val="none" w:sz="0" w:space="0" w:color="auto"/>
            <w:bottom w:val="none" w:sz="0" w:space="0" w:color="auto"/>
            <w:right w:val="none" w:sz="0" w:space="0" w:color="auto"/>
          </w:divBdr>
        </w:div>
        <w:div w:id="2134277128">
          <w:marLeft w:val="640"/>
          <w:marRight w:val="0"/>
          <w:marTop w:val="0"/>
          <w:marBottom w:val="0"/>
          <w:divBdr>
            <w:top w:val="none" w:sz="0" w:space="0" w:color="auto"/>
            <w:left w:val="none" w:sz="0" w:space="0" w:color="auto"/>
            <w:bottom w:val="none" w:sz="0" w:space="0" w:color="auto"/>
            <w:right w:val="none" w:sz="0" w:space="0" w:color="auto"/>
          </w:divBdr>
        </w:div>
        <w:div w:id="513501577">
          <w:marLeft w:val="640"/>
          <w:marRight w:val="0"/>
          <w:marTop w:val="0"/>
          <w:marBottom w:val="0"/>
          <w:divBdr>
            <w:top w:val="none" w:sz="0" w:space="0" w:color="auto"/>
            <w:left w:val="none" w:sz="0" w:space="0" w:color="auto"/>
            <w:bottom w:val="none" w:sz="0" w:space="0" w:color="auto"/>
            <w:right w:val="none" w:sz="0" w:space="0" w:color="auto"/>
          </w:divBdr>
        </w:div>
        <w:div w:id="1375422341">
          <w:marLeft w:val="640"/>
          <w:marRight w:val="0"/>
          <w:marTop w:val="0"/>
          <w:marBottom w:val="0"/>
          <w:divBdr>
            <w:top w:val="none" w:sz="0" w:space="0" w:color="auto"/>
            <w:left w:val="none" w:sz="0" w:space="0" w:color="auto"/>
            <w:bottom w:val="none" w:sz="0" w:space="0" w:color="auto"/>
            <w:right w:val="none" w:sz="0" w:space="0" w:color="auto"/>
          </w:divBdr>
        </w:div>
        <w:div w:id="1107232415">
          <w:marLeft w:val="640"/>
          <w:marRight w:val="0"/>
          <w:marTop w:val="0"/>
          <w:marBottom w:val="0"/>
          <w:divBdr>
            <w:top w:val="none" w:sz="0" w:space="0" w:color="auto"/>
            <w:left w:val="none" w:sz="0" w:space="0" w:color="auto"/>
            <w:bottom w:val="none" w:sz="0" w:space="0" w:color="auto"/>
            <w:right w:val="none" w:sz="0" w:space="0" w:color="auto"/>
          </w:divBdr>
        </w:div>
        <w:div w:id="1401706580">
          <w:marLeft w:val="640"/>
          <w:marRight w:val="0"/>
          <w:marTop w:val="0"/>
          <w:marBottom w:val="0"/>
          <w:divBdr>
            <w:top w:val="none" w:sz="0" w:space="0" w:color="auto"/>
            <w:left w:val="none" w:sz="0" w:space="0" w:color="auto"/>
            <w:bottom w:val="none" w:sz="0" w:space="0" w:color="auto"/>
            <w:right w:val="none" w:sz="0" w:space="0" w:color="auto"/>
          </w:divBdr>
        </w:div>
        <w:div w:id="1696076199">
          <w:marLeft w:val="640"/>
          <w:marRight w:val="0"/>
          <w:marTop w:val="0"/>
          <w:marBottom w:val="0"/>
          <w:divBdr>
            <w:top w:val="none" w:sz="0" w:space="0" w:color="auto"/>
            <w:left w:val="none" w:sz="0" w:space="0" w:color="auto"/>
            <w:bottom w:val="none" w:sz="0" w:space="0" w:color="auto"/>
            <w:right w:val="none" w:sz="0" w:space="0" w:color="auto"/>
          </w:divBdr>
        </w:div>
        <w:div w:id="1957640998">
          <w:marLeft w:val="640"/>
          <w:marRight w:val="0"/>
          <w:marTop w:val="0"/>
          <w:marBottom w:val="0"/>
          <w:divBdr>
            <w:top w:val="none" w:sz="0" w:space="0" w:color="auto"/>
            <w:left w:val="none" w:sz="0" w:space="0" w:color="auto"/>
            <w:bottom w:val="none" w:sz="0" w:space="0" w:color="auto"/>
            <w:right w:val="none" w:sz="0" w:space="0" w:color="auto"/>
          </w:divBdr>
        </w:div>
        <w:div w:id="2125616213">
          <w:marLeft w:val="640"/>
          <w:marRight w:val="0"/>
          <w:marTop w:val="0"/>
          <w:marBottom w:val="0"/>
          <w:divBdr>
            <w:top w:val="none" w:sz="0" w:space="0" w:color="auto"/>
            <w:left w:val="none" w:sz="0" w:space="0" w:color="auto"/>
            <w:bottom w:val="none" w:sz="0" w:space="0" w:color="auto"/>
            <w:right w:val="none" w:sz="0" w:space="0" w:color="auto"/>
          </w:divBdr>
        </w:div>
        <w:div w:id="1215239989">
          <w:marLeft w:val="640"/>
          <w:marRight w:val="0"/>
          <w:marTop w:val="0"/>
          <w:marBottom w:val="0"/>
          <w:divBdr>
            <w:top w:val="none" w:sz="0" w:space="0" w:color="auto"/>
            <w:left w:val="none" w:sz="0" w:space="0" w:color="auto"/>
            <w:bottom w:val="none" w:sz="0" w:space="0" w:color="auto"/>
            <w:right w:val="none" w:sz="0" w:space="0" w:color="auto"/>
          </w:divBdr>
        </w:div>
        <w:div w:id="172960218">
          <w:marLeft w:val="640"/>
          <w:marRight w:val="0"/>
          <w:marTop w:val="0"/>
          <w:marBottom w:val="0"/>
          <w:divBdr>
            <w:top w:val="none" w:sz="0" w:space="0" w:color="auto"/>
            <w:left w:val="none" w:sz="0" w:space="0" w:color="auto"/>
            <w:bottom w:val="none" w:sz="0" w:space="0" w:color="auto"/>
            <w:right w:val="none" w:sz="0" w:space="0" w:color="auto"/>
          </w:divBdr>
        </w:div>
        <w:div w:id="1858618440">
          <w:marLeft w:val="640"/>
          <w:marRight w:val="0"/>
          <w:marTop w:val="0"/>
          <w:marBottom w:val="0"/>
          <w:divBdr>
            <w:top w:val="none" w:sz="0" w:space="0" w:color="auto"/>
            <w:left w:val="none" w:sz="0" w:space="0" w:color="auto"/>
            <w:bottom w:val="none" w:sz="0" w:space="0" w:color="auto"/>
            <w:right w:val="none" w:sz="0" w:space="0" w:color="auto"/>
          </w:divBdr>
        </w:div>
        <w:div w:id="1893232662">
          <w:marLeft w:val="640"/>
          <w:marRight w:val="0"/>
          <w:marTop w:val="0"/>
          <w:marBottom w:val="0"/>
          <w:divBdr>
            <w:top w:val="none" w:sz="0" w:space="0" w:color="auto"/>
            <w:left w:val="none" w:sz="0" w:space="0" w:color="auto"/>
            <w:bottom w:val="none" w:sz="0" w:space="0" w:color="auto"/>
            <w:right w:val="none" w:sz="0" w:space="0" w:color="auto"/>
          </w:divBdr>
        </w:div>
        <w:div w:id="875780295">
          <w:marLeft w:val="640"/>
          <w:marRight w:val="0"/>
          <w:marTop w:val="0"/>
          <w:marBottom w:val="0"/>
          <w:divBdr>
            <w:top w:val="none" w:sz="0" w:space="0" w:color="auto"/>
            <w:left w:val="none" w:sz="0" w:space="0" w:color="auto"/>
            <w:bottom w:val="none" w:sz="0" w:space="0" w:color="auto"/>
            <w:right w:val="none" w:sz="0" w:space="0" w:color="auto"/>
          </w:divBdr>
        </w:div>
      </w:divsChild>
    </w:div>
    <w:div w:id="561870593">
      <w:bodyDiv w:val="1"/>
      <w:marLeft w:val="0"/>
      <w:marRight w:val="0"/>
      <w:marTop w:val="0"/>
      <w:marBottom w:val="0"/>
      <w:divBdr>
        <w:top w:val="none" w:sz="0" w:space="0" w:color="auto"/>
        <w:left w:val="none" w:sz="0" w:space="0" w:color="auto"/>
        <w:bottom w:val="none" w:sz="0" w:space="0" w:color="auto"/>
        <w:right w:val="none" w:sz="0" w:space="0" w:color="auto"/>
      </w:divBdr>
      <w:divsChild>
        <w:div w:id="249046199">
          <w:marLeft w:val="640"/>
          <w:marRight w:val="0"/>
          <w:marTop w:val="0"/>
          <w:marBottom w:val="0"/>
          <w:divBdr>
            <w:top w:val="none" w:sz="0" w:space="0" w:color="auto"/>
            <w:left w:val="none" w:sz="0" w:space="0" w:color="auto"/>
            <w:bottom w:val="none" w:sz="0" w:space="0" w:color="auto"/>
            <w:right w:val="none" w:sz="0" w:space="0" w:color="auto"/>
          </w:divBdr>
        </w:div>
        <w:div w:id="1888956525">
          <w:marLeft w:val="640"/>
          <w:marRight w:val="0"/>
          <w:marTop w:val="0"/>
          <w:marBottom w:val="0"/>
          <w:divBdr>
            <w:top w:val="none" w:sz="0" w:space="0" w:color="auto"/>
            <w:left w:val="none" w:sz="0" w:space="0" w:color="auto"/>
            <w:bottom w:val="none" w:sz="0" w:space="0" w:color="auto"/>
            <w:right w:val="none" w:sz="0" w:space="0" w:color="auto"/>
          </w:divBdr>
        </w:div>
        <w:div w:id="1771512188">
          <w:marLeft w:val="640"/>
          <w:marRight w:val="0"/>
          <w:marTop w:val="0"/>
          <w:marBottom w:val="0"/>
          <w:divBdr>
            <w:top w:val="none" w:sz="0" w:space="0" w:color="auto"/>
            <w:left w:val="none" w:sz="0" w:space="0" w:color="auto"/>
            <w:bottom w:val="none" w:sz="0" w:space="0" w:color="auto"/>
            <w:right w:val="none" w:sz="0" w:space="0" w:color="auto"/>
          </w:divBdr>
        </w:div>
        <w:div w:id="604535925">
          <w:marLeft w:val="640"/>
          <w:marRight w:val="0"/>
          <w:marTop w:val="0"/>
          <w:marBottom w:val="0"/>
          <w:divBdr>
            <w:top w:val="none" w:sz="0" w:space="0" w:color="auto"/>
            <w:left w:val="none" w:sz="0" w:space="0" w:color="auto"/>
            <w:bottom w:val="none" w:sz="0" w:space="0" w:color="auto"/>
            <w:right w:val="none" w:sz="0" w:space="0" w:color="auto"/>
          </w:divBdr>
        </w:div>
        <w:div w:id="1074006291">
          <w:marLeft w:val="640"/>
          <w:marRight w:val="0"/>
          <w:marTop w:val="0"/>
          <w:marBottom w:val="0"/>
          <w:divBdr>
            <w:top w:val="none" w:sz="0" w:space="0" w:color="auto"/>
            <w:left w:val="none" w:sz="0" w:space="0" w:color="auto"/>
            <w:bottom w:val="none" w:sz="0" w:space="0" w:color="auto"/>
            <w:right w:val="none" w:sz="0" w:space="0" w:color="auto"/>
          </w:divBdr>
        </w:div>
        <w:div w:id="1306010865">
          <w:marLeft w:val="640"/>
          <w:marRight w:val="0"/>
          <w:marTop w:val="0"/>
          <w:marBottom w:val="0"/>
          <w:divBdr>
            <w:top w:val="none" w:sz="0" w:space="0" w:color="auto"/>
            <w:left w:val="none" w:sz="0" w:space="0" w:color="auto"/>
            <w:bottom w:val="none" w:sz="0" w:space="0" w:color="auto"/>
            <w:right w:val="none" w:sz="0" w:space="0" w:color="auto"/>
          </w:divBdr>
        </w:div>
        <w:div w:id="1154027886">
          <w:marLeft w:val="640"/>
          <w:marRight w:val="0"/>
          <w:marTop w:val="0"/>
          <w:marBottom w:val="0"/>
          <w:divBdr>
            <w:top w:val="none" w:sz="0" w:space="0" w:color="auto"/>
            <w:left w:val="none" w:sz="0" w:space="0" w:color="auto"/>
            <w:bottom w:val="none" w:sz="0" w:space="0" w:color="auto"/>
            <w:right w:val="none" w:sz="0" w:space="0" w:color="auto"/>
          </w:divBdr>
        </w:div>
        <w:div w:id="1142890838">
          <w:marLeft w:val="640"/>
          <w:marRight w:val="0"/>
          <w:marTop w:val="0"/>
          <w:marBottom w:val="0"/>
          <w:divBdr>
            <w:top w:val="none" w:sz="0" w:space="0" w:color="auto"/>
            <w:left w:val="none" w:sz="0" w:space="0" w:color="auto"/>
            <w:bottom w:val="none" w:sz="0" w:space="0" w:color="auto"/>
            <w:right w:val="none" w:sz="0" w:space="0" w:color="auto"/>
          </w:divBdr>
        </w:div>
        <w:div w:id="1632131279">
          <w:marLeft w:val="640"/>
          <w:marRight w:val="0"/>
          <w:marTop w:val="0"/>
          <w:marBottom w:val="0"/>
          <w:divBdr>
            <w:top w:val="none" w:sz="0" w:space="0" w:color="auto"/>
            <w:left w:val="none" w:sz="0" w:space="0" w:color="auto"/>
            <w:bottom w:val="none" w:sz="0" w:space="0" w:color="auto"/>
            <w:right w:val="none" w:sz="0" w:space="0" w:color="auto"/>
          </w:divBdr>
        </w:div>
        <w:div w:id="1893686048">
          <w:marLeft w:val="640"/>
          <w:marRight w:val="0"/>
          <w:marTop w:val="0"/>
          <w:marBottom w:val="0"/>
          <w:divBdr>
            <w:top w:val="none" w:sz="0" w:space="0" w:color="auto"/>
            <w:left w:val="none" w:sz="0" w:space="0" w:color="auto"/>
            <w:bottom w:val="none" w:sz="0" w:space="0" w:color="auto"/>
            <w:right w:val="none" w:sz="0" w:space="0" w:color="auto"/>
          </w:divBdr>
        </w:div>
        <w:div w:id="1232077625">
          <w:marLeft w:val="640"/>
          <w:marRight w:val="0"/>
          <w:marTop w:val="0"/>
          <w:marBottom w:val="0"/>
          <w:divBdr>
            <w:top w:val="none" w:sz="0" w:space="0" w:color="auto"/>
            <w:left w:val="none" w:sz="0" w:space="0" w:color="auto"/>
            <w:bottom w:val="none" w:sz="0" w:space="0" w:color="auto"/>
            <w:right w:val="none" w:sz="0" w:space="0" w:color="auto"/>
          </w:divBdr>
        </w:div>
        <w:div w:id="388577801">
          <w:marLeft w:val="640"/>
          <w:marRight w:val="0"/>
          <w:marTop w:val="0"/>
          <w:marBottom w:val="0"/>
          <w:divBdr>
            <w:top w:val="none" w:sz="0" w:space="0" w:color="auto"/>
            <w:left w:val="none" w:sz="0" w:space="0" w:color="auto"/>
            <w:bottom w:val="none" w:sz="0" w:space="0" w:color="auto"/>
            <w:right w:val="none" w:sz="0" w:space="0" w:color="auto"/>
          </w:divBdr>
        </w:div>
        <w:div w:id="94903386">
          <w:marLeft w:val="640"/>
          <w:marRight w:val="0"/>
          <w:marTop w:val="0"/>
          <w:marBottom w:val="0"/>
          <w:divBdr>
            <w:top w:val="none" w:sz="0" w:space="0" w:color="auto"/>
            <w:left w:val="none" w:sz="0" w:space="0" w:color="auto"/>
            <w:bottom w:val="none" w:sz="0" w:space="0" w:color="auto"/>
            <w:right w:val="none" w:sz="0" w:space="0" w:color="auto"/>
          </w:divBdr>
        </w:div>
        <w:div w:id="455412005">
          <w:marLeft w:val="640"/>
          <w:marRight w:val="0"/>
          <w:marTop w:val="0"/>
          <w:marBottom w:val="0"/>
          <w:divBdr>
            <w:top w:val="none" w:sz="0" w:space="0" w:color="auto"/>
            <w:left w:val="none" w:sz="0" w:space="0" w:color="auto"/>
            <w:bottom w:val="none" w:sz="0" w:space="0" w:color="auto"/>
            <w:right w:val="none" w:sz="0" w:space="0" w:color="auto"/>
          </w:divBdr>
        </w:div>
        <w:div w:id="356542724">
          <w:marLeft w:val="640"/>
          <w:marRight w:val="0"/>
          <w:marTop w:val="0"/>
          <w:marBottom w:val="0"/>
          <w:divBdr>
            <w:top w:val="none" w:sz="0" w:space="0" w:color="auto"/>
            <w:left w:val="none" w:sz="0" w:space="0" w:color="auto"/>
            <w:bottom w:val="none" w:sz="0" w:space="0" w:color="auto"/>
            <w:right w:val="none" w:sz="0" w:space="0" w:color="auto"/>
          </w:divBdr>
        </w:div>
        <w:div w:id="1879663891">
          <w:marLeft w:val="640"/>
          <w:marRight w:val="0"/>
          <w:marTop w:val="0"/>
          <w:marBottom w:val="0"/>
          <w:divBdr>
            <w:top w:val="none" w:sz="0" w:space="0" w:color="auto"/>
            <w:left w:val="none" w:sz="0" w:space="0" w:color="auto"/>
            <w:bottom w:val="none" w:sz="0" w:space="0" w:color="auto"/>
            <w:right w:val="none" w:sz="0" w:space="0" w:color="auto"/>
          </w:divBdr>
        </w:div>
        <w:div w:id="1582644426">
          <w:marLeft w:val="640"/>
          <w:marRight w:val="0"/>
          <w:marTop w:val="0"/>
          <w:marBottom w:val="0"/>
          <w:divBdr>
            <w:top w:val="none" w:sz="0" w:space="0" w:color="auto"/>
            <w:left w:val="none" w:sz="0" w:space="0" w:color="auto"/>
            <w:bottom w:val="none" w:sz="0" w:space="0" w:color="auto"/>
            <w:right w:val="none" w:sz="0" w:space="0" w:color="auto"/>
          </w:divBdr>
        </w:div>
        <w:div w:id="722021746">
          <w:marLeft w:val="640"/>
          <w:marRight w:val="0"/>
          <w:marTop w:val="0"/>
          <w:marBottom w:val="0"/>
          <w:divBdr>
            <w:top w:val="none" w:sz="0" w:space="0" w:color="auto"/>
            <w:left w:val="none" w:sz="0" w:space="0" w:color="auto"/>
            <w:bottom w:val="none" w:sz="0" w:space="0" w:color="auto"/>
            <w:right w:val="none" w:sz="0" w:space="0" w:color="auto"/>
          </w:divBdr>
        </w:div>
        <w:div w:id="515266582">
          <w:marLeft w:val="640"/>
          <w:marRight w:val="0"/>
          <w:marTop w:val="0"/>
          <w:marBottom w:val="0"/>
          <w:divBdr>
            <w:top w:val="none" w:sz="0" w:space="0" w:color="auto"/>
            <w:left w:val="none" w:sz="0" w:space="0" w:color="auto"/>
            <w:bottom w:val="none" w:sz="0" w:space="0" w:color="auto"/>
            <w:right w:val="none" w:sz="0" w:space="0" w:color="auto"/>
          </w:divBdr>
        </w:div>
        <w:div w:id="2006787249">
          <w:marLeft w:val="640"/>
          <w:marRight w:val="0"/>
          <w:marTop w:val="0"/>
          <w:marBottom w:val="0"/>
          <w:divBdr>
            <w:top w:val="none" w:sz="0" w:space="0" w:color="auto"/>
            <w:left w:val="none" w:sz="0" w:space="0" w:color="auto"/>
            <w:bottom w:val="none" w:sz="0" w:space="0" w:color="auto"/>
            <w:right w:val="none" w:sz="0" w:space="0" w:color="auto"/>
          </w:divBdr>
        </w:div>
        <w:div w:id="476530740">
          <w:marLeft w:val="640"/>
          <w:marRight w:val="0"/>
          <w:marTop w:val="0"/>
          <w:marBottom w:val="0"/>
          <w:divBdr>
            <w:top w:val="none" w:sz="0" w:space="0" w:color="auto"/>
            <w:left w:val="none" w:sz="0" w:space="0" w:color="auto"/>
            <w:bottom w:val="none" w:sz="0" w:space="0" w:color="auto"/>
            <w:right w:val="none" w:sz="0" w:space="0" w:color="auto"/>
          </w:divBdr>
        </w:div>
        <w:div w:id="474026286">
          <w:marLeft w:val="640"/>
          <w:marRight w:val="0"/>
          <w:marTop w:val="0"/>
          <w:marBottom w:val="0"/>
          <w:divBdr>
            <w:top w:val="none" w:sz="0" w:space="0" w:color="auto"/>
            <w:left w:val="none" w:sz="0" w:space="0" w:color="auto"/>
            <w:bottom w:val="none" w:sz="0" w:space="0" w:color="auto"/>
            <w:right w:val="none" w:sz="0" w:space="0" w:color="auto"/>
          </w:divBdr>
        </w:div>
        <w:div w:id="823617879">
          <w:marLeft w:val="640"/>
          <w:marRight w:val="0"/>
          <w:marTop w:val="0"/>
          <w:marBottom w:val="0"/>
          <w:divBdr>
            <w:top w:val="none" w:sz="0" w:space="0" w:color="auto"/>
            <w:left w:val="none" w:sz="0" w:space="0" w:color="auto"/>
            <w:bottom w:val="none" w:sz="0" w:space="0" w:color="auto"/>
            <w:right w:val="none" w:sz="0" w:space="0" w:color="auto"/>
          </w:divBdr>
        </w:div>
        <w:div w:id="973412068">
          <w:marLeft w:val="640"/>
          <w:marRight w:val="0"/>
          <w:marTop w:val="0"/>
          <w:marBottom w:val="0"/>
          <w:divBdr>
            <w:top w:val="none" w:sz="0" w:space="0" w:color="auto"/>
            <w:left w:val="none" w:sz="0" w:space="0" w:color="auto"/>
            <w:bottom w:val="none" w:sz="0" w:space="0" w:color="auto"/>
            <w:right w:val="none" w:sz="0" w:space="0" w:color="auto"/>
          </w:divBdr>
        </w:div>
        <w:div w:id="1713116807">
          <w:marLeft w:val="640"/>
          <w:marRight w:val="0"/>
          <w:marTop w:val="0"/>
          <w:marBottom w:val="0"/>
          <w:divBdr>
            <w:top w:val="none" w:sz="0" w:space="0" w:color="auto"/>
            <w:left w:val="none" w:sz="0" w:space="0" w:color="auto"/>
            <w:bottom w:val="none" w:sz="0" w:space="0" w:color="auto"/>
            <w:right w:val="none" w:sz="0" w:space="0" w:color="auto"/>
          </w:divBdr>
        </w:div>
        <w:div w:id="791707027">
          <w:marLeft w:val="640"/>
          <w:marRight w:val="0"/>
          <w:marTop w:val="0"/>
          <w:marBottom w:val="0"/>
          <w:divBdr>
            <w:top w:val="none" w:sz="0" w:space="0" w:color="auto"/>
            <w:left w:val="none" w:sz="0" w:space="0" w:color="auto"/>
            <w:bottom w:val="none" w:sz="0" w:space="0" w:color="auto"/>
            <w:right w:val="none" w:sz="0" w:space="0" w:color="auto"/>
          </w:divBdr>
        </w:div>
        <w:div w:id="812648021">
          <w:marLeft w:val="640"/>
          <w:marRight w:val="0"/>
          <w:marTop w:val="0"/>
          <w:marBottom w:val="0"/>
          <w:divBdr>
            <w:top w:val="none" w:sz="0" w:space="0" w:color="auto"/>
            <w:left w:val="none" w:sz="0" w:space="0" w:color="auto"/>
            <w:bottom w:val="none" w:sz="0" w:space="0" w:color="auto"/>
            <w:right w:val="none" w:sz="0" w:space="0" w:color="auto"/>
          </w:divBdr>
        </w:div>
        <w:div w:id="733704721">
          <w:marLeft w:val="640"/>
          <w:marRight w:val="0"/>
          <w:marTop w:val="0"/>
          <w:marBottom w:val="0"/>
          <w:divBdr>
            <w:top w:val="none" w:sz="0" w:space="0" w:color="auto"/>
            <w:left w:val="none" w:sz="0" w:space="0" w:color="auto"/>
            <w:bottom w:val="none" w:sz="0" w:space="0" w:color="auto"/>
            <w:right w:val="none" w:sz="0" w:space="0" w:color="auto"/>
          </w:divBdr>
        </w:div>
        <w:div w:id="1643197419">
          <w:marLeft w:val="640"/>
          <w:marRight w:val="0"/>
          <w:marTop w:val="0"/>
          <w:marBottom w:val="0"/>
          <w:divBdr>
            <w:top w:val="none" w:sz="0" w:space="0" w:color="auto"/>
            <w:left w:val="none" w:sz="0" w:space="0" w:color="auto"/>
            <w:bottom w:val="none" w:sz="0" w:space="0" w:color="auto"/>
            <w:right w:val="none" w:sz="0" w:space="0" w:color="auto"/>
          </w:divBdr>
        </w:div>
        <w:div w:id="425004031">
          <w:marLeft w:val="640"/>
          <w:marRight w:val="0"/>
          <w:marTop w:val="0"/>
          <w:marBottom w:val="0"/>
          <w:divBdr>
            <w:top w:val="none" w:sz="0" w:space="0" w:color="auto"/>
            <w:left w:val="none" w:sz="0" w:space="0" w:color="auto"/>
            <w:bottom w:val="none" w:sz="0" w:space="0" w:color="auto"/>
            <w:right w:val="none" w:sz="0" w:space="0" w:color="auto"/>
          </w:divBdr>
        </w:div>
        <w:div w:id="650643511">
          <w:marLeft w:val="640"/>
          <w:marRight w:val="0"/>
          <w:marTop w:val="0"/>
          <w:marBottom w:val="0"/>
          <w:divBdr>
            <w:top w:val="none" w:sz="0" w:space="0" w:color="auto"/>
            <w:left w:val="none" w:sz="0" w:space="0" w:color="auto"/>
            <w:bottom w:val="none" w:sz="0" w:space="0" w:color="auto"/>
            <w:right w:val="none" w:sz="0" w:space="0" w:color="auto"/>
          </w:divBdr>
        </w:div>
        <w:div w:id="880556983">
          <w:marLeft w:val="640"/>
          <w:marRight w:val="0"/>
          <w:marTop w:val="0"/>
          <w:marBottom w:val="0"/>
          <w:divBdr>
            <w:top w:val="none" w:sz="0" w:space="0" w:color="auto"/>
            <w:left w:val="none" w:sz="0" w:space="0" w:color="auto"/>
            <w:bottom w:val="none" w:sz="0" w:space="0" w:color="auto"/>
            <w:right w:val="none" w:sz="0" w:space="0" w:color="auto"/>
          </w:divBdr>
        </w:div>
        <w:div w:id="250086256">
          <w:marLeft w:val="640"/>
          <w:marRight w:val="0"/>
          <w:marTop w:val="0"/>
          <w:marBottom w:val="0"/>
          <w:divBdr>
            <w:top w:val="none" w:sz="0" w:space="0" w:color="auto"/>
            <w:left w:val="none" w:sz="0" w:space="0" w:color="auto"/>
            <w:bottom w:val="none" w:sz="0" w:space="0" w:color="auto"/>
            <w:right w:val="none" w:sz="0" w:space="0" w:color="auto"/>
          </w:divBdr>
        </w:div>
        <w:div w:id="1403409206">
          <w:marLeft w:val="640"/>
          <w:marRight w:val="0"/>
          <w:marTop w:val="0"/>
          <w:marBottom w:val="0"/>
          <w:divBdr>
            <w:top w:val="none" w:sz="0" w:space="0" w:color="auto"/>
            <w:left w:val="none" w:sz="0" w:space="0" w:color="auto"/>
            <w:bottom w:val="none" w:sz="0" w:space="0" w:color="auto"/>
            <w:right w:val="none" w:sz="0" w:space="0" w:color="auto"/>
          </w:divBdr>
        </w:div>
        <w:div w:id="897008391">
          <w:marLeft w:val="640"/>
          <w:marRight w:val="0"/>
          <w:marTop w:val="0"/>
          <w:marBottom w:val="0"/>
          <w:divBdr>
            <w:top w:val="none" w:sz="0" w:space="0" w:color="auto"/>
            <w:left w:val="none" w:sz="0" w:space="0" w:color="auto"/>
            <w:bottom w:val="none" w:sz="0" w:space="0" w:color="auto"/>
            <w:right w:val="none" w:sz="0" w:space="0" w:color="auto"/>
          </w:divBdr>
        </w:div>
        <w:div w:id="1047143867">
          <w:marLeft w:val="640"/>
          <w:marRight w:val="0"/>
          <w:marTop w:val="0"/>
          <w:marBottom w:val="0"/>
          <w:divBdr>
            <w:top w:val="none" w:sz="0" w:space="0" w:color="auto"/>
            <w:left w:val="none" w:sz="0" w:space="0" w:color="auto"/>
            <w:bottom w:val="none" w:sz="0" w:space="0" w:color="auto"/>
            <w:right w:val="none" w:sz="0" w:space="0" w:color="auto"/>
          </w:divBdr>
        </w:div>
        <w:div w:id="851070892">
          <w:marLeft w:val="640"/>
          <w:marRight w:val="0"/>
          <w:marTop w:val="0"/>
          <w:marBottom w:val="0"/>
          <w:divBdr>
            <w:top w:val="none" w:sz="0" w:space="0" w:color="auto"/>
            <w:left w:val="none" w:sz="0" w:space="0" w:color="auto"/>
            <w:bottom w:val="none" w:sz="0" w:space="0" w:color="auto"/>
            <w:right w:val="none" w:sz="0" w:space="0" w:color="auto"/>
          </w:divBdr>
        </w:div>
        <w:div w:id="1071853435">
          <w:marLeft w:val="640"/>
          <w:marRight w:val="0"/>
          <w:marTop w:val="0"/>
          <w:marBottom w:val="0"/>
          <w:divBdr>
            <w:top w:val="none" w:sz="0" w:space="0" w:color="auto"/>
            <w:left w:val="none" w:sz="0" w:space="0" w:color="auto"/>
            <w:bottom w:val="none" w:sz="0" w:space="0" w:color="auto"/>
            <w:right w:val="none" w:sz="0" w:space="0" w:color="auto"/>
          </w:divBdr>
        </w:div>
        <w:div w:id="974289912">
          <w:marLeft w:val="640"/>
          <w:marRight w:val="0"/>
          <w:marTop w:val="0"/>
          <w:marBottom w:val="0"/>
          <w:divBdr>
            <w:top w:val="none" w:sz="0" w:space="0" w:color="auto"/>
            <w:left w:val="none" w:sz="0" w:space="0" w:color="auto"/>
            <w:bottom w:val="none" w:sz="0" w:space="0" w:color="auto"/>
            <w:right w:val="none" w:sz="0" w:space="0" w:color="auto"/>
          </w:divBdr>
        </w:div>
        <w:div w:id="1322734729">
          <w:marLeft w:val="640"/>
          <w:marRight w:val="0"/>
          <w:marTop w:val="0"/>
          <w:marBottom w:val="0"/>
          <w:divBdr>
            <w:top w:val="none" w:sz="0" w:space="0" w:color="auto"/>
            <w:left w:val="none" w:sz="0" w:space="0" w:color="auto"/>
            <w:bottom w:val="none" w:sz="0" w:space="0" w:color="auto"/>
            <w:right w:val="none" w:sz="0" w:space="0" w:color="auto"/>
          </w:divBdr>
        </w:div>
        <w:div w:id="1067918713">
          <w:marLeft w:val="640"/>
          <w:marRight w:val="0"/>
          <w:marTop w:val="0"/>
          <w:marBottom w:val="0"/>
          <w:divBdr>
            <w:top w:val="none" w:sz="0" w:space="0" w:color="auto"/>
            <w:left w:val="none" w:sz="0" w:space="0" w:color="auto"/>
            <w:bottom w:val="none" w:sz="0" w:space="0" w:color="auto"/>
            <w:right w:val="none" w:sz="0" w:space="0" w:color="auto"/>
          </w:divBdr>
        </w:div>
        <w:div w:id="1708068570">
          <w:marLeft w:val="640"/>
          <w:marRight w:val="0"/>
          <w:marTop w:val="0"/>
          <w:marBottom w:val="0"/>
          <w:divBdr>
            <w:top w:val="none" w:sz="0" w:space="0" w:color="auto"/>
            <w:left w:val="none" w:sz="0" w:space="0" w:color="auto"/>
            <w:bottom w:val="none" w:sz="0" w:space="0" w:color="auto"/>
            <w:right w:val="none" w:sz="0" w:space="0" w:color="auto"/>
          </w:divBdr>
        </w:div>
        <w:div w:id="1325007298">
          <w:marLeft w:val="640"/>
          <w:marRight w:val="0"/>
          <w:marTop w:val="0"/>
          <w:marBottom w:val="0"/>
          <w:divBdr>
            <w:top w:val="none" w:sz="0" w:space="0" w:color="auto"/>
            <w:left w:val="none" w:sz="0" w:space="0" w:color="auto"/>
            <w:bottom w:val="none" w:sz="0" w:space="0" w:color="auto"/>
            <w:right w:val="none" w:sz="0" w:space="0" w:color="auto"/>
          </w:divBdr>
        </w:div>
        <w:div w:id="1933202901">
          <w:marLeft w:val="640"/>
          <w:marRight w:val="0"/>
          <w:marTop w:val="0"/>
          <w:marBottom w:val="0"/>
          <w:divBdr>
            <w:top w:val="none" w:sz="0" w:space="0" w:color="auto"/>
            <w:left w:val="none" w:sz="0" w:space="0" w:color="auto"/>
            <w:bottom w:val="none" w:sz="0" w:space="0" w:color="auto"/>
            <w:right w:val="none" w:sz="0" w:space="0" w:color="auto"/>
          </w:divBdr>
        </w:div>
      </w:divsChild>
    </w:div>
    <w:div w:id="581717057">
      <w:bodyDiv w:val="1"/>
      <w:marLeft w:val="0"/>
      <w:marRight w:val="0"/>
      <w:marTop w:val="0"/>
      <w:marBottom w:val="0"/>
      <w:divBdr>
        <w:top w:val="none" w:sz="0" w:space="0" w:color="auto"/>
        <w:left w:val="none" w:sz="0" w:space="0" w:color="auto"/>
        <w:bottom w:val="none" w:sz="0" w:space="0" w:color="auto"/>
        <w:right w:val="none" w:sz="0" w:space="0" w:color="auto"/>
      </w:divBdr>
    </w:div>
    <w:div w:id="583035783">
      <w:bodyDiv w:val="1"/>
      <w:marLeft w:val="0"/>
      <w:marRight w:val="0"/>
      <w:marTop w:val="0"/>
      <w:marBottom w:val="0"/>
      <w:divBdr>
        <w:top w:val="none" w:sz="0" w:space="0" w:color="auto"/>
        <w:left w:val="none" w:sz="0" w:space="0" w:color="auto"/>
        <w:bottom w:val="none" w:sz="0" w:space="0" w:color="auto"/>
        <w:right w:val="none" w:sz="0" w:space="0" w:color="auto"/>
      </w:divBdr>
      <w:divsChild>
        <w:div w:id="1212687393">
          <w:marLeft w:val="0"/>
          <w:marRight w:val="0"/>
          <w:marTop w:val="0"/>
          <w:marBottom w:val="0"/>
          <w:divBdr>
            <w:top w:val="none" w:sz="0" w:space="0" w:color="auto"/>
            <w:left w:val="none" w:sz="0" w:space="0" w:color="auto"/>
            <w:bottom w:val="none" w:sz="0" w:space="0" w:color="auto"/>
            <w:right w:val="none" w:sz="0" w:space="0" w:color="auto"/>
          </w:divBdr>
          <w:divsChild>
            <w:div w:id="387655434">
              <w:marLeft w:val="0"/>
              <w:marRight w:val="0"/>
              <w:marTop w:val="0"/>
              <w:marBottom w:val="0"/>
              <w:divBdr>
                <w:top w:val="none" w:sz="0" w:space="0" w:color="auto"/>
                <w:left w:val="none" w:sz="0" w:space="0" w:color="auto"/>
                <w:bottom w:val="none" w:sz="0" w:space="0" w:color="auto"/>
                <w:right w:val="none" w:sz="0" w:space="0" w:color="auto"/>
              </w:divBdr>
              <w:divsChild>
                <w:div w:id="2127693391">
                  <w:marLeft w:val="0"/>
                  <w:marRight w:val="0"/>
                  <w:marTop w:val="0"/>
                  <w:marBottom w:val="0"/>
                  <w:divBdr>
                    <w:top w:val="none" w:sz="0" w:space="0" w:color="auto"/>
                    <w:left w:val="none" w:sz="0" w:space="0" w:color="auto"/>
                    <w:bottom w:val="none" w:sz="0" w:space="0" w:color="auto"/>
                    <w:right w:val="none" w:sz="0" w:space="0" w:color="auto"/>
                  </w:divBdr>
                  <w:divsChild>
                    <w:div w:id="839854590">
                      <w:marLeft w:val="0"/>
                      <w:marRight w:val="0"/>
                      <w:marTop w:val="0"/>
                      <w:marBottom w:val="0"/>
                      <w:divBdr>
                        <w:top w:val="none" w:sz="0" w:space="0" w:color="auto"/>
                        <w:left w:val="none" w:sz="0" w:space="0" w:color="auto"/>
                        <w:bottom w:val="none" w:sz="0" w:space="0" w:color="auto"/>
                        <w:right w:val="none" w:sz="0" w:space="0" w:color="auto"/>
                      </w:divBdr>
                      <w:divsChild>
                        <w:div w:id="493884058">
                          <w:marLeft w:val="0"/>
                          <w:marRight w:val="0"/>
                          <w:marTop w:val="0"/>
                          <w:marBottom w:val="0"/>
                          <w:divBdr>
                            <w:top w:val="none" w:sz="0" w:space="0" w:color="auto"/>
                            <w:left w:val="none" w:sz="0" w:space="0" w:color="auto"/>
                            <w:bottom w:val="none" w:sz="0" w:space="0" w:color="auto"/>
                            <w:right w:val="none" w:sz="0" w:space="0" w:color="auto"/>
                          </w:divBdr>
                          <w:divsChild>
                            <w:div w:id="3497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321659">
      <w:bodyDiv w:val="1"/>
      <w:marLeft w:val="0"/>
      <w:marRight w:val="0"/>
      <w:marTop w:val="0"/>
      <w:marBottom w:val="0"/>
      <w:divBdr>
        <w:top w:val="none" w:sz="0" w:space="0" w:color="auto"/>
        <w:left w:val="none" w:sz="0" w:space="0" w:color="auto"/>
        <w:bottom w:val="none" w:sz="0" w:space="0" w:color="auto"/>
        <w:right w:val="none" w:sz="0" w:space="0" w:color="auto"/>
      </w:divBdr>
      <w:divsChild>
        <w:div w:id="771321710">
          <w:marLeft w:val="640"/>
          <w:marRight w:val="0"/>
          <w:marTop w:val="0"/>
          <w:marBottom w:val="0"/>
          <w:divBdr>
            <w:top w:val="none" w:sz="0" w:space="0" w:color="auto"/>
            <w:left w:val="none" w:sz="0" w:space="0" w:color="auto"/>
            <w:bottom w:val="none" w:sz="0" w:space="0" w:color="auto"/>
            <w:right w:val="none" w:sz="0" w:space="0" w:color="auto"/>
          </w:divBdr>
        </w:div>
        <w:div w:id="1101224667">
          <w:marLeft w:val="640"/>
          <w:marRight w:val="0"/>
          <w:marTop w:val="0"/>
          <w:marBottom w:val="0"/>
          <w:divBdr>
            <w:top w:val="none" w:sz="0" w:space="0" w:color="auto"/>
            <w:left w:val="none" w:sz="0" w:space="0" w:color="auto"/>
            <w:bottom w:val="none" w:sz="0" w:space="0" w:color="auto"/>
            <w:right w:val="none" w:sz="0" w:space="0" w:color="auto"/>
          </w:divBdr>
        </w:div>
        <w:div w:id="759907609">
          <w:marLeft w:val="640"/>
          <w:marRight w:val="0"/>
          <w:marTop w:val="0"/>
          <w:marBottom w:val="0"/>
          <w:divBdr>
            <w:top w:val="none" w:sz="0" w:space="0" w:color="auto"/>
            <w:left w:val="none" w:sz="0" w:space="0" w:color="auto"/>
            <w:bottom w:val="none" w:sz="0" w:space="0" w:color="auto"/>
            <w:right w:val="none" w:sz="0" w:space="0" w:color="auto"/>
          </w:divBdr>
        </w:div>
        <w:div w:id="1551917545">
          <w:marLeft w:val="640"/>
          <w:marRight w:val="0"/>
          <w:marTop w:val="0"/>
          <w:marBottom w:val="0"/>
          <w:divBdr>
            <w:top w:val="none" w:sz="0" w:space="0" w:color="auto"/>
            <w:left w:val="none" w:sz="0" w:space="0" w:color="auto"/>
            <w:bottom w:val="none" w:sz="0" w:space="0" w:color="auto"/>
            <w:right w:val="none" w:sz="0" w:space="0" w:color="auto"/>
          </w:divBdr>
        </w:div>
        <w:div w:id="1478104632">
          <w:marLeft w:val="640"/>
          <w:marRight w:val="0"/>
          <w:marTop w:val="0"/>
          <w:marBottom w:val="0"/>
          <w:divBdr>
            <w:top w:val="none" w:sz="0" w:space="0" w:color="auto"/>
            <w:left w:val="none" w:sz="0" w:space="0" w:color="auto"/>
            <w:bottom w:val="none" w:sz="0" w:space="0" w:color="auto"/>
            <w:right w:val="none" w:sz="0" w:space="0" w:color="auto"/>
          </w:divBdr>
        </w:div>
        <w:div w:id="1511221049">
          <w:marLeft w:val="640"/>
          <w:marRight w:val="0"/>
          <w:marTop w:val="0"/>
          <w:marBottom w:val="0"/>
          <w:divBdr>
            <w:top w:val="none" w:sz="0" w:space="0" w:color="auto"/>
            <w:left w:val="none" w:sz="0" w:space="0" w:color="auto"/>
            <w:bottom w:val="none" w:sz="0" w:space="0" w:color="auto"/>
            <w:right w:val="none" w:sz="0" w:space="0" w:color="auto"/>
          </w:divBdr>
        </w:div>
        <w:div w:id="1408192395">
          <w:marLeft w:val="640"/>
          <w:marRight w:val="0"/>
          <w:marTop w:val="0"/>
          <w:marBottom w:val="0"/>
          <w:divBdr>
            <w:top w:val="none" w:sz="0" w:space="0" w:color="auto"/>
            <w:left w:val="none" w:sz="0" w:space="0" w:color="auto"/>
            <w:bottom w:val="none" w:sz="0" w:space="0" w:color="auto"/>
            <w:right w:val="none" w:sz="0" w:space="0" w:color="auto"/>
          </w:divBdr>
        </w:div>
        <w:div w:id="601113853">
          <w:marLeft w:val="640"/>
          <w:marRight w:val="0"/>
          <w:marTop w:val="0"/>
          <w:marBottom w:val="0"/>
          <w:divBdr>
            <w:top w:val="none" w:sz="0" w:space="0" w:color="auto"/>
            <w:left w:val="none" w:sz="0" w:space="0" w:color="auto"/>
            <w:bottom w:val="none" w:sz="0" w:space="0" w:color="auto"/>
            <w:right w:val="none" w:sz="0" w:space="0" w:color="auto"/>
          </w:divBdr>
        </w:div>
        <w:div w:id="459226126">
          <w:marLeft w:val="640"/>
          <w:marRight w:val="0"/>
          <w:marTop w:val="0"/>
          <w:marBottom w:val="0"/>
          <w:divBdr>
            <w:top w:val="none" w:sz="0" w:space="0" w:color="auto"/>
            <w:left w:val="none" w:sz="0" w:space="0" w:color="auto"/>
            <w:bottom w:val="none" w:sz="0" w:space="0" w:color="auto"/>
            <w:right w:val="none" w:sz="0" w:space="0" w:color="auto"/>
          </w:divBdr>
        </w:div>
        <w:div w:id="1858424532">
          <w:marLeft w:val="640"/>
          <w:marRight w:val="0"/>
          <w:marTop w:val="0"/>
          <w:marBottom w:val="0"/>
          <w:divBdr>
            <w:top w:val="none" w:sz="0" w:space="0" w:color="auto"/>
            <w:left w:val="none" w:sz="0" w:space="0" w:color="auto"/>
            <w:bottom w:val="none" w:sz="0" w:space="0" w:color="auto"/>
            <w:right w:val="none" w:sz="0" w:space="0" w:color="auto"/>
          </w:divBdr>
        </w:div>
        <w:div w:id="1350183492">
          <w:marLeft w:val="640"/>
          <w:marRight w:val="0"/>
          <w:marTop w:val="0"/>
          <w:marBottom w:val="0"/>
          <w:divBdr>
            <w:top w:val="none" w:sz="0" w:space="0" w:color="auto"/>
            <w:left w:val="none" w:sz="0" w:space="0" w:color="auto"/>
            <w:bottom w:val="none" w:sz="0" w:space="0" w:color="auto"/>
            <w:right w:val="none" w:sz="0" w:space="0" w:color="auto"/>
          </w:divBdr>
        </w:div>
        <w:div w:id="176047645">
          <w:marLeft w:val="640"/>
          <w:marRight w:val="0"/>
          <w:marTop w:val="0"/>
          <w:marBottom w:val="0"/>
          <w:divBdr>
            <w:top w:val="none" w:sz="0" w:space="0" w:color="auto"/>
            <w:left w:val="none" w:sz="0" w:space="0" w:color="auto"/>
            <w:bottom w:val="none" w:sz="0" w:space="0" w:color="auto"/>
            <w:right w:val="none" w:sz="0" w:space="0" w:color="auto"/>
          </w:divBdr>
        </w:div>
        <w:div w:id="2080205302">
          <w:marLeft w:val="640"/>
          <w:marRight w:val="0"/>
          <w:marTop w:val="0"/>
          <w:marBottom w:val="0"/>
          <w:divBdr>
            <w:top w:val="none" w:sz="0" w:space="0" w:color="auto"/>
            <w:left w:val="none" w:sz="0" w:space="0" w:color="auto"/>
            <w:bottom w:val="none" w:sz="0" w:space="0" w:color="auto"/>
            <w:right w:val="none" w:sz="0" w:space="0" w:color="auto"/>
          </w:divBdr>
        </w:div>
        <w:div w:id="1374765217">
          <w:marLeft w:val="640"/>
          <w:marRight w:val="0"/>
          <w:marTop w:val="0"/>
          <w:marBottom w:val="0"/>
          <w:divBdr>
            <w:top w:val="none" w:sz="0" w:space="0" w:color="auto"/>
            <w:left w:val="none" w:sz="0" w:space="0" w:color="auto"/>
            <w:bottom w:val="none" w:sz="0" w:space="0" w:color="auto"/>
            <w:right w:val="none" w:sz="0" w:space="0" w:color="auto"/>
          </w:divBdr>
        </w:div>
        <w:div w:id="153498979">
          <w:marLeft w:val="640"/>
          <w:marRight w:val="0"/>
          <w:marTop w:val="0"/>
          <w:marBottom w:val="0"/>
          <w:divBdr>
            <w:top w:val="none" w:sz="0" w:space="0" w:color="auto"/>
            <w:left w:val="none" w:sz="0" w:space="0" w:color="auto"/>
            <w:bottom w:val="none" w:sz="0" w:space="0" w:color="auto"/>
            <w:right w:val="none" w:sz="0" w:space="0" w:color="auto"/>
          </w:divBdr>
        </w:div>
        <w:div w:id="292711850">
          <w:marLeft w:val="640"/>
          <w:marRight w:val="0"/>
          <w:marTop w:val="0"/>
          <w:marBottom w:val="0"/>
          <w:divBdr>
            <w:top w:val="none" w:sz="0" w:space="0" w:color="auto"/>
            <w:left w:val="none" w:sz="0" w:space="0" w:color="auto"/>
            <w:bottom w:val="none" w:sz="0" w:space="0" w:color="auto"/>
            <w:right w:val="none" w:sz="0" w:space="0" w:color="auto"/>
          </w:divBdr>
        </w:div>
        <w:div w:id="1426655096">
          <w:marLeft w:val="640"/>
          <w:marRight w:val="0"/>
          <w:marTop w:val="0"/>
          <w:marBottom w:val="0"/>
          <w:divBdr>
            <w:top w:val="none" w:sz="0" w:space="0" w:color="auto"/>
            <w:left w:val="none" w:sz="0" w:space="0" w:color="auto"/>
            <w:bottom w:val="none" w:sz="0" w:space="0" w:color="auto"/>
            <w:right w:val="none" w:sz="0" w:space="0" w:color="auto"/>
          </w:divBdr>
        </w:div>
        <w:div w:id="481971290">
          <w:marLeft w:val="640"/>
          <w:marRight w:val="0"/>
          <w:marTop w:val="0"/>
          <w:marBottom w:val="0"/>
          <w:divBdr>
            <w:top w:val="none" w:sz="0" w:space="0" w:color="auto"/>
            <w:left w:val="none" w:sz="0" w:space="0" w:color="auto"/>
            <w:bottom w:val="none" w:sz="0" w:space="0" w:color="auto"/>
            <w:right w:val="none" w:sz="0" w:space="0" w:color="auto"/>
          </w:divBdr>
        </w:div>
        <w:div w:id="1242912539">
          <w:marLeft w:val="640"/>
          <w:marRight w:val="0"/>
          <w:marTop w:val="0"/>
          <w:marBottom w:val="0"/>
          <w:divBdr>
            <w:top w:val="none" w:sz="0" w:space="0" w:color="auto"/>
            <w:left w:val="none" w:sz="0" w:space="0" w:color="auto"/>
            <w:bottom w:val="none" w:sz="0" w:space="0" w:color="auto"/>
            <w:right w:val="none" w:sz="0" w:space="0" w:color="auto"/>
          </w:divBdr>
        </w:div>
        <w:div w:id="64383172">
          <w:marLeft w:val="640"/>
          <w:marRight w:val="0"/>
          <w:marTop w:val="0"/>
          <w:marBottom w:val="0"/>
          <w:divBdr>
            <w:top w:val="none" w:sz="0" w:space="0" w:color="auto"/>
            <w:left w:val="none" w:sz="0" w:space="0" w:color="auto"/>
            <w:bottom w:val="none" w:sz="0" w:space="0" w:color="auto"/>
            <w:right w:val="none" w:sz="0" w:space="0" w:color="auto"/>
          </w:divBdr>
        </w:div>
        <w:div w:id="1728843371">
          <w:marLeft w:val="640"/>
          <w:marRight w:val="0"/>
          <w:marTop w:val="0"/>
          <w:marBottom w:val="0"/>
          <w:divBdr>
            <w:top w:val="none" w:sz="0" w:space="0" w:color="auto"/>
            <w:left w:val="none" w:sz="0" w:space="0" w:color="auto"/>
            <w:bottom w:val="none" w:sz="0" w:space="0" w:color="auto"/>
            <w:right w:val="none" w:sz="0" w:space="0" w:color="auto"/>
          </w:divBdr>
        </w:div>
        <w:div w:id="1253508728">
          <w:marLeft w:val="640"/>
          <w:marRight w:val="0"/>
          <w:marTop w:val="0"/>
          <w:marBottom w:val="0"/>
          <w:divBdr>
            <w:top w:val="none" w:sz="0" w:space="0" w:color="auto"/>
            <w:left w:val="none" w:sz="0" w:space="0" w:color="auto"/>
            <w:bottom w:val="none" w:sz="0" w:space="0" w:color="auto"/>
            <w:right w:val="none" w:sz="0" w:space="0" w:color="auto"/>
          </w:divBdr>
        </w:div>
        <w:div w:id="879825116">
          <w:marLeft w:val="640"/>
          <w:marRight w:val="0"/>
          <w:marTop w:val="0"/>
          <w:marBottom w:val="0"/>
          <w:divBdr>
            <w:top w:val="none" w:sz="0" w:space="0" w:color="auto"/>
            <w:left w:val="none" w:sz="0" w:space="0" w:color="auto"/>
            <w:bottom w:val="none" w:sz="0" w:space="0" w:color="auto"/>
            <w:right w:val="none" w:sz="0" w:space="0" w:color="auto"/>
          </w:divBdr>
        </w:div>
        <w:div w:id="853425032">
          <w:marLeft w:val="640"/>
          <w:marRight w:val="0"/>
          <w:marTop w:val="0"/>
          <w:marBottom w:val="0"/>
          <w:divBdr>
            <w:top w:val="none" w:sz="0" w:space="0" w:color="auto"/>
            <w:left w:val="none" w:sz="0" w:space="0" w:color="auto"/>
            <w:bottom w:val="none" w:sz="0" w:space="0" w:color="auto"/>
            <w:right w:val="none" w:sz="0" w:space="0" w:color="auto"/>
          </w:divBdr>
        </w:div>
        <w:div w:id="637566965">
          <w:marLeft w:val="640"/>
          <w:marRight w:val="0"/>
          <w:marTop w:val="0"/>
          <w:marBottom w:val="0"/>
          <w:divBdr>
            <w:top w:val="none" w:sz="0" w:space="0" w:color="auto"/>
            <w:left w:val="none" w:sz="0" w:space="0" w:color="auto"/>
            <w:bottom w:val="none" w:sz="0" w:space="0" w:color="auto"/>
            <w:right w:val="none" w:sz="0" w:space="0" w:color="auto"/>
          </w:divBdr>
        </w:div>
        <w:div w:id="1310476778">
          <w:marLeft w:val="640"/>
          <w:marRight w:val="0"/>
          <w:marTop w:val="0"/>
          <w:marBottom w:val="0"/>
          <w:divBdr>
            <w:top w:val="none" w:sz="0" w:space="0" w:color="auto"/>
            <w:left w:val="none" w:sz="0" w:space="0" w:color="auto"/>
            <w:bottom w:val="none" w:sz="0" w:space="0" w:color="auto"/>
            <w:right w:val="none" w:sz="0" w:space="0" w:color="auto"/>
          </w:divBdr>
        </w:div>
        <w:div w:id="1172597973">
          <w:marLeft w:val="640"/>
          <w:marRight w:val="0"/>
          <w:marTop w:val="0"/>
          <w:marBottom w:val="0"/>
          <w:divBdr>
            <w:top w:val="none" w:sz="0" w:space="0" w:color="auto"/>
            <w:left w:val="none" w:sz="0" w:space="0" w:color="auto"/>
            <w:bottom w:val="none" w:sz="0" w:space="0" w:color="auto"/>
            <w:right w:val="none" w:sz="0" w:space="0" w:color="auto"/>
          </w:divBdr>
        </w:div>
        <w:div w:id="157383395">
          <w:marLeft w:val="640"/>
          <w:marRight w:val="0"/>
          <w:marTop w:val="0"/>
          <w:marBottom w:val="0"/>
          <w:divBdr>
            <w:top w:val="none" w:sz="0" w:space="0" w:color="auto"/>
            <w:left w:val="none" w:sz="0" w:space="0" w:color="auto"/>
            <w:bottom w:val="none" w:sz="0" w:space="0" w:color="auto"/>
            <w:right w:val="none" w:sz="0" w:space="0" w:color="auto"/>
          </w:divBdr>
        </w:div>
        <w:div w:id="90049388">
          <w:marLeft w:val="640"/>
          <w:marRight w:val="0"/>
          <w:marTop w:val="0"/>
          <w:marBottom w:val="0"/>
          <w:divBdr>
            <w:top w:val="none" w:sz="0" w:space="0" w:color="auto"/>
            <w:left w:val="none" w:sz="0" w:space="0" w:color="auto"/>
            <w:bottom w:val="none" w:sz="0" w:space="0" w:color="auto"/>
            <w:right w:val="none" w:sz="0" w:space="0" w:color="auto"/>
          </w:divBdr>
        </w:div>
        <w:div w:id="842470613">
          <w:marLeft w:val="640"/>
          <w:marRight w:val="0"/>
          <w:marTop w:val="0"/>
          <w:marBottom w:val="0"/>
          <w:divBdr>
            <w:top w:val="none" w:sz="0" w:space="0" w:color="auto"/>
            <w:left w:val="none" w:sz="0" w:space="0" w:color="auto"/>
            <w:bottom w:val="none" w:sz="0" w:space="0" w:color="auto"/>
            <w:right w:val="none" w:sz="0" w:space="0" w:color="auto"/>
          </w:divBdr>
        </w:div>
        <w:div w:id="259677824">
          <w:marLeft w:val="640"/>
          <w:marRight w:val="0"/>
          <w:marTop w:val="0"/>
          <w:marBottom w:val="0"/>
          <w:divBdr>
            <w:top w:val="none" w:sz="0" w:space="0" w:color="auto"/>
            <w:left w:val="none" w:sz="0" w:space="0" w:color="auto"/>
            <w:bottom w:val="none" w:sz="0" w:space="0" w:color="auto"/>
            <w:right w:val="none" w:sz="0" w:space="0" w:color="auto"/>
          </w:divBdr>
        </w:div>
        <w:div w:id="1441030894">
          <w:marLeft w:val="640"/>
          <w:marRight w:val="0"/>
          <w:marTop w:val="0"/>
          <w:marBottom w:val="0"/>
          <w:divBdr>
            <w:top w:val="none" w:sz="0" w:space="0" w:color="auto"/>
            <w:left w:val="none" w:sz="0" w:space="0" w:color="auto"/>
            <w:bottom w:val="none" w:sz="0" w:space="0" w:color="auto"/>
            <w:right w:val="none" w:sz="0" w:space="0" w:color="auto"/>
          </w:divBdr>
        </w:div>
        <w:div w:id="409160366">
          <w:marLeft w:val="640"/>
          <w:marRight w:val="0"/>
          <w:marTop w:val="0"/>
          <w:marBottom w:val="0"/>
          <w:divBdr>
            <w:top w:val="none" w:sz="0" w:space="0" w:color="auto"/>
            <w:left w:val="none" w:sz="0" w:space="0" w:color="auto"/>
            <w:bottom w:val="none" w:sz="0" w:space="0" w:color="auto"/>
            <w:right w:val="none" w:sz="0" w:space="0" w:color="auto"/>
          </w:divBdr>
        </w:div>
        <w:div w:id="1344821914">
          <w:marLeft w:val="640"/>
          <w:marRight w:val="0"/>
          <w:marTop w:val="0"/>
          <w:marBottom w:val="0"/>
          <w:divBdr>
            <w:top w:val="none" w:sz="0" w:space="0" w:color="auto"/>
            <w:left w:val="none" w:sz="0" w:space="0" w:color="auto"/>
            <w:bottom w:val="none" w:sz="0" w:space="0" w:color="auto"/>
            <w:right w:val="none" w:sz="0" w:space="0" w:color="auto"/>
          </w:divBdr>
        </w:div>
        <w:div w:id="640355158">
          <w:marLeft w:val="640"/>
          <w:marRight w:val="0"/>
          <w:marTop w:val="0"/>
          <w:marBottom w:val="0"/>
          <w:divBdr>
            <w:top w:val="none" w:sz="0" w:space="0" w:color="auto"/>
            <w:left w:val="none" w:sz="0" w:space="0" w:color="auto"/>
            <w:bottom w:val="none" w:sz="0" w:space="0" w:color="auto"/>
            <w:right w:val="none" w:sz="0" w:space="0" w:color="auto"/>
          </w:divBdr>
        </w:div>
        <w:div w:id="1391928518">
          <w:marLeft w:val="640"/>
          <w:marRight w:val="0"/>
          <w:marTop w:val="0"/>
          <w:marBottom w:val="0"/>
          <w:divBdr>
            <w:top w:val="none" w:sz="0" w:space="0" w:color="auto"/>
            <w:left w:val="none" w:sz="0" w:space="0" w:color="auto"/>
            <w:bottom w:val="none" w:sz="0" w:space="0" w:color="auto"/>
            <w:right w:val="none" w:sz="0" w:space="0" w:color="auto"/>
          </w:divBdr>
        </w:div>
        <w:div w:id="1282497294">
          <w:marLeft w:val="640"/>
          <w:marRight w:val="0"/>
          <w:marTop w:val="0"/>
          <w:marBottom w:val="0"/>
          <w:divBdr>
            <w:top w:val="none" w:sz="0" w:space="0" w:color="auto"/>
            <w:left w:val="none" w:sz="0" w:space="0" w:color="auto"/>
            <w:bottom w:val="none" w:sz="0" w:space="0" w:color="auto"/>
            <w:right w:val="none" w:sz="0" w:space="0" w:color="auto"/>
          </w:divBdr>
        </w:div>
        <w:div w:id="1063678871">
          <w:marLeft w:val="640"/>
          <w:marRight w:val="0"/>
          <w:marTop w:val="0"/>
          <w:marBottom w:val="0"/>
          <w:divBdr>
            <w:top w:val="none" w:sz="0" w:space="0" w:color="auto"/>
            <w:left w:val="none" w:sz="0" w:space="0" w:color="auto"/>
            <w:bottom w:val="none" w:sz="0" w:space="0" w:color="auto"/>
            <w:right w:val="none" w:sz="0" w:space="0" w:color="auto"/>
          </w:divBdr>
        </w:div>
        <w:div w:id="860558386">
          <w:marLeft w:val="640"/>
          <w:marRight w:val="0"/>
          <w:marTop w:val="0"/>
          <w:marBottom w:val="0"/>
          <w:divBdr>
            <w:top w:val="none" w:sz="0" w:space="0" w:color="auto"/>
            <w:left w:val="none" w:sz="0" w:space="0" w:color="auto"/>
            <w:bottom w:val="none" w:sz="0" w:space="0" w:color="auto"/>
            <w:right w:val="none" w:sz="0" w:space="0" w:color="auto"/>
          </w:divBdr>
        </w:div>
        <w:div w:id="1478106882">
          <w:marLeft w:val="640"/>
          <w:marRight w:val="0"/>
          <w:marTop w:val="0"/>
          <w:marBottom w:val="0"/>
          <w:divBdr>
            <w:top w:val="none" w:sz="0" w:space="0" w:color="auto"/>
            <w:left w:val="none" w:sz="0" w:space="0" w:color="auto"/>
            <w:bottom w:val="none" w:sz="0" w:space="0" w:color="auto"/>
            <w:right w:val="none" w:sz="0" w:space="0" w:color="auto"/>
          </w:divBdr>
        </w:div>
        <w:div w:id="1298948476">
          <w:marLeft w:val="640"/>
          <w:marRight w:val="0"/>
          <w:marTop w:val="0"/>
          <w:marBottom w:val="0"/>
          <w:divBdr>
            <w:top w:val="none" w:sz="0" w:space="0" w:color="auto"/>
            <w:left w:val="none" w:sz="0" w:space="0" w:color="auto"/>
            <w:bottom w:val="none" w:sz="0" w:space="0" w:color="auto"/>
            <w:right w:val="none" w:sz="0" w:space="0" w:color="auto"/>
          </w:divBdr>
        </w:div>
        <w:div w:id="1804880404">
          <w:marLeft w:val="640"/>
          <w:marRight w:val="0"/>
          <w:marTop w:val="0"/>
          <w:marBottom w:val="0"/>
          <w:divBdr>
            <w:top w:val="none" w:sz="0" w:space="0" w:color="auto"/>
            <w:left w:val="none" w:sz="0" w:space="0" w:color="auto"/>
            <w:bottom w:val="none" w:sz="0" w:space="0" w:color="auto"/>
            <w:right w:val="none" w:sz="0" w:space="0" w:color="auto"/>
          </w:divBdr>
        </w:div>
        <w:div w:id="917448867">
          <w:marLeft w:val="640"/>
          <w:marRight w:val="0"/>
          <w:marTop w:val="0"/>
          <w:marBottom w:val="0"/>
          <w:divBdr>
            <w:top w:val="none" w:sz="0" w:space="0" w:color="auto"/>
            <w:left w:val="none" w:sz="0" w:space="0" w:color="auto"/>
            <w:bottom w:val="none" w:sz="0" w:space="0" w:color="auto"/>
            <w:right w:val="none" w:sz="0" w:space="0" w:color="auto"/>
          </w:divBdr>
        </w:div>
      </w:divsChild>
    </w:div>
    <w:div w:id="594747553">
      <w:bodyDiv w:val="1"/>
      <w:marLeft w:val="0"/>
      <w:marRight w:val="0"/>
      <w:marTop w:val="0"/>
      <w:marBottom w:val="0"/>
      <w:divBdr>
        <w:top w:val="none" w:sz="0" w:space="0" w:color="auto"/>
        <w:left w:val="none" w:sz="0" w:space="0" w:color="auto"/>
        <w:bottom w:val="none" w:sz="0" w:space="0" w:color="auto"/>
        <w:right w:val="none" w:sz="0" w:space="0" w:color="auto"/>
      </w:divBdr>
      <w:divsChild>
        <w:div w:id="701637998">
          <w:marLeft w:val="640"/>
          <w:marRight w:val="0"/>
          <w:marTop w:val="0"/>
          <w:marBottom w:val="0"/>
          <w:divBdr>
            <w:top w:val="none" w:sz="0" w:space="0" w:color="auto"/>
            <w:left w:val="none" w:sz="0" w:space="0" w:color="auto"/>
            <w:bottom w:val="none" w:sz="0" w:space="0" w:color="auto"/>
            <w:right w:val="none" w:sz="0" w:space="0" w:color="auto"/>
          </w:divBdr>
        </w:div>
        <w:div w:id="880940800">
          <w:marLeft w:val="640"/>
          <w:marRight w:val="0"/>
          <w:marTop w:val="0"/>
          <w:marBottom w:val="0"/>
          <w:divBdr>
            <w:top w:val="none" w:sz="0" w:space="0" w:color="auto"/>
            <w:left w:val="none" w:sz="0" w:space="0" w:color="auto"/>
            <w:bottom w:val="none" w:sz="0" w:space="0" w:color="auto"/>
            <w:right w:val="none" w:sz="0" w:space="0" w:color="auto"/>
          </w:divBdr>
        </w:div>
        <w:div w:id="1123426648">
          <w:marLeft w:val="640"/>
          <w:marRight w:val="0"/>
          <w:marTop w:val="0"/>
          <w:marBottom w:val="0"/>
          <w:divBdr>
            <w:top w:val="none" w:sz="0" w:space="0" w:color="auto"/>
            <w:left w:val="none" w:sz="0" w:space="0" w:color="auto"/>
            <w:bottom w:val="none" w:sz="0" w:space="0" w:color="auto"/>
            <w:right w:val="none" w:sz="0" w:space="0" w:color="auto"/>
          </w:divBdr>
        </w:div>
        <w:div w:id="511115592">
          <w:marLeft w:val="640"/>
          <w:marRight w:val="0"/>
          <w:marTop w:val="0"/>
          <w:marBottom w:val="0"/>
          <w:divBdr>
            <w:top w:val="none" w:sz="0" w:space="0" w:color="auto"/>
            <w:left w:val="none" w:sz="0" w:space="0" w:color="auto"/>
            <w:bottom w:val="none" w:sz="0" w:space="0" w:color="auto"/>
            <w:right w:val="none" w:sz="0" w:space="0" w:color="auto"/>
          </w:divBdr>
        </w:div>
        <w:div w:id="1485243068">
          <w:marLeft w:val="640"/>
          <w:marRight w:val="0"/>
          <w:marTop w:val="0"/>
          <w:marBottom w:val="0"/>
          <w:divBdr>
            <w:top w:val="none" w:sz="0" w:space="0" w:color="auto"/>
            <w:left w:val="none" w:sz="0" w:space="0" w:color="auto"/>
            <w:bottom w:val="none" w:sz="0" w:space="0" w:color="auto"/>
            <w:right w:val="none" w:sz="0" w:space="0" w:color="auto"/>
          </w:divBdr>
        </w:div>
        <w:div w:id="1826165256">
          <w:marLeft w:val="640"/>
          <w:marRight w:val="0"/>
          <w:marTop w:val="0"/>
          <w:marBottom w:val="0"/>
          <w:divBdr>
            <w:top w:val="none" w:sz="0" w:space="0" w:color="auto"/>
            <w:left w:val="none" w:sz="0" w:space="0" w:color="auto"/>
            <w:bottom w:val="none" w:sz="0" w:space="0" w:color="auto"/>
            <w:right w:val="none" w:sz="0" w:space="0" w:color="auto"/>
          </w:divBdr>
        </w:div>
        <w:div w:id="909658061">
          <w:marLeft w:val="640"/>
          <w:marRight w:val="0"/>
          <w:marTop w:val="0"/>
          <w:marBottom w:val="0"/>
          <w:divBdr>
            <w:top w:val="none" w:sz="0" w:space="0" w:color="auto"/>
            <w:left w:val="none" w:sz="0" w:space="0" w:color="auto"/>
            <w:bottom w:val="none" w:sz="0" w:space="0" w:color="auto"/>
            <w:right w:val="none" w:sz="0" w:space="0" w:color="auto"/>
          </w:divBdr>
        </w:div>
        <w:div w:id="1707874488">
          <w:marLeft w:val="640"/>
          <w:marRight w:val="0"/>
          <w:marTop w:val="0"/>
          <w:marBottom w:val="0"/>
          <w:divBdr>
            <w:top w:val="none" w:sz="0" w:space="0" w:color="auto"/>
            <w:left w:val="none" w:sz="0" w:space="0" w:color="auto"/>
            <w:bottom w:val="none" w:sz="0" w:space="0" w:color="auto"/>
            <w:right w:val="none" w:sz="0" w:space="0" w:color="auto"/>
          </w:divBdr>
        </w:div>
        <w:div w:id="234052311">
          <w:marLeft w:val="640"/>
          <w:marRight w:val="0"/>
          <w:marTop w:val="0"/>
          <w:marBottom w:val="0"/>
          <w:divBdr>
            <w:top w:val="none" w:sz="0" w:space="0" w:color="auto"/>
            <w:left w:val="none" w:sz="0" w:space="0" w:color="auto"/>
            <w:bottom w:val="none" w:sz="0" w:space="0" w:color="auto"/>
            <w:right w:val="none" w:sz="0" w:space="0" w:color="auto"/>
          </w:divBdr>
        </w:div>
        <w:div w:id="1238856713">
          <w:marLeft w:val="640"/>
          <w:marRight w:val="0"/>
          <w:marTop w:val="0"/>
          <w:marBottom w:val="0"/>
          <w:divBdr>
            <w:top w:val="none" w:sz="0" w:space="0" w:color="auto"/>
            <w:left w:val="none" w:sz="0" w:space="0" w:color="auto"/>
            <w:bottom w:val="none" w:sz="0" w:space="0" w:color="auto"/>
            <w:right w:val="none" w:sz="0" w:space="0" w:color="auto"/>
          </w:divBdr>
        </w:div>
        <w:div w:id="2000183500">
          <w:marLeft w:val="640"/>
          <w:marRight w:val="0"/>
          <w:marTop w:val="0"/>
          <w:marBottom w:val="0"/>
          <w:divBdr>
            <w:top w:val="none" w:sz="0" w:space="0" w:color="auto"/>
            <w:left w:val="none" w:sz="0" w:space="0" w:color="auto"/>
            <w:bottom w:val="none" w:sz="0" w:space="0" w:color="auto"/>
            <w:right w:val="none" w:sz="0" w:space="0" w:color="auto"/>
          </w:divBdr>
        </w:div>
        <w:div w:id="1865944929">
          <w:marLeft w:val="640"/>
          <w:marRight w:val="0"/>
          <w:marTop w:val="0"/>
          <w:marBottom w:val="0"/>
          <w:divBdr>
            <w:top w:val="none" w:sz="0" w:space="0" w:color="auto"/>
            <w:left w:val="none" w:sz="0" w:space="0" w:color="auto"/>
            <w:bottom w:val="none" w:sz="0" w:space="0" w:color="auto"/>
            <w:right w:val="none" w:sz="0" w:space="0" w:color="auto"/>
          </w:divBdr>
        </w:div>
        <w:div w:id="48843472">
          <w:marLeft w:val="640"/>
          <w:marRight w:val="0"/>
          <w:marTop w:val="0"/>
          <w:marBottom w:val="0"/>
          <w:divBdr>
            <w:top w:val="none" w:sz="0" w:space="0" w:color="auto"/>
            <w:left w:val="none" w:sz="0" w:space="0" w:color="auto"/>
            <w:bottom w:val="none" w:sz="0" w:space="0" w:color="auto"/>
            <w:right w:val="none" w:sz="0" w:space="0" w:color="auto"/>
          </w:divBdr>
        </w:div>
        <w:div w:id="1245340975">
          <w:marLeft w:val="640"/>
          <w:marRight w:val="0"/>
          <w:marTop w:val="0"/>
          <w:marBottom w:val="0"/>
          <w:divBdr>
            <w:top w:val="none" w:sz="0" w:space="0" w:color="auto"/>
            <w:left w:val="none" w:sz="0" w:space="0" w:color="auto"/>
            <w:bottom w:val="none" w:sz="0" w:space="0" w:color="auto"/>
            <w:right w:val="none" w:sz="0" w:space="0" w:color="auto"/>
          </w:divBdr>
        </w:div>
        <w:div w:id="991057321">
          <w:marLeft w:val="640"/>
          <w:marRight w:val="0"/>
          <w:marTop w:val="0"/>
          <w:marBottom w:val="0"/>
          <w:divBdr>
            <w:top w:val="none" w:sz="0" w:space="0" w:color="auto"/>
            <w:left w:val="none" w:sz="0" w:space="0" w:color="auto"/>
            <w:bottom w:val="none" w:sz="0" w:space="0" w:color="auto"/>
            <w:right w:val="none" w:sz="0" w:space="0" w:color="auto"/>
          </w:divBdr>
        </w:div>
        <w:div w:id="1018510371">
          <w:marLeft w:val="640"/>
          <w:marRight w:val="0"/>
          <w:marTop w:val="0"/>
          <w:marBottom w:val="0"/>
          <w:divBdr>
            <w:top w:val="none" w:sz="0" w:space="0" w:color="auto"/>
            <w:left w:val="none" w:sz="0" w:space="0" w:color="auto"/>
            <w:bottom w:val="none" w:sz="0" w:space="0" w:color="auto"/>
            <w:right w:val="none" w:sz="0" w:space="0" w:color="auto"/>
          </w:divBdr>
        </w:div>
        <w:div w:id="1592926922">
          <w:marLeft w:val="640"/>
          <w:marRight w:val="0"/>
          <w:marTop w:val="0"/>
          <w:marBottom w:val="0"/>
          <w:divBdr>
            <w:top w:val="none" w:sz="0" w:space="0" w:color="auto"/>
            <w:left w:val="none" w:sz="0" w:space="0" w:color="auto"/>
            <w:bottom w:val="none" w:sz="0" w:space="0" w:color="auto"/>
            <w:right w:val="none" w:sz="0" w:space="0" w:color="auto"/>
          </w:divBdr>
        </w:div>
        <w:div w:id="1441102550">
          <w:marLeft w:val="640"/>
          <w:marRight w:val="0"/>
          <w:marTop w:val="0"/>
          <w:marBottom w:val="0"/>
          <w:divBdr>
            <w:top w:val="none" w:sz="0" w:space="0" w:color="auto"/>
            <w:left w:val="none" w:sz="0" w:space="0" w:color="auto"/>
            <w:bottom w:val="none" w:sz="0" w:space="0" w:color="auto"/>
            <w:right w:val="none" w:sz="0" w:space="0" w:color="auto"/>
          </w:divBdr>
        </w:div>
        <w:div w:id="1299797127">
          <w:marLeft w:val="640"/>
          <w:marRight w:val="0"/>
          <w:marTop w:val="0"/>
          <w:marBottom w:val="0"/>
          <w:divBdr>
            <w:top w:val="none" w:sz="0" w:space="0" w:color="auto"/>
            <w:left w:val="none" w:sz="0" w:space="0" w:color="auto"/>
            <w:bottom w:val="none" w:sz="0" w:space="0" w:color="auto"/>
            <w:right w:val="none" w:sz="0" w:space="0" w:color="auto"/>
          </w:divBdr>
        </w:div>
        <w:div w:id="1800219519">
          <w:marLeft w:val="640"/>
          <w:marRight w:val="0"/>
          <w:marTop w:val="0"/>
          <w:marBottom w:val="0"/>
          <w:divBdr>
            <w:top w:val="none" w:sz="0" w:space="0" w:color="auto"/>
            <w:left w:val="none" w:sz="0" w:space="0" w:color="auto"/>
            <w:bottom w:val="none" w:sz="0" w:space="0" w:color="auto"/>
            <w:right w:val="none" w:sz="0" w:space="0" w:color="auto"/>
          </w:divBdr>
        </w:div>
        <w:div w:id="795175800">
          <w:marLeft w:val="640"/>
          <w:marRight w:val="0"/>
          <w:marTop w:val="0"/>
          <w:marBottom w:val="0"/>
          <w:divBdr>
            <w:top w:val="none" w:sz="0" w:space="0" w:color="auto"/>
            <w:left w:val="none" w:sz="0" w:space="0" w:color="auto"/>
            <w:bottom w:val="none" w:sz="0" w:space="0" w:color="auto"/>
            <w:right w:val="none" w:sz="0" w:space="0" w:color="auto"/>
          </w:divBdr>
        </w:div>
        <w:div w:id="1727336902">
          <w:marLeft w:val="640"/>
          <w:marRight w:val="0"/>
          <w:marTop w:val="0"/>
          <w:marBottom w:val="0"/>
          <w:divBdr>
            <w:top w:val="none" w:sz="0" w:space="0" w:color="auto"/>
            <w:left w:val="none" w:sz="0" w:space="0" w:color="auto"/>
            <w:bottom w:val="none" w:sz="0" w:space="0" w:color="auto"/>
            <w:right w:val="none" w:sz="0" w:space="0" w:color="auto"/>
          </w:divBdr>
        </w:div>
        <w:div w:id="546256736">
          <w:marLeft w:val="640"/>
          <w:marRight w:val="0"/>
          <w:marTop w:val="0"/>
          <w:marBottom w:val="0"/>
          <w:divBdr>
            <w:top w:val="none" w:sz="0" w:space="0" w:color="auto"/>
            <w:left w:val="none" w:sz="0" w:space="0" w:color="auto"/>
            <w:bottom w:val="none" w:sz="0" w:space="0" w:color="auto"/>
            <w:right w:val="none" w:sz="0" w:space="0" w:color="auto"/>
          </w:divBdr>
        </w:div>
        <w:div w:id="62796937">
          <w:marLeft w:val="640"/>
          <w:marRight w:val="0"/>
          <w:marTop w:val="0"/>
          <w:marBottom w:val="0"/>
          <w:divBdr>
            <w:top w:val="none" w:sz="0" w:space="0" w:color="auto"/>
            <w:left w:val="none" w:sz="0" w:space="0" w:color="auto"/>
            <w:bottom w:val="none" w:sz="0" w:space="0" w:color="auto"/>
            <w:right w:val="none" w:sz="0" w:space="0" w:color="auto"/>
          </w:divBdr>
        </w:div>
        <w:div w:id="714042614">
          <w:marLeft w:val="640"/>
          <w:marRight w:val="0"/>
          <w:marTop w:val="0"/>
          <w:marBottom w:val="0"/>
          <w:divBdr>
            <w:top w:val="none" w:sz="0" w:space="0" w:color="auto"/>
            <w:left w:val="none" w:sz="0" w:space="0" w:color="auto"/>
            <w:bottom w:val="none" w:sz="0" w:space="0" w:color="auto"/>
            <w:right w:val="none" w:sz="0" w:space="0" w:color="auto"/>
          </w:divBdr>
        </w:div>
        <w:div w:id="36130693">
          <w:marLeft w:val="640"/>
          <w:marRight w:val="0"/>
          <w:marTop w:val="0"/>
          <w:marBottom w:val="0"/>
          <w:divBdr>
            <w:top w:val="none" w:sz="0" w:space="0" w:color="auto"/>
            <w:left w:val="none" w:sz="0" w:space="0" w:color="auto"/>
            <w:bottom w:val="none" w:sz="0" w:space="0" w:color="auto"/>
            <w:right w:val="none" w:sz="0" w:space="0" w:color="auto"/>
          </w:divBdr>
        </w:div>
        <w:div w:id="249319259">
          <w:marLeft w:val="640"/>
          <w:marRight w:val="0"/>
          <w:marTop w:val="0"/>
          <w:marBottom w:val="0"/>
          <w:divBdr>
            <w:top w:val="none" w:sz="0" w:space="0" w:color="auto"/>
            <w:left w:val="none" w:sz="0" w:space="0" w:color="auto"/>
            <w:bottom w:val="none" w:sz="0" w:space="0" w:color="auto"/>
            <w:right w:val="none" w:sz="0" w:space="0" w:color="auto"/>
          </w:divBdr>
        </w:div>
        <w:div w:id="820998978">
          <w:marLeft w:val="640"/>
          <w:marRight w:val="0"/>
          <w:marTop w:val="0"/>
          <w:marBottom w:val="0"/>
          <w:divBdr>
            <w:top w:val="none" w:sz="0" w:space="0" w:color="auto"/>
            <w:left w:val="none" w:sz="0" w:space="0" w:color="auto"/>
            <w:bottom w:val="none" w:sz="0" w:space="0" w:color="auto"/>
            <w:right w:val="none" w:sz="0" w:space="0" w:color="auto"/>
          </w:divBdr>
        </w:div>
        <w:div w:id="681324240">
          <w:marLeft w:val="640"/>
          <w:marRight w:val="0"/>
          <w:marTop w:val="0"/>
          <w:marBottom w:val="0"/>
          <w:divBdr>
            <w:top w:val="none" w:sz="0" w:space="0" w:color="auto"/>
            <w:left w:val="none" w:sz="0" w:space="0" w:color="auto"/>
            <w:bottom w:val="none" w:sz="0" w:space="0" w:color="auto"/>
            <w:right w:val="none" w:sz="0" w:space="0" w:color="auto"/>
          </w:divBdr>
        </w:div>
        <w:div w:id="1932156660">
          <w:marLeft w:val="640"/>
          <w:marRight w:val="0"/>
          <w:marTop w:val="0"/>
          <w:marBottom w:val="0"/>
          <w:divBdr>
            <w:top w:val="none" w:sz="0" w:space="0" w:color="auto"/>
            <w:left w:val="none" w:sz="0" w:space="0" w:color="auto"/>
            <w:bottom w:val="none" w:sz="0" w:space="0" w:color="auto"/>
            <w:right w:val="none" w:sz="0" w:space="0" w:color="auto"/>
          </w:divBdr>
        </w:div>
        <w:div w:id="2065257219">
          <w:marLeft w:val="640"/>
          <w:marRight w:val="0"/>
          <w:marTop w:val="0"/>
          <w:marBottom w:val="0"/>
          <w:divBdr>
            <w:top w:val="none" w:sz="0" w:space="0" w:color="auto"/>
            <w:left w:val="none" w:sz="0" w:space="0" w:color="auto"/>
            <w:bottom w:val="none" w:sz="0" w:space="0" w:color="auto"/>
            <w:right w:val="none" w:sz="0" w:space="0" w:color="auto"/>
          </w:divBdr>
        </w:div>
        <w:div w:id="189146581">
          <w:marLeft w:val="640"/>
          <w:marRight w:val="0"/>
          <w:marTop w:val="0"/>
          <w:marBottom w:val="0"/>
          <w:divBdr>
            <w:top w:val="none" w:sz="0" w:space="0" w:color="auto"/>
            <w:left w:val="none" w:sz="0" w:space="0" w:color="auto"/>
            <w:bottom w:val="none" w:sz="0" w:space="0" w:color="auto"/>
            <w:right w:val="none" w:sz="0" w:space="0" w:color="auto"/>
          </w:divBdr>
        </w:div>
        <w:div w:id="49420967">
          <w:marLeft w:val="640"/>
          <w:marRight w:val="0"/>
          <w:marTop w:val="0"/>
          <w:marBottom w:val="0"/>
          <w:divBdr>
            <w:top w:val="none" w:sz="0" w:space="0" w:color="auto"/>
            <w:left w:val="none" w:sz="0" w:space="0" w:color="auto"/>
            <w:bottom w:val="none" w:sz="0" w:space="0" w:color="auto"/>
            <w:right w:val="none" w:sz="0" w:space="0" w:color="auto"/>
          </w:divBdr>
        </w:div>
        <w:div w:id="696660684">
          <w:marLeft w:val="640"/>
          <w:marRight w:val="0"/>
          <w:marTop w:val="0"/>
          <w:marBottom w:val="0"/>
          <w:divBdr>
            <w:top w:val="none" w:sz="0" w:space="0" w:color="auto"/>
            <w:left w:val="none" w:sz="0" w:space="0" w:color="auto"/>
            <w:bottom w:val="none" w:sz="0" w:space="0" w:color="auto"/>
            <w:right w:val="none" w:sz="0" w:space="0" w:color="auto"/>
          </w:divBdr>
        </w:div>
        <w:div w:id="901604246">
          <w:marLeft w:val="640"/>
          <w:marRight w:val="0"/>
          <w:marTop w:val="0"/>
          <w:marBottom w:val="0"/>
          <w:divBdr>
            <w:top w:val="none" w:sz="0" w:space="0" w:color="auto"/>
            <w:left w:val="none" w:sz="0" w:space="0" w:color="auto"/>
            <w:bottom w:val="none" w:sz="0" w:space="0" w:color="auto"/>
            <w:right w:val="none" w:sz="0" w:space="0" w:color="auto"/>
          </w:divBdr>
        </w:div>
        <w:div w:id="1824811772">
          <w:marLeft w:val="640"/>
          <w:marRight w:val="0"/>
          <w:marTop w:val="0"/>
          <w:marBottom w:val="0"/>
          <w:divBdr>
            <w:top w:val="none" w:sz="0" w:space="0" w:color="auto"/>
            <w:left w:val="none" w:sz="0" w:space="0" w:color="auto"/>
            <w:bottom w:val="none" w:sz="0" w:space="0" w:color="auto"/>
            <w:right w:val="none" w:sz="0" w:space="0" w:color="auto"/>
          </w:divBdr>
        </w:div>
        <w:div w:id="1236402966">
          <w:marLeft w:val="640"/>
          <w:marRight w:val="0"/>
          <w:marTop w:val="0"/>
          <w:marBottom w:val="0"/>
          <w:divBdr>
            <w:top w:val="none" w:sz="0" w:space="0" w:color="auto"/>
            <w:left w:val="none" w:sz="0" w:space="0" w:color="auto"/>
            <w:bottom w:val="none" w:sz="0" w:space="0" w:color="auto"/>
            <w:right w:val="none" w:sz="0" w:space="0" w:color="auto"/>
          </w:divBdr>
        </w:div>
        <w:div w:id="1562668975">
          <w:marLeft w:val="640"/>
          <w:marRight w:val="0"/>
          <w:marTop w:val="0"/>
          <w:marBottom w:val="0"/>
          <w:divBdr>
            <w:top w:val="none" w:sz="0" w:space="0" w:color="auto"/>
            <w:left w:val="none" w:sz="0" w:space="0" w:color="auto"/>
            <w:bottom w:val="none" w:sz="0" w:space="0" w:color="auto"/>
            <w:right w:val="none" w:sz="0" w:space="0" w:color="auto"/>
          </w:divBdr>
        </w:div>
        <w:div w:id="810050667">
          <w:marLeft w:val="640"/>
          <w:marRight w:val="0"/>
          <w:marTop w:val="0"/>
          <w:marBottom w:val="0"/>
          <w:divBdr>
            <w:top w:val="none" w:sz="0" w:space="0" w:color="auto"/>
            <w:left w:val="none" w:sz="0" w:space="0" w:color="auto"/>
            <w:bottom w:val="none" w:sz="0" w:space="0" w:color="auto"/>
            <w:right w:val="none" w:sz="0" w:space="0" w:color="auto"/>
          </w:divBdr>
        </w:div>
        <w:div w:id="25764807">
          <w:marLeft w:val="640"/>
          <w:marRight w:val="0"/>
          <w:marTop w:val="0"/>
          <w:marBottom w:val="0"/>
          <w:divBdr>
            <w:top w:val="none" w:sz="0" w:space="0" w:color="auto"/>
            <w:left w:val="none" w:sz="0" w:space="0" w:color="auto"/>
            <w:bottom w:val="none" w:sz="0" w:space="0" w:color="auto"/>
            <w:right w:val="none" w:sz="0" w:space="0" w:color="auto"/>
          </w:divBdr>
        </w:div>
        <w:div w:id="1081832695">
          <w:marLeft w:val="640"/>
          <w:marRight w:val="0"/>
          <w:marTop w:val="0"/>
          <w:marBottom w:val="0"/>
          <w:divBdr>
            <w:top w:val="none" w:sz="0" w:space="0" w:color="auto"/>
            <w:left w:val="none" w:sz="0" w:space="0" w:color="auto"/>
            <w:bottom w:val="none" w:sz="0" w:space="0" w:color="auto"/>
            <w:right w:val="none" w:sz="0" w:space="0" w:color="auto"/>
          </w:divBdr>
        </w:div>
        <w:div w:id="16319725">
          <w:marLeft w:val="640"/>
          <w:marRight w:val="0"/>
          <w:marTop w:val="0"/>
          <w:marBottom w:val="0"/>
          <w:divBdr>
            <w:top w:val="none" w:sz="0" w:space="0" w:color="auto"/>
            <w:left w:val="none" w:sz="0" w:space="0" w:color="auto"/>
            <w:bottom w:val="none" w:sz="0" w:space="0" w:color="auto"/>
            <w:right w:val="none" w:sz="0" w:space="0" w:color="auto"/>
          </w:divBdr>
        </w:div>
        <w:div w:id="1818956929">
          <w:marLeft w:val="640"/>
          <w:marRight w:val="0"/>
          <w:marTop w:val="0"/>
          <w:marBottom w:val="0"/>
          <w:divBdr>
            <w:top w:val="none" w:sz="0" w:space="0" w:color="auto"/>
            <w:left w:val="none" w:sz="0" w:space="0" w:color="auto"/>
            <w:bottom w:val="none" w:sz="0" w:space="0" w:color="auto"/>
            <w:right w:val="none" w:sz="0" w:space="0" w:color="auto"/>
          </w:divBdr>
        </w:div>
      </w:divsChild>
    </w:div>
    <w:div w:id="597056917">
      <w:bodyDiv w:val="1"/>
      <w:marLeft w:val="0"/>
      <w:marRight w:val="0"/>
      <w:marTop w:val="0"/>
      <w:marBottom w:val="0"/>
      <w:divBdr>
        <w:top w:val="none" w:sz="0" w:space="0" w:color="auto"/>
        <w:left w:val="none" w:sz="0" w:space="0" w:color="auto"/>
        <w:bottom w:val="none" w:sz="0" w:space="0" w:color="auto"/>
        <w:right w:val="none" w:sz="0" w:space="0" w:color="auto"/>
      </w:divBdr>
      <w:divsChild>
        <w:div w:id="1405755889">
          <w:marLeft w:val="0"/>
          <w:marRight w:val="0"/>
          <w:marTop w:val="0"/>
          <w:marBottom w:val="0"/>
          <w:divBdr>
            <w:top w:val="none" w:sz="0" w:space="0" w:color="auto"/>
            <w:left w:val="none" w:sz="0" w:space="0" w:color="auto"/>
            <w:bottom w:val="none" w:sz="0" w:space="0" w:color="auto"/>
            <w:right w:val="none" w:sz="0" w:space="0" w:color="auto"/>
          </w:divBdr>
          <w:divsChild>
            <w:div w:id="237981073">
              <w:marLeft w:val="0"/>
              <w:marRight w:val="0"/>
              <w:marTop w:val="0"/>
              <w:marBottom w:val="0"/>
              <w:divBdr>
                <w:top w:val="none" w:sz="0" w:space="0" w:color="auto"/>
                <w:left w:val="none" w:sz="0" w:space="0" w:color="auto"/>
                <w:bottom w:val="none" w:sz="0" w:space="0" w:color="auto"/>
                <w:right w:val="none" w:sz="0" w:space="0" w:color="auto"/>
              </w:divBdr>
              <w:divsChild>
                <w:div w:id="969555709">
                  <w:marLeft w:val="0"/>
                  <w:marRight w:val="0"/>
                  <w:marTop w:val="0"/>
                  <w:marBottom w:val="0"/>
                  <w:divBdr>
                    <w:top w:val="none" w:sz="0" w:space="0" w:color="auto"/>
                    <w:left w:val="none" w:sz="0" w:space="0" w:color="auto"/>
                    <w:bottom w:val="none" w:sz="0" w:space="0" w:color="auto"/>
                    <w:right w:val="none" w:sz="0" w:space="0" w:color="auto"/>
                  </w:divBdr>
                  <w:divsChild>
                    <w:div w:id="509297790">
                      <w:marLeft w:val="0"/>
                      <w:marRight w:val="0"/>
                      <w:marTop w:val="0"/>
                      <w:marBottom w:val="0"/>
                      <w:divBdr>
                        <w:top w:val="none" w:sz="0" w:space="0" w:color="auto"/>
                        <w:left w:val="none" w:sz="0" w:space="0" w:color="auto"/>
                        <w:bottom w:val="none" w:sz="0" w:space="0" w:color="auto"/>
                        <w:right w:val="none" w:sz="0" w:space="0" w:color="auto"/>
                      </w:divBdr>
                      <w:divsChild>
                        <w:div w:id="1328441302">
                          <w:marLeft w:val="0"/>
                          <w:marRight w:val="0"/>
                          <w:marTop w:val="0"/>
                          <w:marBottom w:val="0"/>
                          <w:divBdr>
                            <w:top w:val="none" w:sz="0" w:space="0" w:color="auto"/>
                            <w:left w:val="none" w:sz="0" w:space="0" w:color="auto"/>
                            <w:bottom w:val="none" w:sz="0" w:space="0" w:color="auto"/>
                            <w:right w:val="none" w:sz="0" w:space="0" w:color="auto"/>
                          </w:divBdr>
                          <w:divsChild>
                            <w:div w:id="12181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9292432">
      <w:bodyDiv w:val="1"/>
      <w:marLeft w:val="0"/>
      <w:marRight w:val="0"/>
      <w:marTop w:val="0"/>
      <w:marBottom w:val="0"/>
      <w:divBdr>
        <w:top w:val="none" w:sz="0" w:space="0" w:color="auto"/>
        <w:left w:val="none" w:sz="0" w:space="0" w:color="auto"/>
        <w:bottom w:val="none" w:sz="0" w:space="0" w:color="auto"/>
        <w:right w:val="none" w:sz="0" w:space="0" w:color="auto"/>
      </w:divBdr>
      <w:divsChild>
        <w:div w:id="1766924472">
          <w:marLeft w:val="640"/>
          <w:marRight w:val="0"/>
          <w:marTop w:val="0"/>
          <w:marBottom w:val="0"/>
          <w:divBdr>
            <w:top w:val="none" w:sz="0" w:space="0" w:color="auto"/>
            <w:left w:val="none" w:sz="0" w:space="0" w:color="auto"/>
            <w:bottom w:val="none" w:sz="0" w:space="0" w:color="auto"/>
            <w:right w:val="none" w:sz="0" w:space="0" w:color="auto"/>
          </w:divBdr>
        </w:div>
        <w:div w:id="2080442738">
          <w:marLeft w:val="640"/>
          <w:marRight w:val="0"/>
          <w:marTop w:val="0"/>
          <w:marBottom w:val="0"/>
          <w:divBdr>
            <w:top w:val="none" w:sz="0" w:space="0" w:color="auto"/>
            <w:left w:val="none" w:sz="0" w:space="0" w:color="auto"/>
            <w:bottom w:val="none" w:sz="0" w:space="0" w:color="auto"/>
            <w:right w:val="none" w:sz="0" w:space="0" w:color="auto"/>
          </w:divBdr>
        </w:div>
        <w:div w:id="2088646503">
          <w:marLeft w:val="640"/>
          <w:marRight w:val="0"/>
          <w:marTop w:val="0"/>
          <w:marBottom w:val="0"/>
          <w:divBdr>
            <w:top w:val="none" w:sz="0" w:space="0" w:color="auto"/>
            <w:left w:val="none" w:sz="0" w:space="0" w:color="auto"/>
            <w:bottom w:val="none" w:sz="0" w:space="0" w:color="auto"/>
            <w:right w:val="none" w:sz="0" w:space="0" w:color="auto"/>
          </w:divBdr>
        </w:div>
        <w:div w:id="1972861039">
          <w:marLeft w:val="640"/>
          <w:marRight w:val="0"/>
          <w:marTop w:val="0"/>
          <w:marBottom w:val="0"/>
          <w:divBdr>
            <w:top w:val="none" w:sz="0" w:space="0" w:color="auto"/>
            <w:left w:val="none" w:sz="0" w:space="0" w:color="auto"/>
            <w:bottom w:val="none" w:sz="0" w:space="0" w:color="auto"/>
            <w:right w:val="none" w:sz="0" w:space="0" w:color="auto"/>
          </w:divBdr>
        </w:div>
        <w:div w:id="1831748655">
          <w:marLeft w:val="640"/>
          <w:marRight w:val="0"/>
          <w:marTop w:val="0"/>
          <w:marBottom w:val="0"/>
          <w:divBdr>
            <w:top w:val="none" w:sz="0" w:space="0" w:color="auto"/>
            <w:left w:val="none" w:sz="0" w:space="0" w:color="auto"/>
            <w:bottom w:val="none" w:sz="0" w:space="0" w:color="auto"/>
            <w:right w:val="none" w:sz="0" w:space="0" w:color="auto"/>
          </w:divBdr>
        </w:div>
        <w:div w:id="1877616704">
          <w:marLeft w:val="640"/>
          <w:marRight w:val="0"/>
          <w:marTop w:val="0"/>
          <w:marBottom w:val="0"/>
          <w:divBdr>
            <w:top w:val="none" w:sz="0" w:space="0" w:color="auto"/>
            <w:left w:val="none" w:sz="0" w:space="0" w:color="auto"/>
            <w:bottom w:val="none" w:sz="0" w:space="0" w:color="auto"/>
            <w:right w:val="none" w:sz="0" w:space="0" w:color="auto"/>
          </w:divBdr>
        </w:div>
        <w:div w:id="581522246">
          <w:marLeft w:val="640"/>
          <w:marRight w:val="0"/>
          <w:marTop w:val="0"/>
          <w:marBottom w:val="0"/>
          <w:divBdr>
            <w:top w:val="none" w:sz="0" w:space="0" w:color="auto"/>
            <w:left w:val="none" w:sz="0" w:space="0" w:color="auto"/>
            <w:bottom w:val="none" w:sz="0" w:space="0" w:color="auto"/>
            <w:right w:val="none" w:sz="0" w:space="0" w:color="auto"/>
          </w:divBdr>
        </w:div>
        <w:div w:id="1041437008">
          <w:marLeft w:val="640"/>
          <w:marRight w:val="0"/>
          <w:marTop w:val="0"/>
          <w:marBottom w:val="0"/>
          <w:divBdr>
            <w:top w:val="none" w:sz="0" w:space="0" w:color="auto"/>
            <w:left w:val="none" w:sz="0" w:space="0" w:color="auto"/>
            <w:bottom w:val="none" w:sz="0" w:space="0" w:color="auto"/>
            <w:right w:val="none" w:sz="0" w:space="0" w:color="auto"/>
          </w:divBdr>
        </w:div>
        <w:div w:id="1661424468">
          <w:marLeft w:val="640"/>
          <w:marRight w:val="0"/>
          <w:marTop w:val="0"/>
          <w:marBottom w:val="0"/>
          <w:divBdr>
            <w:top w:val="none" w:sz="0" w:space="0" w:color="auto"/>
            <w:left w:val="none" w:sz="0" w:space="0" w:color="auto"/>
            <w:bottom w:val="none" w:sz="0" w:space="0" w:color="auto"/>
            <w:right w:val="none" w:sz="0" w:space="0" w:color="auto"/>
          </w:divBdr>
        </w:div>
        <w:div w:id="204027517">
          <w:marLeft w:val="640"/>
          <w:marRight w:val="0"/>
          <w:marTop w:val="0"/>
          <w:marBottom w:val="0"/>
          <w:divBdr>
            <w:top w:val="none" w:sz="0" w:space="0" w:color="auto"/>
            <w:left w:val="none" w:sz="0" w:space="0" w:color="auto"/>
            <w:bottom w:val="none" w:sz="0" w:space="0" w:color="auto"/>
            <w:right w:val="none" w:sz="0" w:space="0" w:color="auto"/>
          </w:divBdr>
        </w:div>
        <w:div w:id="1322469549">
          <w:marLeft w:val="640"/>
          <w:marRight w:val="0"/>
          <w:marTop w:val="0"/>
          <w:marBottom w:val="0"/>
          <w:divBdr>
            <w:top w:val="none" w:sz="0" w:space="0" w:color="auto"/>
            <w:left w:val="none" w:sz="0" w:space="0" w:color="auto"/>
            <w:bottom w:val="none" w:sz="0" w:space="0" w:color="auto"/>
            <w:right w:val="none" w:sz="0" w:space="0" w:color="auto"/>
          </w:divBdr>
        </w:div>
        <w:div w:id="940532881">
          <w:marLeft w:val="640"/>
          <w:marRight w:val="0"/>
          <w:marTop w:val="0"/>
          <w:marBottom w:val="0"/>
          <w:divBdr>
            <w:top w:val="none" w:sz="0" w:space="0" w:color="auto"/>
            <w:left w:val="none" w:sz="0" w:space="0" w:color="auto"/>
            <w:bottom w:val="none" w:sz="0" w:space="0" w:color="auto"/>
            <w:right w:val="none" w:sz="0" w:space="0" w:color="auto"/>
          </w:divBdr>
        </w:div>
        <w:div w:id="1163164651">
          <w:marLeft w:val="640"/>
          <w:marRight w:val="0"/>
          <w:marTop w:val="0"/>
          <w:marBottom w:val="0"/>
          <w:divBdr>
            <w:top w:val="none" w:sz="0" w:space="0" w:color="auto"/>
            <w:left w:val="none" w:sz="0" w:space="0" w:color="auto"/>
            <w:bottom w:val="none" w:sz="0" w:space="0" w:color="auto"/>
            <w:right w:val="none" w:sz="0" w:space="0" w:color="auto"/>
          </w:divBdr>
        </w:div>
        <w:div w:id="628049285">
          <w:marLeft w:val="640"/>
          <w:marRight w:val="0"/>
          <w:marTop w:val="0"/>
          <w:marBottom w:val="0"/>
          <w:divBdr>
            <w:top w:val="none" w:sz="0" w:space="0" w:color="auto"/>
            <w:left w:val="none" w:sz="0" w:space="0" w:color="auto"/>
            <w:bottom w:val="none" w:sz="0" w:space="0" w:color="auto"/>
            <w:right w:val="none" w:sz="0" w:space="0" w:color="auto"/>
          </w:divBdr>
        </w:div>
        <w:div w:id="1405378449">
          <w:marLeft w:val="640"/>
          <w:marRight w:val="0"/>
          <w:marTop w:val="0"/>
          <w:marBottom w:val="0"/>
          <w:divBdr>
            <w:top w:val="none" w:sz="0" w:space="0" w:color="auto"/>
            <w:left w:val="none" w:sz="0" w:space="0" w:color="auto"/>
            <w:bottom w:val="none" w:sz="0" w:space="0" w:color="auto"/>
            <w:right w:val="none" w:sz="0" w:space="0" w:color="auto"/>
          </w:divBdr>
        </w:div>
        <w:div w:id="771243245">
          <w:marLeft w:val="640"/>
          <w:marRight w:val="0"/>
          <w:marTop w:val="0"/>
          <w:marBottom w:val="0"/>
          <w:divBdr>
            <w:top w:val="none" w:sz="0" w:space="0" w:color="auto"/>
            <w:left w:val="none" w:sz="0" w:space="0" w:color="auto"/>
            <w:bottom w:val="none" w:sz="0" w:space="0" w:color="auto"/>
            <w:right w:val="none" w:sz="0" w:space="0" w:color="auto"/>
          </w:divBdr>
        </w:div>
        <w:div w:id="692002941">
          <w:marLeft w:val="640"/>
          <w:marRight w:val="0"/>
          <w:marTop w:val="0"/>
          <w:marBottom w:val="0"/>
          <w:divBdr>
            <w:top w:val="none" w:sz="0" w:space="0" w:color="auto"/>
            <w:left w:val="none" w:sz="0" w:space="0" w:color="auto"/>
            <w:bottom w:val="none" w:sz="0" w:space="0" w:color="auto"/>
            <w:right w:val="none" w:sz="0" w:space="0" w:color="auto"/>
          </w:divBdr>
        </w:div>
        <w:div w:id="27804216">
          <w:marLeft w:val="640"/>
          <w:marRight w:val="0"/>
          <w:marTop w:val="0"/>
          <w:marBottom w:val="0"/>
          <w:divBdr>
            <w:top w:val="none" w:sz="0" w:space="0" w:color="auto"/>
            <w:left w:val="none" w:sz="0" w:space="0" w:color="auto"/>
            <w:bottom w:val="none" w:sz="0" w:space="0" w:color="auto"/>
            <w:right w:val="none" w:sz="0" w:space="0" w:color="auto"/>
          </w:divBdr>
        </w:div>
        <w:div w:id="1820808107">
          <w:marLeft w:val="640"/>
          <w:marRight w:val="0"/>
          <w:marTop w:val="0"/>
          <w:marBottom w:val="0"/>
          <w:divBdr>
            <w:top w:val="none" w:sz="0" w:space="0" w:color="auto"/>
            <w:left w:val="none" w:sz="0" w:space="0" w:color="auto"/>
            <w:bottom w:val="none" w:sz="0" w:space="0" w:color="auto"/>
            <w:right w:val="none" w:sz="0" w:space="0" w:color="auto"/>
          </w:divBdr>
        </w:div>
        <w:div w:id="1547834074">
          <w:marLeft w:val="640"/>
          <w:marRight w:val="0"/>
          <w:marTop w:val="0"/>
          <w:marBottom w:val="0"/>
          <w:divBdr>
            <w:top w:val="none" w:sz="0" w:space="0" w:color="auto"/>
            <w:left w:val="none" w:sz="0" w:space="0" w:color="auto"/>
            <w:bottom w:val="none" w:sz="0" w:space="0" w:color="auto"/>
            <w:right w:val="none" w:sz="0" w:space="0" w:color="auto"/>
          </w:divBdr>
        </w:div>
        <w:div w:id="901209504">
          <w:marLeft w:val="640"/>
          <w:marRight w:val="0"/>
          <w:marTop w:val="0"/>
          <w:marBottom w:val="0"/>
          <w:divBdr>
            <w:top w:val="none" w:sz="0" w:space="0" w:color="auto"/>
            <w:left w:val="none" w:sz="0" w:space="0" w:color="auto"/>
            <w:bottom w:val="none" w:sz="0" w:space="0" w:color="auto"/>
            <w:right w:val="none" w:sz="0" w:space="0" w:color="auto"/>
          </w:divBdr>
        </w:div>
        <w:div w:id="2102795219">
          <w:marLeft w:val="640"/>
          <w:marRight w:val="0"/>
          <w:marTop w:val="0"/>
          <w:marBottom w:val="0"/>
          <w:divBdr>
            <w:top w:val="none" w:sz="0" w:space="0" w:color="auto"/>
            <w:left w:val="none" w:sz="0" w:space="0" w:color="auto"/>
            <w:bottom w:val="none" w:sz="0" w:space="0" w:color="auto"/>
            <w:right w:val="none" w:sz="0" w:space="0" w:color="auto"/>
          </w:divBdr>
        </w:div>
        <w:div w:id="970209007">
          <w:marLeft w:val="640"/>
          <w:marRight w:val="0"/>
          <w:marTop w:val="0"/>
          <w:marBottom w:val="0"/>
          <w:divBdr>
            <w:top w:val="none" w:sz="0" w:space="0" w:color="auto"/>
            <w:left w:val="none" w:sz="0" w:space="0" w:color="auto"/>
            <w:bottom w:val="none" w:sz="0" w:space="0" w:color="auto"/>
            <w:right w:val="none" w:sz="0" w:space="0" w:color="auto"/>
          </w:divBdr>
        </w:div>
        <w:div w:id="805317756">
          <w:marLeft w:val="640"/>
          <w:marRight w:val="0"/>
          <w:marTop w:val="0"/>
          <w:marBottom w:val="0"/>
          <w:divBdr>
            <w:top w:val="none" w:sz="0" w:space="0" w:color="auto"/>
            <w:left w:val="none" w:sz="0" w:space="0" w:color="auto"/>
            <w:bottom w:val="none" w:sz="0" w:space="0" w:color="auto"/>
            <w:right w:val="none" w:sz="0" w:space="0" w:color="auto"/>
          </w:divBdr>
        </w:div>
        <w:div w:id="966280412">
          <w:marLeft w:val="640"/>
          <w:marRight w:val="0"/>
          <w:marTop w:val="0"/>
          <w:marBottom w:val="0"/>
          <w:divBdr>
            <w:top w:val="none" w:sz="0" w:space="0" w:color="auto"/>
            <w:left w:val="none" w:sz="0" w:space="0" w:color="auto"/>
            <w:bottom w:val="none" w:sz="0" w:space="0" w:color="auto"/>
            <w:right w:val="none" w:sz="0" w:space="0" w:color="auto"/>
          </w:divBdr>
        </w:div>
        <w:div w:id="100957978">
          <w:marLeft w:val="640"/>
          <w:marRight w:val="0"/>
          <w:marTop w:val="0"/>
          <w:marBottom w:val="0"/>
          <w:divBdr>
            <w:top w:val="none" w:sz="0" w:space="0" w:color="auto"/>
            <w:left w:val="none" w:sz="0" w:space="0" w:color="auto"/>
            <w:bottom w:val="none" w:sz="0" w:space="0" w:color="auto"/>
            <w:right w:val="none" w:sz="0" w:space="0" w:color="auto"/>
          </w:divBdr>
        </w:div>
        <w:div w:id="99842464">
          <w:marLeft w:val="640"/>
          <w:marRight w:val="0"/>
          <w:marTop w:val="0"/>
          <w:marBottom w:val="0"/>
          <w:divBdr>
            <w:top w:val="none" w:sz="0" w:space="0" w:color="auto"/>
            <w:left w:val="none" w:sz="0" w:space="0" w:color="auto"/>
            <w:bottom w:val="none" w:sz="0" w:space="0" w:color="auto"/>
            <w:right w:val="none" w:sz="0" w:space="0" w:color="auto"/>
          </w:divBdr>
        </w:div>
        <w:div w:id="92477687">
          <w:marLeft w:val="640"/>
          <w:marRight w:val="0"/>
          <w:marTop w:val="0"/>
          <w:marBottom w:val="0"/>
          <w:divBdr>
            <w:top w:val="none" w:sz="0" w:space="0" w:color="auto"/>
            <w:left w:val="none" w:sz="0" w:space="0" w:color="auto"/>
            <w:bottom w:val="none" w:sz="0" w:space="0" w:color="auto"/>
            <w:right w:val="none" w:sz="0" w:space="0" w:color="auto"/>
          </w:divBdr>
        </w:div>
        <w:div w:id="145321149">
          <w:marLeft w:val="640"/>
          <w:marRight w:val="0"/>
          <w:marTop w:val="0"/>
          <w:marBottom w:val="0"/>
          <w:divBdr>
            <w:top w:val="none" w:sz="0" w:space="0" w:color="auto"/>
            <w:left w:val="none" w:sz="0" w:space="0" w:color="auto"/>
            <w:bottom w:val="none" w:sz="0" w:space="0" w:color="auto"/>
            <w:right w:val="none" w:sz="0" w:space="0" w:color="auto"/>
          </w:divBdr>
        </w:div>
        <w:div w:id="1409310234">
          <w:marLeft w:val="640"/>
          <w:marRight w:val="0"/>
          <w:marTop w:val="0"/>
          <w:marBottom w:val="0"/>
          <w:divBdr>
            <w:top w:val="none" w:sz="0" w:space="0" w:color="auto"/>
            <w:left w:val="none" w:sz="0" w:space="0" w:color="auto"/>
            <w:bottom w:val="none" w:sz="0" w:space="0" w:color="auto"/>
            <w:right w:val="none" w:sz="0" w:space="0" w:color="auto"/>
          </w:divBdr>
        </w:div>
        <w:div w:id="486939670">
          <w:marLeft w:val="640"/>
          <w:marRight w:val="0"/>
          <w:marTop w:val="0"/>
          <w:marBottom w:val="0"/>
          <w:divBdr>
            <w:top w:val="none" w:sz="0" w:space="0" w:color="auto"/>
            <w:left w:val="none" w:sz="0" w:space="0" w:color="auto"/>
            <w:bottom w:val="none" w:sz="0" w:space="0" w:color="auto"/>
            <w:right w:val="none" w:sz="0" w:space="0" w:color="auto"/>
          </w:divBdr>
        </w:div>
        <w:div w:id="1953857533">
          <w:marLeft w:val="640"/>
          <w:marRight w:val="0"/>
          <w:marTop w:val="0"/>
          <w:marBottom w:val="0"/>
          <w:divBdr>
            <w:top w:val="none" w:sz="0" w:space="0" w:color="auto"/>
            <w:left w:val="none" w:sz="0" w:space="0" w:color="auto"/>
            <w:bottom w:val="none" w:sz="0" w:space="0" w:color="auto"/>
            <w:right w:val="none" w:sz="0" w:space="0" w:color="auto"/>
          </w:divBdr>
        </w:div>
        <w:div w:id="386879552">
          <w:marLeft w:val="640"/>
          <w:marRight w:val="0"/>
          <w:marTop w:val="0"/>
          <w:marBottom w:val="0"/>
          <w:divBdr>
            <w:top w:val="none" w:sz="0" w:space="0" w:color="auto"/>
            <w:left w:val="none" w:sz="0" w:space="0" w:color="auto"/>
            <w:bottom w:val="none" w:sz="0" w:space="0" w:color="auto"/>
            <w:right w:val="none" w:sz="0" w:space="0" w:color="auto"/>
          </w:divBdr>
        </w:div>
        <w:div w:id="1479107239">
          <w:marLeft w:val="640"/>
          <w:marRight w:val="0"/>
          <w:marTop w:val="0"/>
          <w:marBottom w:val="0"/>
          <w:divBdr>
            <w:top w:val="none" w:sz="0" w:space="0" w:color="auto"/>
            <w:left w:val="none" w:sz="0" w:space="0" w:color="auto"/>
            <w:bottom w:val="none" w:sz="0" w:space="0" w:color="auto"/>
            <w:right w:val="none" w:sz="0" w:space="0" w:color="auto"/>
          </w:divBdr>
        </w:div>
        <w:div w:id="846751078">
          <w:marLeft w:val="640"/>
          <w:marRight w:val="0"/>
          <w:marTop w:val="0"/>
          <w:marBottom w:val="0"/>
          <w:divBdr>
            <w:top w:val="none" w:sz="0" w:space="0" w:color="auto"/>
            <w:left w:val="none" w:sz="0" w:space="0" w:color="auto"/>
            <w:bottom w:val="none" w:sz="0" w:space="0" w:color="auto"/>
            <w:right w:val="none" w:sz="0" w:space="0" w:color="auto"/>
          </w:divBdr>
        </w:div>
        <w:div w:id="736585572">
          <w:marLeft w:val="640"/>
          <w:marRight w:val="0"/>
          <w:marTop w:val="0"/>
          <w:marBottom w:val="0"/>
          <w:divBdr>
            <w:top w:val="none" w:sz="0" w:space="0" w:color="auto"/>
            <w:left w:val="none" w:sz="0" w:space="0" w:color="auto"/>
            <w:bottom w:val="none" w:sz="0" w:space="0" w:color="auto"/>
            <w:right w:val="none" w:sz="0" w:space="0" w:color="auto"/>
          </w:divBdr>
        </w:div>
      </w:divsChild>
    </w:div>
    <w:div w:id="599794702">
      <w:bodyDiv w:val="1"/>
      <w:marLeft w:val="0"/>
      <w:marRight w:val="0"/>
      <w:marTop w:val="0"/>
      <w:marBottom w:val="0"/>
      <w:divBdr>
        <w:top w:val="none" w:sz="0" w:space="0" w:color="auto"/>
        <w:left w:val="none" w:sz="0" w:space="0" w:color="auto"/>
        <w:bottom w:val="none" w:sz="0" w:space="0" w:color="auto"/>
        <w:right w:val="none" w:sz="0" w:space="0" w:color="auto"/>
      </w:divBdr>
      <w:divsChild>
        <w:div w:id="889338446">
          <w:marLeft w:val="640"/>
          <w:marRight w:val="0"/>
          <w:marTop w:val="0"/>
          <w:marBottom w:val="0"/>
          <w:divBdr>
            <w:top w:val="none" w:sz="0" w:space="0" w:color="auto"/>
            <w:left w:val="none" w:sz="0" w:space="0" w:color="auto"/>
            <w:bottom w:val="none" w:sz="0" w:space="0" w:color="auto"/>
            <w:right w:val="none" w:sz="0" w:space="0" w:color="auto"/>
          </w:divBdr>
        </w:div>
        <w:div w:id="360975729">
          <w:marLeft w:val="640"/>
          <w:marRight w:val="0"/>
          <w:marTop w:val="0"/>
          <w:marBottom w:val="0"/>
          <w:divBdr>
            <w:top w:val="none" w:sz="0" w:space="0" w:color="auto"/>
            <w:left w:val="none" w:sz="0" w:space="0" w:color="auto"/>
            <w:bottom w:val="none" w:sz="0" w:space="0" w:color="auto"/>
            <w:right w:val="none" w:sz="0" w:space="0" w:color="auto"/>
          </w:divBdr>
        </w:div>
        <w:div w:id="1616014830">
          <w:marLeft w:val="640"/>
          <w:marRight w:val="0"/>
          <w:marTop w:val="0"/>
          <w:marBottom w:val="0"/>
          <w:divBdr>
            <w:top w:val="none" w:sz="0" w:space="0" w:color="auto"/>
            <w:left w:val="none" w:sz="0" w:space="0" w:color="auto"/>
            <w:bottom w:val="none" w:sz="0" w:space="0" w:color="auto"/>
            <w:right w:val="none" w:sz="0" w:space="0" w:color="auto"/>
          </w:divBdr>
        </w:div>
        <w:div w:id="2075352452">
          <w:marLeft w:val="640"/>
          <w:marRight w:val="0"/>
          <w:marTop w:val="0"/>
          <w:marBottom w:val="0"/>
          <w:divBdr>
            <w:top w:val="none" w:sz="0" w:space="0" w:color="auto"/>
            <w:left w:val="none" w:sz="0" w:space="0" w:color="auto"/>
            <w:bottom w:val="none" w:sz="0" w:space="0" w:color="auto"/>
            <w:right w:val="none" w:sz="0" w:space="0" w:color="auto"/>
          </w:divBdr>
        </w:div>
        <w:div w:id="1180655493">
          <w:marLeft w:val="640"/>
          <w:marRight w:val="0"/>
          <w:marTop w:val="0"/>
          <w:marBottom w:val="0"/>
          <w:divBdr>
            <w:top w:val="none" w:sz="0" w:space="0" w:color="auto"/>
            <w:left w:val="none" w:sz="0" w:space="0" w:color="auto"/>
            <w:bottom w:val="none" w:sz="0" w:space="0" w:color="auto"/>
            <w:right w:val="none" w:sz="0" w:space="0" w:color="auto"/>
          </w:divBdr>
        </w:div>
        <w:div w:id="1461997948">
          <w:marLeft w:val="640"/>
          <w:marRight w:val="0"/>
          <w:marTop w:val="0"/>
          <w:marBottom w:val="0"/>
          <w:divBdr>
            <w:top w:val="none" w:sz="0" w:space="0" w:color="auto"/>
            <w:left w:val="none" w:sz="0" w:space="0" w:color="auto"/>
            <w:bottom w:val="none" w:sz="0" w:space="0" w:color="auto"/>
            <w:right w:val="none" w:sz="0" w:space="0" w:color="auto"/>
          </w:divBdr>
        </w:div>
        <w:div w:id="180437846">
          <w:marLeft w:val="640"/>
          <w:marRight w:val="0"/>
          <w:marTop w:val="0"/>
          <w:marBottom w:val="0"/>
          <w:divBdr>
            <w:top w:val="none" w:sz="0" w:space="0" w:color="auto"/>
            <w:left w:val="none" w:sz="0" w:space="0" w:color="auto"/>
            <w:bottom w:val="none" w:sz="0" w:space="0" w:color="auto"/>
            <w:right w:val="none" w:sz="0" w:space="0" w:color="auto"/>
          </w:divBdr>
        </w:div>
        <w:div w:id="1531914029">
          <w:marLeft w:val="640"/>
          <w:marRight w:val="0"/>
          <w:marTop w:val="0"/>
          <w:marBottom w:val="0"/>
          <w:divBdr>
            <w:top w:val="none" w:sz="0" w:space="0" w:color="auto"/>
            <w:left w:val="none" w:sz="0" w:space="0" w:color="auto"/>
            <w:bottom w:val="none" w:sz="0" w:space="0" w:color="auto"/>
            <w:right w:val="none" w:sz="0" w:space="0" w:color="auto"/>
          </w:divBdr>
        </w:div>
        <w:div w:id="803815090">
          <w:marLeft w:val="640"/>
          <w:marRight w:val="0"/>
          <w:marTop w:val="0"/>
          <w:marBottom w:val="0"/>
          <w:divBdr>
            <w:top w:val="none" w:sz="0" w:space="0" w:color="auto"/>
            <w:left w:val="none" w:sz="0" w:space="0" w:color="auto"/>
            <w:bottom w:val="none" w:sz="0" w:space="0" w:color="auto"/>
            <w:right w:val="none" w:sz="0" w:space="0" w:color="auto"/>
          </w:divBdr>
        </w:div>
        <w:div w:id="1714696848">
          <w:marLeft w:val="640"/>
          <w:marRight w:val="0"/>
          <w:marTop w:val="0"/>
          <w:marBottom w:val="0"/>
          <w:divBdr>
            <w:top w:val="none" w:sz="0" w:space="0" w:color="auto"/>
            <w:left w:val="none" w:sz="0" w:space="0" w:color="auto"/>
            <w:bottom w:val="none" w:sz="0" w:space="0" w:color="auto"/>
            <w:right w:val="none" w:sz="0" w:space="0" w:color="auto"/>
          </w:divBdr>
        </w:div>
        <w:div w:id="1515146004">
          <w:marLeft w:val="640"/>
          <w:marRight w:val="0"/>
          <w:marTop w:val="0"/>
          <w:marBottom w:val="0"/>
          <w:divBdr>
            <w:top w:val="none" w:sz="0" w:space="0" w:color="auto"/>
            <w:left w:val="none" w:sz="0" w:space="0" w:color="auto"/>
            <w:bottom w:val="none" w:sz="0" w:space="0" w:color="auto"/>
            <w:right w:val="none" w:sz="0" w:space="0" w:color="auto"/>
          </w:divBdr>
        </w:div>
        <w:div w:id="1780179454">
          <w:marLeft w:val="640"/>
          <w:marRight w:val="0"/>
          <w:marTop w:val="0"/>
          <w:marBottom w:val="0"/>
          <w:divBdr>
            <w:top w:val="none" w:sz="0" w:space="0" w:color="auto"/>
            <w:left w:val="none" w:sz="0" w:space="0" w:color="auto"/>
            <w:bottom w:val="none" w:sz="0" w:space="0" w:color="auto"/>
            <w:right w:val="none" w:sz="0" w:space="0" w:color="auto"/>
          </w:divBdr>
        </w:div>
        <w:div w:id="2103141802">
          <w:marLeft w:val="640"/>
          <w:marRight w:val="0"/>
          <w:marTop w:val="0"/>
          <w:marBottom w:val="0"/>
          <w:divBdr>
            <w:top w:val="none" w:sz="0" w:space="0" w:color="auto"/>
            <w:left w:val="none" w:sz="0" w:space="0" w:color="auto"/>
            <w:bottom w:val="none" w:sz="0" w:space="0" w:color="auto"/>
            <w:right w:val="none" w:sz="0" w:space="0" w:color="auto"/>
          </w:divBdr>
        </w:div>
        <w:div w:id="1035038488">
          <w:marLeft w:val="640"/>
          <w:marRight w:val="0"/>
          <w:marTop w:val="0"/>
          <w:marBottom w:val="0"/>
          <w:divBdr>
            <w:top w:val="none" w:sz="0" w:space="0" w:color="auto"/>
            <w:left w:val="none" w:sz="0" w:space="0" w:color="auto"/>
            <w:bottom w:val="none" w:sz="0" w:space="0" w:color="auto"/>
            <w:right w:val="none" w:sz="0" w:space="0" w:color="auto"/>
          </w:divBdr>
        </w:div>
        <w:div w:id="1280340291">
          <w:marLeft w:val="640"/>
          <w:marRight w:val="0"/>
          <w:marTop w:val="0"/>
          <w:marBottom w:val="0"/>
          <w:divBdr>
            <w:top w:val="none" w:sz="0" w:space="0" w:color="auto"/>
            <w:left w:val="none" w:sz="0" w:space="0" w:color="auto"/>
            <w:bottom w:val="none" w:sz="0" w:space="0" w:color="auto"/>
            <w:right w:val="none" w:sz="0" w:space="0" w:color="auto"/>
          </w:divBdr>
        </w:div>
        <w:div w:id="265578193">
          <w:marLeft w:val="640"/>
          <w:marRight w:val="0"/>
          <w:marTop w:val="0"/>
          <w:marBottom w:val="0"/>
          <w:divBdr>
            <w:top w:val="none" w:sz="0" w:space="0" w:color="auto"/>
            <w:left w:val="none" w:sz="0" w:space="0" w:color="auto"/>
            <w:bottom w:val="none" w:sz="0" w:space="0" w:color="auto"/>
            <w:right w:val="none" w:sz="0" w:space="0" w:color="auto"/>
          </w:divBdr>
        </w:div>
        <w:div w:id="1927182020">
          <w:marLeft w:val="640"/>
          <w:marRight w:val="0"/>
          <w:marTop w:val="0"/>
          <w:marBottom w:val="0"/>
          <w:divBdr>
            <w:top w:val="none" w:sz="0" w:space="0" w:color="auto"/>
            <w:left w:val="none" w:sz="0" w:space="0" w:color="auto"/>
            <w:bottom w:val="none" w:sz="0" w:space="0" w:color="auto"/>
            <w:right w:val="none" w:sz="0" w:space="0" w:color="auto"/>
          </w:divBdr>
        </w:div>
        <w:div w:id="167865095">
          <w:marLeft w:val="640"/>
          <w:marRight w:val="0"/>
          <w:marTop w:val="0"/>
          <w:marBottom w:val="0"/>
          <w:divBdr>
            <w:top w:val="none" w:sz="0" w:space="0" w:color="auto"/>
            <w:left w:val="none" w:sz="0" w:space="0" w:color="auto"/>
            <w:bottom w:val="none" w:sz="0" w:space="0" w:color="auto"/>
            <w:right w:val="none" w:sz="0" w:space="0" w:color="auto"/>
          </w:divBdr>
        </w:div>
        <w:div w:id="344787829">
          <w:marLeft w:val="640"/>
          <w:marRight w:val="0"/>
          <w:marTop w:val="0"/>
          <w:marBottom w:val="0"/>
          <w:divBdr>
            <w:top w:val="none" w:sz="0" w:space="0" w:color="auto"/>
            <w:left w:val="none" w:sz="0" w:space="0" w:color="auto"/>
            <w:bottom w:val="none" w:sz="0" w:space="0" w:color="auto"/>
            <w:right w:val="none" w:sz="0" w:space="0" w:color="auto"/>
          </w:divBdr>
        </w:div>
        <w:div w:id="2035420178">
          <w:marLeft w:val="640"/>
          <w:marRight w:val="0"/>
          <w:marTop w:val="0"/>
          <w:marBottom w:val="0"/>
          <w:divBdr>
            <w:top w:val="none" w:sz="0" w:space="0" w:color="auto"/>
            <w:left w:val="none" w:sz="0" w:space="0" w:color="auto"/>
            <w:bottom w:val="none" w:sz="0" w:space="0" w:color="auto"/>
            <w:right w:val="none" w:sz="0" w:space="0" w:color="auto"/>
          </w:divBdr>
        </w:div>
        <w:div w:id="1503740948">
          <w:marLeft w:val="640"/>
          <w:marRight w:val="0"/>
          <w:marTop w:val="0"/>
          <w:marBottom w:val="0"/>
          <w:divBdr>
            <w:top w:val="none" w:sz="0" w:space="0" w:color="auto"/>
            <w:left w:val="none" w:sz="0" w:space="0" w:color="auto"/>
            <w:bottom w:val="none" w:sz="0" w:space="0" w:color="auto"/>
            <w:right w:val="none" w:sz="0" w:space="0" w:color="auto"/>
          </w:divBdr>
        </w:div>
        <w:div w:id="1037318392">
          <w:marLeft w:val="640"/>
          <w:marRight w:val="0"/>
          <w:marTop w:val="0"/>
          <w:marBottom w:val="0"/>
          <w:divBdr>
            <w:top w:val="none" w:sz="0" w:space="0" w:color="auto"/>
            <w:left w:val="none" w:sz="0" w:space="0" w:color="auto"/>
            <w:bottom w:val="none" w:sz="0" w:space="0" w:color="auto"/>
            <w:right w:val="none" w:sz="0" w:space="0" w:color="auto"/>
          </w:divBdr>
        </w:div>
        <w:div w:id="1974214036">
          <w:marLeft w:val="640"/>
          <w:marRight w:val="0"/>
          <w:marTop w:val="0"/>
          <w:marBottom w:val="0"/>
          <w:divBdr>
            <w:top w:val="none" w:sz="0" w:space="0" w:color="auto"/>
            <w:left w:val="none" w:sz="0" w:space="0" w:color="auto"/>
            <w:bottom w:val="none" w:sz="0" w:space="0" w:color="auto"/>
            <w:right w:val="none" w:sz="0" w:space="0" w:color="auto"/>
          </w:divBdr>
        </w:div>
        <w:div w:id="715081085">
          <w:marLeft w:val="640"/>
          <w:marRight w:val="0"/>
          <w:marTop w:val="0"/>
          <w:marBottom w:val="0"/>
          <w:divBdr>
            <w:top w:val="none" w:sz="0" w:space="0" w:color="auto"/>
            <w:left w:val="none" w:sz="0" w:space="0" w:color="auto"/>
            <w:bottom w:val="none" w:sz="0" w:space="0" w:color="auto"/>
            <w:right w:val="none" w:sz="0" w:space="0" w:color="auto"/>
          </w:divBdr>
        </w:div>
        <w:div w:id="1284729065">
          <w:marLeft w:val="640"/>
          <w:marRight w:val="0"/>
          <w:marTop w:val="0"/>
          <w:marBottom w:val="0"/>
          <w:divBdr>
            <w:top w:val="none" w:sz="0" w:space="0" w:color="auto"/>
            <w:left w:val="none" w:sz="0" w:space="0" w:color="auto"/>
            <w:bottom w:val="none" w:sz="0" w:space="0" w:color="auto"/>
            <w:right w:val="none" w:sz="0" w:space="0" w:color="auto"/>
          </w:divBdr>
        </w:div>
        <w:div w:id="1137188794">
          <w:marLeft w:val="640"/>
          <w:marRight w:val="0"/>
          <w:marTop w:val="0"/>
          <w:marBottom w:val="0"/>
          <w:divBdr>
            <w:top w:val="none" w:sz="0" w:space="0" w:color="auto"/>
            <w:left w:val="none" w:sz="0" w:space="0" w:color="auto"/>
            <w:bottom w:val="none" w:sz="0" w:space="0" w:color="auto"/>
            <w:right w:val="none" w:sz="0" w:space="0" w:color="auto"/>
          </w:divBdr>
        </w:div>
        <w:div w:id="489831215">
          <w:marLeft w:val="640"/>
          <w:marRight w:val="0"/>
          <w:marTop w:val="0"/>
          <w:marBottom w:val="0"/>
          <w:divBdr>
            <w:top w:val="none" w:sz="0" w:space="0" w:color="auto"/>
            <w:left w:val="none" w:sz="0" w:space="0" w:color="auto"/>
            <w:bottom w:val="none" w:sz="0" w:space="0" w:color="auto"/>
            <w:right w:val="none" w:sz="0" w:space="0" w:color="auto"/>
          </w:divBdr>
        </w:div>
        <w:div w:id="1503549988">
          <w:marLeft w:val="640"/>
          <w:marRight w:val="0"/>
          <w:marTop w:val="0"/>
          <w:marBottom w:val="0"/>
          <w:divBdr>
            <w:top w:val="none" w:sz="0" w:space="0" w:color="auto"/>
            <w:left w:val="none" w:sz="0" w:space="0" w:color="auto"/>
            <w:bottom w:val="none" w:sz="0" w:space="0" w:color="auto"/>
            <w:right w:val="none" w:sz="0" w:space="0" w:color="auto"/>
          </w:divBdr>
        </w:div>
        <w:div w:id="1238662540">
          <w:marLeft w:val="640"/>
          <w:marRight w:val="0"/>
          <w:marTop w:val="0"/>
          <w:marBottom w:val="0"/>
          <w:divBdr>
            <w:top w:val="none" w:sz="0" w:space="0" w:color="auto"/>
            <w:left w:val="none" w:sz="0" w:space="0" w:color="auto"/>
            <w:bottom w:val="none" w:sz="0" w:space="0" w:color="auto"/>
            <w:right w:val="none" w:sz="0" w:space="0" w:color="auto"/>
          </w:divBdr>
        </w:div>
        <w:div w:id="1927181416">
          <w:marLeft w:val="640"/>
          <w:marRight w:val="0"/>
          <w:marTop w:val="0"/>
          <w:marBottom w:val="0"/>
          <w:divBdr>
            <w:top w:val="none" w:sz="0" w:space="0" w:color="auto"/>
            <w:left w:val="none" w:sz="0" w:space="0" w:color="auto"/>
            <w:bottom w:val="none" w:sz="0" w:space="0" w:color="auto"/>
            <w:right w:val="none" w:sz="0" w:space="0" w:color="auto"/>
          </w:divBdr>
        </w:div>
        <w:div w:id="1609509990">
          <w:marLeft w:val="640"/>
          <w:marRight w:val="0"/>
          <w:marTop w:val="0"/>
          <w:marBottom w:val="0"/>
          <w:divBdr>
            <w:top w:val="none" w:sz="0" w:space="0" w:color="auto"/>
            <w:left w:val="none" w:sz="0" w:space="0" w:color="auto"/>
            <w:bottom w:val="none" w:sz="0" w:space="0" w:color="auto"/>
            <w:right w:val="none" w:sz="0" w:space="0" w:color="auto"/>
          </w:divBdr>
        </w:div>
        <w:div w:id="791481031">
          <w:marLeft w:val="640"/>
          <w:marRight w:val="0"/>
          <w:marTop w:val="0"/>
          <w:marBottom w:val="0"/>
          <w:divBdr>
            <w:top w:val="none" w:sz="0" w:space="0" w:color="auto"/>
            <w:left w:val="none" w:sz="0" w:space="0" w:color="auto"/>
            <w:bottom w:val="none" w:sz="0" w:space="0" w:color="auto"/>
            <w:right w:val="none" w:sz="0" w:space="0" w:color="auto"/>
          </w:divBdr>
        </w:div>
        <w:div w:id="1289123944">
          <w:marLeft w:val="640"/>
          <w:marRight w:val="0"/>
          <w:marTop w:val="0"/>
          <w:marBottom w:val="0"/>
          <w:divBdr>
            <w:top w:val="none" w:sz="0" w:space="0" w:color="auto"/>
            <w:left w:val="none" w:sz="0" w:space="0" w:color="auto"/>
            <w:bottom w:val="none" w:sz="0" w:space="0" w:color="auto"/>
            <w:right w:val="none" w:sz="0" w:space="0" w:color="auto"/>
          </w:divBdr>
        </w:div>
        <w:div w:id="1120420315">
          <w:marLeft w:val="640"/>
          <w:marRight w:val="0"/>
          <w:marTop w:val="0"/>
          <w:marBottom w:val="0"/>
          <w:divBdr>
            <w:top w:val="none" w:sz="0" w:space="0" w:color="auto"/>
            <w:left w:val="none" w:sz="0" w:space="0" w:color="auto"/>
            <w:bottom w:val="none" w:sz="0" w:space="0" w:color="auto"/>
            <w:right w:val="none" w:sz="0" w:space="0" w:color="auto"/>
          </w:divBdr>
        </w:div>
        <w:div w:id="1260718560">
          <w:marLeft w:val="640"/>
          <w:marRight w:val="0"/>
          <w:marTop w:val="0"/>
          <w:marBottom w:val="0"/>
          <w:divBdr>
            <w:top w:val="none" w:sz="0" w:space="0" w:color="auto"/>
            <w:left w:val="none" w:sz="0" w:space="0" w:color="auto"/>
            <w:bottom w:val="none" w:sz="0" w:space="0" w:color="auto"/>
            <w:right w:val="none" w:sz="0" w:space="0" w:color="auto"/>
          </w:divBdr>
        </w:div>
        <w:div w:id="1126773799">
          <w:marLeft w:val="640"/>
          <w:marRight w:val="0"/>
          <w:marTop w:val="0"/>
          <w:marBottom w:val="0"/>
          <w:divBdr>
            <w:top w:val="none" w:sz="0" w:space="0" w:color="auto"/>
            <w:left w:val="none" w:sz="0" w:space="0" w:color="auto"/>
            <w:bottom w:val="none" w:sz="0" w:space="0" w:color="auto"/>
            <w:right w:val="none" w:sz="0" w:space="0" w:color="auto"/>
          </w:divBdr>
        </w:div>
        <w:div w:id="1105032731">
          <w:marLeft w:val="640"/>
          <w:marRight w:val="0"/>
          <w:marTop w:val="0"/>
          <w:marBottom w:val="0"/>
          <w:divBdr>
            <w:top w:val="none" w:sz="0" w:space="0" w:color="auto"/>
            <w:left w:val="none" w:sz="0" w:space="0" w:color="auto"/>
            <w:bottom w:val="none" w:sz="0" w:space="0" w:color="auto"/>
            <w:right w:val="none" w:sz="0" w:space="0" w:color="auto"/>
          </w:divBdr>
        </w:div>
        <w:div w:id="2104759221">
          <w:marLeft w:val="640"/>
          <w:marRight w:val="0"/>
          <w:marTop w:val="0"/>
          <w:marBottom w:val="0"/>
          <w:divBdr>
            <w:top w:val="none" w:sz="0" w:space="0" w:color="auto"/>
            <w:left w:val="none" w:sz="0" w:space="0" w:color="auto"/>
            <w:bottom w:val="none" w:sz="0" w:space="0" w:color="auto"/>
            <w:right w:val="none" w:sz="0" w:space="0" w:color="auto"/>
          </w:divBdr>
        </w:div>
        <w:div w:id="2076584563">
          <w:marLeft w:val="640"/>
          <w:marRight w:val="0"/>
          <w:marTop w:val="0"/>
          <w:marBottom w:val="0"/>
          <w:divBdr>
            <w:top w:val="none" w:sz="0" w:space="0" w:color="auto"/>
            <w:left w:val="none" w:sz="0" w:space="0" w:color="auto"/>
            <w:bottom w:val="none" w:sz="0" w:space="0" w:color="auto"/>
            <w:right w:val="none" w:sz="0" w:space="0" w:color="auto"/>
          </w:divBdr>
        </w:div>
        <w:div w:id="1378630271">
          <w:marLeft w:val="640"/>
          <w:marRight w:val="0"/>
          <w:marTop w:val="0"/>
          <w:marBottom w:val="0"/>
          <w:divBdr>
            <w:top w:val="none" w:sz="0" w:space="0" w:color="auto"/>
            <w:left w:val="none" w:sz="0" w:space="0" w:color="auto"/>
            <w:bottom w:val="none" w:sz="0" w:space="0" w:color="auto"/>
            <w:right w:val="none" w:sz="0" w:space="0" w:color="auto"/>
          </w:divBdr>
        </w:div>
        <w:div w:id="389691419">
          <w:marLeft w:val="640"/>
          <w:marRight w:val="0"/>
          <w:marTop w:val="0"/>
          <w:marBottom w:val="0"/>
          <w:divBdr>
            <w:top w:val="none" w:sz="0" w:space="0" w:color="auto"/>
            <w:left w:val="none" w:sz="0" w:space="0" w:color="auto"/>
            <w:bottom w:val="none" w:sz="0" w:space="0" w:color="auto"/>
            <w:right w:val="none" w:sz="0" w:space="0" w:color="auto"/>
          </w:divBdr>
        </w:div>
        <w:div w:id="1122529021">
          <w:marLeft w:val="640"/>
          <w:marRight w:val="0"/>
          <w:marTop w:val="0"/>
          <w:marBottom w:val="0"/>
          <w:divBdr>
            <w:top w:val="none" w:sz="0" w:space="0" w:color="auto"/>
            <w:left w:val="none" w:sz="0" w:space="0" w:color="auto"/>
            <w:bottom w:val="none" w:sz="0" w:space="0" w:color="auto"/>
            <w:right w:val="none" w:sz="0" w:space="0" w:color="auto"/>
          </w:divBdr>
        </w:div>
        <w:div w:id="1773092394">
          <w:marLeft w:val="640"/>
          <w:marRight w:val="0"/>
          <w:marTop w:val="0"/>
          <w:marBottom w:val="0"/>
          <w:divBdr>
            <w:top w:val="none" w:sz="0" w:space="0" w:color="auto"/>
            <w:left w:val="none" w:sz="0" w:space="0" w:color="auto"/>
            <w:bottom w:val="none" w:sz="0" w:space="0" w:color="auto"/>
            <w:right w:val="none" w:sz="0" w:space="0" w:color="auto"/>
          </w:divBdr>
        </w:div>
        <w:div w:id="526454270">
          <w:marLeft w:val="640"/>
          <w:marRight w:val="0"/>
          <w:marTop w:val="0"/>
          <w:marBottom w:val="0"/>
          <w:divBdr>
            <w:top w:val="none" w:sz="0" w:space="0" w:color="auto"/>
            <w:left w:val="none" w:sz="0" w:space="0" w:color="auto"/>
            <w:bottom w:val="none" w:sz="0" w:space="0" w:color="auto"/>
            <w:right w:val="none" w:sz="0" w:space="0" w:color="auto"/>
          </w:divBdr>
        </w:div>
        <w:div w:id="1008800094">
          <w:marLeft w:val="640"/>
          <w:marRight w:val="0"/>
          <w:marTop w:val="0"/>
          <w:marBottom w:val="0"/>
          <w:divBdr>
            <w:top w:val="none" w:sz="0" w:space="0" w:color="auto"/>
            <w:left w:val="none" w:sz="0" w:space="0" w:color="auto"/>
            <w:bottom w:val="none" w:sz="0" w:space="0" w:color="auto"/>
            <w:right w:val="none" w:sz="0" w:space="0" w:color="auto"/>
          </w:divBdr>
        </w:div>
      </w:divsChild>
    </w:div>
    <w:div w:id="603851134">
      <w:bodyDiv w:val="1"/>
      <w:marLeft w:val="0"/>
      <w:marRight w:val="0"/>
      <w:marTop w:val="0"/>
      <w:marBottom w:val="0"/>
      <w:divBdr>
        <w:top w:val="none" w:sz="0" w:space="0" w:color="auto"/>
        <w:left w:val="none" w:sz="0" w:space="0" w:color="auto"/>
        <w:bottom w:val="none" w:sz="0" w:space="0" w:color="auto"/>
        <w:right w:val="none" w:sz="0" w:space="0" w:color="auto"/>
      </w:divBdr>
      <w:divsChild>
        <w:div w:id="2065830913">
          <w:marLeft w:val="640"/>
          <w:marRight w:val="0"/>
          <w:marTop w:val="0"/>
          <w:marBottom w:val="0"/>
          <w:divBdr>
            <w:top w:val="none" w:sz="0" w:space="0" w:color="auto"/>
            <w:left w:val="none" w:sz="0" w:space="0" w:color="auto"/>
            <w:bottom w:val="none" w:sz="0" w:space="0" w:color="auto"/>
            <w:right w:val="none" w:sz="0" w:space="0" w:color="auto"/>
          </w:divBdr>
        </w:div>
        <w:div w:id="415172580">
          <w:marLeft w:val="640"/>
          <w:marRight w:val="0"/>
          <w:marTop w:val="0"/>
          <w:marBottom w:val="0"/>
          <w:divBdr>
            <w:top w:val="none" w:sz="0" w:space="0" w:color="auto"/>
            <w:left w:val="none" w:sz="0" w:space="0" w:color="auto"/>
            <w:bottom w:val="none" w:sz="0" w:space="0" w:color="auto"/>
            <w:right w:val="none" w:sz="0" w:space="0" w:color="auto"/>
          </w:divBdr>
        </w:div>
        <w:div w:id="1647082170">
          <w:marLeft w:val="640"/>
          <w:marRight w:val="0"/>
          <w:marTop w:val="0"/>
          <w:marBottom w:val="0"/>
          <w:divBdr>
            <w:top w:val="none" w:sz="0" w:space="0" w:color="auto"/>
            <w:left w:val="none" w:sz="0" w:space="0" w:color="auto"/>
            <w:bottom w:val="none" w:sz="0" w:space="0" w:color="auto"/>
            <w:right w:val="none" w:sz="0" w:space="0" w:color="auto"/>
          </w:divBdr>
        </w:div>
        <w:div w:id="1258102210">
          <w:marLeft w:val="640"/>
          <w:marRight w:val="0"/>
          <w:marTop w:val="0"/>
          <w:marBottom w:val="0"/>
          <w:divBdr>
            <w:top w:val="none" w:sz="0" w:space="0" w:color="auto"/>
            <w:left w:val="none" w:sz="0" w:space="0" w:color="auto"/>
            <w:bottom w:val="none" w:sz="0" w:space="0" w:color="auto"/>
            <w:right w:val="none" w:sz="0" w:space="0" w:color="auto"/>
          </w:divBdr>
        </w:div>
        <w:div w:id="988285512">
          <w:marLeft w:val="640"/>
          <w:marRight w:val="0"/>
          <w:marTop w:val="0"/>
          <w:marBottom w:val="0"/>
          <w:divBdr>
            <w:top w:val="none" w:sz="0" w:space="0" w:color="auto"/>
            <w:left w:val="none" w:sz="0" w:space="0" w:color="auto"/>
            <w:bottom w:val="none" w:sz="0" w:space="0" w:color="auto"/>
            <w:right w:val="none" w:sz="0" w:space="0" w:color="auto"/>
          </w:divBdr>
        </w:div>
        <w:div w:id="315426392">
          <w:marLeft w:val="640"/>
          <w:marRight w:val="0"/>
          <w:marTop w:val="0"/>
          <w:marBottom w:val="0"/>
          <w:divBdr>
            <w:top w:val="none" w:sz="0" w:space="0" w:color="auto"/>
            <w:left w:val="none" w:sz="0" w:space="0" w:color="auto"/>
            <w:bottom w:val="none" w:sz="0" w:space="0" w:color="auto"/>
            <w:right w:val="none" w:sz="0" w:space="0" w:color="auto"/>
          </w:divBdr>
        </w:div>
        <w:div w:id="1475364768">
          <w:marLeft w:val="640"/>
          <w:marRight w:val="0"/>
          <w:marTop w:val="0"/>
          <w:marBottom w:val="0"/>
          <w:divBdr>
            <w:top w:val="none" w:sz="0" w:space="0" w:color="auto"/>
            <w:left w:val="none" w:sz="0" w:space="0" w:color="auto"/>
            <w:bottom w:val="none" w:sz="0" w:space="0" w:color="auto"/>
            <w:right w:val="none" w:sz="0" w:space="0" w:color="auto"/>
          </w:divBdr>
        </w:div>
        <w:div w:id="136070878">
          <w:marLeft w:val="640"/>
          <w:marRight w:val="0"/>
          <w:marTop w:val="0"/>
          <w:marBottom w:val="0"/>
          <w:divBdr>
            <w:top w:val="none" w:sz="0" w:space="0" w:color="auto"/>
            <w:left w:val="none" w:sz="0" w:space="0" w:color="auto"/>
            <w:bottom w:val="none" w:sz="0" w:space="0" w:color="auto"/>
            <w:right w:val="none" w:sz="0" w:space="0" w:color="auto"/>
          </w:divBdr>
        </w:div>
        <w:div w:id="2109765991">
          <w:marLeft w:val="640"/>
          <w:marRight w:val="0"/>
          <w:marTop w:val="0"/>
          <w:marBottom w:val="0"/>
          <w:divBdr>
            <w:top w:val="none" w:sz="0" w:space="0" w:color="auto"/>
            <w:left w:val="none" w:sz="0" w:space="0" w:color="auto"/>
            <w:bottom w:val="none" w:sz="0" w:space="0" w:color="auto"/>
            <w:right w:val="none" w:sz="0" w:space="0" w:color="auto"/>
          </w:divBdr>
        </w:div>
        <w:div w:id="2059013542">
          <w:marLeft w:val="640"/>
          <w:marRight w:val="0"/>
          <w:marTop w:val="0"/>
          <w:marBottom w:val="0"/>
          <w:divBdr>
            <w:top w:val="none" w:sz="0" w:space="0" w:color="auto"/>
            <w:left w:val="none" w:sz="0" w:space="0" w:color="auto"/>
            <w:bottom w:val="none" w:sz="0" w:space="0" w:color="auto"/>
            <w:right w:val="none" w:sz="0" w:space="0" w:color="auto"/>
          </w:divBdr>
        </w:div>
        <w:div w:id="1102721768">
          <w:marLeft w:val="640"/>
          <w:marRight w:val="0"/>
          <w:marTop w:val="0"/>
          <w:marBottom w:val="0"/>
          <w:divBdr>
            <w:top w:val="none" w:sz="0" w:space="0" w:color="auto"/>
            <w:left w:val="none" w:sz="0" w:space="0" w:color="auto"/>
            <w:bottom w:val="none" w:sz="0" w:space="0" w:color="auto"/>
            <w:right w:val="none" w:sz="0" w:space="0" w:color="auto"/>
          </w:divBdr>
        </w:div>
        <w:div w:id="1769346041">
          <w:marLeft w:val="640"/>
          <w:marRight w:val="0"/>
          <w:marTop w:val="0"/>
          <w:marBottom w:val="0"/>
          <w:divBdr>
            <w:top w:val="none" w:sz="0" w:space="0" w:color="auto"/>
            <w:left w:val="none" w:sz="0" w:space="0" w:color="auto"/>
            <w:bottom w:val="none" w:sz="0" w:space="0" w:color="auto"/>
            <w:right w:val="none" w:sz="0" w:space="0" w:color="auto"/>
          </w:divBdr>
        </w:div>
        <w:div w:id="1839807515">
          <w:marLeft w:val="640"/>
          <w:marRight w:val="0"/>
          <w:marTop w:val="0"/>
          <w:marBottom w:val="0"/>
          <w:divBdr>
            <w:top w:val="none" w:sz="0" w:space="0" w:color="auto"/>
            <w:left w:val="none" w:sz="0" w:space="0" w:color="auto"/>
            <w:bottom w:val="none" w:sz="0" w:space="0" w:color="auto"/>
            <w:right w:val="none" w:sz="0" w:space="0" w:color="auto"/>
          </w:divBdr>
        </w:div>
        <w:div w:id="314648579">
          <w:marLeft w:val="640"/>
          <w:marRight w:val="0"/>
          <w:marTop w:val="0"/>
          <w:marBottom w:val="0"/>
          <w:divBdr>
            <w:top w:val="none" w:sz="0" w:space="0" w:color="auto"/>
            <w:left w:val="none" w:sz="0" w:space="0" w:color="auto"/>
            <w:bottom w:val="none" w:sz="0" w:space="0" w:color="auto"/>
            <w:right w:val="none" w:sz="0" w:space="0" w:color="auto"/>
          </w:divBdr>
        </w:div>
        <w:div w:id="184367700">
          <w:marLeft w:val="640"/>
          <w:marRight w:val="0"/>
          <w:marTop w:val="0"/>
          <w:marBottom w:val="0"/>
          <w:divBdr>
            <w:top w:val="none" w:sz="0" w:space="0" w:color="auto"/>
            <w:left w:val="none" w:sz="0" w:space="0" w:color="auto"/>
            <w:bottom w:val="none" w:sz="0" w:space="0" w:color="auto"/>
            <w:right w:val="none" w:sz="0" w:space="0" w:color="auto"/>
          </w:divBdr>
        </w:div>
        <w:div w:id="754395516">
          <w:marLeft w:val="640"/>
          <w:marRight w:val="0"/>
          <w:marTop w:val="0"/>
          <w:marBottom w:val="0"/>
          <w:divBdr>
            <w:top w:val="none" w:sz="0" w:space="0" w:color="auto"/>
            <w:left w:val="none" w:sz="0" w:space="0" w:color="auto"/>
            <w:bottom w:val="none" w:sz="0" w:space="0" w:color="auto"/>
            <w:right w:val="none" w:sz="0" w:space="0" w:color="auto"/>
          </w:divBdr>
        </w:div>
        <w:div w:id="567302195">
          <w:marLeft w:val="640"/>
          <w:marRight w:val="0"/>
          <w:marTop w:val="0"/>
          <w:marBottom w:val="0"/>
          <w:divBdr>
            <w:top w:val="none" w:sz="0" w:space="0" w:color="auto"/>
            <w:left w:val="none" w:sz="0" w:space="0" w:color="auto"/>
            <w:bottom w:val="none" w:sz="0" w:space="0" w:color="auto"/>
            <w:right w:val="none" w:sz="0" w:space="0" w:color="auto"/>
          </w:divBdr>
        </w:div>
        <w:div w:id="1893498445">
          <w:marLeft w:val="640"/>
          <w:marRight w:val="0"/>
          <w:marTop w:val="0"/>
          <w:marBottom w:val="0"/>
          <w:divBdr>
            <w:top w:val="none" w:sz="0" w:space="0" w:color="auto"/>
            <w:left w:val="none" w:sz="0" w:space="0" w:color="auto"/>
            <w:bottom w:val="none" w:sz="0" w:space="0" w:color="auto"/>
            <w:right w:val="none" w:sz="0" w:space="0" w:color="auto"/>
          </w:divBdr>
        </w:div>
        <w:div w:id="898857442">
          <w:marLeft w:val="640"/>
          <w:marRight w:val="0"/>
          <w:marTop w:val="0"/>
          <w:marBottom w:val="0"/>
          <w:divBdr>
            <w:top w:val="none" w:sz="0" w:space="0" w:color="auto"/>
            <w:left w:val="none" w:sz="0" w:space="0" w:color="auto"/>
            <w:bottom w:val="none" w:sz="0" w:space="0" w:color="auto"/>
            <w:right w:val="none" w:sz="0" w:space="0" w:color="auto"/>
          </w:divBdr>
        </w:div>
        <w:div w:id="394936468">
          <w:marLeft w:val="640"/>
          <w:marRight w:val="0"/>
          <w:marTop w:val="0"/>
          <w:marBottom w:val="0"/>
          <w:divBdr>
            <w:top w:val="none" w:sz="0" w:space="0" w:color="auto"/>
            <w:left w:val="none" w:sz="0" w:space="0" w:color="auto"/>
            <w:bottom w:val="none" w:sz="0" w:space="0" w:color="auto"/>
            <w:right w:val="none" w:sz="0" w:space="0" w:color="auto"/>
          </w:divBdr>
        </w:div>
        <w:div w:id="1574700969">
          <w:marLeft w:val="640"/>
          <w:marRight w:val="0"/>
          <w:marTop w:val="0"/>
          <w:marBottom w:val="0"/>
          <w:divBdr>
            <w:top w:val="none" w:sz="0" w:space="0" w:color="auto"/>
            <w:left w:val="none" w:sz="0" w:space="0" w:color="auto"/>
            <w:bottom w:val="none" w:sz="0" w:space="0" w:color="auto"/>
            <w:right w:val="none" w:sz="0" w:space="0" w:color="auto"/>
          </w:divBdr>
        </w:div>
        <w:div w:id="345715061">
          <w:marLeft w:val="640"/>
          <w:marRight w:val="0"/>
          <w:marTop w:val="0"/>
          <w:marBottom w:val="0"/>
          <w:divBdr>
            <w:top w:val="none" w:sz="0" w:space="0" w:color="auto"/>
            <w:left w:val="none" w:sz="0" w:space="0" w:color="auto"/>
            <w:bottom w:val="none" w:sz="0" w:space="0" w:color="auto"/>
            <w:right w:val="none" w:sz="0" w:space="0" w:color="auto"/>
          </w:divBdr>
        </w:div>
        <w:div w:id="241065984">
          <w:marLeft w:val="640"/>
          <w:marRight w:val="0"/>
          <w:marTop w:val="0"/>
          <w:marBottom w:val="0"/>
          <w:divBdr>
            <w:top w:val="none" w:sz="0" w:space="0" w:color="auto"/>
            <w:left w:val="none" w:sz="0" w:space="0" w:color="auto"/>
            <w:bottom w:val="none" w:sz="0" w:space="0" w:color="auto"/>
            <w:right w:val="none" w:sz="0" w:space="0" w:color="auto"/>
          </w:divBdr>
        </w:div>
        <w:div w:id="1489861971">
          <w:marLeft w:val="640"/>
          <w:marRight w:val="0"/>
          <w:marTop w:val="0"/>
          <w:marBottom w:val="0"/>
          <w:divBdr>
            <w:top w:val="none" w:sz="0" w:space="0" w:color="auto"/>
            <w:left w:val="none" w:sz="0" w:space="0" w:color="auto"/>
            <w:bottom w:val="none" w:sz="0" w:space="0" w:color="auto"/>
            <w:right w:val="none" w:sz="0" w:space="0" w:color="auto"/>
          </w:divBdr>
        </w:div>
        <w:div w:id="1226454485">
          <w:marLeft w:val="640"/>
          <w:marRight w:val="0"/>
          <w:marTop w:val="0"/>
          <w:marBottom w:val="0"/>
          <w:divBdr>
            <w:top w:val="none" w:sz="0" w:space="0" w:color="auto"/>
            <w:left w:val="none" w:sz="0" w:space="0" w:color="auto"/>
            <w:bottom w:val="none" w:sz="0" w:space="0" w:color="auto"/>
            <w:right w:val="none" w:sz="0" w:space="0" w:color="auto"/>
          </w:divBdr>
        </w:div>
        <w:div w:id="1887795985">
          <w:marLeft w:val="640"/>
          <w:marRight w:val="0"/>
          <w:marTop w:val="0"/>
          <w:marBottom w:val="0"/>
          <w:divBdr>
            <w:top w:val="none" w:sz="0" w:space="0" w:color="auto"/>
            <w:left w:val="none" w:sz="0" w:space="0" w:color="auto"/>
            <w:bottom w:val="none" w:sz="0" w:space="0" w:color="auto"/>
            <w:right w:val="none" w:sz="0" w:space="0" w:color="auto"/>
          </w:divBdr>
        </w:div>
        <w:div w:id="1508641520">
          <w:marLeft w:val="640"/>
          <w:marRight w:val="0"/>
          <w:marTop w:val="0"/>
          <w:marBottom w:val="0"/>
          <w:divBdr>
            <w:top w:val="none" w:sz="0" w:space="0" w:color="auto"/>
            <w:left w:val="none" w:sz="0" w:space="0" w:color="auto"/>
            <w:bottom w:val="none" w:sz="0" w:space="0" w:color="auto"/>
            <w:right w:val="none" w:sz="0" w:space="0" w:color="auto"/>
          </w:divBdr>
        </w:div>
        <w:div w:id="1843010547">
          <w:marLeft w:val="640"/>
          <w:marRight w:val="0"/>
          <w:marTop w:val="0"/>
          <w:marBottom w:val="0"/>
          <w:divBdr>
            <w:top w:val="none" w:sz="0" w:space="0" w:color="auto"/>
            <w:left w:val="none" w:sz="0" w:space="0" w:color="auto"/>
            <w:bottom w:val="none" w:sz="0" w:space="0" w:color="auto"/>
            <w:right w:val="none" w:sz="0" w:space="0" w:color="auto"/>
          </w:divBdr>
        </w:div>
        <w:div w:id="1817650323">
          <w:marLeft w:val="640"/>
          <w:marRight w:val="0"/>
          <w:marTop w:val="0"/>
          <w:marBottom w:val="0"/>
          <w:divBdr>
            <w:top w:val="none" w:sz="0" w:space="0" w:color="auto"/>
            <w:left w:val="none" w:sz="0" w:space="0" w:color="auto"/>
            <w:bottom w:val="none" w:sz="0" w:space="0" w:color="auto"/>
            <w:right w:val="none" w:sz="0" w:space="0" w:color="auto"/>
          </w:divBdr>
        </w:div>
        <w:div w:id="1540047844">
          <w:marLeft w:val="640"/>
          <w:marRight w:val="0"/>
          <w:marTop w:val="0"/>
          <w:marBottom w:val="0"/>
          <w:divBdr>
            <w:top w:val="none" w:sz="0" w:space="0" w:color="auto"/>
            <w:left w:val="none" w:sz="0" w:space="0" w:color="auto"/>
            <w:bottom w:val="none" w:sz="0" w:space="0" w:color="auto"/>
            <w:right w:val="none" w:sz="0" w:space="0" w:color="auto"/>
          </w:divBdr>
        </w:div>
        <w:div w:id="1308585423">
          <w:marLeft w:val="640"/>
          <w:marRight w:val="0"/>
          <w:marTop w:val="0"/>
          <w:marBottom w:val="0"/>
          <w:divBdr>
            <w:top w:val="none" w:sz="0" w:space="0" w:color="auto"/>
            <w:left w:val="none" w:sz="0" w:space="0" w:color="auto"/>
            <w:bottom w:val="none" w:sz="0" w:space="0" w:color="auto"/>
            <w:right w:val="none" w:sz="0" w:space="0" w:color="auto"/>
          </w:divBdr>
        </w:div>
        <w:div w:id="389572975">
          <w:marLeft w:val="640"/>
          <w:marRight w:val="0"/>
          <w:marTop w:val="0"/>
          <w:marBottom w:val="0"/>
          <w:divBdr>
            <w:top w:val="none" w:sz="0" w:space="0" w:color="auto"/>
            <w:left w:val="none" w:sz="0" w:space="0" w:color="auto"/>
            <w:bottom w:val="none" w:sz="0" w:space="0" w:color="auto"/>
            <w:right w:val="none" w:sz="0" w:space="0" w:color="auto"/>
          </w:divBdr>
        </w:div>
        <w:div w:id="2012491586">
          <w:marLeft w:val="640"/>
          <w:marRight w:val="0"/>
          <w:marTop w:val="0"/>
          <w:marBottom w:val="0"/>
          <w:divBdr>
            <w:top w:val="none" w:sz="0" w:space="0" w:color="auto"/>
            <w:left w:val="none" w:sz="0" w:space="0" w:color="auto"/>
            <w:bottom w:val="none" w:sz="0" w:space="0" w:color="auto"/>
            <w:right w:val="none" w:sz="0" w:space="0" w:color="auto"/>
          </w:divBdr>
        </w:div>
        <w:div w:id="2084839915">
          <w:marLeft w:val="640"/>
          <w:marRight w:val="0"/>
          <w:marTop w:val="0"/>
          <w:marBottom w:val="0"/>
          <w:divBdr>
            <w:top w:val="none" w:sz="0" w:space="0" w:color="auto"/>
            <w:left w:val="none" w:sz="0" w:space="0" w:color="auto"/>
            <w:bottom w:val="none" w:sz="0" w:space="0" w:color="auto"/>
            <w:right w:val="none" w:sz="0" w:space="0" w:color="auto"/>
          </w:divBdr>
        </w:div>
        <w:div w:id="1801877882">
          <w:marLeft w:val="640"/>
          <w:marRight w:val="0"/>
          <w:marTop w:val="0"/>
          <w:marBottom w:val="0"/>
          <w:divBdr>
            <w:top w:val="none" w:sz="0" w:space="0" w:color="auto"/>
            <w:left w:val="none" w:sz="0" w:space="0" w:color="auto"/>
            <w:bottom w:val="none" w:sz="0" w:space="0" w:color="auto"/>
            <w:right w:val="none" w:sz="0" w:space="0" w:color="auto"/>
          </w:divBdr>
        </w:div>
        <w:div w:id="310135548">
          <w:marLeft w:val="640"/>
          <w:marRight w:val="0"/>
          <w:marTop w:val="0"/>
          <w:marBottom w:val="0"/>
          <w:divBdr>
            <w:top w:val="none" w:sz="0" w:space="0" w:color="auto"/>
            <w:left w:val="none" w:sz="0" w:space="0" w:color="auto"/>
            <w:bottom w:val="none" w:sz="0" w:space="0" w:color="auto"/>
            <w:right w:val="none" w:sz="0" w:space="0" w:color="auto"/>
          </w:divBdr>
        </w:div>
        <w:div w:id="939996288">
          <w:marLeft w:val="640"/>
          <w:marRight w:val="0"/>
          <w:marTop w:val="0"/>
          <w:marBottom w:val="0"/>
          <w:divBdr>
            <w:top w:val="none" w:sz="0" w:space="0" w:color="auto"/>
            <w:left w:val="none" w:sz="0" w:space="0" w:color="auto"/>
            <w:bottom w:val="none" w:sz="0" w:space="0" w:color="auto"/>
            <w:right w:val="none" w:sz="0" w:space="0" w:color="auto"/>
          </w:divBdr>
        </w:div>
        <w:div w:id="1607347078">
          <w:marLeft w:val="640"/>
          <w:marRight w:val="0"/>
          <w:marTop w:val="0"/>
          <w:marBottom w:val="0"/>
          <w:divBdr>
            <w:top w:val="none" w:sz="0" w:space="0" w:color="auto"/>
            <w:left w:val="none" w:sz="0" w:space="0" w:color="auto"/>
            <w:bottom w:val="none" w:sz="0" w:space="0" w:color="auto"/>
            <w:right w:val="none" w:sz="0" w:space="0" w:color="auto"/>
          </w:divBdr>
        </w:div>
        <w:div w:id="1249969431">
          <w:marLeft w:val="640"/>
          <w:marRight w:val="0"/>
          <w:marTop w:val="0"/>
          <w:marBottom w:val="0"/>
          <w:divBdr>
            <w:top w:val="none" w:sz="0" w:space="0" w:color="auto"/>
            <w:left w:val="none" w:sz="0" w:space="0" w:color="auto"/>
            <w:bottom w:val="none" w:sz="0" w:space="0" w:color="auto"/>
            <w:right w:val="none" w:sz="0" w:space="0" w:color="auto"/>
          </w:divBdr>
        </w:div>
        <w:div w:id="810564034">
          <w:marLeft w:val="640"/>
          <w:marRight w:val="0"/>
          <w:marTop w:val="0"/>
          <w:marBottom w:val="0"/>
          <w:divBdr>
            <w:top w:val="none" w:sz="0" w:space="0" w:color="auto"/>
            <w:left w:val="none" w:sz="0" w:space="0" w:color="auto"/>
            <w:bottom w:val="none" w:sz="0" w:space="0" w:color="auto"/>
            <w:right w:val="none" w:sz="0" w:space="0" w:color="auto"/>
          </w:divBdr>
        </w:div>
        <w:div w:id="564605843">
          <w:marLeft w:val="640"/>
          <w:marRight w:val="0"/>
          <w:marTop w:val="0"/>
          <w:marBottom w:val="0"/>
          <w:divBdr>
            <w:top w:val="none" w:sz="0" w:space="0" w:color="auto"/>
            <w:left w:val="none" w:sz="0" w:space="0" w:color="auto"/>
            <w:bottom w:val="none" w:sz="0" w:space="0" w:color="auto"/>
            <w:right w:val="none" w:sz="0" w:space="0" w:color="auto"/>
          </w:divBdr>
        </w:div>
        <w:div w:id="665287808">
          <w:marLeft w:val="640"/>
          <w:marRight w:val="0"/>
          <w:marTop w:val="0"/>
          <w:marBottom w:val="0"/>
          <w:divBdr>
            <w:top w:val="none" w:sz="0" w:space="0" w:color="auto"/>
            <w:left w:val="none" w:sz="0" w:space="0" w:color="auto"/>
            <w:bottom w:val="none" w:sz="0" w:space="0" w:color="auto"/>
            <w:right w:val="none" w:sz="0" w:space="0" w:color="auto"/>
          </w:divBdr>
        </w:div>
        <w:div w:id="322128124">
          <w:marLeft w:val="640"/>
          <w:marRight w:val="0"/>
          <w:marTop w:val="0"/>
          <w:marBottom w:val="0"/>
          <w:divBdr>
            <w:top w:val="none" w:sz="0" w:space="0" w:color="auto"/>
            <w:left w:val="none" w:sz="0" w:space="0" w:color="auto"/>
            <w:bottom w:val="none" w:sz="0" w:space="0" w:color="auto"/>
            <w:right w:val="none" w:sz="0" w:space="0" w:color="auto"/>
          </w:divBdr>
        </w:div>
      </w:divsChild>
    </w:div>
    <w:div w:id="604651455">
      <w:bodyDiv w:val="1"/>
      <w:marLeft w:val="0"/>
      <w:marRight w:val="0"/>
      <w:marTop w:val="0"/>
      <w:marBottom w:val="0"/>
      <w:divBdr>
        <w:top w:val="none" w:sz="0" w:space="0" w:color="auto"/>
        <w:left w:val="none" w:sz="0" w:space="0" w:color="auto"/>
        <w:bottom w:val="none" w:sz="0" w:space="0" w:color="auto"/>
        <w:right w:val="none" w:sz="0" w:space="0" w:color="auto"/>
      </w:divBdr>
      <w:divsChild>
        <w:div w:id="199825514">
          <w:marLeft w:val="640"/>
          <w:marRight w:val="0"/>
          <w:marTop w:val="0"/>
          <w:marBottom w:val="0"/>
          <w:divBdr>
            <w:top w:val="none" w:sz="0" w:space="0" w:color="auto"/>
            <w:left w:val="none" w:sz="0" w:space="0" w:color="auto"/>
            <w:bottom w:val="none" w:sz="0" w:space="0" w:color="auto"/>
            <w:right w:val="none" w:sz="0" w:space="0" w:color="auto"/>
          </w:divBdr>
        </w:div>
        <w:div w:id="1164468301">
          <w:marLeft w:val="640"/>
          <w:marRight w:val="0"/>
          <w:marTop w:val="0"/>
          <w:marBottom w:val="0"/>
          <w:divBdr>
            <w:top w:val="none" w:sz="0" w:space="0" w:color="auto"/>
            <w:left w:val="none" w:sz="0" w:space="0" w:color="auto"/>
            <w:bottom w:val="none" w:sz="0" w:space="0" w:color="auto"/>
            <w:right w:val="none" w:sz="0" w:space="0" w:color="auto"/>
          </w:divBdr>
        </w:div>
        <w:div w:id="120349766">
          <w:marLeft w:val="640"/>
          <w:marRight w:val="0"/>
          <w:marTop w:val="0"/>
          <w:marBottom w:val="0"/>
          <w:divBdr>
            <w:top w:val="none" w:sz="0" w:space="0" w:color="auto"/>
            <w:left w:val="none" w:sz="0" w:space="0" w:color="auto"/>
            <w:bottom w:val="none" w:sz="0" w:space="0" w:color="auto"/>
            <w:right w:val="none" w:sz="0" w:space="0" w:color="auto"/>
          </w:divBdr>
        </w:div>
        <w:div w:id="274556277">
          <w:marLeft w:val="640"/>
          <w:marRight w:val="0"/>
          <w:marTop w:val="0"/>
          <w:marBottom w:val="0"/>
          <w:divBdr>
            <w:top w:val="none" w:sz="0" w:space="0" w:color="auto"/>
            <w:left w:val="none" w:sz="0" w:space="0" w:color="auto"/>
            <w:bottom w:val="none" w:sz="0" w:space="0" w:color="auto"/>
            <w:right w:val="none" w:sz="0" w:space="0" w:color="auto"/>
          </w:divBdr>
        </w:div>
        <w:div w:id="1595475948">
          <w:marLeft w:val="640"/>
          <w:marRight w:val="0"/>
          <w:marTop w:val="0"/>
          <w:marBottom w:val="0"/>
          <w:divBdr>
            <w:top w:val="none" w:sz="0" w:space="0" w:color="auto"/>
            <w:left w:val="none" w:sz="0" w:space="0" w:color="auto"/>
            <w:bottom w:val="none" w:sz="0" w:space="0" w:color="auto"/>
            <w:right w:val="none" w:sz="0" w:space="0" w:color="auto"/>
          </w:divBdr>
        </w:div>
        <w:div w:id="890267488">
          <w:marLeft w:val="640"/>
          <w:marRight w:val="0"/>
          <w:marTop w:val="0"/>
          <w:marBottom w:val="0"/>
          <w:divBdr>
            <w:top w:val="none" w:sz="0" w:space="0" w:color="auto"/>
            <w:left w:val="none" w:sz="0" w:space="0" w:color="auto"/>
            <w:bottom w:val="none" w:sz="0" w:space="0" w:color="auto"/>
            <w:right w:val="none" w:sz="0" w:space="0" w:color="auto"/>
          </w:divBdr>
        </w:div>
        <w:div w:id="1234466248">
          <w:marLeft w:val="640"/>
          <w:marRight w:val="0"/>
          <w:marTop w:val="0"/>
          <w:marBottom w:val="0"/>
          <w:divBdr>
            <w:top w:val="none" w:sz="0" w:space="0" w:color="auto"/>
            <w:left w:val="none" w:sz="0" w:space="0" w:color="auto"/>
            <w:bottom w:val="none" w:sz="0" w:space="0" w:color="auto"/>
            <w:right w:val="none" w:sz="0" w:space="0" w:color="auto"/>
          </w:divBdr>
        </w:div>
        <w:div w:id="1009255210">
          <w:marLeft w:val="640"/>
          <w:marRight w:val="0"/>
          <w:marTop w:val="0"/>
          <w:marBottom w:val="0"/>
          <w:divBdr>
            <w:top w:val="none" w:sz="0" w:space="0" w:color="auto"/>
            <w:left w:val="none" w:sz="0" w:space="0" w:color="auto"/>
            <w:bottom w:val="none" w:sz="0" w:space="0" w:color="auto"/>
            <w:right w:val="none" w:sz="0" w:space="0" w:color="auto"/>
          </w:divBdr>
        </w:div>
        <w:div w:id="975796429">
          <w:marLeft w:val="640"/>
          <w:marRight w:val="0"/>
          <w:marTop w:val="0"/>
          <w:marBottom w:val="0"/>
          <w:divBdr>
            <w:top w:val="none" w:sz="0" w:space="0" w:color="auto"/>
            <w:left w:val="none" w:sz="0" w:space="0" w:color="auto"/>
            <w:bottom w:val="none" w:sz="0" w:space="0" w:color="auto"/>
            <w:right w:val="none" w:sz="0" w:space="0" w:color="auto"/>
          </w:divBdr>
        </w:div>
        <w:div w:id="1415513511">
          <w:marLeft w:val="640"/>
          <w:marRight w:val="0"/>
          <w:marTop w:val="0"/>
          <w:marBottom w:val="0"/>
          <w:divBdr>
            <w:top w:val="none" w:sz="0" w:space="0" w:color="auto"/>
            <w:left w:val="none" w:sz="0" w:space="0" w:color="auto"/>
            <w:bottom w:val="none" w:sz="0" w:space="0" w:color="auto"/>
            <w:right w:val="none" w:sz="0" w:space="0" w:color="auto"/>
          </w:divBdr>
        </w:div>
        <w:div w:id="1718628897">
          <w:marLeft w:val="640"/>
          <w:marRight w:val="0"/>
          <w:marTop w:val="0"/>
          <w:marBottom w:val="0"/>
          <w:divBdr>
            <w:top w:val="none" w:sz="0" w:space="0" w:color="auto"/>
            <w:left w:val="none" w:sz="0" w:space="0" w:color="auto"/>
            <w:bottom w:val="none" w:sz="0" w:space="0" w:color="auto"/>
            <w:right w:val="none" w:sz="0" w:space="0" w:color="auto"/>
          </w:divBdr>
        </w:div>
        <w:div w:id="386689149">
          <w:marLeft w:val="640"/>
          <w:marRight w:val="0"/>
          <w:marTop w:val="0"/>
          <w:marBottom w:val="0"/>
          <w:divBdr>
            <w:top w:val="none" w:sz="0" w:space="0" w:color="auto"/>
            <w:left w:val="none" w:sz="0" w:space="0" w:color="auto"/>
            <w:bottom w:val="none" w:sz="0" w:space="0" w:color="auto"/>
            <w:right w:val="none" w:sz="0" w:space="0" w:color="auto"/>
          </w:divBdr>
        </w:div>
        <w:div w:id="181752147">
          <w:marLeft w:val="640"/>
          <w:marRight w:val="0"/>
          <w:marTop w:val="0"/>
          <w:marBottom w:val="0"/>
          <w:divBdr>
            <w:top w:val="none" w:sz="0" w:space="0" w:color="auto"/>
            <w:left w:val="none" w:sz="0" w:space="0" w:color="auto"/>
            <w:bottom w:val="none" w:sz="0" w:space="0" w:color="auto"/>
            <w:right w:val="none" w:sz="0" w:space="0" w:color="auto"/>
          </w:divBdr>
        </w:div>
        <w:div w:id="52196571">
          <w:marLeft w:val="640"/>
          <w:marRight w:val="0"/>
          <w:marTop w:val="0"/>
          <w:marBottom w:val="0"/>
          <w:divBdr>
            <w:top w:val="none" w:sz="0" w:space="0" w:color="auto"/>
            <w:left w:val="none" w:sz="0" w:space="0" w:color="auto"/>
            <w:bottom w:val="none" w:sz="0" w:space="0" w:color="auto"/>
            <w:right w:val="none" w:sz="0" w:space="0" w:color="auto"/>
          </w:divBdr>
        </w:div>
        <w:div w:id="536816153">
          <w:marLeft w:val="640"/>
          <w:marRight w:val="0"/>
          <w:marTop w:val="0"/>
          <w:marBottom w:val="0"/>
          <w:divBdr>
            <w:top w:val="none" w:sz="0" w:space="0" w:color="auto"/>
            <w:left w:val="none" w:sz="0" w:space="0" w:color="auto"/>
            <w:bottom w:val="none" w:sz="0" w:space="0" w:color="auto"/>
            <w:right w:val="none" w:sz="0" w:space="0" w:color="auto"/>
          </w:divBdr>
        </w:div>
        <w:div w:id="454954499">
          <w:marLeft w:val="640"/>
          <w:marRight w:val="0"/>
          <w:marTop w:val="0"/>
          <w:marBottom w:val="0"/>
          <w:divBdr>
            <w:top w:val="none" w:sz="0" w:space="0" w:color="auto"/>
            <w:left w:val="none" w:sz="0" w:space="0" w:color="auto"/>
            <w:bottom w:val="none" w:sz="0" w:space="0" w:color="auto"/>
            <w:right w:val="none" w:sz="0" w:space="0" w:color="auto"/>
          </w:divBdr>
        </w:div>
        <w:div w:id="913852619">
          <w:marLeft w:val="640"/>
          <w:marRight w:val="0"/>
          <w:marTop w:val="0"/>
          <w:marBottom w:val="0"/>
          <w:divBdr>
            <w:top w:val="none" w:sz="0" w:space="0" w:color="auto"/>
            <w:left w:val="none" w:sz="0" w:space="0" w:color="auto"/>
            <w:bottom w:val="none" w:sz="0" w:space="0" w:color="auto"/>
            <w:right w:val="none" w:sz="0" w:space="0" w:color="auto"/>
          </w:divBdr>
        </w:div>
        <w:div w:id="951128900">
          <w:marLeft w:val="640"/>
          <w:marRight w:val="0"/>
          <w:marTop w:val="0"/>
          <w:marBottom w:val="0"/>
          <w:divBdr>
            <w:top w:val="none" w:sz="0" w:space="0" w:color="auto"/>
            <w:left w:val="none" w:sz="0" w:space="0" w:color="auto"/>
            <w:bottom w:val="none" w:sz="0" w:space="0" w:color="auto"/>
            <w:right w:val="none" w:sz="0" w:space="0" w:color="auto"/>
          </w:divBdr>
        </w:div>
        <w:div w:id="954943550">
          <w:marLeft w:val="640"/>
          <w:marRight w:val="0"/>
          <w:marTop w:val="0"/>
          <w:marBottom w:val="0"/>
          <w:divBdr>
            <w:top w:val="none" w:sz="0" w:space="0" w:color="auto"/>
            <w:left w:val="none" w:sz="0" w:space="0" w:color="auto"/>
            <w:bottom w:val="none" w:sz="0" w:space="0" w:color="auto"/>
            <w:right w:val="none" w:sz="0" w:space="0" w:color="auto"/>
          </w:divBdr>
        </w:div>
        <w:div w:id="28188344">
          <w:marLeft w:val="640"/>
          <w:marRight w:val="0"/>
          <w:marTop w:val="0"/>
          <w:marBottom w:val="0"/>
          <w:divBdr>
            <w:top w:val="none" w:sz="0" w:space="0" w:color="auto"/>
            <w:left w:val="none" w:sz="0" w:space="0" w:color="auto"/>
            <w:bottom w:val="none" w:sz="0" w:space="0" w:color="auto"/>
            <w:right w:val="none" w:sz="0" w:space="0" w:color="auto"/>
          </w:divBdr>
        </w:div>
        <w:div w:id="1559626252">
          <w:marLeft w:val="640"/>
          <w:marRight w:val="0"/>
          <w:marTop w:val="0"/>
          <w:marBottom w:val="0"/>
          <w:divBdr>
            <w:top w:val="none" w:sz="0" w:space="0" w:color="auto"/>
            <w:left w:val="none" w:sz="0" w:space="0" w:color="auto"/>
            <w:bottom w:val="none" w:sz="0" w:space="0" w:color="auto"/>
            <w:right w:val="none" w:sz="0" w:space="0" w:color="auto"/>
          </w:divBdr>
        </w:div>
        <w:div w:id="1994943932">
          <w:marLeft w:val="640"/>
          <w:marRight w:val="0"/>
          <w:marTop w:val="0"/>
          <w:marBottom w:val="0"/>
          <w:divBdr>
            <w:top w:val="none" w:sz="0" w:space="0" w:color="auto"/>
            <w:left w:val="none" w:sz="0" w:space="0" w:color="auto"/>
            <w:bottom w:val="none" w:sz="0" w:space="0" w:color="auto"/>
            <w:right w:val="none" w:sz="0" w:space="0" w:color="auto"/>
          </w:divBdr>
        </w:div>
        <w:div w:id="94987198">
          <w:marLeft w:val="640"/>
          <w:marRight w:val="0"/>
          <w:marTop w:val="0"/>
          <w:marBottom w:val="0"/>
          <w:divBdr>
            <w:top w:val="none" w:sz="0" w:space="0" w:color="auto"/>
            <w:left w:val="none" w:sz="0" w:space="0" w:color="auto"/>
            <w:bottom w:val="none" w:sz="0" w:space="0" w:color="auto"/>
            <w:right w:val="none" w:sz="0" w:space="0" w:color="auto"/>
          </w:divBdr>
        </w:div>
        <w:div w:id="250359158">
          <w:marLeft w:val="640"/>
          <w:marRight w:val="0"/>
          <w:marTop w:val="0"/>
          <w:marBottom w:val="0"/>
          <w:divBdr>
            <w:top w:val="none" w:sz="0" w:space="0" w:color="auto"/>
            <w:left w:val="none" w:sz="0" w:space="0" w:color="auto"/>
            <w:bottom w:val="none" w:sz="0" w:space="0" w:color="auto"/>
            <w:right w:val="none" w:sz="0" w:space="0" w:color="auto"/>
          </w:divBdr>
        </w:div>
        <w:div w:id="601453938">
          <w:marLeft w:val="640"/>
          <w:marRight w:val="0"/>
          <w:marTop w:val="0"/>
          <w:marBottom w:val="0"/>
          <w:divBdr>
            <w:top w:val="none" w:sz="0" w:space="0" w:color="auto"/>
            <w:left w:val="none" w:sz="0" w:space="0" w:color="auto"/>
            <w:bottom w:val="none" w:sz="0" w:space="0" w:color="auto"/>
            <w:right w:val="none" w:sz="0" w:space="0" w:color="auto"/>
          </w:divBdr>
        </w:div>
        <w:div w:id="535848050">
          <w:marLeft w:val="640"/>
          <w:marRight w:val="0"/>
          <w:marTop w:val="0"/>
          <w:marBottom w:val="0"/>
          <w:divBdr>
            <w:top w:val="none" w:sz="0" w:space="0" w:color="auto"/>
            <w:left w:val="none" w:sz="0" w:space="0" w:color="auto"/>
            <w:bottom w:val="none" w:sz="0" w:space="0" w:color="auto"/>
            <w:right w:val="none" w:sz="0" w:space="0" w:color="auto"/>
          </w:divBdr>
        </w:div>
        <w:div w:id="47073636">
          <w:marLeft w:val="640"/>
          <w:marRight w:val="0"/>
          <w:marTop w:val="0"/>
          <w:marBottom w:val="0"/>
          <w:divBdr>
            <w:top w:val="none" w:sz="0" w:space="0" w:color="auto"/>
            <w:left w:val="none" w:sz="0" w:space="0" w:color="auto"/>
            <w:bottom w:val="none" w:sz="0" w:space="0" w:color="auto"/>
            <w:right w:val="none" w:sz="0" w:space="0" w:color="auto"/>
          </w:divBdr>
        </w:div>
        <w:div w:id="722484464">
          <w:marLeft w:val="640"/>
          <w:marRight w:val="0"/>
          <w:marTop w:val="0"/>
          <w:marBottom w:val="0"/>
          <w:divBdr>
            <w:top w:val="none" w:sz="0" w:space="0" w:color="auto"/>
            <w:left w:val="none" w:sz="0" w:space="0" w:color="auto"/>
            <w:bottom w:val="none" w:sz="0" w:space="0" w:color="auto"/>
            <w:right w:val="none" w:sz="0" w:space="0" w:color="auto"/>
          </w:divBdr>
        </w:div>
        <w:div w:id="1324972633">
          <w:marLeft w:val="640"/>
          <w:marRight w:val="0"/>
          <w:marTop w:val="0"/>
          <w:marBottom w:val="0"/>
          <w:divBdr>
            <w:top w:val="none" w:sz="0" w:space="0" w:color="auto"/>
            <w:left w:val="none" w:sz="0" w:space="0" w:color="auto"/>
            <w:bottom w:val="none" w:sz="0" w:space="0" w:color="auto"/>
            <w:right w:val="none" w:sz="0" w:space="0" w:color="auto"/>
          </w:divBdr>
        </w:div>
        <w:div w:id="612319807">
          <w:marLeft w:val="640"/>
          <w:marRight w:val="0"/>
          <w:marTop w:val="0"/>
          <w:marBottom w:val="0"/>
          <w:divBdr>
            <w:top w:val="none" w:sz="0" w:space="0" w:color="auto"/>
            <w:left w:val="none" w:sz="0" w:space="0" w:color="auto"/>
            <w:bottom w:val="none" w:sz="0" w:space="0" w:color="auto"/>
            <w:right w:val="none" w:sz="0" w:space="0" w:color="auto"/>
          </w:divBdr>
        </w:div>
        <w:div w:id="1181239617">
          <w:marLeft w:val="640"/>
          <w:marRight w:val="0"/>
          <w:marTop w:val="0"/>
          <w:marBottom w:val="0"/>
          <w:divBdr>
            <w:top w:val="none" w:sz="0" w:space="0" w:color="auto"/>
            <w:left w:val="none" w:sz="0" w:space="0" w:color="auto"/>
            <w:bottom w:val="none" w:sz="0" w:space="0" w:color="auto"/>
            <w:right w:val="none" w:sz="0" w:space="0" w:color="auto"/>
          </w:divBdr>
        </w:div>
        <w:div w:id="1660646711">
          <w:marLeft w:val="640"/>
          <w:marRight w:val="0"/>
          <w:marTop w:val="0"/>
          <w:marBottom w:val="0"/>
          <w:divBdr>
            <w:top w:val="none" w:sz="0" w:space="0" w:color="auto"/>
            <w:left w:val="none" w:sz="0" w:space="0" w:color="auto"/>
            <w:bottom w:val="none" w:sz="0" w:space="0" w:color="auto"/>
            <w:right w:val="none" w:sz="0" w:space="0" w:color="auto"/>
          </w:divBdr>
        </w:div>
        <w:div w:id="131485690">
          <w:marLeft w:val="640"/>
          <w:marRight w:val="0"/>
          <w:marTop w:val="0"/>
          <w:marBottom w:val="0"/>
          <w:divBdr>
            <w:top w:val="none" w:sz="0" w:space="0" w:color="auto"/>
            <w:left w:val="none" w:sz="0" w:space="0" w:color="auto"/>
            <w:bottom w:val="none" w:sz="0" w:space="0" w:color="auto"/>
            <w:right w:val="none" w:sz="0" w:space="0" w:color="auto"/>
          </w:divBdr>
        </w:div>
        <w:div w:id="1763406250">
          <w:marLeft w:val="640"/>
          <w:marRight w:val="0"/>
          <w:marTop w:val="0"/>
          <w:marBottom w:val="0"/>
          <w:divBdr>
            <w:top w:val="none" w:sz="0" w:space="0" w:color="auto"/>
            <w:left w:val="none" w:sz="0" w:space="0" w:color="auto"/>
            <w:bottom w:val="none" w:sz="0" w:space="0" w:color="auto"/>
            <w:right w:val="none" w:sz="0" w:space="0" w:color="auto"/>
          </w:divBdr>
        </w:div>
        <w:div w:id="1500002622">
          <w:marLeft w:val="640"/>
          <w:marRight w:val="0"/>
          <w:marTop w:val="0"/>
          <w:marBottom w:val="0"/>
          <w:divBdr>
            <w:top w:val="none" w:sz="0" w:space="0" w:color="auto"/>
            <w:left w:val="none" w:sz="0" w:space="0" w:color="auto"/>
            <w:bottom w:val="none" w:sz="0" w:space="0" w:color="auto"/>
            <w:right w:val="none" w:sz="0" w:space="0" w:color="auto"/>
          </w:divBdr>
        </w:div>
        <w:div w:id="529032205">
          <w:marLeft w:val="640"/>
          <w:marRight w:val="0"/>
          <w:marTop w:val="0"/>
          <w:marBottom w:val="0"/>
          <w:divBdr>
            <w:top w:val="none" w:sz="0" w:space="0" w:color="auto"/>
            <w:left w:val="none" w:sz="0" w:space="0" w:color="auto"/>
            <w:bottom w:val="none" w:sz="0" w:space="0" w:color="auto"/>
            <w:right w:val="none" w:sz="0" w:space="0" w:color="auto"/>
          </w:divBdr>
        </w:div>
        <w:div w:id="1120102345">
          <w:marLeft w:val="640"/>
          <w:marRight w:val="0"/>
          <w:marTop w:val="0"/>
          <w:marBottom w:val="0"/>
          <w:divBdr>
            <w:top w:val="none" w:sz="0" w:space="0" w:color="auto"/>
            <w:left w:val="none" w:sz="0" w:space="0" w:color="auto"/>
            <w:bottom w:val="none" w:sz="0" w:space="0" w:color="auto"/>
            <w:right w:val="none" w:sz="0" w:space="0" w:color="auto"/>
          </w:divBdr>
        </w:div>
        <w:div w:id="458764932">
          <w:marLeft w:val="640"/>
          <w:marRight w:val="0"/>
          <w:marTop w:val="0"/>
          <w:marBottom w:val="0"/>
          <w:divBdr>
            <w:top w:val="none" w:sz="0" w:space="0" w:color="auto"/>
            <w:left w:val="none" w:sz="0" w:space="0" w:color="auto"/>
            <w:bottom w:val="none" w:sz="0" w:space="0" w:color="auto"/>
            <w:right w:val="none" w:sz="0" w:space="0" w:color="auto"/>
          </w:divBdr>
        </w:div>
        <w:div w:id="1198395261">
          <w:marLeft w:val="640"/>
          <w:marRight w:val="0"/>
          <w:marTop w:val="0"/>
          <w:marBottom w:val="0"/>
          <w:divBdr>
            <w:top w:val="none" w:sz="0" w:space="0" w:color="auto"/>
            <w:left w:val="none" w:sz="0" w:space="0" w:color="auto"/>
            <w:bottom w:val="none" w:sz="0" w:space="0" w:color="auto"/>
            <w:right w:val="none" w:sz="0" w:space="0" w:color="auto"/>
          </w:divBdr>
        </w:div>
        <w:div w:id="204023244">
          <w:marLeft w:val="640"/>
          <w:marRight w:val="0"/>
          <w:marTop w:val="0"/>
          <w:marBottom w:val="0"/>
          <w:divBdr>
            <w:top w:val="none" w:sz="0" w:space="0" w:color="auto"/>
            <w:left w:val="none" w:sz="0" w:space="0" w:color="auto"/>
            <w:bottom w:val="none" w:sz="0" w:space="0" w:color="auto"/>
            <w:right w:val="none" w:sz="0" w:space="0" w:color="auto"/>
          </w:divBdr>
        </w:div>
        <w:div w:id="1083138376">
          <w:marLeft w:val="640"/>
          <w:marRight w:val="0"/>
          <w:marTop w:val="0"/>
          <w:marBottom w:val="0"/>
          <w:divBdr>
            <w:top w:val="none" w:sz="0" w:space="0" w:color="auto"/>
            <w:left w:val="none" w:sz="0" w:space="0" w:color="auto"/>
            <w:bottom w:val="none" w:sz="0" w:space="0" w:color="auto"/>
            <w:right w:val="none" w:sz="0" w:space="0" w:color="auto"/>
          </w:divBdr>
        </w:div>
        <w:div w:id="36512150">
          <w:marLeft w:val="640"/>
          <w:marRight w:val="0"/>
          <w:marTop w:val="0"/>
          <w:marBottom w:val="0"/>
          <w:divBdr>
            <w:top w:val="none" w:sz="0" w:space="0" w:color="auto"/>
            <w:left w:val="none" w:sz="0" w:space="0" w:color="auto"/>
            <w:bottom w:val="none" w:sz="0" w:space="0" w:color="auto"/>
            <w:right w:val="none" w:sz="0" w:space="0" w:color="auto"/>
          </w:divBdr>
        </w:div>
      </w:divsChild>
    </w:div>
    <w:div w:id="614286150">
      <w:bodyDiv w:val="1"/>
      <w:marLeft w:val="0"/>
      <w:marRight w:val="0"/>
      <w:marTop w:val="0"/>
      <w:marBottom w:val="0"/>
      <w:divBdr>
        <w:top w:val="none" w:sz="0" w:space="0" w:color="auto"/>
        <w:left w:val="none" w:sz="0" w:space="0" w:color="auto"/>
        <w:bottom w:val="none" w:sz="0" w:space="0" w:color="auto"/>
        <w:right w:val="none" w:sz="0" w:space="0" w:color="auto"/>
      </w:divBdr>
      <w:divsChild>
        <w:div w:id="1173104893">
          <w:marLeft w:val="640"/>
          <w:marRight w:val="0"/>
          <w:marTop w:val="0"/>
          <w:marBottom w:val="0"/>
          <w:divBdr>
            <w:top w:val="none" w:sz="0" w:space="0" w:color="auto"/>
            <w:left w:val="none" w:sz="0" w:space="0" w:color="auto"/>
            <w:bottom w:val="none" w:sz="0" w:space="0" w:color="auto"/>
            <w:right w:val="none" w:sz="0" w:space="0" w:color="auto"/>
          </w:divBdr>
        </w:div>
        <w:div w:id="198276006">
          <w:marLeft w:val="640"/>
          <w:marRight w:val="0"/>
          <w:marTop w:val="0"/>
          <w:marBottom w:val="0"/>
          <w:divBdr>
            <w:top w:val="none" w:sz="0" w:space="0" w:color="auto"/>
            <w:left w:val="none" w:sz="0" w:space="0" w:color="auto"/>
            <w:bottom w:val="none" w:sz="0" w:space="0" w:color="auto"/>
            <w:right w:val="none" w:sz="0" w:space="0" w:color="auto"/>
          </w:divBdr>
        </w:div>
        <w:div w:id="2039625654">
          <w:marLeft w:val="640"/>
          <w:marRight w:val="0"/>
          <w:marTop w:val="0"/>
          <w:marBottom w:val="0"/>
          <w:divBdr>
            <w:top w:val="none" w:sz="0" w:space="0" w:color="auto"/>
            <w:left w:val="none" w:sz="0" w:space="0" w:color="auto"/>
            <w:bottom w:val="none" w:sz="0" w:space="0" w:color="auto"/>
            <w:right w:val="none" w:sz="0" w:space="0" w:color="auto"/>
          </w:divBdr>
        </w:div>
        <w:div w:id="1512597924">
          <w:marLeft w:val="640"/>
          <w:marRight w:val="0"/>
          <w:marTop w:val="0"/>
          <w:marBottom w:val="0"/>
          <w:divBdr>
            <w:top w:val="none" w:sz="0" w:space="0" w:color="auto"/>
            <w:left w:val="none" w:sz="0" w:space="0" w:color="auto"/>
            <w:bottom w:val="none" w:sz="0" w:space="0" w:color="auto"/>
            <w:right w:val="none" w:sz="0" w:space="0" w:color="auto"/>
          </w:divBdr>
        </w:div>
        <w:div w:id="1625042640">
          <w:marLeft w:val="640"/>
          <w:marRight w:val="0"/>
          <w:marTop w:val="0"/>
          <w:marBottom w:val="0"/>
          <w:divBdr>
            <w:top w:val="none" w:sz="0" w:space="0" w:color="auto"/>
            <w:left w:val="none" w:sz="0" w:space="0" w:color="auto"/>
            <w:bottom w:val="none" w:sz="0" w:space="0" w:color="auto"/>
            <w:right w:val="none" w:sz="0" w:space="0" w:color="auto"/>
          </w:divBdr>
        </w:div>
        <w:div w:id="307439438">
          <w:marLeft w:val="640"/>
          <w:marRight w:val="0"/>
          <w:marTop w:val="0"/>
          <w:marBottom w:val="0"/>
          <w:divBdr>
            <w:top w:val="none" w:sz="0" w:space="0" w:color="auto"/>
            <w:left w:val="none" w:sz="0" w:space="0" w:color="auto"/>
            <w:bottom w:val="none" w:sz="0" w:space="0" w:color="auto"/>
            <w:right w:val="none" w:sz="0" w:space="0" w:color="auto"/>
          </w:divBdr>
        </w:div>
        <w:div w:id="1137452951">
          <w:marLeft w:val="640"/>
          <w:marRight w:val="0"/>
          <w:marTop w:val="0"/>
          <w:marBottom w:val="0"/>
          <w:divBdr>
            <w:top w:val="none" w:sz="0" w:space="0" w:color="auto"/>
            <w:left w:val="none" w:sz="0" w:space="0" w:color="auto"/>
            <w:bottom w:val="none" w:sz="0" w:space="0" w:color="auto"/>
            <w:right w:val="none" w:sz="0" w:space="0" w:color="auto"/>
          </w:divBdr>
        </w:div>
        <w:div w:id="2084453537">
          <w:marLeft w:val="640"/>
          <w:marRight w:val="0"/>
          <w:marTop w:val="0"/>
          <w:marBottom w:val="0"/>
          <w:divBdr>
            <w:top w:val="none" w:sz="0" w:space="0" w:color="auto"/>
            <w:left w:val="none" w:sz="0" w:space="0" w:color="auto"/>
            <w:bottom w:val="none" w:sz="0" w:space="0" w:color="auto"/>
            <w:right w:val="none" w:sz="0" w:space="0" w:color="auto"/>
          </w:divBdr>
        </w:div>
        <w:div w:id="1205797729">
          <w:marLeft w:val="640"/>
          <w:marRight w:val="0"/>
          <w:marTop w:val="0"/>
          <w:marBottom w:val="0"/>
          <w:divBdr>
            <w:top w:val="none" w:sz="0" w:space="0" w:color="auto"/>
            <w:left w:val="none" w:sz="0" w:space="0" w:color="auto"/>
            <w:bottom w:val="none" w:sz="0" w:space="0" w:color="auto"/>
            <w:right w:val="none" w:sz="0" w:space="0" w:color="auto"/>
          </w:divBdr>
        </w:div>
        <w:div w:id="2087454597">
          <w:marLeft w:val="640"/>
          <w:marRight w:val="0"/>
          <w:marTop w:val="0"/>
          <w:marBottom w:val="0"/>
          <w:divBdr>
            <w:top w:val="none" w:sz="0" w:space="0" w:color="auto"/>
            <w:left w:val="none" w:sz="0" w:space="0" w:color="auto"/>
            <w:bottom w:val="none" w:sz="0" w:space="0" w:color="auto"/>
            <w:right w:val="none" w:sz="0" w:space="0" w:color="auto"/>
          </w:divBdr>
        </w:div>
        <w:div w:id="984816673">
          <w:marLeft w:val="640"/>
          <w:marRight w:val="0"/>
          <w:marTop w:val="0"/>
          <w:marBottom w:val="0"/>
          <w:divBdr>
            <w:top w:val="none" w:sz="0" w:space="0" w:color="auto"/>
            <w:left w:val="none" w:sz="0" w:space="0" w:color="auto"/>
            <w:bottom w:val="none" w:sz="0" w:space="0" w:color="auto"/>
            <w:right w:val="none" w:sz="0" w:space="0" w:color="auto"/>
          </w:divBdr>
        </w:div>
        <w:div w:id="1525291303">
          <w:marLeft w:val="640"/>
          <w:marRight w:val="0"/>
          <w:marTop w:val="0"/>
          <w:marBottom w:val="0"/>
          <w:divBdr>
            <w:top w:val="none" w:sz="0" w:space="0" w:color="auto"/>
            <w:left w:val="none" w:sz="0" w:space="0" w:color="auto"/>
            <w:bottom w:val="none" w:sz="0" w:space="0" w:color="auto"/>
            <w:right w:val="none" w:sz="0" w:space="0" w:color="auto"/>
          </w:divBdr>
        </w:div>
        <w:div w:id="829633866">
          <w:marLeft w:val="640"/>
          <w:marRight w:val="0"/>
          <w:marTop w:val="0"/>
          <w:marBottom w:val="0"/>
          <w:divBdr>
            <w:top w:val="none" w:sz="0" w:space="0" w:color="auto"/>
            <w:left w:val="none" w:sz="0" w:space="0" w:color="auto"/>
            <w:bottom w:val="none" w:sz="0" w:space="0" w:color="auto"/>
            <w:right w:val="none" w:sz="0" w:space="0" w:color="auto"/>
          </w:divBdr>
        </w:div>
        <w:div w:id="517735311">
          <w:marLeft w:val="640"/>
          <w:marRight w:val="0"/>
          <w:marTop w:val="0"/>
          <w:marBottom w:val="0"/>
          <w:divBdr>
            <w:top w:val="none" w:sz="0" w:space="0" w:color="auto"/>
            <w:left w:val="none" w:sz="0" w:space="0" w:color="auto"/>
            <w:bottom w:val="none" w:sz="0" w:space="0" w:color="auto"/>
            <w:right w:val="none" w:sz="0" w:space="0" w:color="auto"/>
          </w:divBdr>
        </w:div>
        <w:div w:id="1892962722">
          <w:marLeft w:val="640"/>
          <w:marRight w:val="0"/>
          <w:marTop w:val="0"/>
          <w:marBottom w:val="0"/>
          <w:divBdr>
            <w:top w:val="none" w:sz="0" w:space="0" w:color="auto"/>
            <w:left w:val="none" w:sz="0" w:space="0" w:color="auto"/>
            <w:bottom w:val="none" w:sz="0" w:space="0" w:color="auto"/>
            <w:right w:val="none" w:sz="0" w:space="0" w:color="auto"/>
          </w:divBdr>
        </w:div>
        <w:div w:id="1924603906">
          <w:marLeft w:val="640"/>
          <w:marRight w:val="0"/>
          <w:marTop w:val="0"/>
          <w:marBottom w:val="0"/>
          <w:divBdr>
            <w:top w:val="none" w:sz="0" w:space="0" w:color="auto"/>
            <w:left w:val="none" w:sz="0" w:space="0" w:color="auto"/>
            <w:bottom w:val="none" w:sz="0" w:space="0" w:color="auto"/>
            <w:right w:val="none" w:sz="0" w:space="0" w:color="auto"/>
          </w:divBdr>
        </w:div>
        <w:div w:id="1277298386">
          <w:marLeft w:val="640"/>
          <w:marRight w:val="0"/>
          <w:marTop w:val="0"/>
          <w:marBottom w:val="0"/>
          <w:divBdr>
            <w:top w:val="none" w:sz="0" w:space="0" w:color="auto"/>
            <w:left w:val="none" w:sz="0" w:space="0" w:color="auto"/>
            <w:bottom w:val="none" w:sz="0" w:space="0" w:color="auto"/>
            <w:right w:val="none" w:sz="0" w:space="0" w:color="auto"/>
          </w:divBdr>
        </w:div>
        <w:div w:id="376321864">
          <w:marLeft w:val="640"/>
          <w:marRight w:val="0"/>
          <w:marTop w:val="0"/>
          <w:marBottom w:val="0"/>
          <w:divBdr>
            <w:top w:val="none" w:sz="0" w:space="0" w:color="auto"/>
            <w:left w:val="none" w:sz="0" w:space="0" w:color="auto"/>
            <w:bottom w:val="none" w:sz="0" w:space="0" w:color="auto"/>
            <w:right w:val="none" w:sz="0" w:space="0" w:color="auto"/>
          </w:divBdr>
        </w:div>
        <w:div w:id="438182608">
          <w:marLeft w:val="640"/>
          <w:marRight w:val="0"/>
          <w:marTop w:val="0"/>
          <w:marBottom w:val="0"/>
          <w:divBdr>
            <w:top w:val="none" w:sz="0" w:space="0" w:color="auto"/>
            <w:left w:val="none" w:sz="0" w:space="0" w:color="auto"/>
            <w:bottom w:val="none" w:sz="0" w:space="0" w:color="auto"/>
            <w:right w:val="none" w:sz="0" w:space="0" w:color="auto"/>
          </w:divBdr>
        </w:div>
        <w:div w:id="893010400">
          <w:marLeft w:val="640"/>
          <w:marRight w:val="0"/>
          <w:marTop w:val="0"/>
          <w:marBottom w:val="0"/>
          <w:divBdr>
            <w:top w:val="none" w:sz="0" w:space="0" w:color="auto"/>
            <w:left w:val="none" w:sz="0" w:space="0" w:color="auto"/>
            <w:bottom w:val="none" w:sz="0" w:space="0" w:color="auto"/>
            <w:right w:val="none" w:sz="0" w:space="0" w:color="auto"/>
          </w:divBdr>
        </w:div>
        <w:div w:id="63333242">
          <w:marLeft w:val="640"/>
          <w:marRight w:val="0"/>
          <w:marTop w:val="0"/>
          <w:marBottom w:val="0"/>
          <w:divBdr>
            <w:top w:val="none" w:sz="0" w:space="0" w:color="auto"/>
            <w:left w:val="none" w:sz="0" w:space="0" w:color="auto"/>
            <w:bottom w:val="none" w:sz="0" w:space="0" w:color="auto"/>
            <w:right w:val="none" w:sz="0" w:space="0" w:color="auto"/>
          </w:divBdr>
        </w:div>
        <w:div w:id="1066220100">
          <w:marLeft w:val="640"/>
          <w:marRight w:val="0"/>
          <w:marTop w:val="0"/>
          <w:marBottom w:val="0"/>
          <w:divBdr>
            <w:top w:val="none" w:sz="0" w:space="0" w:color="auto"/>
            <w:left w:val="none" w:sz="0" w:space="0" w:color="auto"/>
            <w:bottom w:val="none" w:sz="0" w:space="0" w:color="auto"/>
            <w:right w:val="none" w:sz="0" w:space="0" w:color="auto"/>
          </w:divBdr>
        </w:div>
        <w:div w:id="1936745935">
          <w:marLeft w:val="640"/>
          <w:marRight w:val="0"/>
          <w:marTop w:val="0"/>
          <w:marBottom w:val="0"/>
          <w:divBdr>
            <w:top w:val="none" w:sz="0" w:space="0" w:color="auto"/>
            <w:left w:val="none" w:sz="0" w:space="0" w:color="auto"/>
            <w:bottom w:val="none" w:sz="0" w:space="0" w:color="auto"/>
            <w:right w:val="none" w:sz="0" w:space="0" w:color="auto"/>
          </w:divBdr>
        </w:div>
        <w:div w:id="592738276">
          <w:marLeft w:val="640"/>
          <w:marRight w:val="0"/>
          <w:marTop w:val="0"/>
          <w:marBottom w:val="0"/>
          <w:divBdr>
            <w:top w:val="none" w:sz="0" w:space="0" w:color="auto"/>
            <w:left w:val="none" w:sz="0" w:space="0" w:color="auto"/>
            <w:bottom w:val="none" w:sz="0" w:space="0" w:color="auto"/>
            <w:right w:val="none" w:sz="0" w:space="0" w:color="auto"/>
          </w:divBdr>
        </w:div>
        <w:div w:id="506410299">
          <w:marLeft w:val="640"/>
          <w:marRight w:val="0"/>
          <w:marTop w:val="0"/>
          <w:marBottom w:val="0"/>
          <w:divBdr>
            <w:top w:val="none" w:sz="0" w:space="0" w:color="auto"/>
            <w:left w:val="none" w:sz="0" w:space="0" w:color="auto"/>
            <w:bottom w:val="none" w:sz="0" w:space="0" w:color="auto"/>
            <w:right w:val="none" w:sz="0" w:space="0" w:color="auto"/>
          </w:divBdr>
        </w:div>
        <w:div w:id="92170841">
          <w:marLeft w:val="640"/>
          <w:marRight w:val="0"/>
          <w:marTop w:val="0"/>
          <w:marBottom w:val="0"/>
          <w:divBdr>
            <w:top w:val="none" w:sz="0" w:space="0" w:color="auto"/>
            <w:left w:val="none" w:sz="0" w:space="0" w:color="auto"/>
            <w:bottom w:val="none" w:sz="0" w:space="0" w:color="auto"/>
            <w:right w:val="none" w:sz="0" w:space="0" w:color="auto"/>
          </w:divBdr>
        </w:div>
        <w:div w:id="1878425111">
          <w:marLeft w:val="640"/>
          <w:marRight w:val="0"/>
          <w:marTop w:val="0"/>
          <w:marBottom w:val="0"/>
          <w:divBdr>
            <w:top w:val="none" w:sz="0" w:space="0" w:color="auto"/>
            <w:left w:val="none" w:sz="0" w:space="0" w:color="auto"/>
            <w:bottom w:val="none" w:sz="0" w:space="0" w:color="auto"/>
            <w:right w:val="none" w:sz="0" w:space="0" w:color="auto"/>
          </w:divBdr>
        </w:div>
        <w:div w:id="2034067085">
          <w:marLeft w:val="640"/>
          <w:marRight w:val="0"/>
          <w:marTop w:val="0"/>
          <w:marBottom w:val="0"/>
          <w:divBdr>
            <w:top w:val="none" w:sz="0" w:space="0" w:color="auto"/>
            <w:left w:val="none" w:sz="0" w:space="0" w:color="auto"/>
            <w:bottom w:val="none" w:sz="0" w:space="0" w:color="auto"/>
            <w:right w:val="none" w:sz="0" w:space="0" w:color="auto"/>
          </w:divBdr>
        </w:div>
        <w:div w:id="1676297002">
          <w:marLeft w:val="640"/>
          <w:marRight w:val="0"/>
          <w:marTop w:val="0"/>
          <w:marBottom w:val="0"/>
          <w:divBdr>
            <w:top w:val="none" w:sz="0" w:space="0" w:color="auto"/>
            <w:left w:val="none" w:sz="0" w:space="0" w:color="auto"/>
            <w:bottom w:val="none" w:sz="0" w:space="0" w:color="auto"/>
            <w:right w:val="none" w:sz="0" w:space="0" w:color="auto"/>
          </w:divBdr>
        </w:div>
        <w:div w:id="1339697049">
          <w:marLeft w:val="640"/>
          <w:marRight w:val="0"/>
          <w:marTop w:val="0"/>
          <w:marBottom w:val="0"/>
          <w:divBdr>
            <w:top w:val="none" w:sz="0" w:space="0" w:color="auto"/>
            <w:left w:val="none" w:sz="0" w:space="0" w:color="auto"/>
            <w:bottom w:val="none" w:sz="0" w:space="0" w:color="auto"/>
            <w:right w:val="none" w:sz="0" w:space="0" w:color="auto"/>
          </w:divBdr>
        </w:div>
        <w:div w:id="352607946">
          <w:marLeft w:val="640"/>
          <w:marRight w:val="0"/>
          <w:marTop w:val="0"/>
          <w:marBottom w:val="0"/>
          <w:divBdr>
            <w:top w:val="none" w:sz="0" w:space="0" w:color="auto"/>
            <w:left w:val="none" w:sz="0" w:space="0" w:color="auto"/>
            <w:bottom w:val="none" w:sz="0" w:space="0" w:color="auto"/>
            <w:right w:val="none" w:sz="0" w:space="0" w:color="auto"/>
          </w:divBdr>
        </w:div>
        <w:div w:id="1091968771">
          <w:marLeft w:val="640"/>
          <w:marRight w:val="0"/>
          <w:marTop w:val="0"/>
          <w:marBottom w:val="0"/>
          <w:divBdr>
            <w:top w:val="none" w:sz="0" w:space="0" w:color="auto"/>
            <w:left w:val="none" w:sz="0" w:space="0" w:color="auto"/>
            <w:bottom w:val="none" w:sz="0" w:space="0" w:color="auto"/>
            <w:right w:val="none" w:sz="0" w:space="0" w:color="auto"/>
          </w:divBdr>
        </w:div>
        <w:div w:id="427896610">
          <w:marLeft w:val="640"/>
          <w:marRight w:val="0"/>
          <w:marTop w:val="0"/>
          <w:marBottom w:val="0"/>
          <w:divBdr>
            <w:top w:val="none" w:sz="0" w:space="0" w:color="auto"/>
            <w:left w:val="none" w:sz="0" w:space="0" w:color="auto"/>
            <w:bottom w:val="none" w:sz="0" w:space="0" w:color="auto"/>
            <w:right w:val="none" w:sz="0" w:space="0" w:color="auto"/>
          </w:divBdr>
        </w:div>
        <w:div w:id="1632975039">
          <w:marLeft w:val="640"/>
          <w:marRight w:val="0"/>
          <w:marTop w:val="0"/>
          <w:marBottom w:val="0"/>
          <w:divBdr>
            <w:top w:val="none" w:sz="0" w:space="0" w:color="auto"/>
            <w:left w:val="none" w:sz="0" w:space="0" w:color="auto"/>
            <w:bottom w:val="none" w:sz="0" w:space="0" w:color="auto"/>
            <w:right w:val="none" w:sz="0" w:space="0" w:color="auto"/>
          </w:divBdr>
        </w:div>
        <w:div w:id="1086338850">
          <w:marLeft w:val="640"/>
          <w:marRight w:val="0"/>
          <w:marTop w:val="0"/>
          <w:marBottom w:val="0"/>
          <w:divBdr>
            <w:top w:val="none" w:sz="0" w:space="0" w:color="auto"/>
            <w:left w:val="none" w:sz="0" w:space="0" w:color="auto"/>
            <w:bottom w:val="none" w:sz="0" w:space="0" w:color="auto"/>
            <w:right w:val="none" w:sz="0" w:space="0" w:color="auto"/>
          </w:divBdr>
        </w:div>
        <w:div w:id="2031444509">
          <w:marLeft w:val="640"/>
          <w:marRight w:val="0"/>
          <w:marTop w:val="0"/>
          <w:marBottom w:val="0"/>
          <w:divBdr>
            <w:top w:val="none" w:sz="0" w:space="0" w:color="auto"/>
            <w:left w:val="none" w:sz="0" w:space="0" w:color="auto"/>
            <w:bottom w:val="none" w:sz="0" w:space="0" w:color="auto"/>
            <w:right w:val="none" w:sz="0" w:space="0" w:color="auto"/>
          </w:divBdr>
        </w:div>
        <w:div w:id="1675916167">
          <w:marLeft w:val="640"/>
          <w:marRight w:val="0"/>
          <w:marTop w:val="0"/>
          <w:marBottom w:val="0"/>
          <w:divBdr>
            <w:top w:val="none" w:sz="0" w:space="0" w:color="auto"/>
            <w:left w:val="none" w:sz="0" w:space="0" w:color="auto"/>
            <w:bottom w:val="none" w:sz="0" w:space="0" w:color="auto"/>
            <w:right w:val="none" w:sz="0" w:space="0" w:color="auto"/>
          </w:divBdr>
        </w:div>
        <w:div w:id="1725905564">
          <w:marLeft w:val="640"/>
          <w:marRight w:val="0"/>
          <w:marTop w:val="0"/>
          <w:marBottom w:val="0"/>
          <w:divBdr>
            <w:top w:val="none" w:sz="0" w:space="0" w:color="auto"/>
            <w:left w:val="none" w:sz="0" w:space="0" w:color="auto"/>
            <w:bottom w:val="none" w:sz="0" w:space="0" w:color="auto"/>
            <w:right w:val="none" w:sz="0" w:space="0" w:color="auto"/>
          </w:divBdr>
        </w:div>
        <w:div w:id="2103909752">
          <w:marLeft w:val="640"/>
          <w:marRight w:val="0"/>
          <w:marTop w:val="0"/>
          <w:marBottom w:val="0"/>
          <w:divBdr>
            <w:top w:val="none" w:sz="0" w:space="0" w:color="auto"/>
            <w:left w:val="none" w:sz="0" w:space="0" w:color="auto"/>
            <w:bottom w:val="none" w:sz="0" w:space="0" w:color="auto"/>
            <w:right w:val="none" w:sz="0" w:space="0" w:color="auto"/>
          </w:divBdr>
        </w:div>
      </w:divsChild>
    </w:div>
    <w:div w:id="625232712">
      <w:bodyDiv w:val="1"/>
      <w:marLeft w:val="0"/>
      <w:marRight w:val="0"/>
      <w:marTop w:val="0"/>
      <w:marBottom w:val="0"/>
      <w:divBdr>
        <w:top w:val="none" w:sz="0" w:space="0" w:color="auto"/>
        <w:left w:val="none" w:sz="0" w:space="0" w:color="auto"/>
        <w:bottom w:val="none" w:sz="0" w:space="0" w:color="auto"/>
        <w:right w:val="none" w:sz="0" w:space="0" w:color="auto"/>
      </w:divBdr>
      <w:divsChild>
        <w:div w:id="2087651496">
          <w:marLeft w:val="640"/>
          <w:marRight w:val="0"/>
          <w:marTop w:val="0"/>
          <w:marBottom w:val="0"/>
          <w:divBdr>
            <w:top w:val="none" w:sz="0" w:space="0" w:color="auto"/>
            <w:left w:val="none" w:sz="0" w:space="0" w:color="auto"/>
            <w:bottom w:val="none" w:sz="0" w:space="0" w:color="auto"/>
            <w:right w:val="none" w:sz="0" w:space="0" w:color="auto"/>
          </w:divBdr>
        </w:div>
        <w:div w:id="842822868">
          <w:marLeft w:val="640"/>
          <w:marRight w:val="0"/>
          <w:marTop w:val="0"/>
          <w:marBottom w:val="0"/>
          <w:divBdr>
            <w:top w:val="none" w:sz="0" w:space="0" w:color="auto"/>
            <w:left w:val="none" w:sz="0" w:space="0" w:color="auto"/>
            <w:bottom w:val="none" w:sz="0" w:space="0" w:color="auto"/>
            <w:right w:val="none" w:sz="0" w:space="0" w:color="auto"/>
          </w:divBdr>
        </w:div>
        <w:div w:id="1766656493">
          <w:marLeft w:val="640"/>
          <w:marRight w:val="0"/>
          <w:marTop w:val="0"/>
          <w:marBottom w:val="0"/>
          <w:divBdr>
            <w:top w:val="none" w:sz="0" w:space="0" w:color="auto"/>
            <w:left w:val="none" w:sz="0" w:space="0" w:color="auto"/>
            <w:bottom w:val="none" w:sz="0" w:space="0" w:color="auto"/>
            <w:right w:val="none" w:sz="0" w:space="0" w:color="auto"/>
          </w:divBdr>
        </w:div>
        <w:div w:id="95833312">
          <w:marLeft w:val="640"/>
          <w:marRight w:val="0"/>
          <w:marTop w:val="0"/>
          <w:marBottom w:val="0"/>
          <w:divBdr>
            <w:top w:val="none" w:sz="0" w:space="0" w:color="auto"/>
            <w:left w:val="none" w:sz="0" w:space="0" w:color="auto"/>
            <w:bottom w:val="none" w:sz="0" w:space="0" w:color="auto"/>
            <w:right w:val="none" w:sz="0" w:space="0" w:color="auto"/>
          </w:divBdr>
        </w:div>
        <w:div w:id="986055928">
          <w:marLeft w:val="640"/>
          <w:marRight w:val="0"/>
          <w:marTop w:val="0"/>
          <w:marBottom w:val="0"/>
          <w:divBdr>
            <w:top w:val="none" w:sz="0" w:space="0" w:color="auto"/>
            <w:left w:val="none" w:sz="0" w:space="0" w:color="auto"/>
            <w:bottom w:val="none" w:sz="0" w:space="0" w:color="auto"/>
            <w:right w:val="none" w:sz="0" w:space="0" w:color="auto"/>
          </w:divBdr>
        </w:div>
        <w:div w:id="61417124">
          <w:marLeft w:val="640"/>
          <w:marRight w:val="0"/>
          <w:marTop w:val="0"/>
          <w:marBottom w:val="0"/>
          <w:divBdr>
            <w:top w:val="none" w:sz="0" w:space="0" w:color="auto"/>
            <w:left w:val="none" w:sz="0" w:space="0" w:color="auto"/>
            <w:bottom w:val="none" w:sz="0" w:space="0" w:color="auto"/>
            <w:right w:val="none" w:sz="0" w:space="0" w:color="auto"/>
          </w:divBdr>
        </w:div>
        <w:div w:id="1810397373">
          <w:marLeft w:val="640"/>
          <w:marRight w:val="0"/>
          <w:marTop w:val="0"/>
          <w:marBottom w:val="0"/>
          <w:divBdr>
            <w:top w:val="none" w:sz="0" w:space="0" w:color="auto"/>
            <w:left w:val="none" w:sz="0" w:space="0" w:color="auto"/>
            <w:bottom w:val="none" w:sz="0" w:space="0" w:color="auto"/>
            <w:right w:val="none" w:sz="0" w:space="0" w:color="auto"/>
          </w:divBdr>
        </w:div>
        <w:div w:id="666176670">
          <w:marLeft w:val="640"/>
          <w:marRight w:val="0"/>
          <w:marTop w:val="0"/>
          <w:marBottom w:val="0"/>
          <w:divBdr>
            <w:top w:val="none" w:sz="0" w:space="0" w:color="auto"/>
            <w:left w:val="none" w:sz="0" w:space="0" w:color="auto"/>
            <w:bottom w:val="none" w:sz="0" w:space="0" w:color="auto"/>
            <w:right w:val="none" w:sz="0" w:space="0" w:color="auto"/>
          </w:divBdr>
        </w:div>
        <w:div w:id="768814337">
          <w:marLeft w:val="640"/>
          <w:marRight w:val="0"/>
          <w:marTop w:val="0"/>
          <w:marBottom w:val="0"/>
          <w:divBdr>
            <w:top w:val="none" w:sz="0" w:space="0" w:color="auto"/>
            <w:left w:val="none" w:sz="0" w:space="0" w:color="auto"/>
            <w:bottom w:val="none" w:sz="0" w:space="0" w:color="auto"/>
            <w:right w:val="none" w:sz="0" w:space="0" w:color="auto"/>
          </w:divBdr>
        </w:div>
        <w:div w:id="1390569202">
          <w:marLeft w:val="640"/>
          <w:marRight w:val="0"/>
          <w:marTop w:val="0"/>
          <w:marBottom w:val="0"/>
          <w:divBdr>
            <w:top w:val="none" w:sz="0" w:space="0" w:color="auto"/>
            <w:left w:val="none" w:sz="0" w:space="0" w:color="auto"/>
            <w:bottom w:val="none" w:sz="0" w:space="0" w:color="auto"/>
            <w:right w:val="none" w:sz="0" w:space="0" w:color="auto"/>
          </w:divBdr>
        </w:div>
        <w:div w:id="79103410">
          <w:marLeft w:val="640"/>
          <w:marRight w:val="0"/>
          <w:marTop w:val="0"/>
          <w:marBottom w:val="0"/>
          <w:divBdr>
            <w:top w:val="none" w:sz="0" w:space="0" w:color="auto"/>
            <w:left w:val="none" w:sz="0" w:space="0" w:color="auto"/>
            <w:bottom w:val="none" w:sz="0" w:space="0" w:color="auto"/>
            <w:right w:val="none" w:sz="0" w:space="0" w:color="auto"/>
          </w:divBdr>
        </w:div>
        <w:div w:id="2138448090">
          <w:marLeft w:val="640"/>
          <w:marRight w:val="0"/>
          <w:marTop w:val="0"/>
          <w:marBottom w:val="0"/>
          <w:divBdr>
            <w:top w:val="none" w:sz="0" w:space="0" w:color="auto"/>
            <w:left w:val="none" w:sz="0" w:space="0" w:color="auto"/>
            <w:bottom w:val="none" w:sz="0" w:space="0" w:color="auto"/>
            <w:right w:val="none" w:sz="0" w:space="0" w:color="auto"/>
          </w:divBdr>
        </w:div>
        <w:div w:id="1899970599">
          <w:marLeft w:val="640"/>
          <w:marRight w:val="0"/>
          <w:marTop w:val="0"/>
          <w:marBottom w:val="0"/>
          <w:divBdr>
            <w:top w:val="none" w:sz="0" w:space="0" w:color="auto"/>
            <w:left w:val="none" w:sz="0" w:space="0" w:color="auto"/>
            <w:bottom w:val="none" w:sz="0" w:space="0" w:color="auto"/>
            <w:right w:val="none" w:sz="0" w:space="0" w:color="auto"/>
          </w:divBdr>
        </w:div>
        <w:div w:id="911309076">
          <w:marLeft w:val="640"/>
          <w:marRight w:val="0"/>
          <w:marTop w:val="0"/>
          <w:marBottom w:val="0"/>
          <w:divBdr>
            <w:top w:val="none" w:sz="0" w:space="0" w:color="auto"/>
            <w:left w:val="none" w:sz="0" w:space="0" w:color="auto"/>
            <w:bottom w:val="none" w:sz="0" w:space="0" w:color="auto"/>
            <w:right w:val="none" w:sz="0" w:space="0" w:color="auto"/>
          </w:divBdr>
        </w:div>
        <w:div w:id="1868910483">
          <w:marLeft w:val="640"/>
          <w:marRight w:val="0"/>
          <w:marTop w:val="0"/>
          <w:marBottom w:val="0"/>
          <w:divBdr>
            <w:top w:val="none" w:sz="0" w:space="0" w:color="auto"/>
            <w:left w:val="none" w:sz="0" w:space="0" w:color="auto"/>
            <w:bottom w:val="none" w:sz="0" w:space="0" w:color="auto"/>
            <w:right w:val="none" w:sz="0" w:space="0" w:color="auto"/>
          </w:divBdr>
        </w:div>
        <w:div w:id="1008680567">
          <w:marLeft w:val="640"/>
          <w:marRight w:val="0"/>
          <w:marTop w:val="0"/>
          <w:marBottom w:val="0"/>
          <w:divBdr>
            <w:top w:val="none" w:sz="0" w:space="0" w:color="auto"/>
            <w:left w:val="none" w:sz="0" w:space="0" w:color="auto"/>
            <w:bottom w:val="none" w:sz="0" w:space="0" w:color="auto"/>
            <w:right w:val="none" w:sz="0" w:space="0" w:color="auto"/>
          </w:divBdr>
        </w:div>
        <w:div w:id="418213640">
          <w:marLeft w:val="640"/>
          <w:marRight w:val="0"/>
          <w:marTop w:val="0"/>
          <w:marBottom w:val="0"/>
          <w:divBdr>
            <w:top w:val="none" w:sz="0" w:space="0" w:color="auto"/>
            <w:left w:val="none" w:sz="0" w:space="0" w:color="auto"/>
            <w:bottom w:val="none" w:sz="0" w:space="0" w:color="auto"/>
            <w:right w:val="none" w:sz="0" w:space="0" w:color="auto"/>
          </w:divBdr>
        </w:div>
        <w:div w:id="1302081275">
          <w:marLeft w:val="640"/>
          <w:marRight w:val="0"/>
          <w:marTop w:val="0"/>
          <w:marBottom w:val="0"/>
          <w:divBdr>
            <w:top w:val="none" w:sz="0" w:space="0" w:color="auto"/>
            <w:left w:val="none" w:sz="0" w:space="0" w:color="auto"/>
            <w:bottom w:val="none" w:sz="0" w:space="0" w:color="auto"/>
            <w:right w:val="none" w:sz="0" w:space="0" w:color="auto"/>
          </w:divBdr>
        </w:div>
        <w:div w:id="1170218315">
          <w:marLeft w:val="640"/>
          <w:marRight w:val="0"/>
          <w:marTop w:val="0"/>
          <w:marBottom w:val="0"/>
          <w:divBdr>
            <w:top w:val="none" w:sz="0" w:space="0" w:color="auto"/>
            <w:left w:val="none" w:sz="0" w:space="0" w:color="auto"/>
            <w:bottom w:val="none" w:sz="0" w:space="0" w:color="auto"/>
            <w:right w:val="none" w:sz="0" w:space="0" w:color="auto"/>
          </w:divBdr>
        </w:div>
        <w:div w:id="985283489">
          <w:marLeft w:val="640"/>
          <w:marRight w:val="0"/>
          <w:marTop w:val="0"/>
          <w:marBottom w:val="0"/>
          <w:divBdr>
            <w:top w:val="none" w:sz="0" w:space="0" w:color="auto"/>
            <w:left w:val="none" w:sz="0" w:space="0" w:color="auto"/>
            <w:bottom w:val="none" w:sz="0" w:space="0" w:color="auto"/>
            <w:right w:val="none" w:sz="0" w:space="0" w:color="auto"/>
          </w:divBdr>
        </w:div>
        <w:div w:id="948513425">
          <w:marLeft w:val="640"/>
          <w:marRight w:val="0"/>
          <w:marTop w:val="0"/>
          <w:marBottom w:val="0"/>
          <w:divBdr>
            <w:top w:val="none" w:sz="0" w:space="0" w:color="auto"/>
            <w:left w:val="none" w:sz="0" w:space="0" w:color="auto"/>
            <w:bottom w:val="none" w:sz="0" w:space="0" w:color="auto"/>
            <w:right w:val="none" w:sz="0" w:space="0" w:color="auto"/>
          </w:divBdr>
        </w:div>
        <w:div w:id="641009947">
          <w:marLeft w:val="640"/>
          <w:marRight w:val="0"/>
          <w:marTop w:val="0"/>
          <w:marBottom w:val="0"/>
          <w:divBdr>
            <w:top w:val="none" w:sz="0" w:space="0" w:color="auto"/>
            <w:left w:val="none" w:sz="0" w:space="0" w:color="auto"/>
            <w:bottom w:val="none" w:sz="0" w:space="0" w:color="auto"/>
            <w:right w:val="none" w:sz="0" w:space="0" w:color="auto"/>
          </w:divBdr>
        </w:div>
        <w:div w:id="1652716584">
          <w:marLeft w:val="640"/>
          <w:marRight w:val="0"/>
          <w:marTop w:val="0"/>
          <w:marBottom w:val="0"/>
          <w:divBdr>
            <w:top w:val="none" w:sz="0" w:space="0" w:color="auto"/>
            <w:left w:val="none" w:sz="0" w:space="0" w:color="auto"/>
            <w:bottom w:val="none" w:sz="0" w:space="0" w:color="auto"/>
            <w:right w:val="none" w:sz="0" w:space="0" w:color="auto"/>
          </w:divBdr>
        </w:div>
        <w:div w:id="2044478894">
          <w:marLeft w:val="640"/>
          <w:marRight w:val="0"/>
          <w:marTop w:val="0"/>
          <w:marBottom w:val="0"/>
          <w:divBdr>
            <w:top w:val="none" w:sz="0" w:space="0" w:color="auto"/>
            <w:left w:val="none" w:sz="0" w:space="0" w:color="auto"/>
            <w:bottom w:val="none" w:sz="0" w:space="0" w:color="auto"/>
            <w:right w:val="none" w:sz="0" w:space="0" w:color="auto"/>
          </w:divBdr>
        </w:div>
        <w:div w:id="1376470210">
          <w:marLeft w:val="640"/>
          <w:marRight w:val="0"/>
          <w:marTop w:val="0"/>
          <w:marBottom w:val="0"/>
          <w:divBdr>
            <w:top w:val="none" w:sz="0" w:space="0" w:color="auto"/>
            <w:left w:val="none" w:sz="0" w:space="0" w:color="auto"/>
            <w:bottom w:val="none" w:sz="0" w:space="0" w:color="auto"/>
            <w:right w:val="none" w:sz="0" w:space="0" w:color="auto"/>
          </w:divBdr>
        </w:div>
        <w:div w:id="35014538">
          <w:marLeft w:val="640"/>
          <w:marRight w:val="0"/>
          <w:marTop w:val="0"/>
          <w:marBottom w:val="0"/>
          <w:divBdr>
            <w:top w:val="none" w:sz="0" w:space="0" w:color="auto"/>
            <w:left w:val="none" w:sz="0" w:space="0" w:color="auto"/>
            <w:bottom w:val="none" w:sz="0" w:space="0" w:color="auto"/>
            <w:right w:val="none" w:sz="0" w:space="0" w:color="auto"/>
          </w:divBdr>
        </w:div>
        <w:div w:id="536160409">
          <w:marLeft w:val="640"/>
          <w:marRight w:val="0"/>
          <w:marTop w:val="0"/>
          <w:marBottom w:val="0"/>
          <w:divBdr>
            <w:top w:val="none" w:sz="0" w:space="0" w:color="auto"/>
            <w:left w:val="none" w:sz="0" w:space="0" w:color="auto"/>
            <w:bottom w:val="none" w:sz="0" w:space="0" w:color="auto"/>
            <w:right w:val="none" w:sz="0" w:space="0" w:color="auto"/>
          </w:divBdr>
        </w:div>
        <w:div w:id="763308461">
          <w:marLeft w:val="640"/>
          <w:marRight w:val="0"/>
          <w:marTop w:val="0"/>
          <w:marBottom w:val="0"/>
          <w:divBdr>
            <w:top w:val="none" w:sz="0" w:space="0" w:color="auto"/>
            <w:left w:val="none" w:sz="0" w:space="0" w:color="auto"/>
            <w:bottom w:val="none" w:sz="0" w:space="0" w:color="auto"/>
            <w:right w:val="none" w:sz="0" w:space="0" w:color="auto"/>
          </w:divBdr>
        </w:div>
        <w:div w:id="1795368038">
          <w:marLeft w:val="640"/>
          <w:marRight w:val="0"/>
          <w:marTop w:val="0"/>
          <w:marBottom w:val="0"/>
          <w:divBdr>
            <w:top w:val="none" w:sz="0" w:space="0" w:color="auto"/>
            <w:left w:val="none" w:sz="0" w:space="0" w:color="auto"/>
            <w:bottom w:val="none" w:sz="0" w:space="0" w:color="auto"/>
            <w:right w:val="none" w:sz="0" w:space="0" w:color="auto"/>
          </w:divBdr>
        </w:div>
        <w:div w:id="1658993000">
          <w:marLeft w:val="640"/>
          <w:marRight w:val="0"/>
          <w:marTop w:val="0"/>
          <w:marBottom w:val="0"/>
          <w:divBdr>
            <w:top w:val="none" w:sz="0" w:space="0" w:color="auto"/>
            <w:left w:val="none" w:sz="0" w:space="0" w:color="auto"/>
            <w:bottom w:val="none" w:sz="0" w:space="0" w:color="auto"/>
            <w:right w:val="none" w:sz="0" w:space="0" w:color="auto"/>
          </w:divBdr>
        </w:div>
        <w:div w:id="2116171881">
          <w:marLeft w:val="640"/>
          <w:marRight w:val="0"/>
          <w:marTop w:val="0"/>
          <w:marBottom w:val="0"/>
          <w:divBdr>
            <w:top w:val="none" w:sz="0" w:space="0" w:color="auto"/>
            <w:left w:val="none" w:sz="0" w:space="0" w:color="auto"/>
            <w:bottom w:val="none" w:sz="0" w:space="0" w:color="auto"/>
            <w:right w:val="none" w:sz="0" w:space="0" w:color="auto"/>
          </w:divBdr>
        </w:div>
        <w:div w:id="810442838">
          <w:marLeft w:val="640"/>
          <w:marRight w:val="0"/>
          <w:marTop w:val="0"/>
          <w:marBottom w:val="0"/>
          <w:divBdr>
            <w:top w:val="none" w:sz="0" w:space="0" w:color="auto"/>
            <w:left w:val="none" w:sz="0" w:space="0" w:color="auto"/>
            <w:bottom w:val="none" w:sz="0" w:space="0" w:color="auto"/>
            <w:right w:val="none" w:sz="0" w:space="0" w:color="auto"/>
          </w:divBdr>
        </w:div>
        <w:div w:id="287472382">
          <w:marLeft w:val="640"/>
          <w:marRight w:val="0"/>
          <w:marTop w:val="0"/>
          <w:marBottom w:val="0"/>
          <w:divBdr>
            <w:top w:val="none" w:sz="0" w:space="0" w:color="auto"/>
            <w:left w:val="none" w:sz="0" w:space="0" w:color="auto"/>
            <w:bottom w:val="none" w:sz="0" w:space="0" w:color="auto"/>
            <w:right w:val="none" w:sz="0" w:space="0" w:color="auto"/>
          </w:divBdr>
        </w:div>
        <w:div w:id="517045393">
          <w:marLeft w:val="640"/>
          <w:marRight w:val="0"/>
          <w:marTop w:val="0"/>
          <w:marBottom w:val="0"/>
          <w:divBdr>
            <w:top w:val="none" w:sz="0" w:space="0" w:color="auto"/>
            <w:left w:val="none" w:sz="0" w:space="0" w:color="auto"/>
            <w:bottom w:val="none" w:sz="0" w:space="0" w:color="auto"/>
            <w:right w:val="none" w:sz="0" w:space="0" w:color="auto"/>
          </w:divBdr>
        </w:div>
        <w:div w:id="1942563659">
          <w:marLeft w:val="640"/>
          <w:marRight w:val="0"/>
          <w:marTop w:val="0"/>
          <w:marBottom w:val="0"/>
          <w:divBdr>
            <w:top w:val="none" w:sz="0" w:space="0" w:color="auto"/>
            <w:left w:val="none" w:sz="0" w:space="0" w:color="auto"/>
            <w:bottom w:val="none" w:sz="0" w:space="0" w:color="auto"/>
            <w:right w:val="none" w:sz="0" w:space="0" w:color="auto"/>
          </w:divBdr>
        </w:div>
        <w:div w:id="314267155">
          <w:marLeft w:val="640"/>
          <w:marRight w:val="0"/>
          <w:marTop w:val="0"/>
          <w:marBottom w:val="0"/>
          <w:divBdr>
            <w:top w:val="none" w:sz="0" w:space="0" w:color="auto"/>
            <w:left w:val="none" w:sz="0" w:space="0" w:color="auto"/>
            <w:bottom w:val="none" w:sz="0" w:space="0" w:color="auto"/>
            <w:right w:val="none" w:sz="0" w:space="0" w:color="auto"/>
          </w:divBdr>
        </w:div>
        <w:div w:id="1001547094">
          <w:marLeft w:val="640"/>
          <w:marRight w:val="0"/>
          <w:marTop w:val="0"/>
          <w:marBottom w:val="0"/>
          <w:divBdr>
            <w:top w:val="none" w:sz="0" w:space="0" w:color="auto"/>
            <w:left w:val="none" w:sz="0" w:space="0" w:color="auto"/>
            <w:bottom w:val="none" w:sz="0" w:space="0" w:color="auto"/>
            <w:right w:val="none" w:sz="0" w:space="0" w:color="auto"/>
          </w:divBdr>
        </w:div>
        <w:div w:id="2133740589">
          <w:marLeft w:val="640"/>
          <w:marRight w:val="0"/>
          <w:marTop w:val="0"/>
          <w:marBottom w:val="0"/>
          <w:divBdr>
            <w:top w:val="none" w:sz="0" w:space="0" w:color="auto"/>
            <w:left w:val="none" w:sz="0" w:space="0" w:color="auto"/>
            <w:bottom w:val="none" w:sz="0" w:space="0" w:color="auto"/>
            <w:right w:val="none" w:sz="0" w:space="0" w:color="auto"/>
          </w:divBdr>
        </w:div>
        <w:div w:id="117800462">
          <w:marLeft w:val="640"/>
          <w:marRight w:val="0"/>
          <w:marTop w:val="0"/>
          <w:marBottom w:val="0"/>
          <w:divBdr>
            <w:top w:val="none" w:sz="0" w:space="0" w:color="auto"/>
            <w:left w:val="none" w:sz="0" w:space="0" w:color="auto"/>
            <w:bottom w:val="none" w:sz="0" w:space="0" w:color="auto"/>
            <w:right w:val="none" w:sz="0" w:space="0" w:color="auto"/>
          </w:divBdr>
        </w:div>
        <w:div w:id="1783305666">
          <w:marLeft w:val="640"/>
          <w:marRight w:val="0"/>
          <w:marTop w:val="0"/>
          <w:marBottom w:val="0"/>
          <w:divBdr>
            <w:top w:val="none" w:sz="0" w:space="0" w:color="auto"/>
            <w:left w:val="none" w:sz="0" w:space="0" w:color="auto"/>
            <w:bottom w:val="none" w:sz="0" w:space="0" w:color="auto"/>
            <w:right w:val="none" w:sz="0" w:space="0" w:color="auto"/>
          </w:divBdr>
        </w:div>
        <w:div w:id="2110468669">
          <w:marLeft w:val="640"/>
          <w:marRight w:val="0"/>
          <w:marTop w:val="0"/>
          <w:marBottom w:val="0"/>
          <w:divBdr>
            <w:top w:val="none" w:sz="0" w:space="0" w:color="auto"/>
            <w:left w:val="none" w:sz="0" w:space="0" w:color="auto"/>
            <w:bottom w:val="none" w:sz="0" w:space="0" w:color="auto"/>
            <w:right w:val="none" w:sz="0" w:space="0" w:color="auto"/>
          </w:divBdr>
        </w:div>
        <w:div w:id="861044375">
          <w:marLeft w:val="640"/>
          <w:marRight w:val="0"/>
          <w:marTop w:val="0"/>
          <w:marBottom w:val="0"/>
          <w:divBdr>
            <w:top w:val="none" w:sz="0" w:space="0" w:color="auto"/>
            <w:left w:val="none" w:sz="0" w:space="0" w:color="auto"/>
            <w:bottom w:val="none" w:sz="0" w:space="0" w:color="auto"/>
            <w:right w:val="none" w:sz="0" w:space="0" w:color="auto"/>
          </w:divBdr>
        </w:div>
        <w:div w:id="1956978422">
          <w:marLeft w:val="640"/>
          <w:marRight w:val="0"/>
          <w:marTop w:val="0"/>
          <w:marBottom w:val="0"/>
          <w:divBdr>
            <w:top w:val="none" w:sz="0" w:space="0" w:color="auto"/>
            <w:left w:val="none" w:sz="0" w:space="0" w:color="auto"/>
            <w:bottom w:val="none" w:sz="0" w:space="0" w:color="auto"/>
            <w:right w:val="none" w:sz="0" w:space="0" w:color="auto"/>
          </w:divBdr>
        </w:div>
        <w:div w:id="670522070">
          <w:marLeft w:val="640"/>
          <w:marRight w:val="0"/>
          <w:marTop w:val="0"/>
          <w:marBottom w:val="0"/>
          <w:divBdr>
            <w:top w:val="none" w:sz="0" w:space="0" w:color="auto"/>
            <w:left w:val="none" w:sz="0" w:space="0" w:color="auto"/>
            <w:bottom w:val="none" w:sz="0" w:space="0" w:color="auto"/>
            <w:right w:val="none" w:sz="0" w:space="0" w:color="auto"/>
          </w:divBdr>
        </w:div>
      </w:divsChild>
    </w:div>
    <w:div w:id="639581056">
      <w:bodyDiv w:val="1"/>
      <w:marLeft w:val="0"/>
      <w:marRight w:val="0"/>
      <w:marTop w:val="0"/>
      <w:marBottom w:val="0"/>
      <w:divBdr>
        <w:top w:val="none" w:sz="0" w:space="0" w:color="auto"/>
        <w:left w:val="none" w:sz="0" w:space="0" w:color="auto"/>
        <w:bottom w:val="none" w:sz="0" w:space="0" w:color="auto"/>
        <w:right w:val="none" w:sz="0" w:space="0" w:color="auto"/>
      </w:divBdr>
      <w:divsChild>
        <w:div w:id="1443457968">
          <w:marLeft w:val="640"/>
          <w:marRight w:val="0"/>
          <w:marTop w:val="0"/>
          <w:marBottom w:val="0"/>
          <w:divBdr>
            <w:top w:val="none" w:sz="0" w:space="0" w:color="auto"/>
            <w:left w:val="none" w:sz="0" w:space="0" w:color="auto"/>
            <w:bottom w:val="none" w:sz="0" w:space="0" w:color="auto"/>
            <w:right w:val="none" w:sz="0" w:space="0" w:color="auto"/>
          </w:divBdr>
        </w:div>
        <w:div w:id="518205873">
          <w:marLeft w:val="640"/>
          <w:marRight w:val="0"/>
          <w:marTop w:val="0"/>
          <w:marBottom w:val="0"/>
          <w:divBdr>
            <w:top w:val="none" w:sz="0" w:space="0" w:color="auto"/>
            <w:left w:val="none" w:sz="0" w:space="0" w:color="auto"/>
            <w:bottom w:val="none" w:sz="0" w:space="0" w:color="auto"/>
            <w:right w:val="none" w:sz="0" w:space="0" w:color="auto"/>
          </w:divBdr>
        </w:div>
        <w:div w:id="1610238115">
          <w:marLeft w:val="640"/>
          <w:marRight w:val="0"/>
          <w:marTop w:val="0"/>
          <w:marBottom w:val="0"/>
          <w:divBdr>
            <w:top w:val="none" w:sz="0" w:space="0" w:color="auto"/>
            <w:left w:val="none" w:sz="0" w:space="0" w:color="auto"/>
            <w:bottom w:val="none" w:sz="0" w:space="0" w:color="auto"/>
            <w:right w:val="none" w:sz="0" w:space="0" w:color="auto"/>
          </w:divBdr>
        </w:div>
        <w:div w:id="454561699">
          <w:marLeft w:val="640"/>
          <w:marRight w:val="0"/>
          <w:marTop w:val="0"/>
          <w:marBottom w:val="0"/>
          <w:divBdr>
            <w:top w:val="none" w:sz="0" w:space="0" w:color="auto"/>
            <w:left w:val="none" w:sz="0" w:space="0" w:color="auto"/>
            <w:bottom w:val="none" w:sz="0" w:space="0" w:color="auto"/>
            <w:right w:val="none" w:sz="0" w:space="0" w:color="auto"/>
          </w:divBdr>
        </w:div>
        <w:div w:id="1882012893">
          <w:marLeft w:val="640"/>
          <w:marRight w:val="0"/>
          <w:marTop w:val="0"/>
          <w:marBottom w:val="0"/>
          <w:divBdr>
            <w:top w:val="none" w:sz="0" w:space="0" w:color="auto"/>
            <w:left w:val="none" w:sz="0" w:space="0" w:color="auto"/>
            <w:bottom w:val="none" w:sz="0" w:space="0" w:color="auto"/>
            <w:right w:val="none" w:sz="0" w:space="0" w:color="auto"/>
          </w:divBdr>
        </w:div>
        <w:div w:id="878319194">
          <w:marLeft w:val="640"/>
          <w:marRight w:val="0"/>
          <w:marTop w:val="0"/>
          <w:marBottom w:val="0"/>
          <w:divBdr>
            <w:top w:val="none" w:sz="0" w:space="0" w:color="auto"/>
            <w:left w:val="none" w:sz="0" w:space="0" w:color="auto"/>
            <w:bottom w:val="none" w:sz="0" w:space="0" w:color="auto"/>
            <w:right w:val="none" w:sz="0" w:space="0" w:color="auto"/>
          </w:divBdr>
        </w:div>
        <w:div w:id="1293443527">
          <w:marLeft w:val="640"/>
          <w:marRight w:val="0"/>
          <w:marTop w:val="0"/>
          <w:marBottom w:val="0"/>
          <w:divBdr>
            <w:top w:val="none" w:sz="0" w:space="0" w:color="auto"/>
            <w:left w:val="none" w:sz="0" w:space="0" w:color="auto"/>
            <w:bottom w:val="none" w:sz="0" w:space="0" w:color="auto"/>
            <w:right w:val="none" w:sz="0" w:space="0" w:color="auto"/>
          </w:divBdr>
        </w:div>
        <w:div w:id="123936796">
          <w:marLeft w:val="640"/>
          <w:marRight w:val="0"/>
          <w:marTop w:val="0"/>
          <w:marBottom w:val="0"/>
          <w:divBdr>
            <w:top w:val="none" w:sz="0" w:space="0" w:color="auto"/>
            <w:left w:val="none" w:sz="0" w:space="0" w:color="auto"/>
            <w:bottom w:val="none" w:sz="0" w:space="0" w:color="auto"/>
            <w:right w:val="none" w:sz="0" w:space="0" w:color="auto"/>
          </w:divBdr>
        </w:div>
        <w:div w:id="1324969078">
          <w:marLeft w:val="640"/>
          <w:marRight w:val="0"/>
          <w:marTop w:val="0"/>
          <w:marBottom w:val="0"/>
          <w:divBdr>
            <w:top w:val="none" w:sz="0" w:space="0" w:color="auto"/>
            <w:left w:val="none" w:sz="0" w:space="0" w:color="auto"/>
            <w:bottom w:val="none" w:sz="0" w:space="0" w:color="auto"/>
            <w:right w:val="none" w:sz="0" w:space="0" w:color="auto"/>
          </w:divBdr>
        </w:div>
        <w:div w:id="716512583">
          <w:marLeft w:val="640"/>
          <w:marRight w:val="0"/>
          <w:marTop w:val="0"/>
          <w:marBottom w:val="0"/>
          <w:divBdr>
            <w:top w:val="none" w:sz="0" w:space="0" w:color="auto"/>
            <w:left w:val="none" w:sz="0" w:space="0" w:color="auto"/>
            <w:bottom w:val="none" w:sz="0" w:space="0" w:color="auto"/>
            <w:right w:val="none" w:sz="0" w:space="0" w:color="auto"/>
          </w:divBdr>
        </w:div>
        <w:div w:id="109512805">
          <w:marLeft w:val="640"/>
          <w:marRight w:val="0"/>
          <w:marTop w:val="0"/>
          <w:marBottom w:val="0"/>
          <w:divBdr>
            <w:top w:val="none" w:sz="0" w:space="0" w:color="auto"/>
            <w:left w:val="none" w:sz="0" w:space="0" w:color="auto"/>
            <w:bottom w:val="none" w:sz="0" w:space="0" w:color="auto"/>
            <w:right w:val="none" w:sz="0" w:space="0" w:color="auto"/>
          </w:divBdr>
        </w:div>
        <w:div w:id="1358770451">
          <w:marLeft w:val="640"/>
          <w:marRight w:val="0"/>
          <w:marTop w:val="0"/>
          <w:marBottom w:val="0"/>
          <w:divBdr>
            <w:top w:val="none" w:sz="0" w:space="0" w:color="auto"/>
            <w:left w:val="none" w:sz="0" w:space="0" w:color="auto"/>
            <w:bottom w:val="none" w:sz="0" w:space="0" w:color="auto"/>
            <w:right w:val="none" w:sz="0" w:space="0" w:color="auto"/>
          </w:divBdr>
        </w:div>
        <w:div w:id="1805732897">
          <w:marLeft w:val="640"/>
          <w:marRight w:val="0"/>
          <w:marTop w:val="0"/>
          <w:marBottom w:val="0"/>
          <w:divBdr>
            <w:top w:val="none" w:sz="0" w:space="0" w:color="auto"/>
            <w:left w:val="none" w:sz="0" w:space="0" w:color="auto"/>
            <w:bottom w:val="none" w:sz="0" w:space="0" w:color="auto"/>
            <w:right w:val="none" w:sz="0" w:space="0" w:color="auto"/>
          </w:divBdr>
        </w:div>
        <w:div w:id="1493791185">
          <w:marLeft w:val="640"/>
          <w:marRight w:val="0"/>
          <w:marTop w:val="0"/>
          <w:marBottom w:val="0"/>
          <w:divBdr>
            <w:top w:val="none" w:sz="0" w:space="0" w:color="auto"/>
            <w:left w:val="none" w:sz="0" w:space="0" w:color="auto"/>
            <w:bottom w:val="none" w:sz="0" w:space="0" w:color="auto"/>
            <w:right w:val="none" w:sz="0" w:space="0" w:color="auto"/>
          </w:divBdr>
        </w:div>
        <w:div w:id="178810358">
          <w:marLeft w:val="640"/>
          <w:marRight w:val="0"/>
          <w:marTop w:val="0"/>
          <w:marBottom w:val="0"/>
          <w:divBdr>
            <w:top w:val="none" w:sz="0" w:space="0" w:color="auto"/>
            <w:left w:val="none" w:sz="0" w:space="0" w:color="auto"/>
            <w:bottom w:val="none" w:sz="0" w:space="0" w:color="auto"/>
            <w:right w:val="none" w:sz="0" w:space="0" w:color="auto"/>
          </w:divBdr>
        </w:div>
        <w:div w:id="1020006436">
          <w:marLeft w:val="640"/>
          <w:marRight w:val="0"/>
          <w:marTop w:val="0"/>
          <w:marBottom w:val="0"/>
          <w:divBdr>
            <w:top w:val="none" w:sz="0" w:space="0" w:color="auto"/>
            <w:left w:val="none" w:sz="0" w:space="0" w:color="auto"/>
            <w:bottom w:val="none" w:sz="0" w:space="0" w:color="auto"/>
            <w:right w:val="none" w:sz="0" w:space="0" w:color="auto"/>
          </w:divBdr>
        </w:div>
        <w:div w:id="1036782647">
          <w:marLeft w:val="640"/>
          <w:marRight w:val="0"/>
          <w:marTop w:val="0"/>
          <w:marBottom w:val="0"/>
          <w:divBdr>
            <w:top w:val="none" w:sz="0" w:space="0" w:color="auto"/>
            <w:left w:val="none" w:sz="0" w:space="0" w:color="auto"/>
            <w:bottom w:val="none" w:sz="0" w:space="0" w:color="auto"/>
            <w:right w:val="none" w:sz="0" w:space="0" w:color="auto"/>
          </w:divBdr>
        </w:div>
        <w:div w:id="2040232114">
          <w:marLeft w:val="640"/>
          <w:marRight w:val="0"/>
          <w:marTop w:val="0"/>
          <w:marBottom w:val="0"/>
          <w:divBdr>
            <w:top w:val="none" w:sz="0" w:space="0" w:color="auto"/>
            <w:left w:val="none" w:sz="0" w:space="0" w:color="auto"/>
            <w:bottom w:val="none" w:sz="0" w:space="0" w:color="auto"/>
            <w:right w:val="none" w:sz="0" w:space="0" w:color="auto"/>
          </w:divBdr>
        </w:div>
        <w:div w:id="924344105">
          <w:marLeft w:val="640"/>
          <w:marRight w:val="0"/>
          <w:marTop w:val="0"/>
          <w:marBottom w:val="0"/>
          <w:divBdr>
            <w:top w:val="none" w:sz="0" w:space="0" w:color="auto"/>
            <w:left w:val="none" w:sz="0" w:space="0" w:color="auto"/>
            <w:bottom w:val="none" w:sz="0" w:space="0" w:color="auto"/>
            <w:right w:val="none" w:sz="0" w:space="0" w:color="auto"/>
          </w:divBdr>
        </w:div>
        <w:div w:id="1325354908">
          <w:marLeft w:val="640"/>
          <w:marRight w:val="0"/>
          <w:marTop w:val="0"/>
          <w:marBottom w:val="0"/>
          <w:divBdr>
            <w:top w:val="none" w:sz="0" w:space="0" w:color="auto"/>
            <w:left w:val="none" w:sz="0" w:space="0" w:color="auto"/>
            <w:bottom w:val="none" w:sz="0" w:space="0" w:color="auto"/>
            <w:right w:val="none" w:sz="0" w:space="0" w:color="auto"/>
          </w:divBdr>
        </w:div>
        <w:div w:id="405491956">
          <w:marLeft w:val="640"/>
          <w:marRight w:val="0"/>
          <w:marTop w:val="0"/>
          <w:marBottom w:val="0"/>
          <w:divBdr>
            <w:top w:val="none" w:sz="0" w:space="0" w:color="auto"/>
            <w:left w:val="none" w:sz="0" w:space="0" w:color="auto"/>
            <w:bottom w:val="none" w:sz="0" w:space="0" w:color="auto"/>
            <w:right w:val="none" w:sz="0" w:space="0" w:color="auto"/>
          </w:divBdr>
        </w:div>
        <w:div w:id="1276711194">
          <w:marLeft w:val="640"/>
          <w:marRight w:val="0"/>
          <w:marTop w:val="0"/>
          <w:marBottom w:val="0"/>
          <w:divBdr>
            <w:top w:val="none" w:sz="0" w:space="0" w:color="auto"/>
            <w:left w:val="none" w:sz="0" w:space="0" w:color="auto"/>
            <w:bottom w:val="none" w:sz="0" w:space="0" w:color="auto"/>
            <w:right w:val="none" w:sz="0" w:space="0" w:color="auto"/>
          </w:divBdr>
        </w:div>
        <w:div w:id="208612652">
          <w:marLeft w:val="640"/>
          <w:marRight w:val="0"/>
          <w:marTop w:val="0"/>
          <w:marBottom w:val="0"/>
          <w:divBdr>
            <w:top w:val="none" w:sz="0" w:space="0" w:color="auto"/>
            <w:left w:val="none" w:sz="0" w:space="0" w:color="auto"/>
            <w:bottom w:val="none" w:sz="0" w:space="0" w:color="auto"/>
            <w:right w:val="none" w:sz="0" w:space="0" w:color="auto"/>
          </w:divBdr>
        </w:div>
        <w:div w:id="1912882952">
          <w:marLeft w:val="640"/>
          <w:marRight w:val="0"/>
          <w:marTop w:val="0"/>
          <w:marBottom w:val="0"/>
          <w:divBdr>
            <w:top w:val="none" w:sz="0" w:space="0" w:color="auto"/>
            <w:left w:val="none" w:sz="0" w:space="0" w:color="auto"/>
            <w:bottom w:val="none" w:sz="0" w:space="0" w:color="auto"/>
            <w:right w:val="none" w:sz="0" w:space="0" w:color="auto"/>
          </w:divBdr>
        </w:div>
        <w:div w:id="426199011">
          <w:marLeft w:val="640"/>
          <w:marRight w:val="0"/>
          <w:marTop w:val="0"/>
          <w:marBottom w:val="0"/>
          <w:divBdr>
            <w:top w:val="none" w:sz="0" w:space="0" w:color="auto"/>
            <w:left w:val="none" w:sz="0" w:space="0" w:color="auto"/>
            <w:bottom w:val="none" w:sz="0" w:space="0" w:color="auto"/>
            <w:right w:val="none" w:sz="0" w:space="0" w:color="auto"/>
          </w:divBdr>
        </w:div>
        <w:div w:id="1257861979">
          <w:marLeft w:val="640"/>
          <w:marRight w:val="0"/>
          <w:marTop w:val="0"/>
          <w:marBottom w:val="0"/>
          <w:divBdr>
            <w:top w:val="none" w:sz="0" w:space="0" w:color="auto"/>
            <w:left w:val="none" w:sz="0" w:space="0" w:color="auto"/>
            <w:bottom w:val="none" w:sz="0" w:space="0" w:color="auto"/>
            <w:right w:val="none" w:sz="0" w:space="0" w:color="auto"/>
          </w:divBdr>
        </w:div>
        <w:div w:id="1262374428">
          <w:marLeft w:val="640"/>
          <w:marRight w:val="0"/>
          <w:marTop w:val="0"/>
          <w:marBottom w:val="0"/>
          <w:divBdr>
            <w:top w:val="none" w:sz="0" w:space="0" w:color="auto"/>
            <w:left w:val="none" w:sz="0" w:space="0" w:color="auto"/>
            <w:bottom w:val="none" w:sz="0" w:space="0" w:color="auto"/>
            <w:right w:val="none" w:sz="0" w:space="0" w:color="auto"/>
          </w:divBdr>
        </w:div>
        <w:div w:id="1336417946">
          <w:marLeft w:val="640"/>
          <w:marRight w:val="0"/>
          <w:marTop w:val="0"/>
          <w:marBottom w:val="0"/>
          <w:divBdr>
            <w:top w:val="none" w:sz="0" w:space="0" w:color="auto"/>
            <w:left w:val="none" w:sz="0" w:space="0" w:color="auto"/>
            <w:bottom w:val="none" w:sz="0" w:space="0" w:color="auto"/>
            <w:right w:val="none" w:sz="0" w:space="0" w:color="auto"/>
          </w:divBdr>
        </w:div>
        <w:div w:id="1301305434">
          <w:marLeft w:val="640"/>
          <w:marRight w:val="0"/>
          <w:marTop w:val="0"/>
          <w:marBottom w:val="0"/>
          <w:divBdr>
            <w:top w:val="none" w:sz="0" w:space="0" w:color="auto"/>
            <w:left w:val="none" w:sz="0" w:space="0" w:color="auto"/>
            <w:bottom w:val="none" w:sz="0" w:space="0" w:color="auto"/>
            <w:right w:val="none" w:sz="0" w:space="0" w:color="auto"/>
          </w:divBdr>
        </w:div>
        <w:div w:id="972100397">
          <w:marLeft w:val="640"/>
          <w:marRight w:val="0"/>
          <w:marTop w:val="0"/>
          <w:marBottom w:val="0"/>
          <w:divBdr>
            <w:top w:val="none" w:sz="0" w:space="0" w:color="auto"/>
            <w:left w:val="none" w:sz="0" w:space="0" w:color="auto"/>
            <w:bottom w:val="none" w:sz="0" w:space="0" w:color="auto"/>
            <w:right w:val="none" w:sz="0" w:space="0" w:color="auto"/>
          </w:divBdr>
        </w:div>
        <w:div w:id="707220232">
          <w:marLeft w:val="640"/>
          <w:marRight w:val="0"/>
          <w:marTop w:val="0"/>
          <w:marBottom w:val="0"/>
          <w:divBdr>
            <w:top w:val="none" w:sz="0" w:space="0" w:color="auto"/>
            <w:left w:val="none" w:sz="0" w:space="0" w:color="auto"/>
            <w:bottom w:val="none" w:sz="0" w:space="0" w:color="auto"/>
            <w:right w:val="none" w:sz="0" w:space="0" w:color="auto"/>
          </w:divBdr>
        </w:div>
        <w:div w:id="1404373971">
          <w:marLeft w:val="640"/>
          <w:marRight w:val="0"/>
          <w:marTop w:val="0"/>
          <w:marBottom w:val="0"/>
          <w:divBdr>
            <w:top w:val="none" w:sz="0" w:space="0" w:color="auto"/>
            <w:left w:val="none" w:sz="0" w:space="0" w:color="auto"/>
            <w:bottom w:val="none" w:sz="0" w:space="0" w:color="auto"/>
            <w:right w:val="none" w:sz="0" w:space="0" w:color="auto"/>
          </w:divBdr>
        </w:div>
        <w:div w:id="1694308583">
          <w:marLeft w:val="640"/>
          <w:marRight w:val="0"/>
          <w:marTop w:val="0"/>
          <w:marBottom w:val="0"/>
          <w:divBdr>
            <w:top w:val="none" w:sz="0" w:space="0" w:color="auto"/>
            <w:left w:val="none" w:sz="0" w:space="0" w:color="auto"/>
            <w:bottom w:val="none" w:sz="0" w:space="0" w:color="auto"/>
            <w:right w:val="none" w:sz="0" w:space="0" w:color="auto"/>
          </w:divBdr>
        </w:div>
        <w:div w:id="806168844">
          <w:marLeft w:val="640"/>
          <w:marRight w:val="0"/>
          <w:marTop w:val="0"/>
          <w:marBottom w:val="0"/>
          <w:divBdr>
            <w:top w:val="none" w:sz="0" w:space="0" w:color="auto"/>
            <w:left w:val="none" w:sz="0" w:space="0" w:color="auto"/>
            <w:bottom w:val="none" w:sz="0" w:space="0" w:color="auto"/>
            <w:right w:val="none" w:sz="0" w:space="0" w:color="auto"/>
          </w:divBdr>
        </w:div>
        <w:div w:id="1163862613">
          <w:marLeft w:val="640"/>
          <w:marRight w:val="0"/>
          <w:marTop w:val="0"/>
          <w:marBottom w:val="0"/>
          <w:divBdr>
            <w:top w:val="none" w:sz="0" w:space="0" w:color="auto"/>
            <w:left w:val="none" w:sz="0" w:space="0" w:color="auto"/>
            <w:bottom w:val="none" w:sz="0" w:space="0" w:color="auto"/>
            <w:right w:val="none" w:sz="0" w:space="0" w:color="auto"/>
          </w:divBdr>
        </w:div>
        <w:div w:id="183398759">
          <w:marLeft w:val="640"/>
          <w:marRight w:val="0"/>
          <w:marTop w:val="0"/>
          <w:marBottom w:val="0"/>
          <w:divBdr>
            <w:top w:val="none" w:sz="0" w:space="0" w:color="auto"/>
            <w:left w:val="none" w:sz="0" w:space="0" w:color="auto"/>
            <w:bottom w:val="none" w:sz="0" w:space="0" w:color="auto"/>
            <w:right w:val="none" w:sz="0" w:space="0" w:color="auto"/>
          </w:divBdr>
        </w:div>
        <w:div w:id="1696924045">
          <w:marLeft w:val="640"/>
          <w:marRight w:val="0"/>
          <w:marTop w:val="0"/>
          <w:marBottom w:val="0"/>
          <w:divBdr>
            <w:top w:val="none" w:sz="0" w:space="0" w:color="auto"/>
            <w:left w:val="none" w:sz="0" w:space="0" w:color="auto"/>
            <w:bottom w:val="none" w:sz="0" w:space="0" w:color="auto"/>
            <w:right w:val="none" w:sz="0" w:space="0" w:color="auto"/>
          </w:divBdr>
        </w:div>
        <w:div w:id="872352303">
          <w:marLeft w:val="640"/>
          <w:marRight w:val="0"/>
          <w:marTop w:val="0"/>
          <w:marBottom w:val="0"/>
          <w:divBdr>
            <w:top w:val="none" w:sz="0" w:space="0" w:color="auto"/>
            <w:left w:val="none" w:sz="0" w:space="0" w:color="auto"/>
            <w:bottom w:val="none" w:sz="0" w:space="0" w:color="auto"/>
            <w:right w:val="none" w:sz="0" w:space="0" w:color="auto"/>
          </w:divBdr>
        </w:div>
        <w:div w:id="1105930521">
          <w:marLeft w:val="640"/>
          <w:marRight w:val="0"/>
          <w:marTop w:val="0"/>
          <w:marBottom w:val="0"/>
          <w:divBdr>
            <w:top w:val="none" w:sz="0" w:space="0" w:color="auto"/>
            <w:left w:val="none" w:sz="0" w:space="0" w:color="auto"/>
            <w:bottom w:val="none" w:sz="0" w:space="0" w:color="auto"/>
            <w:right w:val="none" w:sz="0" w:space="0" w:color="auto"/>
          </w:divBdr>
        </w:div>
        <w:div w:id="1899781712">
          <w:marLeft w:val="640"/>
          <w:marRight w:val="0"/>
          <w:marTop w:val="0"/>
          <w:marBottom w:val="0"/>
          <w:divBdr>
            <w:top w:val="none" w:sz="0" w:space="0" w:color="auto"/>
            <w:left w:val="none" w:sz="0" w:space="0" w:color="auto"/>
            <w:bottom w:val="none" w:sz="0" w:space="0" w:color="auto"/>
            <w:right w:val="none" w:sz="0" w:space="0" w:color="auto"/>
          </w:divBdr>
        </w:div>
        <w:div w:id="1144200561">
          <w:marLeft w:val="640"/>
          <w:marRight w:val="0"/>
          <w:marTop w:val="0"/>
          <w:marBottom w:val="0"/>
          <w:divBdr>
            <w:top w:val="none" w:sz="0" w:space="0" w:color="auto"/>
            <w:left w:val="none" w:sz="0" w:space="0" w:color="auto"/>
            <w:bottom w:val="none" w:sz="0" w:space="0" w:color="auto"/>
            <w:right w:val="none" w:sz="0" w:space="0" w:color="auto"/>
          </w:divBdr>
        </w:div>
        <w:div w:id="401804421">
          <w:marLeft w:val="640"/>
          <w:marRight w:val="0"/>
          <w:marTop w:val="0"/>
          <w:marBottom w:val="0"/>
          <w:divBdr>
            <w:top w:val="none" w:sz="0" w:space="0" w:color="auto"/>
            <w:left w:val="none" w:sz="0" w:space="0" w:color="auto"/>
            <w:bottom w:val="none" w:sz="0" w:space="0" w:color="auto"/>
            <w:right w:val="none" w:sz="0" w:space="0" w:color="auto"/>
          </w:divBdr>
        </w:div>
        <w:div w:id="620265421">
          <w:marLeft w:val="640"/>
          <w:marRight w:val="0"/>
          <w:marTop w:val="0"/>
          <w:marBottom w:val="0"/>
          <w:divBdr>
            <w:top w:val="none" w:sz="0" w:space="0" w:color="auto"/>
            <w:left w:val="none" w:sz="0" w:space="0" w:color="auto"/>
            <w:bottom w:val="none" w:sz="0" w:space="0" w:color="auto"/>
            <w:right w:val="none" w:sz="0" w:space="0" w:color="auto"/>
          </w:divBdr>
        </w:div>
      </w:divsChild>
    </w:div>
    <w:div w:id="671757490">
      <w:bodyDiv w:val="1"/>
      <w:marLeft w:val="0"/>
      <w:marRight w:val="0"/>
      <w:marTop w:val="0"/>
      <w:marBottom w:val="0"/>
      <w:divBdr>
        <w:top w:val="none" w:sz="0" w:space="0" w:color="auto"/>
        <w:left w:val="none" w:sz="0" w:space="0" w:color="auto"/>
        <w:bottom w:val="none" w:sz="0" w:space="0" w:color="auto"/>
        <w:right w:val="none" w:sz="0" w:space="0" w:color="auto"/>
      </w:divBdr>
      <w:divsChild>
        <w:div w:id="1927181430">
          <w:marLeft w:val="640"/>
          <w:marRight w:val="0"/>
          <w:marTop w:val="0"/>
          <w:marBottom w:val="0"/>
          <w:divBdr>
            <w:top w:val="none" w:sz="0" w:space="0" w:color="auto"/>
            <w:left w:val="none" w:sz="0" w:space="0" w:color="auto"/>
            <w:bottom w:val="none" w:sz="0" w:space="0" w:color="auto"/>
            <w:right w:val="none" w:sz="0" w:space="0" w:color="auto"/>
          </w:divBdr>
        </w:div>
        <w:div w:id="205678">
          <w:marLeft w:val="640"/>
          <w:marRight w:val="0"/>
          <w:marTop w:val="0"/>
          <w:marBottom w:val="0"/>
          <w:divBdr>
            <w:top w:val="none" w:sz="0" w:space="0" w:color="auto"/>
            <w:left w:val="none" w:sz="0" w:space="0" w:color="auto"/>
            <w:bottom w:val="none" w:sz="0" w:space="0" w:color="auto"/>
            <w:right w:val="none" w:sz="0" w:space="0" w:color="auto"/>
          </w:divBdr>
        </w:div>
        <w:div w:id="202405556">
          <w:marLeft w:val="640"/>
          <w:marRight w:val="0"/>
          <w:marTop w:val="0"/>
          <w:marBottom w:val="0"/>
          <w:divBdr>
            <w:top w:val="none" w:sz="0" w:space="0" w:color="auto"/>
            <w:left w:val="none" w:sz="0" w:space="0" w:color="auto"/>
            <w:bottom w:val="none" w:sz="0" w:space="0" w:color="auto"/>
            <w:right w:val="none" w:sz="0" w:space="0" w:color="auto"/>
          </w:divBdr>
        </w:div>
        <w:div w:id="675813108">
          <w:marLeft w:val="640"/>
          <w:marRight w:val="0"/>
          <w:marTop w:val="0"/>
          <w:marBottom w:val="0"/>
          <w:divBdr>
            <w:top w:val="none" w:sz="0" w:space="0" w:color="auto"/>
            <w:left w:val="none" w:sz="0" w:space="0" w:color="auto"/>
            <w:bottom w:val="none" w:sz="0" w:space="0" w:color="auto"/>
            <w:right w:val="none" w:sz="0" w:space="0" w:color="auto"/>
          </w:divBdr>
        </w:div>
        <w:div w:id="1988166201">
          <w:marLeft w:val="640"/>
          <w:marRight w:val="0"/>
          <w:marTop w:val="0"/>
          <w:marBottom w:val="0"/>
          <w:divBdr>
            <w:top w:val="none" w:sz="0" w:space="0" w:color="auto"/>
            <w:left w:val="none" w:sz="0" w:space="0" w:color="auto"/>
            <w:bottom w:val="none" w:sz="0" w:space="0" w:color="auto"/>
            <w:right w:val="none" w:sz="0" w:space="0" w:color="auto"/>
          </w:divBdr>
        </w:div>
        <w:div w:id="1381632576">
          <w:marLeft w:val="640"/>
          <w:marRight w:val="0"/>
          <w:marTop w:val="0"/>
          <w:marBottom w:val="0"/>
          <w:divBdr>
            <w:top w:val="none" w:sz="0" w:space="0" w:color="auto"/>
            <w:left w:val="none" w:sz="0" w:space="0" w:color="auto"/>
            <w:bottom w:val="none" w:sz="0" w:space="0" w:color="auto"/>
            <w:right w:val="none" w:sz="0" w:space="0" w:color="auto"/>
          </w:divBdr>
        </w:div>
        <w:div w:id="348914476">
          <w:marLeft w:val="640"/>
          <w:marRight w:val="0"/>
          <w:marTop w:val="0"/>
          <w:marBottom w:val="0"/>
          <w:divBdr>
            <w:top w:val="none" w:sz="0" w:space="0" w:color="auto"/>
            <w:left w:val="none" w:sz="0" w:space="0" w:color="auto"/>
            <w:bottom w:val="none" w:sz="0" w:space="0" w:color="auto"/>
            <w:right w:val="none" w:sz="0" w:space="0" w:color="auto"/>
          </w:divBdr>
        </w:div>
        <w:div w:id="1874616083">
          <w:marLeft w:val="640"/>
          <w:marRight w:val="0"/>
          <w:marTop w:val="0"/>
          <w:marBottom w:val="0"/>
          <w:divBdr>
            <w:top w:val="none" w:sz="0" w:space="0" w:color="auto"/>
            <w:left w:val="none" w:sz="0" w:space="0" w:color="auto"/>
            <w:bottom w:val="none" w:sz="0" w:space="0" w:color="auto"/>
            <w:right w:val="none" w:sz="0" w:space="0" w:color="auto"/>
          </w:divBdr>
        </w:div>
        <w:div w:id="1678846152">
          <w:marLeft w:val="640"/>
          <w:marRight w:val="0"/>
          <w:marTop w:val="0"/>
          <w:marBottom w:val="0"/>
          <w:divBdr>
            <w:top w:val="none" w:sz="0" w:space="0" w:color="auto"/>
            <w:left w:val="none" w:sz="0" w:space="0" w:color="auto"/>
            <w:bottom w:val="none" w:sz="0" w:space="0" w:color="auto"/>
            <w:right w:val="none" w:sz="0" w:space="0" w:color="auto"/>
          </w:divBdr>
        </w:div>
        <w:div w:id="85423010">
          <w:marLeft w:val="640"/>
          <w:marRight w:val="0"/>
          <w:marTop w:val="0"/>
          <w:marBottom w:val="0"/>
          <w:divBdr>
            <w:top w:val="none" w:sz="0" w:space="0" w:color="auto"/>
            <w:left w:val="none" w:sz="0" w:space="0" w:color="auto"/>
            <w:bottom w:val="none" w:sz="0" w:space="0" w:color="auto"/>
            <w:right w:val="none" w:sz="0" w:space="0" w:color="auto"/>
          </w:divBdr>
        </w:div>
        <w:div w:id="908230190">
          <w:marLeft w:val="640"/>
          <w:marRight w:val="0"/>
          <w:marTop w:val="0"/>
          <w:marBottom w:val="0"/>
          <w:divBdr>
            <w:top w:val="none" w:sz="0" w:space="0" w:color="auto"/>
            <w:left w:val="none" w:sz="0" w:space="0" w:color="auto"/>
            <w:bottom w:val="none" w:sz="0" w:space="0" w:color="auto"/>
            <w:right w:val="none" w:sz="0" w:space="0" w:color="auto"/>
          </w:divBdr>
        </w:div>
        <w:div w:id="1336106049">
          <w:marLeft w:val="640"/>
          <w:marRight w:val="0"/>
          <w:marTop w:val="0"/>
          <w:marBottom w:val="0"/>
          <w:divBdr>
            <w:top w:val="none" w:sz="0" w:space="0" w:color="auto"/>
            <w:left w:val="none" w:sz="0" w:space="0" w:color="auto"/>
            <w:bottom w:val="none" w:sz="0" w:space="0" w:color="auto"/>
            <w:right w:val="none" w:sz="0" w:space="0" w:color="auto"/>
          </w:divBdr>
        </w:div>
        <w:div w:id="259610137">
          <w:marLeft w:val="640"/>
          <w:marRight w:val="0"/>
          <w:marTop w:val="0"/>
          <w:marBottom w:val="0"/>
          <w:divBdr>
            <w:top w:val="none" w:sz="0" w:space="0" w:color="auto"/>
            <w:left w:val="none" w:sz="0" w:space="0" w:color="auto"/>
            <w:bottom w:val="none" w:sz="0" w:space="0" w:color="auto"/>
            <w:right w:val="none" w:sz="0" w:space="0" w:color="auto"/>
          </w:divBdr>
        </w:div>
        <w:div w:id="1595823580">
          <w:marLeft w:val="640"/>
          <w:marRight w:val="0"/>
          <w:marTop w:val="0"/>
          <w:marBottom w:val="0"/>
          <w:divBdr>
            <w:top w:val="none" w:sz="0" w:space="0" w:color="auto"/>
            <w:left w:val="none" w:sz="0" w:space="0" w:color="auto"/>
            <w:bottom w:val="none" w:sz="0" w:space="0" w:color="auto"/>
            <w:right w:val="none" w:sz="0" w:space="0" w:color="auto"/>
          </w:divBdr>
        </w:div>
        <w:div w:id="702900158">
          <w:marLeft w:val="640"/>
          <w:marRight w:val="0"/>
          <w:marTop w:val="0"/>
          <w:marBottom w:val="0"/>
          <w:divBdr>
            <w:top w:val="none" w:sz="0" w:space="0" w:color="auto"/>
            <w:left w:val="none" w:sz="0" w:space="0" w:color="auto"/>
            <w:bottom w:val="none" w:sz="0" w:space="0" w:color="auto"/>
            <w:right w:val="none" w:sz="0" w:space="0" w:color="auto"/>
          </w:divBdr>
        </w:div>
        <w:div w:id="1439065757">
          <w:marLeft w:val="640"/>
          <w:marRight w:val="0"/>
          <w:marTop w:val="0"/>
          <w:marBottom w:val="0"/>
          <w:divBdr>
            <w:top w:val="none" w:sz="0" w:space="0" w:color="auto"/>
            <w:left w:val="none" w:sz="0" w:space="0" w:color="auto"/>
            <w:bottom w:val="none" w:sz="0" w:space="0" w:color="auto"/>
            <w:right w:val="none" w:sz="0" w:space="0" w:color="auto"/>
          </w:divBdr>
        </w:div>
        <w:div w:id="1117597850">
          <w:marLeft w:val="640"/>
          <w:marRight w:val="0"/>
          <w:marTop w:val="0"/>
          <w:marBottom w:val="0"/>
          <w:divBdr>
            <w:top w:val="none" w:sz="0" w:space="0" w:color="auto"/>
            <w:left w:val="none" w:sz="0" w:space="0" w:color="auto"/>
            <w:bottom w:val="none" w:sz="0" w:space="0" w:color="auto"/>
            <w:right w:val="none" w:sz="0" w:space="0" w:color="auto"/>
          </w:divBdr>
        </w:div>
        <w:div w:id="2056811347">
          <w:marLeft w:val="640"/>
          <w:marRight w:val="0"/>
          <w:marTop w:val="0"/>
          <w:marBottom w:val="0"/>
          <w:divBdr>
            <w:top w:val="none" w:sz="0" w:space="0" w:color="auto"/>
            <w:left w:val="none" w:sz="0" w:space="0" w:color="auto"/>
            <w:bottom w:val="none" w:sz="0" w:space="0" w:color="auto"/>
            <w:right w:val="none" w:sz="0" w:space="0" w:color="auto"/>
          </w:divBdr>
        </w:div>
        <w:div w:id="137233708">
          <w:marLeft w:val="640"/>
          <w:marRight w:val="0"/>
          <w:marTop w:val="0"/>
          <w:marBottom w:val="0"/>
          <w:divBdr>
            <w:top w:val="none" w:sz="0" w:space="0" w:color="auto"/>
            <w:left w:val="none" w:sz="0" w:space="0" w:color="auto"/>
            <w:bottom w:val="none" w:sz="0" w:space="0" w:color="auto"/>
            <w:right w:val="none" w:sz="0" w:space="0" w:color="auto"/>
          </w:divBdr>
        </w:div>
        <w:div w:id="2011759783">
          <w:marLeft w:val="640"/>
          <w:marRight w:val="0"/>
          <w:marTop w:val="0"/>
          <w:marBottom w:val="0"/>
          <w:divBdr>
            <w:top w:val="none" w:sz="0" w:space="0" w:color="auto"/>
            <w:left w:val="none" w:sz="0" w:space="0" w:color="auto"/>
            <w:bottom w:val="none" w:sz="0" w:space="0" w:color="auto"/>
            <w:right w:val="none" w:sz="0" w:space="0" w:color="auto"/>
          </w:divBdr>
        </w:div>
        <w:div w:id="289165352">
          <w:marLeft w:val="640"/>
          <w:marRight w:val="0"/>
          <w:marTop w:val="0"/>
          <w:marBottom w:val="0"/>
          <w:divBdr>
            <w:top w:val="none" w:sz="0" w:space="0" w:color="auto"/>
            <w:left w:val="none" w:sz="0" w:space="0" w:color="auto"/>
            <w:bottom w:val="none" w:sz="0" w:space="0" w:color="auto"/>
            <w:right w:val="none" w:sz="0" w:space="0" w:color="auto"/>
          </w:divBdr>
        </w:div>
        <w:div w:id="217858280">
          <w:marLeft w:val="640"/>
          <w:marRight w:val="0"/>
          <w:marTop w:val="0"/>
          <w:marBottom w:val="0"/>
          <w:divBdr>
            <w:top w:val="none" w:sz="0" w:space="0" w:color="auto"/>
            <w:left w:val="none" w:sz="0" w:space="0" w:color="auto"/>
            <w:bottom w:val="none" w:sz="0" w:space="0" w:color="auto"/>
            <w:right w:val="none" w:sz="0" w:space="0" w:color="auto"/>
          </w:divBdr>
        </w:div>
        <w:div w:id="1346975352">
          <w:marLeft w:val="640"/>
          <w:marRight w:val="0"/>
          <w:marTop w:val="0"/>
          <w:marBottom w:val="0"/>
          <w:divBdr>
            <w:top w:val="none" w:sz="0" w:space="0" w:color="auto"/>
            <w:left w:val="none" w:sz="0" w:space="0" w:color="auto"/>
            <w:bottom w:val="none" w:sz="0" w:space="0" w:color="auto"/>
            <w:right w:val="none" w:sz="0" w:space="0" w:color="auto"/>
          </w:divBdr>
        </w:div>
        <w:div w:id="712196669">
          <w:marLeft w:val="640"/>
          <w:marRight w:val="0"/>
          <w:marTop w:val="0"/>
          <w:marBottom w:val="0"/>
          <w:divBdr>
            <w:top w:val="none" w:sz="0" w:space="0" w:color="auto"/>
            <w:left w:val="none" w:sz="0" w:space="0" w:color="auto"/>
            <w:bottom w:val="none" w:sz="0" w:space="0" w:color="auto"/>
            <w:right w:val="none" w:sz="0" w:space="0" w:color="auto"/>
          </w:divBdr>
        </w:div>
        <w:div w:id="1819612649">
          <w:marLeft w:val="640"/>
          <w:marRight w:val="0"/>
          <w:marTop w:val="0"/>
          <w:marBottom w:val="0"/>
          <w:divBdr>
            <w:top w:val="none" w:sz="0" w:space="0" w:color="auto"/>
            <w:left w:val="none" w:sz="0" w:space="0" w:color="auto"/>
            <w:bottom w:val="none" w:sz="0" w:space="0" w:color="auto"/>
            <w:right w:val="none" w:sz="0" w:space="0" w:color="auto"/>
          </w:divBdr>
        </w:div>
        <w:div w:id="1379549232">
          <w:marLeft w:val="640"/>
          <w:marRight w:val="0"/>
          <w:marTop w:val="0"/>
          <w:marBottom w:val="0"/>
          <w:divBdr>
            <w:top w:val="none" w:sz="0" w:space="0" w:color="auto"/>
            <w:left w:val="none" w:sz="0" w:space="0" w:color="auto"/>
            <w:bottom w:val="none" w:sz="0" w:space="0" w:color="auto"/>
            <w:right w:val="none" w:sz="0" w:space="0" w:color="auto"/>
          </w:divBdr>
        </w:div>
        <w:div w:id="1633173869">
          <w:marLeft w:val="640"/>
          <w:marRight w:val="0"/>
          <w:marTop w:val="0"/>
          <w:marBottom w:val="0"/>
          <w:divBdr>
            <w:top w:val="none" w:sz="0" w:space="0" w:color="auto"/>
            <w:left w:val="none" w:sz="0" w:space="0" w:color="auto"/>
            <w:bottom w:val="none" w:sz="0" w:space="0" w:color="auto"/>
            <w:right w:val="none" w:sz="0" w:space="0" w:color="auto"/>
          </w:divBdr>
        </w:div>
        <w:div w:id="1503277858">
          <w:marLeft w:val="640"/>
          <w:marRight w:val="0"/>
          <w:marTop w:val="0"/>
          <w:marBottom w:val="0"/>
          <w:divBdr>
            <w:top w:val="none" w:sz="0" w:space="0" w:color="auto"/>
            <w:left w:val="none" w:sz="0" w:space="0" w:color="auto"/>
            <w:bottom w:val="none" w:sz="0" w:space="0" w:color="auto"/>
            <w:right w:val="none" w:sz="0" w:space="0" w:color="auto"/>
          </w:divBdr>
        </w:div>
        <w:div w:id="816145944">
          <w:marLeft w:val="640"/>
          <w:marRight w:val="0"/>
          <w:marTop w:val="0"/>
          <w:marBottom w:val="0"/>
          <w:divBdr>
            <w:top w:val="none" w:sz="0" w:space="0" w:color="auto"/>
            <w:left w:val="none" w:sz="0" w:space="0" w:color="auto"/>
            <w:bottom w:val="none" w:sz="0" w:space="0" w:color="auto"/>
            <w:right w:val="none" w:sz="0" w:space="0" w:color="auto"/>
          </w:divBdr>
        </w:div>
        <w:div w:id="314459100">
          <w:marLeft w:val="640"/>
          <w:marRight w:val="0"/>
          <w:marTop w:val="0"/>
          <w:marBottom w:val="0"/>
          <w:divBdr>
            <w:top w:val="none" w:sz="0" w:space="0" w:color="auto"/>
            <w:left w:val="none" w:sz="0" w:space="0" w:color="auto"/>
            <w:bottom w:val="none" w:sz="0" w:space="0" w:color="auto"/>
            <w:right w:val="none" w:sz="0" w:space="0" w:color="auto"/>
          </w:divBdr>
        </w:div>
        <w:div w:id="226383056">
          <w:marLeft w:val="640"/>
          <w:marRight w:val="0"/>
          <w:marTop w:val="0"/>
          <w:marBottom w:val="0"/>
          <w:divBdr>
            <w:top w:val="none" w:sz="0" w:space="0" w:color="auto"/>
            <w:left w:val="none" w:sz="0" w:space="0" w:color="auto"/>
            <w:bottom w:val="none" w:sz="0" w:space="0" w:color="auto"/>
            <w:right w:val="none" w:sz="0" w:space="0" w:color="auto"/>
          </w:divBdr>
        </w:div>
        <w:div w:id="964625050">
          <w:marLeft w:val="640"/>
          <w:marRight w:val="0"/>
          <w:marTop w:val="0"/>
          <w:marBottom w:val="0"/>
          <w:divBdr>
            <w:top w:val="none" w:sz="0" w:space="0" w:color="auto"/>
            <w:left w:val="none" w:sz="0" w:space="0" w:color="auto"/>
            <w:bottom w:val="none" w:sz="0" w:space="0" w:color="auto"/>
            <w:right w:val="none" w:sz="0" w:space="0" w:color="auto"/>
          </w:divBdr>
        </w:div>
        <w:div w:id="2089422597">
          <w:marLeft w:val="640"/>
          <w:marRight w:val="0"/>
          <w:marTop w:val="0"/>
          <w:marBottom w:val="0"/>
          <w:divBdr>
            <w:top w:val="none" w:sz="0" w:space="0" w:color="auto"/>
            <w:left w:val="none" w:sz="0" w:space="0" w:color="auto"/>
            <w:bottom w:val="none" w:sz="0" w:space="0" w:color="auto"/>
            <w:right w:val="none" w:sz="0" w:space="0" w:color="auto"/>
          </w:divBdr>
        </w:div>
        <w:div w:id="277567644">
          <w:marLeft w:val="640"/>
          <w:marRight w:val="0"/>
          <w:marTop w:val="0"/>
          <w:marBottom w:val="0"/>
          <w:divBdr>
            <w:top w:val="none" w:sz="0" w:space="0" w:color="auto"/>
            <w:left w:val="none" w:sz="0" w:space="0" w:color="auto"/>
            <w:bottom w:val="none" w:sz="0" w:space="0" w:color="auto"/>
            <w:right w:val="none" w:sz="0" w:space="0" w:color="auto"/>
          </w:divBdr>
        </w:div>
        <w:div w:id="1045838902">
          <w:marLeft w:val="640"/>
          <w:marRight w:val="0"/>
          <w:marTop w:val="0"/>
          <w:marBottom w:val="0"/>
          <w:divBdr>
            <w:top w:val="none" w:sz="0" w:space="0" w:color="auto"/>
            <w:left w:val="none" w:sz="0" w:space="0" w:color="auto"/>
            <w:bottom w:val="none" w:sz="0" w:space="0" w:color="auto"/>
            <w:right w:val="none" w:sz="0" w:space="0" w:color="auto"/>
          </w:divBdr>
        </w:div>
        <w:div w:id="404643277">
          <w:marLeft w:val="640"/>
          <w:marRight w:val="0"/>
          <w:marTop w:val="0"/>
          <w:marBottom w:val="0"/>
          <w:divBdr>
            <w:top w:val="none" w:sz="0" w:space="0" w:color="auto"/>
            <w:left w:val="none" w:sz="0" w:space="0" w:color="auto"/>
            <w:bottom w:val="none" w:sz="0" w:space="0" w:color="auto"/>
            <w:right w:val="none" w:sz="0" w:space="0" w:color="auto"/>
          </w:divBdr>
        </w:div>
        <w:div w:id="1265184800">
          <w:marLeft w:val="640"/>
          <w:marRight w:val="0"/>
          <w:marTop w:val="0"/>
          <w:marBottom w:val="0"/>
          <w:divBdr>
            <w:top w:val="none" w:sz="0" w:space="0" w:color="auto"/>
            <w:left w:val="none" w:sz="0" w:space="0" w:color="auto"/>
            <w:bottom w:val="none" w:sz="0" w:space="0" w:color="auto"/>
            <w:right w:val="none" w:sz="0" w:space="0" w:color="auto"/>
          </w:divBdr>
        </w:div>
        <w:div w:id="614287784">
          <w:marLeft w:val="640"/>
          <w:marRight w:val="0"/>
          <w:marTop w:val="0"/>
          <w:marBottom w:val="0"/>
          <w:divBdr>
            <w:top w:val="none" w:sz="0" w:space="0" w:color="auto"/>
            <w:left w:val="none" w:sz="0" w:space="0" w:color="auto"/>
            <w:bottom w:val="none" w:sz="0" w:space="0" w:color="auto"/>
            <w:right w:val="none" w:sz="0" w:space="0" w:color="auto"/>
          </w:divBdr>
        </w:div>
        <w:div w:id="999313760">
          <w:marLeft w:val="640"/>
          <w:marRight w:val="0"/>
          <w:marTop w:val="0"/>
          <w:marBottom w:val="0"/>
          <w:divBdr>
            <w:top w:val="none" w:sz="0" w:space="0" w:color="auto"/>
            <w:left w:val="none" w:sz="0" w:space="0" w:color="auto"/>
            <w:bottom w:val="none" w:sz="0" w:space="0" w:color="auto"/>
            <w:right w:val="none" w:sz="0" w:space="0" w:color="auto"/>
          </w:divBdr>
        </w:div>
        <w:div w:id="2070642413">
          <w:marLeft w:val="640"/>
          <w:marRight w:val="0"/>
          <w:marTop w:val="0"/>
          <w:marBottom w:val="0"/>
          <w:divBdr>
            <w:top w:val="none" w:sz="0" w:space="0" w:color="auto"/>
            <w:left w:val="none" w:sz="0" w:space="0" w:color="auto"/>
            <w:bottom w:val="none" w:sz="0" w:space="0" w:color="auto"/>
            <w:right w:val="none" w:sz="0" w:space="0" w:color="auto"/>
          </w:divBdr>
        </w:div>
        <w:div w:id="418865107">
          <w:marLeft w:val="640"/>
          <w:marRight w:val="0"/>
          <w:marTop w:val="0"/>
          <w:marBottom w:val="0"/>
          <w:divBdr>
            <w:top w:val="none" w:sz="0" w:space="0" w:color="auto"/>
            <w:left w:val="none" w:sz="0" w:space="0" w:color="auto"/>
            <w:bottom w:val="none" w:sz="0" w:space="0" w:color="auto"/>
            <w:right w:val="none" w:sz="0" w:space="0" w:color="auto"/>
          </w:divBdr>
        </w:div>
        <w:div w:id="357975531">
          <w:marLeft w:val="640"/>
          <w:marRight w:val="0"/>
          <w:marTop w:val="0"/>
          <w:marBottom w:val="0"/>
          <w:divBdr>
            <w:top w:val="none" w:sz="0" w:space="0" w:color="auto"/>
            <w:left w:val="none" w:sz="0" w:space="0" w:color="auto"/>
            <w:bottom w:val="none" w:sz="0" w:space="0" w:color="auto"/>
            <w:right w:val="none" w:sz="0" w:space="0" w:color="auto"/>
          </w:divBdr>
        </w:div>
        <w:div w:id="1446995204">
          <w:marLeft w:val="640"/>
          <w:marRight w:val="0"/>
          <w:marTop w:val="0"/>
          <w:marBottom w:val="0"/>
          <w:divBdr>
            <w:top w:val="none" w:sz="0" w:space="0" w:color="auto"/>
            <w:left w:val="none" w:sz="0" w:space="0" w:color="auto"/>
            <w:bottom w:val="none" w:sz="0" w:space="0" w:color="auto"/>
            <w:right w:val="none" w:sz="0" w:space="0" w:color="auto"/>
          </w:divBdr>
        </w:div>
      </w:divsChild>
    </w:div>
    <w:div w:id="679936633">
      <w:bodyDiv w:val="1"/>
      <w:marLeft w:val="0"/>
      <w:marRight w:val="0"/>
      <w:marTop w:val="0"/>
      <w:marBottom w:val="0"/>
      <w:divBdr>
        <w:top w:val="none" w:sz="0" w:space="0" w:color="auto"/>
        <w:left w:val="none" w:sz="0" w:space="0" w:color="auto"/>
        <w:bottom w:val="none" w:sz="0" w:space="0" w:color="auto"/>
        <w:right w:val="none" w:sz="0" w:space="0" w:color="auto"/>
      </w:divBdr>
      <w:divsChild>
        <w:div w:id="948584577">
          <w:marLeft w:val="640"/>
          <w:marRight w:val="0"/>
          <w:marTop w:val="0"/>
          <w:marBottom w:val="0"/>
          <w:divBdr>
            <w:top w:val="none" w:sz="0" w:space="0" w:color="auto"/>
            <w:left w:val="none" w:sz="0" w:space="0" w:color="auto"/>
            <w:bottom w:val="none" w:sz="0" w:space="0" w:color="auto"/>
            <w:right w:val="none" w:sz="0" w:space="0" w:color="auto"/>
          </w:divBdr>
        </w:div>
        <w:div w:id="798378107">
          <w:marLeft w:val="640"/>
          <w:marRight w:val="0"/>
          <w:marTop w:val="0"/>
          <w:marBottom w:val="0"/>
          <w:divBdr>
            <w:top w:val="none" w:sz="0" w:space="0" w:color="auto"/>
            <w:left w:val="none" w:sz="0" w:space="0" w:color="auto"/>
            <w:bottom w:val="none" w:sz="0" w:space="0" w:color="auto"/>
            <w:right w:val="none" w:sz="0" w:space="0" w:color="auto"/>
          </w:divBdr>
        </w:div>
        <w:div w:id="1682244452">
          <w:marLeft w:val="640"/>
          <w:marRight w:val="0"/>
          <w:marTop w:val="0"/>
          <w:marBottom w:val="0"/>
          <w:divBdr>
            <w:top w:val="none" w:sz="0" w:space="0" w:color="auto"/>
            <w:left w:val="none" w:sz="0" w:space="0" w:color="auto"/>
            <w:bottom w:val="none" w:sz="0" w:space="0" w:color="auto"/>
            <w:right w:val="none" w:sz="0" w:space="0" w:color="auto"/>
          </w:divBdr>
        </w:div>
        <w:div w:id="1982533670">
          <w:marLeft w:val="640"/>
          <w:marRight w:val="0"/>
          <w:marTop w:val="0"/>
          <w:marBottom w:val="0"/>
          <w:divBdr>
            <w:top w:val="none" w:sz="0" w:space="0" w:color="auto"/>
            <w:left w:val="none" w:sz="0" w:space="0" w:color="auto"/>
            <w:bottom w:val="none" w:sz="0" w:space="0" w:color="auto"/>
            <w:right w:val="none" w:sz="0" w:space="0" w:color="auto"/>
          </w:divBdr>
        </w:div>
        <w:div w:id="1805000150">
          <w:marLeft w:val="640"/>
          <w:marRight w:val="0"/>
          <w:marTop w:val="0"/>
          <w:marBottom w:val="0"/>
          <w:divBdr>
            <w:top w:val="none" w:sz="0" w:space="0" w:color="auto"/>
            <w:left w:val="none" w:sz="0" w:space="0" w:color="auto"/>
            <w:bottom w:val="none" w:sz="0" w:space="0" w:color="auto"/>
            <w:right w:val="none" w:sz="0" w:space="0" w:color="auto"/>
          </w:divBdr>
        </w:div>
        <w:div w:id="873226242">
          <w:marLeft w:val="640"/>
          <w:marRight w:val="0"/>
          <w:marTop w:val="0"/>
          <w:marBottom w:val="0"/>
          <w:divBdr>
            <w:top w:val="none" w:sz="0" w:space="0" w:color="auto"/>
            <w:left w:val="none" w:sz="0" w:space="0" w:color="auto"/>
            <w:bottom w:val="none" w:sz="0" w:space="0" w:color="auto"/>
            <w:right w:val="none" w:sz="0" w:space="0" w:color="auto"/>
          </w:divBdr>
        </w:div>
        <w:div w:id="150878866">
          <w:marLeft w:val="640"/>
          <w:marRight w:val="0"/>
          <w:marTop w:val="0"/>
          <w:marBottom w:val="0"/>
          <w:divBdr>
            <w:top w:val="none" w:sz="0" w:space="0" w:color="auto"/>
            <w:left w:val="none" w:sz="0" w:space="0" w:color="auto"/>
            <w:bottom w:val="none" w:sz="0" w:space="0" w:color="auto"/>
            <w:right w:val="none" w:sz="0" w:space="0" w:color="auto"/>
          </w:divBdr>
        </w:div>
        <w:div w:id="619142912">
          <w:marLeft w:val="640"/>
          <w:marRight w:val="0"/>
          <w:marTop w:val="0"/>
          <w:marBottom w:val="0"/>
          <w:divBdr>
            <w:top w:val="none" w:sz="0" w:space="0" w:color="auto"/>
            <w:left w:val="none" w:sz="0" w:space="0" w:color="auto"/>
            <w:bottom w:val="none" w:sz="0" w:space="0" w:color="auto"/>
            <w:right w:val="none" w:sz="0" w:space="0" w:color="auto"/>
          </w:divBdr>
        </w:div>
        <w:div w:id="1273249183">
          <w:marLeft w:val="640"/>
          <w:marRight w:val="0"/>
          <w:marTop w:val="0"/>
          <w:marBottom w:val="0"/>
          <w:divBdr>
            <w:top w:val="none" w:sz="0" w:space="0" w:color="auto"/>
            <w:left w:val="none" w:sz="0" w:space="0" w:color="auto"/>
            <w:bottom w:val="none" w:sz="0" w:space="0" w:color="auto"/>
            <w:right w:val="none" w:sz="0" w:space="0" w:color="auto"/>
          </w:divBdr>
        </w:div>
        <w:div w:id="997002110">
          <w:marLeft w:val="640"/>
          <w:marRight w:val="0"/>
          <w:marTop w:val="0"/>
          <w:marBottom w:val="0"/>
          <w:divBdr>
            <w:top w:val="none" w:sz="0" w:space="0" w:color="auto"/>
            <w:left w:val="none" w:sz="0" w:space="0" w:color="auto"/>
            <w:bottom w:val="none" w:sz="0" w:space="0" w:color="auto"/>
            <w:right w:val="none" w:sz="0" w:space="0" w:color="auto"/>
          </w:divBdr>
        </w:div>
        <w:div w:id="758676366">
          <w:marLeft w:val="640"/>
          <w:marRight w:val="0"/>
          <w:marTop w:val="0"/>
          <w:marBottom w:val="0"/>
          <w:divBdr>
            <w:top w:val="none" w:sz="0" w:space="0" w:color="auto"/>
            <w:left w:val="none" w:sz="0" w:space="0" w:color="auto"/>
            <w:bottom w:val="none" w:sz="0" w:space="0" w:color="auto"/>
            <w:right w:val="none" w:sz="0" w:space="0" w:color="auto"/>
          </w:divBdr>
        </w:div>
        <w:div w:id="1818718756">
          <w:marLeft w:val="640"/>
          <w:marRight w:val="0"/>
          <w:marTop w:val="0"/>
          <w:marBottom w:val="0"/>
          <w:divBdr>
            <w:top w:val="none" w:sz="0" w:space="0" w:color="auto"/>
            <w:left w:val="none" w:sz="0" w:space="0" w:color="auto"/>
            <w:bottom w:val="none" w:sz="0" w:space="0" w:color="auto"/>
            <w:right w:val="none" w:sz="0" w:space="0" w:color="auto"/>
          </w:divBdr>
        </w:div>
        <w:div w:id="1374619069">
          <w:marLeft w:val="640"/>
          <w:marRight w:val="0"/>
          <w:marTop w:val="0"/>
          <w:marBottom w:val="0"/>
          <w:divBdr>
            <w:top w:val="none" w:sz="0" w:space="0" w:color="auto"/>
            <w:left w:val="none" w:sz="0" w:space="0" w:color="auto"/>
            <w:bottom w:val="none" w:sz="0" w:space="0" w:color="auto"/>
            <w:right w:val="none" w:sz="0" w:space="0" w:color="auto"/>
          </w:divBdr>
        </w:div>
        <w:div w:id="1026176172">
          <w:marLeft w:val="640"/>
          <w:marRight w:val="0"/>
          <w:marTop w:val="0"/>
          <w:marBottom w:val="0"/>
          <w:divBdr>
            <w:top w:val="none" w:sz="0" w:space="0" w:color="auto"/>
            <w:left w:val="none" w:sz="0" w:space="0" w:color="auto"/>
            <w:bottom w:val="none" w:sz="0" w:space="0" w:color="auto"/>
            <w:right w:val="none" w:sz="0" w:space="0" w:color="auto"/>
          </w:divBdr>
        </w:div>
      </w:divsChild>
    </w:div>
    <w:div w:id="697585074">
      <w:bodyDiv w:val="1"/>
      <w:marLeft w:val="0"/>
      <w:marRight w:val="0"/>
      <w:marTop w:val="0"/>
      <w:marBottom w:val="0"/>
      <w:divBdr>
        <w:top w:val="none" w:sz="0" w:space="0" w:color="auto"/>
        <w:left w:val="none" w:sz="0" w:space="0" w:color="auto"/>
        <w:bottom w:val="none" w:sz="0" w:space="0" w:color="auto"/>
        <w:right w:val="none" w:sz="0" w:space="0" w:color="auto"/>
      </w:divBdr>
    </w:div>
    <w:div w:id="699404514">
      <w:bodyDiv w:val="1"/>
      <w:marLeft w:val="0"/>
      <w:marRight w:val="0"/>
      <w:marTop w:val="0"/>
      <w:marBottom w:val="0"/>
      <w:divBdr>
        <w:top w:val="none" w:sz="0" w:space="0" w:color="auto"/>
        <w:left w:val="none" w:sz="0" w:space="0" w:color="auto"/>
        <w:bottom w:val="none" w:sz="0" w:space="0" w:color="auto"/>
        <w:right w:val="none" w:sz="0" w:space="0" w:color="auto"/>
      </w:divBdr>
      <w:divsChild>
        <w:div w:id="177282215">
          <w:marLeft w:val="640"/>
          <w:marRight w:val="0"/>
          <w:marTop w:val="0"/>
          <w:marBottom w:val="0"/>
          <w:divBdr>
            <w:top w:val="none" w:sz="0" w:space="0" w:color="auto"/>
            <w:left w:val="none" w:sz="0" w:space="0" w:color="auto"/>
            <w:bottom w:val="none" w:sz="0" w:space="0" w:color="auto"/>
            <w:right w:val="none" w:sz="0" w:space="0" w:color="auto"/>
          </w:divBdr>
        </w:div>
        <w:div w:id="1743332319">
          <w:marLeft w:val="640"/>
          <w:marRight w:val="0"/>
          <w:marTop w:val="0"/>
          <w:marBottom w:val="0"/>
          <w:divBdr>
            <w:top w:val="none" w:sz="0" w:space="0" w:color="auto"/>
            <w:left w:val="none" w:sz="0" w:space="0" w:color="auto"/>
            <w:bottom w:val="none" w:sz="0" w:space="0" w:color="auto"/>
            <w:right w:val="none" w:sz="0" w:space="0" w:color="auto"/>
          </w:divBdr>
        </w:div>
        <w:div w:id="56100634">
          <w:marLeft w:val="640"/>
          <w:marRight w:val="0"/>
          <w:marTop w:val="0"/>
          <w:marBottom w:val="0"/>
          <w:divBdr>
            <w:top w:val="none" w:sz="0" w:space="0" w:color="auto"/>
            <w:left w:val="none" w:sz="0" w:space="0" w:color="auto"/>
            <w:bottom w:val="none" w:sz="0" w:space="0" w:color="auto"/>
            <w:right w:val="none" w:sz="0" w:space="0" w:color="auto"/>
          </w:divBdr>
        </w:div>
        <w:div w:id="1879269435">
          <w:marLeft w:val="640"/>
          <w:marRight w:val="0"/>
          <w:marTop w:val="0"/>
          <w:marBottom w:val="0"/>
          <w:divBdr>
            <w:top w:val="none" w:sz="0" w:space="0" w:color="auto"/>
            <w:left w:val="none" w:sz="0" w:space="0" w:color="auto"/>
            <w:bottom w:val="none" w:sz="0" w:space="0" w:color="auto"/>
            <w:right w:val="none" w:sz="0" w:space="0" w:color="auto"/>
          </w:divBdr>
        </w:div>
        <w:div w:id="221215278">
          <w:marLeft w:val="640"/>
          <w:marRight w:val="0"/>
          <w:marTop w:val="0"/>
          <w:marBottom w:val="0"/>
          <w:divBdr>
            <w:top w:val="none" w:sz="0" w:space="0" w:color="auto"/>
            <w:left w:val="none" w:sz="0" w:space="0" w:color="auto"/>
            <w:bottom w:val="none" w:sz="0" w:space="0" w:color="auto"/>
            <w:right w:val="none" w:sz="0" w:space="0" w:color="auto"/>
          </w:divBdr>
        </w:div>
        <w:div w:id="336813950">
          <w:marLeft w:val="640"/>
          <w:marRight w:val="0"/>
          <w:marTop w:val="0"/>
          <w:marBottom w:val="0"/>
          <w:divBdr>
            <w:top w:val="none" w:sz="0" w:space="0" w:color="auto"/>
            <w:left w:val="none" w:sz="0" w:space="0" w:color="auto"/>
            <w:bottom w:val="none" w:sz="0" w:space="0" w:color="auto"/>
            <w:right w:val="none" w:sz="0" w:space="0" w:color="auto"/>
          </w:divBdr>
        </w:div>
        <w:div w:id="2082947282">
          <w:marLeft w:val="640"/>
          <w:marRight w:val="0"/>
          <w:marTop w:val="0"/>
          <w:marBottom w:val="0"/>
          <w:divBdr>
            <w:top w:val="none" w:sz="0" w:space="0" w:color="auto"/>
            <w:left w:val="none" w:sz="0" w:space="0" w:color="auto"/>
            <w:bottom w:val="none" w:sz="0" w:space="0" w:color="auto"/>
            <w:right w:val="none" w:sz="0" w:space="0" w:color="auto"/>
          </w:divBdr>
        </w:div>
        <w:div w:id="682048067">
          <w:marLeft w:val="640"/>
          <w:marRight w:val="0"/>
          <w:marTop w:val="0"/>
          <w:marBottom w:val="0"/>
          <w:divBdr>
            <w:top w:val="none" w:sz="0" w:space="0" w:color="auto"/>
            <w:left w:val="none" w:sz="0" w:space="0" w:color="auto"/>
            <w:bottom w:val="none" w:sz="0" w:space="0" w:color="auto"/>
            <w:right w:val="none" w:sz="0" w:space="0" w:color="auto"/>
          </w:divBdr>
        </w:div>
        <w:div w:id="1305742607">
          <w:marLeft w:val="640"/>
          <w:marRight w:val="0"/>
          <w:marTop w:val="0"/>
          <w:marBottom w:val="0"/>
          <w:divBdr>
            <w:top w:val="none" w:sz="0" w:space="0" w:color="auto"/>
            <w:left w:val="none" w:sz="0" w:space="0" w:color="auto"/>
            <w:bottom w:val="none" w:sz="0" w:space="0" w:color="auto"/>
            <w:right w:val="none" w:sz="0" w:space="0" w:color="auto"/>
          </w:divBdr>
        </w:div>
        <w:div w:id="141889904">
          <w:marLeft w:val="640"/>
          <w:marRight w:val="0"/>
          <w:marTop w:val="0"/>
          <w:marBottom w:val="0"/>
          <w:divBdr>
            <w:top w:val="none" w:sz="0" w:space="0" w:color="auto"/>
            <w:left w:val="none" w:sz="0" w:space="0" w:color="auto"/>
            <w:bottom w:val="none" w:sz="0" w:space="0" w:color="auto"/>
            <w:right w:val="none" w:sz="0" w:space="0" w:color="auto"/>
          </w:divBdr>
        </w:div>
        <w:div w:id="1900313270">
          <w:marLeft w:val="640"/>
          <w:marRight w:val="0"/>
          <w:marTop w:val="0"/>
          <w:marBottom w:val="0"/>
          <w:divBdr>
            <w:top w:val="none" w:sz="0" w:space="0" w:color="auto"/>
            <w:left w:val="none" w:sz="0" w:space="0" w:color="auto"/>
            <w:bottom w:val="none" w:sz="0" w:space="0" w:color="auto"/>
            <w:right w:val="none" w:sz="0" w:space="0" w:color="auto"/>
          </w:divBdr>
        </w:div>
        <w:div w:id="1540508577">
          <w:marLeft w:val="640"/>
          <w:marRight w:val="0"/>
          <w:marTop w:val="0"/>
          <w:marBottom w:val="0"/>
          <w:divBdr>
            <w:top w:val="none" w:sz="0" w:space="0" w:color="auto"/>
            <w:left w:val="none" w:sz="0" w:space="0" w:color="auto"/>
            <w:bottom w:val="none" w:sz="0" w:space="0" w:color="auto"/>
            <w:right w:val="none" w:sz="0" w:space="0" w:color="auto"/>
          </w:divBdr>
        </w:div>
        <w:div w:id="1371761431">
          <w:marLeft w:val="640"/>
          <w:marRight w:val="0"/>
          <w:marTop w:val="0"/>
          <w:marBottom w:val="0"/>
          <w:divBdr>
            <w:top w:val="none" w:sz="0" w:space="0" w:color="auto"/>
            <w:left w:val="none" w:sz="0" w:space="0" w:color="auto"/>
            <w:bottom w:val="none" w:sz="0" w:space="0" w:color="auto"/>
            <w:right w:val="none" w:sz="0" w:space="0" w:color="auto"/>
          </w:divBdr>
        </w:div>
        <w:div w:id="1547838264">
          <w:marLeft w:val="640"/>
          <w:marRight w:val="0"/>
          <w:marTop w:val="0"/>
          <w:marBottom w:val="0"/>
          <w:divBdr>
            <w:top w:val="none" w:sz="0" w:space="0" w:color="auto"/>
            <w:left w:val="none" w:sz="0" w:space="0" w:color="auto"/>
            <w:bottom w:val="none" w:sz="0" w:space="0" w:color="auto"/>
            <w:right w:val="none" w:sz="0" w:space="0" w:color="auto"/>
          </w:divBdr>
        </w:div>
        <w:div w:id="863906893">
          <w:marLeft w:val="640"/>
          <w:marRight w:val="0"/>
          <w:marTop w:val="0"/>
          <w:marBottom w:val="0"/>
          <w:divBdr>
            <w:top w:val="none" w:sz="0" w:space="0" w:color="auto"/>
            <w:left w:val="none" w:sz="0" w:space="0" w:color="auto"/>
            <w:bottom w:val="none" w:sz="0" w:space="0" w:color="auto"/>
            <w:right w:val="none" w:sz="0" w:space="0" w:color="auto"/>
          </w:divBdr>
        </w:div>
        <w:div w:id="493180632">
          <w:marLeft w:val="640"/>
          <w:marRight w:val="0"/>
          <w:marTop w:val="0"/>
          <w:marBottom w:val="0"/>
          <w:divBdr>
            <w:top w:val="none" w:sz="0" w:space="0" w:color="auto"/>
            <w:left w:val="none" w:sz="0" w:space="0" w:color="auto"/>
            <w:bottom w:val="none" w:sz="0" w:space="0" w:color="auto"/>
            <w:right w:val="none" w:sz="0" w:space="0" w:color="auto"/>
          </w:divBdr>
        </w:div>
        <w:div w:id="2037003339">
          <w:marLeft w:val="640"/>
          <w:marRight w:val="0"/>
          <w:marTop w:val="0"/>
          <w:marBottom w:val="0"/>
          <w:divBdr>
            <w:top w:val="none" w:sz="0" w:space="0" w:color="auto"/>
            <w:left w:val="none" w:sz="0" w:space="0" w:color="auto"/>
            <w:bottom w:val="none" w:sz="0" w:space="0" w:color="auto"/>
            <w:right w:val="none" w:sz="0" w:space="0" w:color="auto"/>
          </w:divBdr>
        </w:div>
        <w:div w:id="1085616594">
          <w:marLeft w:val="640"/>
          <w:marRight w:val="0"/>
          <w:marTop w:val="0"/>
          <w:marBottom w:val="0"/>
          <w:divBdr>
            <w:top w:val="none" w:sz="0" w:space="0" w:color="auto"/>
            <w:left w:val="none" w:sz="0" w:space="0" w:color="auto"/>
            <w:bottom w:val="none" w:sz="0" w:space="0" w:color="auto"/>
            <w:right w:val="none" w:sz="0" w:space="0" w:color="auto"/>
          </w:divBdr>
        </w:div>
        <w:div w:id="945504822">
          <w:marLeft w:val="640"/>
          <w:marRight w:val="0"/>
          <w:marTop w:val="0"/>
          <w:marBottom w:val="0"/>
          <w:divBdr>
            <w:top w:val="none" w:sz="0" w:space="0" w:color="auto"/>
            <w:left w:val="none" w:sz="0" w:space="0" w:color="auto"/>
            <w:bottom w:val="none" w:sz="0" w:space="0" w:color="auto"/>
            <w:right w:val="none" w:sz="0" w:space="0" w:color="auto"/>
          </w:divBdr>
        </w:div>
        <w:div w:id="1165585762">
          <w:marLeft w:val="640"/>
          <w:marRight w:val="0"/>
          <w:marTop w:val="0"/>
          <w:marBottom w:val="0"/>
          <w:divBdr>
            <w:top w:val="none" w:sz="0" w:space="0" w:color="auto"/>
            <w:left w:val="none" w:sz="0" w:space="0" w:color="auto"/>
            <w:bottom w:val="none" w:sz="0" w:space="0" w:color="auto"/>
            <w:right w:val="none" w:sz="0" w:space="0" w:color="auto"/>
          </w:divBdr>
        </w:div>
        <w:div w:id="1471707711">
          <w:marLeft w:val="640"/>
          <w:marRight w:val="0"/>
          <w:marTop w:val="0"/>
          <w:marBottom w:val="0"/>
          <w:divBdr>
            <w:top w:val="none" w:sz="0" w:space="0" w:color="auto"/>
            <w:left w:val="none" w:sz="0" w:space="0" w:color="auto"/>
            <w:bottom w:val="none" w:sz="0" w:space="0" w:color="auto"/>
            <w:right w:val="none" w:sz="0" w:space="0" w:color="auto"/>
          </w:divBdr>
        </w:div>
        <w:div w:id="1967588237">
          <w:marLeft w:val="640"/>
          <w:marRight w:val="0"/>
          <w:marTop w:val="0"/>
          <w:marBottom w:val="0"/>
          <w:divBdr>
            <w:top w:val="none" w:sz="0" w:space="0" w:color="auto"/>
            <w:left w:val="none" w:sz="0" w:space="0" w:color="auto"/>
            <w:bottom w:val="none" w:sz="0" w:space="0" w:color="auto"/>
            <w:right w:val="none" w:sz="0" w:space="0" w:color="auto"/>
          </w:divBdr>
        </w:div>
        <w:div w:id="1262448963">
          <w:marLeft w:val="640"/>
          <w:marRight w:val="0"/>
          <w:marTop w:val="0"/>
          <w:marBottom w:val="0"/>
          <w:divBdr>
            <w:top w:val="none" w:sz="0" w:space="0" w:color="auto"/>
            <w:left w:val="none" w:sz="0" w:space="0" w:color="auto"/>
            <w:bottom w:val="none" w:sz="0" w:space="0" w:color="auto"/>
            <w:right w:val="none" w:sz="0" w:space="0" w:color="auto"/>
          </w:divBdr>
        </w:div>
        <w:div w:id="441807194">
          <w:marLeft w:val="640"/>
          <w:marRight w:val="0"/>
          <w:marTop w:val="0"/>
          <w:marBottom w:val="0"/>
          <w:divBdr>
            <w:top w:val="none" w:sz="0" w:space="0" w:color="auto"/>
            <w:left w:val="none" w:sz="0" w:space="0" w:color="auto"/>
            <w:bottom w:val="none" w:sz="0" w:space="0" w:color="auto"/>
            <w:right w:val="none" w:sz="0" w:space="0" w:color="auto"/>
          </w:divBdr>
        </w:div>
        <w:div w:id="615254580">
          <w:marLeft w:val="640"/>
          <w:marRight w:val="0"/>
          <w:marTop w:val="0"/>
          <w:marBottom w:val="0"/>
          <w:divBdr>
            <w:top w:val="none" w:sz="0" w:space="0" w:color="auto"/>
            <w:left w:val="none" w:sz="0" w:space="0" w:color="auto"/>
            <w:bottom w:val="none" w:sz="0" w:space="0" w:color="auto"/>
            <w:right w:val="none" w:sz="0" w:space="0" w:color="auto"/>
          </w:divBdr>
        </w:div>
        <w:div w:id="990787906">
          <w:marLeft w:val="640"/>
          <w:marRight w:val="0"/>
          <w:marTop w:val="0"/>
          <w:marBottom w:val="0"/>
          <w:divBdr>
            <w:top w:val="none" w:sz="0" w:space="0" w:color="auto"/>
            <w:left w:val="none" w:sz="0" w:space="0" w:color="auto"/>
            <w:bottom w:val="none" w:sz="0" w:space="0" w:color="auto"/>
            <w:right w:val="none" w:sz="0" w:space="0" w:color="auto"/>
          </w:divBdr>
        </w:div>
        <w:div w:id="481046436">
          <w:marLeft w:val="640"/>
          <w:marRight w:val="0"/>
          <w:marTop w:val="0"/>
          <w:marBottom w:val="0"/>
          <w:divBdr>
            <w:top w:val="none" w:sz="0" w:space="0" w:color="auto"/>
            <w:left w:val="none" w:sz="0" w:space="0" w:color="auto"/>
            <w:bottom w:val="none" w:sz="0" w:space="0" w:color="auto"/>
            <w:right w:val="none" w:sz="0" w:space="0" w:color="auto"/>
          </w:divBdr>
        </w:div>
        <w:div w:id="251283467">
          <w:marLeft w:val="640"/>
          <w:marRight w:val="0"/>
          <w:marTop w:val="0"/>
          <w:marBottom w:val="0"/>
          <w:divBdr>
            <w:top w:val="none" w:sz="0" w:space="0" w:color="auto"/>
            <w:left w:val="none" w:sz="0" w:space="0" w:color="auto"/>
            <w:bottom w:val="none" w:sz="0" w:space="0" w:color="auto"/>
            <w:right w:val="none" w:sz="0" w:space="0" w:color="auto"/>
          </w:divBdr>
        </w:div>
        <w:div w:id="1689913790">
          <w:marLeft w:val="640"/>
          <w:marRight w:val="0"/>
          <w:marTop w:val="0"/>
          <w:marBottom w:val="0"/>
          <w:divBdr>
            <w:top w:val="none" w:sz="0" w:space="0" w:color="auto"/>
            <w:left w:val="none" w:sz="0" w:space="0" w:color="auto"/>
            <w:bottom w:val="none" w:sz="0" w:space="0" w:color="auto"/>
            <w:right w:val="none" w:sz="0" w:space="0" w:color="auto"/>
          </w:divBdr>
        </w:div>
        <w:div w:id="529688066">
          <w:marLeft w:val="640"/>
          <w:marRight w:val="0"/>
          <w:marTop w:val="0"/>
          <w:marBottom w:val="0"/>
          <w:divBdr>
            <w:top w:val="none" w:sz="0" w:space="0" w:color="auto"/>
            <w:left w:val="none" w:sz="0" w:space="0" w:color="auto"/>
            <w:bottom w:val="none" w:sz="0" w:space="0" w:color="auto"/>
            <w:right w:val="none" w:sz="0" w:space="0" w:color="auto"/>
          </w:divBdr>
        </w:div>
        <w:div w:id="455488817">
          <w:marLeft w:val="640"/>
          <w:marRight w:val="0"/>
          <w:marTop w:val="0"/>
          <w:marBottom w:val="0"/>
          <w:divBdr>
            <w:top w:val="none" w:sz="0" w:space="0" w:color="auto"/>
            <w:left w:val="none" w:sz="0" w:space="0" w:color="auto"/>
            <w:bottom w:val="none" w:sz="0" w:space="0" w:color="auto"/>
            <w:right w:val="none" w:sz="0" w:space="0" w:color="auto"/>
          </w:divBdr>
        </w:div>
        <w:div w:id="177811997">
          <w:marLeft w:val="640"/>
          <w:marRight w:val="0"/>
          <w:marTop w:val="0"/>
          <w:marBottom w:val="0"/>
          <w:divBdr>
            <w:top w:val="none" w:sz="0" w:space="0" w:color="auto"/>
            <w:left w:val="none" w:sz="0" w:space="0" w:color="auto"/>
            <w:bottom w:val="none" w:sz="0" w:space="0" w:color="auto"/>
            <w:right w:val="none" w:sz="0" w:space="0" w:color="auto"/>
          </w:divBdr>
        </w:div>
        <w:div w:id="37824725">
          <w:marLeft w:val="640"/>
          <w:marRight w:val="0"/>
          <w:marTop w:val="0"/>
          <w:marBottom w:val="0"/>
          <w:divBdr>
            <w:top w:val="none" w:sz="0" w:space="0" w:color="auto"/>
            <w:left w:val="none" w:sz="0" w:space="0" w:color="auto"/>
            <w:bottom w:val="none" w:sz="0" w:space="0" w:color="auto"/>
            <w:right w:val="none" w:sz="0" w:space="0" w:color="auto"/>
          </w:divBdr>
        </w:div>
        <w:div w:id="1290280050">
          <w:marLeft w:val="640"/>
          <w:marRight w:val="0"/>
          <w:marTop w:val="0"/>
          <w:marBottom w:val="0"/>
          <w:divBdr>
            <w:top w:val="none" w:sz="0" w:space="0" w:color="auto"/>
            <w:left w:val="none" w:sz="0" w:space="0" w:color="auto"/>
            <w:bottom w:val="none" w:sz="0" w:space="0" w:color="auto"/>
            <w:right w:val="none" w:sz="0" w:space="0" w:color="auto"/>
          </w:divBdr>
        </w:div>
        <w:div w:id="2064713651">
          <w:marLeft w:val="640"/>
          <w:marRight w:val="0"/>
          <w:marTop w:val="0"/>
          <w:marBottom w:val="0"/>
          <w:divBdr>
            <w:top w:val="none" w:sz="0" w:space="0" w:color="auto"/>
            <w:left w:val="none" w:sz="0" w:space="0" w:color="auto"/>
            <w:bottom w:val="none" w:sz="0" w:space="0" w:color="auto"/>
            <w:right w:val="none" w:sz="0" w:space="0" w:color="auto"/>
          </w:divBdr>
        </w:div>
        <w:div w:id="160901628">
          <w:marLeft w:val="640"/>
          <w:marRight w:val="0"/>
          <w:marTop w:val="0"/>
          <w:marBottom w:val="0"/>
          <w:divBdr>
            <w:top w:val="none" w:sz="0" w:space="0" w:color="auto"/>
            <w:left w:val="none" w:sz="0" w:space="0" w:color="auto"/>
            <w:bottom w:val="none" w:sz="0" w:space="0" w:color="auto"/>
            <w:right w:val="none" w:sz="0" w:space="0" w:color="auto"/>
          </w:divBdr>
        </w:div>
        <w:div w:id="1041826662">
          <w:marLeft w:val="640"/>
          <w:marRight w:val="0"/>
          <w:marTop w:val="0"/>
          <w:marBottom w:val="0"/>
          <w:divBdr>
            <w:top w:val="none" w:sz="0" w:space="0" w:color="auto"/>
            <w:left w:val="none" w:sz="0" w:space="0" w:color="auto"/>
            <w:bottom w:val="none" w:sz="0" w:space="0" w:color="auto"/>
            <w:right w:val="none" w:sz="0" w:space="0" w:color="auto"/>
          </w:divBdr>
        </w:div>
        <w:div w:id="1030450054">
          <w:marLeft w:val="640"/>
          <w:marRight w:val="0"/>
          <w:marTop w:val="0"/>
          <w:marBottom w:val="0"/>
          <w:divBdr>
            <w:top w:val="none" w:sz="0" w:space="0" w:color="auto"/>
            <w:left w:val="none" w:sz="0" w:space="0" w:color="auto"/>
            <w:bottom w:val="none" w:sz="0" w:space="0" w:color="auto"/>
            <w:right w:val="none" w:sz="0" w:space="0" w:color="auto"/>
          </w:divBdr>
        </w:div>
        <w:div w:id="196697016">
          <w:marLeft w:val="640"/>
          <w:marRight w:val="0"/>
          <w:marTop w:val="0"/>
          <w:marBottom w:val="0"/>
          <w:divBdr>
            <w:top w:val="none" w:sz="0" w:space="0" w:color="auto"/>
            <w:left w:val="none" w:sz="0" w:space="0" w:color="auto"/>
            <w:bottom w:val="none" w:sz="0" w:space="0" w:color="auto"/>
            <w:right w:val="none" w:sz="0" w:space="0" w:color="auto"/>
          </w:divBdr>
        </w:div>
        <w:div w:id="1655790776">
          <w:marLeft w:val="640"/>
          <w:marRight w:val="0"/>
          <w:marTop w:val="0"/>
          <w:marBottom w:val="0"/>
          <w:divBdr>
            <w:top w:val="none" w:sz="0" w:space="0" w:color="auto"/>
            <w:left w:val="none" w:sz="0" w:space="0" w:color="auto"/>
            <w:bottom w:val="none" w:sz="0" w:space="0" w:color="auto"/>
            <w:right w:val="none" w:sz="0" w:space="0" w:color="auto"/>
          </w:divBdr>
        </w:div>
        <w:div w:id="1790467603">
          <w:marLeft w:val="640"/>
          <w:marRight w:val="0"/>
          <w:marTop w:val="0"/>
          <w:marBottom w:val="0"/>
          <w:divBdr>
            <w:top w:val="none" w:sz="0" w:space="0" w:color="auto"/>
            <w:left w:val="none" w:sz="0" w:space="0" w:color="auto"/>
            <w:bottom w:val="none" w:sz="0" w:space="0" w:color="auto"/>
            <w:right w:val="none" w:sz="0" w:space="0" w:color="auto"/>
          </w:divBdr>
        </w:div>
        <w:div w:id="246306487">
          <w:marLeft w:val="640"/>
          <w:marRight w:val="0"/>
          <w:marTop w:val="0"/>
          <w:marBottom w:val="0"/>
          <w:divBdr>
            <w:top w:val="none" w:sz="0" w:space="0" w:color="auto"/>
            <w:left w:val="none" w:sz="0" w:space="0" w:color="auto"/>
            <w:bottom w:val="none" w:sz="0" w:space="0" w:color="auto"/>
            <w:right w:val="none" w:sz="0" w:space="0" w:color="auto"/>
          </w:divBdr>
        </w:div>
        <w:div w:id="1624536986">
          <w:marLeft w:val="640"/>
          <w:marRight w:val="0"/>
          <w:marTop w:val="0"/>
          <w:marBottom w:val="0"/>
          <w:divBdr>
            <w:top w:val="none" w:sz="0" w:space="0" w:color="auto"/>
            <w:left w:val="none" w:sz="0" w:space="0" w:color="auto"/>
            <w:bottom w:val="none" w:sz="0" w:space="0" w:color="auto"/>
            <w:right w:val="none" w:sz="0" w:space="0" w:color="auto"/>
          </w:divBdr>
        </w:div>
        <w:div w:id="8142092">
          <w:marLeft w:val="640"/>
          <w:marRight w:val="0"/>
          <w:marTop w:val="0"/>
          <w:marBottom w:val="0"/>
          <w:divBdr>
            <w:top w:val="none" w:sz="0" w:space="0" w:color="auto"/>
            <w:left w:val="none" w:sz="0" w:space="0" w:color="auto"/>
            <w:bottom w:val="none" w:sz="0" w:space="0" w:color="auto"/>
            <w:right w:val="none" w:sz="0" w:space="0" w:color="auto"/>
          </w:divBdr>
        </w:div>
      </w:divsChild>
    </w:div>
    <w:div w:id="701175836">
      <w:bodyDiv w:val="1"/>
      <w:marLeft w:val="0"/>
      <w:marRight w:val="0"/>
      <w:marTop w:val="0"/>
      <w:marBottom w:val="0"/>
      <w:divBdr>
        <w:top w:val="none" w:sz="0" w:space="0" w:color="auto"/>
        <w:left w:val="none" w:sz="0" w:space="0" w:color="auto"/>
        <w:bottom w:val="none" w:sz="0" w:space="0" w:color="auto"/>
        <w:right w:val="none" w:sz="0" w:space="0" w:color="auto"/>
      </w:divBdr>
      <w:divsChild>
        <w:div w:id="670183448">
          <w:marLeft w:val="640"/>
          <w:marRight w:val="0"/>
          <w:marTop w:val="0"/>
          <w:marBottom w:val="0"/>
          <w:divBdr>
            <w:top w:val="none" w:sz="0" w:space="0" w:color="auto"/>
            <w:left w:val="none" w:sz="0" w:space="0" w:color="auto"/>
            <w:bottom w:val="none" w:sz="0" w:space="0" w:color="auto"/>
            <w:right w:val="none" w:sz="0" w:space="0" w:color="auto"/>
          </w:divBdr>
        </w:div>
        <w:div w:id="1570380097">
          <w:marLeft w:val="640"/>
          <w:marRight w:val="0"/>
          <w:marTop w:val="0"/>
          <w:marBottom w:val="0"/>
          <w:divBdr>
            <w:top w:val="none" w:sz="0" w:space="0" w:color="auto"/>
            <w:left w:val="none" w:sz="0" w:space="0" w:color="auto"/>
            <w:bottom w:val="none" w:sz="0" w:space="0" w:color="auto"/>
            <w:right w:val="none" w:sz="0" w:space="0" w:color="auto"/>
          </w:divBdr>
        </w:div>
        <w:div w:id="1571424679">
          <w:marLeft w:val="640"/>
          <w:marRight w:val="0"/>
          <w:marTop w:val="0"/>
          <w:marBottom w:val="0"/>
          <w:divBdr>
            <w:top w:val="none" w:sz="0" w:space="0" w:color="auto"/>
            <w:left w:val="none" w:sz="0" w:space="0" w:color="auto"/>
            <w:bottom w:val="none" w:sz="0" w:space="0" w:color="auto"/>
            <w:right w:val="none" w:sz="0" w:space="0" w:color="auto"/>
          </w:divBdr>
        </w:div>
        <w:div w:id="219638476">
          <w:marLeft w:val="640"/>
          <w:marRight w:val="0"/>
          <w:marTop w:val="0"/>
          <w:marBottom w:val="0"/>
          <w:divBdr>
            <w:top w:val="none" w:sz="0" w:space="0" w:color="auto"/>
            <w:left w:val="none" w:sz="0" w:space="0" w:color="auto"/>
            <w:bottom w:val="none" w:sz="0" w:space="0" w:color="auto"/>
            <w:right w:val="none" w:sz="0" w:space="0" w:color="auto"/>
          </w:divBdr>
        </w:div>
        <w:div w:id="203181552">
          <w:marLeft w:val="640"/>
          <w:marRight w:val="0"/>
          <w:marTop w:val="0"/>
          <w:marBottom w:val="0"/>
          <w:divBdr>
            <w:top w:val="none" w:sz="0" w:space="0" w:color="auto"/>
            <w:left w:val="none" w:sz="0" w:space="0" w:color="auto"/>
            <w:bottom w:val="none" w:sz="0" w:space="0" w:color="auto"/>
            <w:right w:val="none" w:sz="0" w:space="0" w:color="auto"/>
          </w:divBdr>
        </w:div>
        <w:div w:id="1362166407">
          <w:marLeft w:val="640"/>
          <w:marRight w:val="0"/>
          <w:marTop w:val="0"/>
          <w:marBottom w:val="0"/>
          <w:divBdr>
            <w:top w:val="none" w:sz="0" w:space="0" w:color="auto"/>
            <w:left w:val="none" w:sz="0" w:space="0" w:color="auto"/>
            <w:bottom w:val="none" w:sz="0" w:space="0" w:color="auto"/>
            <w:right w:val="none" w:sz="0" w:space="0" w:color="auto"/>
          </w:divBdr>
        </w:div>
        <w:div w:id="1528058625">
          <w:marLeft w:val="640"/>
          <w:marRight w:val="0"/>
          <w:marTop w:val="0"/>
          <w:marBottom w:val="0"/>
          <w:divBdr>
            <w:top w:val="none" w:sz="0" w:space="0" w:color="auto"/>
            <w:left w:val="none" w:sz="0" w:space="0" w:color="auto"/>
            <w:bottom w:val="none" w:sz="0" w:space="0" w:color="auto"/>
            <w:right w:val="none" w:sz="0" w:space="0" w:color="auto"/>
          </w:divBdr>
        </w:div>
        <w:div w:id="662389600">
          <w:marLeft w:val="640"/>
          <w:marRight w:val="0"/>
          <w:marTop w:val="0"/>
          <w:marBottom w:val="0"/>
          <w:divBdr>
            <w:top w:val="none" w:sz="0" w:space="0" w:color="auto"/>
            <w:left w:val="none" w:sz="0" w:space="0" w:color="auto"/>
            <w:bottom w:val="none" w:sz="0" w:space="0" w:color="auto"/>
            <w:right w:val="none" w:sz="0" w:space="0" w:color="auto"/>
          </w:divBdr>
        </w:div>
        <w:div w:id="964115443">
          <w:marLeft w:val="640"/>
          <w:marRight w:val="0"/>
          <w:marTop w:val="0"/>
          <w:marBottom w:val="0"/>
          <w:divBdr>
            <w:top w:val="none" w:sz="0" w:space="0" w:color="auto"/>
            <w:left w:val="none" w:sz="0" w:space="0" w:color="auto"/>
            <w:bottom w:val="none" w:sz="0" w:space="0" w:color="auto"/>
            <w:right w:val="none" w:sz="0" w:space="0" w:color="auto"/>
          </w:divBdr>
        </w:div>
        <w:div w:id="776488120">
          <w:marLeft w:val="640"/>
          <w:marRight w:val="0"/>
          <w:marTop w:val="0"/>
          <w:marBottom w:val="0"/>
          <w:divBdr>
            <w:top w:val="none" w:sz="0" w:space="0" w:color="auto"/>
            <w:left w:val="none" w:sz="0" w:space="0" w:color="auto"/>
            <w:bottom w:val="none" w:sz="0" w:space="0" w:color="auto"/>
            <w:right w:val="none" w:sz="0" w:space="0" w:color="auto"/>
          </w:divBdr>
        </w:div>
        <w:div w:id="796341194">
          <w:marLeft w:val="640"/>
          <w:marRight w:val="0"/>
          <w:marTop w:val="0"/>
          <w:marBottom w:val="0"/>
          <w:divBdr>
            <w:top w:val="none" w:sz="0" w:space="0" w:color="auto"/>
            <w:left w:val="none" w:sz="0" w:space="0" w:color="auto"/>
            <w:bottom w:val="none" w:sz="0" w:space="0" w:color="auto"/>
            <w:right w:val="none" w:sz="0" w:space="0" w:color="auto"/>
          </w:divBdr>
        </w:div>
        <w:div w:id="726420358">
          <w:marLeft w:val="640"/>
          <w:marRight w:val="0"/>
          <w:marTop w:val="0"/>
          <w:marBottom w:val="0"/>
          <w:divBdr>
            <w:top w:val="none" w:sz="0" w:space="0" w:color="auto"/>
            <w:left w:val="none" w:sz="0" w:space="0" w:color="auto"/>
            <w:bottom w:val="none" w:sz="0" w:space="0" w:color="auto"/>
            <w:right w:val="none" w:sz="0" w:space="0" w:color="auto"/>
          </w:divBdr>
        </w:div>
        <w:div w:id="832333933">
          <w:marLeft w:val="640"/>
          <w:marRight w:val="0"/>
          <w:marTop w:val="0"/>
          <w:marBottom w:val="0"/>
          <w:divBdr>
            <w:top w:val="none" w:sz="0" w:space="0" w:color="auto"/>
            <w:left w:val="none" w:sz="0" w:space="0" w:color="auto"/>
            <w:bottom w:val="none" w:sz="0" w:space="0" w:color="auto"/>
            <w:right w:val="none" w:sz="0" w:space="0" w:color="auto"/>
          </w:divBdr>
        </w:div>
        <w:div w:id="535585353">
          <w:marLeft w:val="640"/>
          <w:marRight w:val="0"/>
          <w:marTop w:val="0"/>
          <w:marBottom w:val="0"/>
          <w:divBdr>
            <w:top w:val="none" w:sz="0" w:space="0" w:color="auto"/>
            <w:left w:val="none" w:sz="0" w:space="0" w:color="auto"/>
            <w:bottom w:val="none" w:sz="0" w:space="0" w:color="auto"/>
            <w:right w:val="none" w:sz="0" w:space="0" w:color="auto"/>
          </w:divBdr>
        </w:div>
        <w:div w:id="788857463">
          <w:marLeft w:val="640"/>
          <w:marRight w:val="0"/>
          <w:marTop w:val="0"/>
          <w:marBottom w:val="0"/>
          <w:divBdr>
            <w:top w:val="none" w:sz="0" w:space="0" w:color="auto"/>
            <w:left w:val="none" w:sz="0" w:space="0" w:color="auto"/>
            <w:bottom w:val="none" w:sz="0" w:space="0" w:color="auto"/>
            <w:right w:val="none" w:sz="0" w:space="0" w:color="auto"/>
          </w:divBdr>
        </w:div>
        <w:div w:id="581454352">
          <w:marLeft w:val="640"/>
          <w:marRight w:val="0"/>
          <w:marTop w:val="0"/>
          <w:marBottom w:val="0"/>
          <w:divBdr>
            <w:top w:val="none" w:sz="0" w:space="0" w:color="auto"/>
            <w:left w:val="none" w:sz="0" w:space="0" w:color="auto"/>
            <w:bottom w:val="none" w:sz="0" w:space="0" w:color="auto"/>
            <w:right w:val="none" w:sz="0" w:space="0" w:color="auto"/>
          </w:divBdr>
        </w:div>
        <w:div w:id="359552600">
          <w:marLeft w:val="640"/>
          <w:marRight w:val="0"/>
          <w:marTop w:val="0"/>
          <w:marBottom w:val="0"/>
          <w:divBdr>
            <w:top w:val="none" w:sz="0" w:space="0" w:color="auto"/>
            <w:left w:val="none" w:sz="0" w:space="0" w:color="auto"/>
            <w:bottom w:val="none" w:sz="0" w:space="0" w:color="auto"/>
            <w:right w:val="none" w:sz="0" w:space="0" w:color="auto"/>
          </w:divBdr>
        </w:div>
        <w:div w:id="2144225090">
          <w:marLeft w:val="640"/>
          <w:marRight w:val="0"/>
          <w:marTop w:val="0"/>
          <w:marBottom w:val="0"/>
          <w:divBdr>
            <w:top w:val="none" w:sz="0" w:space="0" w:color="auto"/>
            <w:left w:val="none" w:sz="0" w:space="0" w:color="auto"/>
            <w:bottom w:val="none" w:sz="0" w:space="0" w:color="auto"/>
            <w:right w:val="none" w:sz="0" w:space="0" w:color="auto"/>
          </w:divBdr>
        </w:div>
        <w:div w:id="1261600033">
          <w:marLeft w:val="640"/>
          <w:marRight w:val="0"/>
          <w:marTop w:val="0"/>
          <w:marBottom w:val="0"/>
          <w:divBdr>
            <w:top w:val="none" w:sz="0" w:space="0" w:color="auto"/>
            <w:left w:val="none" w:sz="0" w:space="0" w:color="auto"/>
            <w:bottom w:val="none" w:sz="0" w:space="0" w:color="auto"/>
            <w:right w:val="none" w:sz="0" w:space="0" w:color="auto"/>
          </w:divBdr>
        </w:div>
        <w:div w:id="284502686">
          <w:marLeft w:val="640"/>
          <w:marRight w:val="0"/>
          <w:marTop w:val="0"/>
          <w:marBottom w:val="0"/>
          <w:divBdr>
            <w:top w:val="none" w:sz="0" w:space="0" w:color="auto"/>
            <w:left w:val="none" w:sz="0" w:space="0" w:color="auto"/>
            <w:bottom w:val="none" w:sz="0" w:space="0" w:color="auto"/>
            <w:right w:val="none" w:sz="0" w:space="0" w:color="auto"/>
          </w:divBdr>
        </w:div>
        <w:div w:id="897325898">
          <w:marLeft w:val="640"/>
          <w:marRight w:val="0"/>
          <w:marTop w:val="0"/>
          <w:marBottom w:val="0"/>
          <w:divBdr>
            <w:top w:val="none" w:sz="0" w:space="0" w:color="auto"/>
            <w:left w:val="none" w:sz="0" w:space="0" w:color="auto"/>
            <w:bottom w:val="none" w:sz="0" w:space="0" w:color="auto"/>
            <w:right w:val="none" w:sz="0" w:space="0" w:color="auto"/>
          </w:divBdr>
        </w:div>
        <w:div w:id="57633473">
          <w:marLeft w:val="640"/>
          <w:marRight w:val="0"/>
          <w:marTop w:val="0"/>
          <w:marBottom w:val="0"/>
          <w:divBdr>
            <w:top w:val="none" w:sz="0" w:space="0" w:color="auto"/>
            <w:left w:val="none" w:sz="0" w:space="0" w:color="auto"/>
            <w:bottom w:val="none" w:sz="0" w:space="0" w:color="auto"/>
            <w:right w:val="none" w:sz="0" w:space="0" w:color="auto"/>
          </w:divBdr>
        </w:div>
        <w:div w:id="1196235433">
          <w:marLeft w:val="640"/>
          <w:marRight w:val="0"/>
          <w:marTop w:val="0"/>
          <w:marBottom w:val="0"/>
          <w:divBdr>
            <w:top w:val="none" w:sz="0" w:space="0" w:color="auto"/>
            <w:left w:val="none" w:sz="0" w:space="0" w:color="auto"/>
            <w:bottom w:val="none" w:sz="0" w:space="0" w:color="auto"/>
            <w:right w:val="none" w:sz="0" w:space="0" w:color="auto"/>
          </w:divBdr>
        </w:div>
        <w:div w:id="2025011635">
          <w:marLeft w:val="640"/>
          <w:marRight w:val="0"/>
          <w:marTop w:val="0"/>
          <w:marBottom w:val="0"/>
          <w:divBdr>
            <w:top w:val="none" w:sz="0" w:space="0" w:color="auto"/>
            <w:left w:val="none" w:sz="0" w:space="0" w:color="auto"/>
            <w:bottom w:val="none" w:sz="0" w:space="0" w:color="auto"/>
            <w:right w:val="none" w:sz="0" w:space="0" w:color="auto"/>
          </w:divBdr>
        </w:div>
        <w:div w:id="2137020839">
          <w:marLeft w:val="640"/>
          <w:marRight w:val="0"/>
          <w:marTop w:val="0"/>
          <w:marBottom w:val="0"/>
          <w:divBdr>
            <w:top w:val="none" w:sz="0" w:space="0" w:color="auto"/>
            <w:left w:val="none" w:sz="0" w:space="0" w:color="auto"/>
            <w:bottom w:val="none" w:sz="0" w:space="0" w:color="auto"/>
            <w:right w:val="none" w:sz="0" w:space="0" w:color="auto"/>
          </w:divBdr>
        </w:div>
        <w:div w:id="811212477">
          <w:marLeft w:val="640"/>
          <w:marRight w:val="0"/>
          <w:marTop w:val="0"/>
          <w:marBottom w:val="0"/>
          <w:divBdr>
            <w:top w:val="none" w:sz="0" w:space="0" w:color="auto"/>
            <w:left w:val="none" w:sz="0" w:space="0" w:color="auto"/>
            <w:bottom w:val="none" w:sz="0" w:space="0" w:color="auto"/>
            <w:right w:val="none" w:sz="0" w:space="0" w:color="auto"/>
          </w:divBdr>
        </w:div>
        <w:div w:id="14112453">
          <w:marLeft w:val="640"/>
          <w:marRight w:val="0"/>
          <w:marTop w:val="0"/>
          <w:marBottom w:val="0"/>
          <w:divBdr>
            <w:top w:val="none" w:sz="0" w:space="0" w:color="auto"/>
            <w:left w:val="none" w:sz="0" w:space="0" w:color="auto"/>
            <w:bottom w:val="none" w:sz="0" w:space="0" w:color="auto"/>
            <w:right w:val="none" w:sz="0" w:space="0" w:color="auto"/>
          </w:divBdr>
        </w:div>
        <w:div w:id="1677028096">
          <w:marLeft w:val="640"/>
          <w:marRight w:val="0"/>
          <w:marTop w:val="0"/>
          <w:marBottom w:val="0"/>
          <w:divBdr>
            <w:top w:val="none" w:sz="0" w:space="0" w:color="auto"/>
            <w:left w:val="none" w:sz="0" w:space="0" w:color="auto"/>
            <w:bottom w:val="none" w:sz="0" w:space="0" w:color="auto"/>
            <w:right w:val="none" w:sz="0" w:space="0" w:color="auto"/>
          </w:divBdr>
        </w:div>
        <w:div w:id="1018044005">
          <w:marLeft w:val="640"/>
          <w:marRight w:val="0"/>
          <w:marTop w:val="0"/>
          <w:marBottom w:val="0"/>
          <w:divBdr>
            <w:top w:val="none" w:sz="0" w:space="0" w:color="auto"/>
            <w:left w:val="none" w:sz="0" w:space="0" w:color="auto"/>
            <w:bottom w:val="none" w:sz="0" w:space="0" w:color="auto"/>
            <w:right w:val="none" w:sz="0" w:space="0" w:color="auto"/>
          </w:divBdr>
        </w:div>
        <w:div w:id="1899124912">
          <w:marLeft w:val="640"/>
          <w:marRight w:val="0"/>
          <w:marTop w:val="0"/>
          <w:marBottom w:val="0"/>
          <w:divBdr>
            <w:top w:val="none" w:sz="0" w:space="0" w:color="auto"/>
            <w:left w:val="none" w:sz="0" w:space="0" w:color="auto"/>
            <w:bottom w:val="none" w:sz="0" w:space="0" w:color="auto"/>
            <w:right w:val="none" w:sz="0" w:space="0" w:color="auto"/>
          </w:divBdr>
        </w:div>
        <w:div w:id="817651255">
          <w:marLeft w:val="640"/>
          <w:marRight w:val="0"/>
          <w:marTop w:val="0"/>
          <w:marBottom w:val="0"/>
          <w:divBdr>
            <w:top w:val="none" w:sz="0" w:space="0" w:color="auto"/>
            <w:left w:val="none" w:sz="0" w:space="0" w:color="auto"/>
            <w:bottom w:val="none" w:sz="0" w:space="0" w:color="auto"/>
            <w:right w:val="none" w:sz="0" w:space="0" w:color="auto"/>
          </w:divBdr>
        </w:div>
        <w:div w:id="838272654">
          <w:marLeft w:val="640"/>
          <w:marRight w:val="0"/>
          <w:marTop w:val="0"/>
          <w:marBottom w:val="0"/>
          <w:divBdr>
            <w:top w:val="none" w:sz="0" w:space="0" w:color="auto"/>
            <w:left w:val="none" w:sz="0" w:space="0" w:color="auto"/>
            <w:bottom w:val="none" w:sz="0" w:space="0" w:color="auto"/>
            <w:right w:val="none" w:sz="0" w:space="0" w:color="auto"/>
          </w:divBdr>
        </w:div>
        <w:div w:id="1725249483">
          <w:marLeft w:val="640"/>
          <w:marRight w:val="0"/>
          <w:marTop w:val="0"/>
          <w:marBottom w:val="0"/>
          <w:divBdr>
            <w:top w:val="none" w:sz="0" w:space="0" w:color="auto"/>
            <w:left w:val="none" w:sz="0" w:space="0" w:color="auto"/>
            <w:bottom w:val="none" w:sz="0" w:space="0" w:color="auto"/>
            <w:right w:val="none" w:sz="0" w:space="0" w:color="auto"/>
          </w:divBdr>
        </w:div>
        <w:div w:id="306977100">
          <w:marLeft w:val="640"/>
          <w:marRight w:val="0"/>
          <w:marTop w:val="0"/>
          <w:marBottom w:val="0"/>
          <w:divBdr>
            <w:top w:val="none" w:sz="0" w:space="0" w:color="auto"/>
            <w:left w:val="none" w:sz="0" w:space="0" w:color="auto"/>
            <w:bottom w:val="none" w:sz="0" w:space="0" w:color="auto"/>
            <w:right w:val="none" w:sz="0" w:space="0" w:color="auto"/>
          </w:divBdr>
        </w:div>
        <w:div w:id="2010672094">
          <w:marLeft w:val="640"/>
          <w:marRight w:val="0"/>
          <w:marTop w:val="0"/>
          <w:marBottom w:val="0"/>
          <w:divBdr>
            <w:top w:val="none" w:sz="0" w:space="0" w:color="auto"/>
            <w:left w:val="none" w:sz="0" w:space="0" w:color="auto"/>
            <w:bottom w:val="none" w:sz="0" w:space="0" w:color="auto"/>
            <w:right w:val="none" w:sz="0" w:space="0" w:color="auto"/>
          </w:divBdr>
        </w:div>
        <w:div w:id="46492203">
          <w:marLeft w:val="640"/>
          <w:marRight w:val="0"/>
          <w:marTop w:val="0"/>
          <w:marBottom w:val="0"/>
          <w:divBdr>
            <w:top w:val="none" w:sz="0" w:space="0" w:color="auto"/>
            <w:left w:val="none" w:sz="0" w:space="0" w:color="auto"/>
            <w:bottom w:val="none" w:sz="0" w:space="0" w:color="auto"/>
            <w:right w:val="none" w:sz="0" w:space="0" w:color="auto"/>
          </w:divBdr>
        </w:div>
        <w:div w:id="881861441">
          <w:marLeft w:val="640"/>
          <w:marRight w:val="0"/>
          <w:marTop w:val="0"/>
          <w:marBottom w:val="0"/>
          <w:divBdr>
            <w:top w:val="none" w:sz="0" w:space="0" w:color="auto"/>
            <w:left w:val="none" w:sz="0" w:space="0" w:color="auto"/>
            <w:bottom w:val="none" w:sz="0" w:space="0" w:color="auto"/>
            <w:right w:val="none" w:sz="0" w:space="0" w:color="auto"/>
          </w:divBdr>
        </w:div>
        <w:div w:id="1819882168">
          <w:marLeft w:val="640"/>
          <w:marRight w:val="0"/>
          <w:marTop w:val="0"/>
          <w:marBottom w:val="0"/>
          <w:divBdr>
            <w:top w:val="none" w:sz="0" w:space="0" w:color="auto"/>
            <w:left w:val="none" w:sz="0" w:space="0" w:color="auto"/>
            <w:bottom w:val="none" w:sz="0" w:space="0" w:color="auto"/>
            <w:right w:val="none" w:sz="0" w:space="0" w:color="auto"/>
          </w:divBdr>
        </w:div>
        <w:div w:id="559633374">
          <w:marLeft w:val="640"/>
          <w:marRight w:val="0"/>
          <w:marTop w:val="0"/>
          <w:marBottom w:val="0"/>
          <w:divBdr>
            <w:top w:val="none" w:sz="0" w:space="0" w:color="auto"/>
            <w:left w:val="none" w:sz="0" w:space="0" w:color="auto"/>
            <w:bottom w:val="none" w:sz="0" w:space="0" w:color="auto"/>
            <w:right w:val="none" w:sz="0" w:space="0" w:color="auto"/>
          </w:divBdr>
        </w:div>
        <w:div w:id="1596327900">
          <w:marLeft w:val="640"/>
          <w:marRight w:val="0"/>
          <w:marTop w:val="0"/>
          <w:marBottom w:val="0"/>
          <w:divBdr>
            <w:top w:val="none" w:sz="0" w:space="0" w:color="auto"/>
            <w:left w:val="none" w:sz="0" w:space="0" w:color="auto"/>
            <w:bottom w:val="none" w:sz="0" w:space="0" w:color="auto"/>
            <w:right w:val="none" w:sz="0" w:space="0" w:color="auto"/>
          </w:divBdr>
        </w:div>
        <w:div w:id="660079830">
          <w:marLeft w:val="640"/>
          <w:marRight w:val="0"/>
          <w:marTop w:val="0"/>
          <w:marBottom w:val="0"/>
          <w:divBdr>
            <w:top w:val="none" w:sz="0" w:space="0" w:color="auto"/>
            <w:left w:val="none" w:sz="0" w:space="0" w:color="auto"/>
            <w:bottom w:val="none" w:sz="0" w:space="0" w:color="auto"/>
            <w:right w:val="none" w:sz="0" w:space="0" w:color="auto"/>
          </w:divBdr>
        </w:div>
        <w:div w:id="787116637">
          <w:marLeft w:val="640"/>
          <w:marRight w:val="0"/>
          <w:marTop w:val="0"/>
          <w:marBottom w:val="0"/>
          <w:divBdr>
            <w:top w:val="none" w:sz="0" w:space="0" w:color="auto"/>
            <w:left w:val="none" w:sz="0" w:space="0" w:color="auto"/>
            <w:bottom w:val="none" w:sz="0" w:space="0" w:color="auto"/>
            <w:right w:val="none" w:sz="0" w:space="0" w:color="auto"/>
          </w:divBdr>
        </w:div>
        <w:div w:id="1973902492">
          <w:marLeft w:val="640"/>
          <w:marRight w:val="0"/>
          <w:marTop w:val="0"/>
          <w:marBottom w:val="0"/>
          <w:divBdr>
            <w:top w:val="none" w:sz="0" w:space="0" w:color="auto"/>
            <w:left w:val="none" w:sz="0" w:space="0" w:color="auto"/>
            <w:bottom w:val="none" w:sz="0" w:space="0" w:color="auto"/>
            <w:right w:val="none" w:sz="0" w:space="0" w:color="auto"/>
          </w:divBdr>
        </w:div>
      </w:divsChild>
    </w:div>
    <w:div w:id="725178781">
      <w:bodyDiv w:val="1"/>
      <w:marLeft w:val="0"/>
      <w:marRight w:val="0"/>
      <w:marTop w:val="0"/>
      <w:marBottom w:val="0"/>
      <w:divBdr>
        <w:top w:val="none" w:sz="0" w:space="0" w:color="auto"/>
        <w:left w:val="none" w:sz="0" w:space="0" w:color="auto"/>
        <w:bottom w:val="none" w:sz="0" w:space="0" w:color="auto"/>
        <w:right w:val="none" w:sz="0" w:space="0" w:color="auto"/>
      </w:divBdr>
      <w:divsChild>
        <w:div w:id="1240557047">
          <w:marLeft w:val="640"/>
          <w:marRight w:val="0"/>
          <w:marTop w:val="0"/>
          <w:marBottom w:val="0"/>
          <w:divBdr>
            <w:top w:val="none" w:sz="0" w:space="0" w:color="auto"/>
            <w:left w:val="none" w:sz="0" w:space="0" w:color="auto"/>
            <w:bottom w:val="none" w:sz="0" w:space="0" w:color="auto"/>
            <w:right w:val="none" w:sz="0" w:space="0" w:color="auto"/>
          </w:divBdr>
        </w:div>
        <w:div w:id="1932346117">
          <w:marLeft w:val="640"/>
          <w:marRight w:val="0"/>
          <w:marTop w:val="0"/>
          <w:marBottom w:val="0"/>
          <w:divBdr>
            <w:top w:val="none" w:sz="0" w:space="0" w:color="auto"/>
            <w:left w:val="none" w:sz="0" w:space="0" w:color="auto"/>
            <w:bottom w:val="none" w:sz="0" w:space="0" w:color="auto"/>
            <w:right w:val="none" w:sz="0" w:space="0" w:color="auto"/>
          </w:divBdr>
        </w:div>
        <w:div w:id="839926821">
          <w:marLeft w:val="640"/>
          <w:marRight w:val="0"/>
          <w:marTop w:val="0"/>
          <w:marBottom w:val="0"/>
          <w:divBdr>
            <w:top w:val="none" w:sz="0" w:space="0" w:color="auto"/>
            <w:left w:val="none" w:sz="0" w:space="0" w:color="auto"/>
            <w:bottom w:val="none" w:sz="0" w:space="0" w:color="auto"/>
            <w:right w:val="none" w:sz="0" w:space="0" w:color="auto"/>
          </w:divBdr>
        </w:div>
        <w:div w:id="1842118582">
          <w:marLeft w:val="640"/>
          <w:marRight w:val="0"/>
          <w:marTop w:val="0"/>
          <w:marBottom w:val="0"/>
          <w:divBdr>
            <w:top w:val="none" w:sz="0" w:space="0" w:color="auto"/>
            <w:left w:val="none" w:sz="0" w:space="0" w:color="auto"/>
            <w:bottom w:val="none" w:sz="0" w:space="0" w:color="auto"/>
            <w:right w:val="none" w:sz="0" w:space="0" w:color="auto"/>
          </w:divBdr>
        </w:div>
        <w:div w:id="44725198">
          <w:marLeft w:val="640"/>
          <w:marRight w:val="0"/>
          <w:marTop w:val="0"/>
          <w:marBottom w:val="0"/>
          <w:divBdr>
            <w:top w:val="none" w:sz="0" w:space="0" w:color="auto"/>
            <w:left w:val="none" w:sz="0" w:space="0" w:color="auto"/>
            <w:bottom w:val="none" w:sz="0" w:space="0" w:color="auto"/>
            <w:right w:val="none" w:sz="0" w:space="0" w:color="auto"/>
          </w:divBdr>
        </w:div>
        <w:div w:id="714428076">
          <w:marLeft w:val="640"/>
          <w:marRight w:val="0"/>
          <w:marTop w:val="0"/>
          <w:marBottom w:val="0"/>
          <w:divBdr>
            <w:top w:val="none" w:sz="0" w:space="0" w:color="auto"/>
            <w:left w:val="none" w:sz="0" w:space="0" w:color="auto"/>
            <w:bottom w:val="none" w:sz="0" w:space="0" w:color="auto"/>
            <w:right w:val="none" w:sz="0" w:space="0" w:color="auto"/>
          </w:divBdr>
        </w:div>
        <w:div w:id="1656370647">
          <w:marLeft w:val="640"/>
          <w:marRight w:val="0"/>
          <w:marTop w:val="0"/>
          <w:marBottom w:val="0"/>
          <w:divBdr>
            <w:top w:val="none" w:sz="0" w:space="0" w:color="auto"/>
            <w:left w:val="none" w:sz="0" w:space="0" w:color="auto"/>
            <w:bottom w:val="none" w:sz="0" w:space="0" w:color="auto"/>
            <w:right w:val="none" w:sz="0" w:space="0" w:color="auto"/>
          </w:divBdr>
        </w:div>
        <w:div w:id="2140757385">
          <w:marLeft w:val="640"/>
          <w:marRight w:val="0"/>
          <w:marTop w:val="0"/>
          <w:marBottom w:val="0"/>
          <w:divBdr>
            <w:top w:val="none" w:sz="0" w:space="0" w:color="auto"/>
            <w:left w:val="none" w:sz="0" w:space="0" w:color="auto"/>
            <w:bottom w:val="none" w:sz="0" w:space="0" w:color="auto"/>
            <w:right w:val="none" w:sz="0" w:space="0" w:color="auto"/>
          </w:divBdr>
        </w:div>
        <w:div w:id="2011178248">
          <w:marLeft w:val="640"/>
          <w:marRight w:val="0"/>
          <w:marTop w:val="0"/>
          <w:marBottom w:val="0"/>
          <w:divBdr>
            <w:top w:val="none" w:sz="0" w:space="0" w:color="auto"/>
            <w:left w:val="none" w:sz="0" w:space="0" w:color="auto"/>
            <w:bottom w:val="none" w:sz="0" w:space="0" w:color="auto"/>
            <w:right w:val="none" w:sz="0" w:space="0" w:color="auto"/>
          </w:divBdr>
        </w:div>
        <w:div w:id="618995046">
          <w:marLeft w:val="640"/>
          <w:marRight w:val="0"/>
          <w:marTop w:val="0"/>
          <w:marBottom w:val="0"/>
          <w:divBdr>
            <w:top w:val="none" w:sz="0" w:space="0" w:color="auto"/>
            <w:left w:val="none" w:sz="0" w:space="0" w:color="auto"/>
            <w:bottom w:val="none" w:sz="0" w:space="0" w:color="auto"/>
            <w:right w:val="none" w:sz="0" w:space="0" w:color="auto"/>
          </w:divBdr>
        </w:div>
        <w:div w:id="421224213">
          <w:marLeft w:val="640"/>
          <w:marRight w:val="0"/>
          <w:marTop w:val="0"/>
          <w:marBottom w:val="0"/>
          <w:divBdr>
            <w:top w:val="none" w:sz="0" w:space="0" w:color="auto"/>
            <w:left w:val="none" w:sz="0" w:space="0" w:color="auto"/>
            <w:bottom w:val="none" w:sz="0" w:space="0" w:color="auto"/>
            <w:right w:val="none" w:sz="0" w:space="0" w:color="auto"/>
          </w:divBdr>
        </w:div>
        <w:div w:id="815757152">
          <w:marLeft w:val="640"/>
          <w:marRight w:val="0"/>
          <w:marTop w:val="0"/>
          <w:marBottom w:val="0"/>
          <w:divBdr>
            <w:top w:val="none" w:sz="0" w:space="0" w:color="auto"/>
            <w:left w:val="none" w:sz="0" w:space="0" w:color="auto"/>
            <w:bottom w:val="none" w:sz="0" w:space="0" w:color="auto"/>
            <w:right w:val="none" w:sz="0" w:space="0" w:color="auto"/>
          </w:divBdr>
        </w:div>
        <w:div w:id="918754997">
          <w:marLeft w:val="640"/>
          <w:marRight w:val="0"/>
          <w:marTop w:val="0"/>
          <w:marBottom w:val="0"/>
          <w:divBdr>
            <w:top w:val="none" w:sz="0" w:space="0" w:color="auto"/>
            <w:left w:val="none" w:sz="0" w:space="0" w:color="auto"/>
            <w:bottom w:val="none" w:sz="0" w:space="0" w:color="auto"/>
            <w:right w:val="none" w:sz="0" w:space="0" w:color="auto"/>
          </w:divBdr>
        </w:div>
        <w:div w:id="1966304395">
          <w:marLeft w:val="640"/>
          <w:marRight w:val="0"/>
          <w:marTop w:val="0"/>
          <w:marBottom w:val="0"/>
          <w:divBdr>
            <w:top w:val="none" w:sz="0" w:space="0" w:color="auto"/>
            <w:left w:val="none" w:sz="0" w:space="0" w:color="auto"/>
            <w:bottom w:val="none" w:sz="0" w:space="0" w:color="auto"/>
            <w:right w:val="none" w:sz="0" w:space="0" w:color="auto"/>
          </w:divBdr>
        </w:div>
        <w:div w:id="552738956">
          <w:marLeft w:val="640"/>
          <w:marRight w:val="0"/>
          <w:marTop w:val="0"/>
          <w:marBottom w:val="0"/>
          <w:divBdr>
            <w:top w:val="none" w:sz="0" w:space="0" w:color="auto"/>
            <w:left w:val="none" w:sz="0" w:space="0" w:color="auto"/>
            <w:bottom w:val="none" w:sz="0" w:space="0" w:color="auto"/>
            <w:right w:val="none" w:sz="0" w:space="0" w:color="auto"/>
          </w:divBdr>
        </w:div>
        <w:div w:id="2110734127">
          <w:marLeft w:val="640"/>
          <w:marRight w:val="0"/>
          <w:marTop w:val="0"/>
          <w:marBottom w:val="0"/>
          <w:divBdr>
            <w:top w:val="none" w:sz="0" w:space="0" w:color="auto"/>
            <w:left w:val="none" w:sz="0" w:space="0" w:color="auto"/>
            <w:bottom w:val="none" w:sz="0" w:space="0" w:color="auto"/>
            <w:right w:val="none" w:sz="0" w:space="0" w:color="auto"/>
          </w:divBdr>
        </w:div>
        <w:div w:id="826702836">
          <w:marLeft w:val="640"/>
          <w:marRight w:val="0"/>
          <w:marTop w:val="0"/>
          <w:marBottom w:val="0"/>
          <w:divBdr>
            <w:top w:val="none" w:sz="0" w:space="0" w:color="auto"/>
            <w:left w:val="none" w:sz="0" w:space="0" w:color="auto"/>
            <w:bottom w:val="none" w:sz="0" w:space="0" w:color="auto"/>
            <w:right w:val="none" w:sz="0" w:space="0" w:color="auto"/>
          </w:divBdr>
        </w:div>
        <w:div w:id="1881476874">
          <w:marLeft w:val="640"/>
          <w:marRight w:val="0"/>
          <w:marTop w:val="0"/>
          <w:marBottom w:val="0"/>
          <w:divBdr>
            <w:top w:val="none" w:sz="0" w:space="0" w:color="auto"/>
            <w:left w:val="none" w:sz="0" w:space="0" w:color="auto"/>
            <w:bottom w:val="none" w:sz="0" w:space="0" w:color="auto"/>
            <w:right w:val="none" w:sz="0" w:space="0" w:color="auto"/>
          </w:divBdr>
        </w:div>
        <w:div w:id="1701005460">
          <w:marLeft w:val="640"/>
          <w:marRight w:val="0"/>
          <w:marTop w:val="0"/>
          <w:marBottom w:val="0"/>
          <w:divBdr>
            <w:top w:val="none" w:sz="0" w:space="0" w:color="auto"/>
            <w:left w:val="none" w:sz="0" w:space="0" w:color="auto"/>
            <w:bottom w:val="none" w:sz="0" w:space="0" w:color="auto"/>
            <w:right w:val="none" w:sz="0" w:space="0" w:color="auto"/>
          </w:divBdr>
        </w:div>
        <w:div w:id="522863825">
          <w:marLeft w:val="640"/>
          <w:marRight w:val="0"/>
          <w:marTop w:val="0"/>
          <w:marBottom w:val="0"/>
          <w:divBdr>
            <w:top w:val="none" w:sz="0" w:space="0" w:color="auto"/>
            <w:left w:val="none" w:sz="0" w:space="0" w:color="auto"/>
            <w:bottom w:val="none" w:sz="0" w:space="0" w:color="auto"/>
            <w:right w:val="none" w:sz="0" w:space="0" w:color="auto"/>
          </w:divBdr>
        </w:div>
        <w:div w:id="587006847">
          <w:marLeft w:val="640"/>
          <w:marRight w:val="0"/>
          <w:marTop w:val="0"/>
          <w:marBottom w:val="0"/>
          <w:divBdr>
            <w:top w:val="none" w:sz="0" w:space="0" w:color="auto"/>
            <w:left w:val="none" w:sz="0" w:space="0" w:color="auto"/>
            <w:bottom w:val="none" w:sz="0" w:space="0" w:color="auto"/>
            <w:right w:val="none" w:sz="0" w:space="0" w:color="auto"/>
          </w:divBdr>
        </w:div>
        <w:div w:id="2050298805">
          <w:marLeft w:val="640"/>
          <w:marRight w:val="0"/>
          <w:marTop w:val="0"/>
          <w:marBottom w:val="0"/>
          <w:divBdr>
            <w:top w:val="none" w:sz="0" w:space="0" w:color="auto"/>
            <w:left w:val="none" w:sz="0" w:space="0" w:color="auto"/>
            <w:bottom w:val="none" w:sz="0" w:space="0" w:color="auto"/>
            <w:right w:val="none" w:sz="0" w:space="0" w:color="auto"/>
          </w:divBdr>
        </w:div>
        <w:div w:id="1238974693">
          <w:marLeft w:val="640"/>
          <w:marRight w:val="0"/>
          <w:marTop w:val="0"/>
          <w:marBottom w:val="0"/>
          <w:divBdr>
            <w:top w:val="none" w:sz="0" w:space="0" w:color="auto"/>
            <w:left w:val="none" w:sz="0" w:space="0" w:color="auto"/>
            <w:bottom w:val="none" w:sz="0" w:space="0" w:color="auto"/>
            <w:right w:val="none" w:sz="0" w:space="0" w:color="auto"/>
          </w:divBdr>
        </w:div>
        <w:div w:id="1417365205">
          <w:marLeft w:val="640"/>
          <w:marRight w:val="0"/>
          <w:marTop w:val="0"/>
          <w:marBottom w:val="0"/>
          <w:divBdr>
            <w:top w:val="none" w:sz="0" w:space="0" w:color="auto"/>
            <w:left w:val="none" w:sz="0" w:space="0" w:color="auto"/>
            <w:bottom w:val="none" w:sz="0" w:space="0" w:color="auto"/>
            <w:right w:val="none" w:sz="0" w:space="0" w:color="auto"/>
          </w:divBdr>
        </w:div>
        <w:div w:id="1220937456">
          <w:marLeft w:val="640"/>
          <w:marRight w:val="0"/>
          <w:marTop w:val="0"/>
          <w:marBottom w:val="0"/>
          <w:divBdr>
            <w:top w:val="none" w:sz="0" w:space="0" w:color="auto"/>
            <w:left w:val="none" w:sz="0" w:space="0" w:color="auto"/>
            <w:bottom w:val="none" w:sz="0" w:space="0" w:color="auto"/>
            <w:right w:val="none" w:sz="0" w:space="0" w:color="auto"/>
          </w:divBdr>
        </w:div>
        <w:div w:id="842089234">
          <w:marLeft w:val="640"/>
          <w:marRight w:val="0"/>
          <w:marTop w:val="0"/>
          <w:marBottom w:val="0"/>
          <w:divBdr>
            <w:top w:val="none" w:sz="0" w:space="0" w:color="auto"/>
            <w:left w:val="none" w:sz="0" w:space="0" w:color="auto"/>
            <w:bottom w:val="none" w:sz="0" w:space="0" w:color="auto"/>
            <w:right w:val="none" w:sz="0" w:space="0" w:color="auto"/>
          </w:divBdr>
        </w:div>
        <w:div w:id="992222947">
          <w:marLeft w:val="640"/>
          <w:marRight w:val="0"/>
          <w:marTop w:val="0"/>
          <w:marBottom w:val="0"/>
          <w:divBdr>
            <w:top w:val="none" w:sz="0" w:space="0" w:color="auto"/>
            <w:left w:val="none" w:sz="0" w:space="0" w:color="auto"/>
            <w:bottom w:val="none" w:sz="0" w:space="0" w:color="auto"/>
            <w:right w:val="none" w:sz="0" w:space="0" w:color="auto"/>
          </w:divBdr>
        </w:div>
        <w:div w:id="439879592">
          <w:marLeft w:val="640"/>
          <w:marRight w:val="0"/>
          <w:marTop w:val="0"/>
          <w:marBottom w:val="0"/>
          <w:divBdr>
            <w:top w:val="none" w:sz="0" w:space="0" w:color="auto"/>
            <w:left w:val="none" w:sz="0" w:space="0" w:color="auto"/>
            <w:bottom w:val="none" w:sz="0" w:space="0" w:color="auto"/>
            <w:right w:val="none" w:sz="0" w:space="0" w:color="auto"/>
          </w:divBdr>
        </w:div>
        <w:div w:id="718631449">
          <w:marLeft w:val="640"/>
          <w:marRight w:val="0"/>
          <w:marTop w:val="0"/>
          <w:marBottom w:val="0"/>
          <w:divBdr>
            <w:top w:val="none" w:sz="0" w:space="0" w:color="auto"/>
            <w:left w:val="none" w:sz="0" w:space="0" w:color="auto"/>
            <w:bottom w:val="none" w:sz="0" w:space="0" w:color="auto"/>
            <w:right w:val="none" w:sz="0" w:space="0" w:color="auto"/>
          </w:divBdr>
        </w:div>
        <w:div w:id="474614065">
          <w:marLeft w:val="640"/>
          <w:marRight w:val="0"/>
          <w:marTop w:val="0"/>
          <w:marBottom w:val="0"/>
          <w:divBdr>
            <w:top w:val="none" w:sz="0" w:space="0" w:color="auto"/>
            <w:left w:val="none" w:sz="0" w:space="0" w:color="auto"/>
            <w:bottom w:val="none" w:sz="0" w:space="0" w:color="auto"/>
            <w:right w:val="none" w:sz="0" w:space="0" w:color="auto"/>
          </w:divBdr>
        </w:div>
        <w:div w:id="610942055">
          <w:marLeft w:val="640"/>
          <w:marRight w:val="0"/>
          <w:marTop w:val="0"/>
          <w:marBottom w:val="0"/>
          <w:divBdr>
            <w:top w:val="none" w:sz="0" w:space="0" w:color="auto"/>
            <w:left w:val="none" w:sz="0" w:space="0" w:color="auto"/>
            <w:bottom w:val="none" w:sz="0" w:space="0" w:color="auto"/>
            <w:right w:val="none" w:sz="0" w:space="0" w:color="auto"/>
          </w:divBdr>
        </w:div>
        <w:div w:id="1962103154">
          <w:marLeft w:val="640"/>
          <w:marRight w:val="0"/>
          <w:marTop w:val="0"/>
          <w:marBottom w:val="0"/>
          <w:divBdr>
            <w:top w:val="none" w:sz="0" w:space="0" w:color="auto"/>
            <w:left w:val="none" w:sz="0" w:space="0" w:color="auto"/>
            <w:bottom w:val="none" w:sz="0" w:space="0" w:color="auto"/>
            <w:right w:val="none" w:sz="0" w:space="0" w:color="auto"/>
          </w:divBdr>
        </w:div>
        <w:div w:id="1008095637">
          <w:marLeft w:val="640"/>
          <w:marRight w:val="0"/>
          <w:marTop w:val="0"/>
          <w:marBottom w:val="0"/>
          <w:divBdr>
            <w:top w:val="none" w:sz="0" w:space="0" w:color="auto"/>
            <w:left w:val="none" w:sz="0" w:space="0" w:color="auto"/>
            <w:bottom w:val="none" w:sz="0" w:space="0" w:color="auto"/>
            <w:right w:val="none" w:sz="0" w:space="0" w:color="auto"/>
          </w:divBdr>
        </w:div>
        <w:div w:id="1643148089">
          <w:marLeft w:val="640"/>
          <w:marRight w:val="0"/>
          <w:marTop w:val="0"/>
          <w:marBottom w:val="0"/>
          <w:divBdr>
            <w:top w:val="none" w:sz="0" w:space="0" w:color="auto"/>
            <w:left w:val="none" w:sz="0" w:space="0" w:color="auto"/>
            <w:bottom w:val="none" w:sz="0" w:space="0" w:color="auto"/>
            <w:right w:val="none" w:sz="0" w:space="0" w:color="auto"/>
          </w:divBdr>
        </w:div>
        <w:div w:id="986470676">
          <w:marLeft w:val="640"/>
          <w:marRight w:val="0"/>
          <w:marTop w:val="0"/>
          <w:marBottom w:val="0"/>
          <w:divBdr>
            <w:top w:val="none" w:sz="0" w:space="0" w:color="auto"/>
            <w:left w:val="none" w:sz="0" w:space="0" w:color="auto"/>
            <w:bottom w:val="none" w:sz="0" w:space="0" w:color="auto"/>
            <w:right w:val="none" w:sz="0" w:space="0" w:color="auto"/>
          </w:divBdr>
        </w:div>
        <w:div w:id="1866209749">
          <w:marLeft w:val="640"/>
          <w:marRight w:val="0"/>
          <w:marTop w:val="0"/>
          <w:marBottom w:val="0"/>
          <w:divBdr>
            <w:top w:val="none" w:sz="0" w:space="0" w:color="auto"/>
            <w:left w:val="none" w:sz="0" w:space="0" w:color="auto"/>
            <w:bottom w:val="none" w:sz="0" w:space="0" w:color="auto"/>
            <w:right w:val="none" w:sz="0" w:space="0" w:color="auto"/>
          </w:divBdr>
        </w:div>
        <w:div w:id="575866695">
          <w:marLeft w:val="640"/>
          <w:marRight w:val="0"/>
          <w:marTop w:val="0"/>
          <w:marBottom w:val="0"/>
          <w:divBdr>
            <w:top w:val="none" w:sz="0" w:space="0" w:color="auto"/>
            <w:left w:val="none" w:sz="0" w:space="0" w:color="auto"/>
            <w:bottom w:val="none" w:sz="0" w:space="0" w:color="auto"/>
            <w:right w:val="none" w:sz="0" w:space="0" w:color="auto"/>
          </w:divBdr>
        </w:div>
        <w:div w:id="319819117">
          <w:marLeft w:val="640"/>
          <w:marRight w:val="0"/>
          <w:marTop w:val="0"/>
          <w:marBottom w:val="0"/>
          <w:divBdr>
            <w:top w:val="none" w:sz="0" w:space="0" w:color="auto"/>
            <w:left w:val="none" w:sz="0" w:space="0" w:color="auto"/>
            <w:bottom w:val="none" w:sz="0" w:space="0" w:color="auto"/>
            <w:right w:val="none" w:sz="0" w:space="0" w:color="auto"/>
          </w:divBdr>
        </w:div>
        <w:div w:id="243996668">
          <w:marLeft w:val="640"/>
          <w:marRight w:val="0"/>
          <w:marTop w:val="0"/>
          <w:marBottom w:val="0"/>
          <w:divBdr>
            <w:top w:val="none" w:sz="0" w:space="0" w:color="auto"/>
            <w:left w:val="none" w:sz="0" w:space="0" w:color="auto"/>
            <w:bottom w:val="none" w:sz="0" w:space="0" w:color="auto"/>
            <w:right w:val="none" w:sz="0" w:space="0" w:color="auto"/>
          </w:divBdr>
        </w:div>
        <w:div w:id="2118282085">
          <w:marLeft w:val="640"/>
          <w:marRight w:val="0"/>
          <w:marTop w:val="0"/>
          <w:marBottom w:val="0"/>
          <w:divBdr>
            <w:top w:val="none" w:sz="0" w:space="0" w:color="auto"/>
            <w:left w:val="none" w:sz="0" w:space="0" w:color="auto"/>
            <w:bottom w:val="none" w:sz="0" w:space="0" w:color="auto"/>
            <w:right w:val="none" w:sz="0" w:space="0" w:color="auto"/>
          </w:divBdr>
        </w:div>
        <w:div w:id="778141649">
          <w:marLeft w:val="640"/>
          <w:marRight w:val="0"/>
          <w:marTop w:val="0"/>
          <w:marBottom w:val="0"/>
          <w:divBdr>
            <w:top w:val="none" w:sz="0" w:space="0" w:color="auto"/>
            <w:left w:val="none" w:sz="0" w:space="0" w:color="auto"/>
            <w:bottom w:val="none" w:sz="0" w:space="0" w:color="auto"/>
            <w:right w:val="none" w:sz="0" w:space="0" w:color="auto"/>
          </w:divBdr>
        </w:div>
        <w:div w:id="419445875">
          <w:marLeft w:val="640"/>
          <w:marRight w:val="0"/>
          <w:marTop w:val="0"/>
          <w:marBottom w:val="0"/>
          <w:divBdr>
            <w:top w:val="none" w:sz="0" w:space="0" w:color="auto"/>
            <w:left w:val="none" w:sz="0" w:space="0" w:color="auto"/>
            <w:bottom w:val="none" w:sz="0" w:space="0" w:color="auto"/>
            <w:right w:val="none" w:sz="0" w:space="0" w:color="auto"/>
          </w:divBdr>
        </w:div>
        <w:div w:id="14503158">
          <w:marLeft w:val="640"/>
          <w:marRight w:val="0"/>
          <w:marTop w:val="0"/>
          <w:marBottom w:val="0"/>
          <w:divBdr>
            <w:top w:val="none" w:sz="0" w:space="0" w:color="auto"/>
            <w:left w:val="none" w:sz="0" w:space="0" w:color="auto"/>
            <w:bottom w:val="none" w:sz="0" w:space="0" w:color="auto"/>
            <w:right w:val="none" w:sz="0" w:space="0" w:color="auto"/>
          </w:divBdr>
        </w:div>
      </w:divsChild>
    </w:div>
    <w:div w:id="726294989">
      <w:bodyDiv w:val="1"/>
      <w:marLeft w:val="0"/>
      <w:marRight w:val="0"/>
      <w:marTop w:val="0"/>
      <w:marBottom w:val="0"/>
      <w:divBdr>
        <w:top w:val="none" w:sz="0" w:space="0" w:color="auto"/>
        <w:left w:val="none" w:sz="0" w:space="0" w:color="auto"/>
        <w:bottom w:val="none" w:sz="0" w:space="0" w:color="auto"/>
        <w:right w:val="none" w:sz="0" w:space="0" w:color="auto"/>
      </w:divBdr>
      <w:divsChild>
        <w:div w:id="1619525702">
          <w:marLeft w:val="640"/>
          <w:marRight w:val="0"/>
          <w:marTop w:val="0"/>
          <w:marBottom w:val="0"/>
          <w:divBdr>
            <w:top w:val="none" w:sz="0" w:space="0" w:color="auto"/>
            <w:left w:val="none" w:sz="0" w:space="0" w:color="auto"/>
            <w:bottom w:val="none" w:sz="0" w:space="0" w:color="auto"/>
            <w:right w:val="none" w:sz="0" w:space="0" w:color="auto"/>
          </w:divBdr>
        </w:div>
        <w:div w:id="1546870594">
          <w:marLeft w:val="640"/>
          <w:marRight w:val="0"/>
          <w:marTop w:val="0"/>
          <w:marBottom w:val="0"/>
          <w:divBdr>
            <w:top w:val="none" w:sz="0" w:space="0" w:color="auto"/>
            <w:left w:val="none" w:sz="0" w:space="0" w:color="auto"/>
            <w:bottom w:val="none" w:sz="0" w:space="0" w:color="auto"/>
            <w:right w:val="none" w:sz="0" w:space="0" w:color="auto"/>
          </w:divBdr>
        </w:div>
        <w:div w:id="1061169625">
          <w:marLeft w:val="640"/>
          <w:marRight w:val="0"/>
          <w:marTop w:val="0"/>
          <w:marBottom w:val="0"/>
          <w:divBdr>
            <w:top w:val="none" w:sz="0" w:space="0" w:color="auto"/>
            <w:left w:val="none" w:sz="0" w:space="0" w:color="auto"/>
            <w:bottom w:val="none" w:sz="0" w:space="0" w:color="auto"/>
            <w:right w:val="none" w:sz="0" w:space="0" w:color="auto"/>
          </w:divBdr>
        </w:div>
        <w:div w:id="395247">
          <w:marLeft w:val="640"/>
          <w:marRight w:val="0"/>
          <w:marTop w:val="0"/>
          <w:marBottom w:val="0"/>
          <w:divBdr>
            <w:top w:val="none" w:sz="0" w:space="0" w:color="auto"/>
            <w:left w:val="none" w:sz="0" w:space="0" w:color="auto"/>
            <w:bottom w:val="none" w:sz="0" w:space="0" w:color="auto"/>
            <w:right w:val="none" w:sz="0" w:space="0" w:color="auto"/>
          </w:divBdr>
        </w:div>
        <w:div w:id="1747455923">
          <w:marLeft w:val="640"/>
          <w:marRight w:val="0"/>
          <w:marTop w:val="0"/>
          <w:marBottom w:val="0"/>
          <w:divBdr>
            <w:top w:val="none" w:sz="0" w:space="0" w:color="auto"/>
            <w:left w:val="none" w:sz="0" w:space="0" w:color="auto"/>
            <w:bottom w:val="none" w:sz="0" w:space="0" w:color="auto"/>
            <w:right w:val="none" w:sz="0" w:space="0" w:color="auto"/>
          </w:divBdr>
        </w:div>
        <w:div w:id="766778767">
          <w:marLeft w:val="640"/>
          <w:marRight w:val="0"/>
          <w:marTop w:val="0"/>
          <w:marBottom w:val="0"/>
          <w:divBdr>
            <w:top w:val="none" w:sz="0" w:space="0" w:color="auto"/>
            <w:left w:val="none" w:sz="0" w:space="0" w:color="auto"/>
            <w:bottom w:val="none" w:sz="0" w:space="0" w:color="auto"/>
            <w:right w:val="none" w:sz="0" w:space="0" w:color="auto"/>
          </w:divBdr>
        </w:div>
        <w:div w:id="1969239568">
          <w:marLeft w:val="640"/>
          <w:marRight w:val="0"/>
          <w:marTop w:val="0"/>
          <w:marBottom w:val="0"/>
          <w:divBdr>
            <w:top w:val="none" w:sz="0" w:space="0" w:color="auto"/>
            <w:left w:val="none" w:sz="0" w:space="0" w:color="auto"/>
            <w:bottom w:val="none" w:sz="0" w:space="0" w:color="auto"/>
            <w:right w:val="none" w:sz="0" w:space="0" w:color="auto"/>
          </w:divBdr>
        </w:div>
        <w:div w:id="400911875">
          <w:marLeft w:val="640"/>
          <w:marRight w:val="0"/>
          <w:marTop w:val="0"/>
          <w:marBottom w:val="0"/>
          <w:divBdr>
            <w:top w:val="none" w:sz="0" w:space="0" w:color="auto"/>
            <w:left w:val="none" w:sz="0" w:space="0" w:color="auto"/>
            <w:bottom w:val="none" w:sz="0" w:space="0" w:color="auto"/>
            <w:right w:val="none" w:sz="0" w:space="0" w:color="auto"/>
          </w:divBdr>
        </w:div>
        <w:div w:id="51857265">
          <w:marLeft w:val="640"/>
          <w:marRight w:val="0"/>
          <w:marTop w:val="0"/>
          <w:marBottom w:val="0"/>
          <w:divBdr>
            <w:top w:val="none" w:sz="0" w:space="0" w:color="auto"/>
            <w:left w:val="none" w:sz="0" w:space="0" w:color="auto"/>
            <w:bottom w:val="none" w:sz="0" w:space="0" w:color="auto"/>
            <w:right w:val="none" w:sz="0" w:space="0" w:color="auto"/>
          </w:divBdr>
        </w:div>
        <w:div w:id="1026448297">
          <w:marLeft w:val="640"/>
          <w:marRight w:val="0"/>
          <w:marTop w:val="0"/>
          <w:marBottom w:val="0"/>
          <w:divBdr>
            <w:top w:val="none" w:sz="0" w:space="0" w:color="auto"/>
            <w:left w:val="none" w:sz="0" w:space="0" w:color="auto"/>
            <w:bottom w:val="none" w:sz="0" w:space="0" w:color="auto"/>
            <w:right w:val="none" w:sz="0" w:space="0" w:color="auto"/>
          </w:divBdr>
        </w:div>
        <w:div w:id="61416854">
          <w:marLeft w:val="640"/>
          <w:marRight w:val="0"/>
          <w:marTop w:val="0"/>
          <w:marBottom w:val="0"/>
          <w:divBdr>
            <w:top w:val="none" w:sz="0" w:space="0" w:color="auto"/>
            <w:left w:val="none" w:sz="0" w:space="0" w:color="auto"/>
            <w:bottom w:val="none" w:sz="0" w:space="0" w:color="auto"/>
            <w:right w:val="none" w:sz="0" w:space="0" w:color="auto"/>
          </w:divBdr>
        </w:div>
        <w:div w:id="236718036">
          <w:marLeft w:val="640"/>
          <w:marRight w:val="0"/>
          <w:marTop w:val="0"/>
          <w:marBottom w:val="0"/>
          <w:divBdr>
            <w:top w:val="none" w:sz="0" w:space="0" w:color="auto"/>
            <w:left w:val="none" w:sz="0" w:space="0" w:color="auto"/>
            <w:bottom w:val="none" w:sz="0" w:space="0" w:color="auto"/>
            <w:right w:val="none" w:sz="0" w:space="0" w:color="auto"/>
          </w:divBdr>
        </w:div>
        <w:div w:id="1151942690">
          <w:marLeft w:val="640"/>
          <w:marRight w:val="0"/>
          <w:marTop w:val="0"/>
          <w:marBottom w:val="0"/>
          <w:divBdr>
            <w:top w:val="none" w:sz="0" w:space="0" w:color="auto"/>
            <w:left w:val="none" w:sz="0" w:space="0" w:color="auto"/>
            <w:bottom w:val="none" w:sz="0" w:space="0" w:color="auto"/>
            <w:right w:val="none" w:sz="0" w:space="0" w:color="auto"/>
          </w:divBdr>
        </w:div>
        <w:div w:id="1287079410">
          <w:marLeft w:val="640"/>
          <w:marRight w:val="0"/>
          <w:marTop w:val="0"/>
          <w:marBottom w:val="0"/>
          <w:divBdr>
            <w:top w:val="none" w:sz="0" w:space="0" w:color="auto"/>
            <w:left w:val="none" w:sz="0" w:space="0" w:color="auto"/>
            <w:bottom w:val="none" w:sz="0" w:space="0" w:color="auto"/>
            <w:right w:val="none" w:sz="0" w:space="0" w:color="auto"/>
          </w:divBdr>
        </w:div>
        <w:div w:id="2039044167">
          <w:marLeft w:val="640"/>
          <w:marRight w:val="0"/>
          <w:marTop w:val="0"/>
          <w:marBottom w:val="0"/>
          <w:divBdr>
            <w:top w:val="none" w:sz="0" w:space="0" w:color="auto"/>
            <w:left w:val="none" w:sz="0" w:space="0" w:color="auto"/>
            <w:bottom w:val="none" w:sz="0" w:space="0" w:color="auto"/>
            <w:right w:val="none" w:sz="0" w:space="0" w:color="auto"/>
          </w:divBdr>
        </w:div>
        <w:div w:id="98766843">
          <w:marLeft w:val="640"/>
          <w:marRight w:val="0"/>
          <w:marTop w:val="0"/>
          <w:marBottom w:val="0"/>
          <w:divBdr>
            <w:top w:val="none" w:sz="0" w:space="0" w:color="auto"/>
            <w:left w:val="none" w:sz="0" w:space="0" w:color="auto"/>
            <w:bottom w:val="none" w:sz="0" w:space="0" w:color="auto"/>
            <w:right w:val="none" w:sz="0" w:space="0" w:color="auto"/>
          </w:divBdr>
        </w:div>
        <w:div w:id="598224758">
          <w:marLeft w:val="640"/>
          <w:marRight w:val="0"/>
          <w:marTop w:val="0"/>
          <w:marBottom w:val="0"/>
          <w:divBdr>
            <w:top w:val="none" w:sz="0" w:space="0" w:color="auto"/>
            <w:left w:val="none" w:sz="0" w:space="0" w:color="auto"/>
            <w:bottom w:val="none" w:sz="0" w:space="0" w:color="auto"/>
            <w:right w:val="none" w:sz="0" w:space="0" w:color="auto"/>
          </w:divBdr>
        </w:div>
        <w:div w:id="1937665119">
          <w:marLeft w:val="640"/>
          <w:marRight w:val="0"/>
          <w:marTop w:val="0"/>
          <w:marBottom w:val="0"/>
          <w:divBdr>
            <w:top w:val="none" w:sz="0" w:space="0" w:color="auto"/>
            <w:left w:val="none" w:sz="0" w:space="0" w:color="auto"/>
            <w:bottom w:val="none" w:sz="0" w:space="0" w:color="auto"/>
            <w:right w:val="none" w:sz="0" w:space="0" w:color="auto"/>
          </w:divBdr>
        </w:div>
        <w:div w:id="1277299095">
          <w:marLeft w:val="640"/>
          <w:marRight w:val="0"/>
          <w:marTop w:val="0"/>
          <w:marBottom w:val="0"/>
          <w:divBdr>
            <w:top w:val="none" w:sz="0" w:space="0" w:color="auto"/>
            <w:left w:val="none" w:sz="0" w:space="0" w:color="auto"/>
            <w:bottom w:val="none" w:sz="0" w:space="0" w:color="auto"/>
            <w:right w:val="none" w:sz="0" w:space="0" w:color="auto"/>
          </w:divBdr>
        </w:div>
        <w:div w:id="34741717">
          <w:marLeft w:val="640"/>
          <w:marRight w:val="0"/>
          <w:marTop w:val="0"/>
          <w:marBottom w:val="0"/>
          <w:divBdr>
            <w:top w:val="none" w:sz="0" w:space="0" w:color="auto"/>
            <w:left w:val="none" w:sz="0" w:space="0" w:color="auto"/>
            <w:bottom w:val="none" w:sz="0" w:space="0" w:color="auto"/>
            <w:right w:val="none" w:sz="0" w:space="0" w:color="auto"/>
          </w:divBdr>
        </w:div>
        <w:div w:id="2100757463">
          <w:marLeft w:val="640"/>
          <w:marRight w:val="0"/>
          <w:marTop w:val="0"/>
          <w:marBottom w:val="0"/>
          <w:divBdr>
            <w:top w:val="none" w:sz="0" w:space="0" w:color="auto"/>
            <w:left w:val="none" w:sz="0" w:space="0" w:color="auto"/>
            <w:bottom w:val="none" w:sz="0" w:space="0" w:color="auto"/>
            <w:right w:val="none" w:sz="0" w:space="0" w:color="auto"/>
          </w:divBdr>
        </w:div>
        <w:div w:id="964388756">
          <w:marLeft w:val="640"/>
          <w:marRight w:val="0"/>
          <w:marTop w:val="0"/>
          <w:marBottom w:val="0"/>
          <w:divBdr>
            <w:top w:val="none" w:sz="0" w:space="0" w:color="auto"/>
            <w:left w:val="none" w:sz="0" w:space="0" w:color="auto"/>
            <w:bottom w:val="none" w:sz="0" w:space="0" w:color="auto"/>
            <w:right w:val="none" w:sz="0" w:space="0" w:color="auto"/>
          </w:divBdr>
        </w:div>
        <w:div w:id="85853137">
          <w:marLeft w:val="640"/>
          <w:marRight w:val="0"/>
          <w:marTop w:val="0"/>
          <w:marBottom w:val="0"/>
          <w:divBdr>
            <w:top w:val="none" w:sz="0" w:space="0" w:color="auto"/>
            <w:left w:val="none" w:sz="0" w:space="0" w:color="auto"/>
            <w:bottom w:val="none" w:sz="0" w:space="0" w:color="auto"/>
            <w:right w:val="none" w:sz="0" w:space="0" w:color="auto"/>
          </w:divBdr>
        </w:div>
        <w:div w:id="823471341">
          <w:marLeft w:val="640"/>
          <w:marRight w:val="0"/>
          <w:marTop w:val="0"/>
          <w:marBottom w:val="0"/>
          <w:divBdr>
            <w:top w:val="none" w:sz="0" w:space="0" w:color="auto"/>
            <w:left w:val="none" w:sz="0" w:space="0" w:color="auto"/>
            <w:bottom w:val="none" w:sz="0" w:space="0" w:color="auto"/>
            <w:right w:val="none" w:sz="0" w:space="0" w:color="auto"/>
          </w:divBdr>
        </w:div>
        <w:div w:id="1979145887">
          <w:marLeft w:val="640"/>
          <w:marRight w:val="0"/>
          <w:marTop w:val="0"/>
          <w:marBottom w:val="0"/>
          <w:divBdr>
            <w:top w:val="none" w:sz="0" w:space="0" w:color="auto"/>
            <w:left w:val="none" w:sz="0" w:space="0" w:color="auto"/>
            <w:bottom w:val="none" w:sz="0" w:space="0" w:color="auto"/>
            <w:right w:val="none" w:sz="0" w:space="0" w:color="auto"/>
          </w:divBdr>
        </w:div>
        <w:div w:id="713695154">
          <w:marLeft w:val="640"/>
          <w:marRight w:val="0"/>
          <w:marTop w:val="0"/>
          <w:marBottom w:val="0"/>
          <w:divBdr>
            <w:top w:val="none" w:sz="0" w:space="0" w:color="auto"/>
            <w:left w:val="none" w:sz="0" w:space="0" w:color="auto"/>
            <w:bottom w:val="none" w:sz="0" w:space="0" w:color="auto"/>
            <w:right w:val="none" w:sz="0" w:space="0" w:color="auto"/>
          </w:divBdr>
        </w:div>
        <w:div w:id="1140265644">
          <w:marLeft w:val="640"/>
          <w:marRight w:val="0"/>
          <w:marTop w:val="0"/>
          <w:marBottom w:val="0"/>
          <w:divBdr>
            <w:top w:val="none" w:sz="0" w:space="0" w:color="auto"/>
            <w:left w:val="none" w:sz="0" w:space="0" w:color="auto"/>
            <w:bottom w:val="none" w:sz="0" w:space="0" w:color="auto"/>
            <w:right w:val="none" w:sz="0" w:space="0" w:color="auto"/>
          </w:divBdr>
        </w:div>
        <w:div w:id="774058200">
          <w:marLeft w:val="640"/>
          <w:marRight w:val="0"/>
          <w:marTop w:val="0"/>
          <w:marBottom w:val="0"/>
          <w:divBdr>
            <w:top w:val="none" w:sz="0" w:space="0" w:color="auto"/>
            <w:left w:val="none" w:sz="0" w:space="0" w:color="auto"/>
            <w:bottom w:val="none" w:sz="0" w:space="0" w:color="auto"/>
            <w:right w:val="none" w:sz="0" w:space="0" w:color="auto"/>
          </w:divBdr>
        </w:div>
        <w:div w:id="276521914">
          <w:marLeft w:val="640"/>
          <w:marRight w:val="0"/>
          <w:marTop w:val="0"/>
          <w:marBottom w:val="0"/>
          <w:divBdr>
            <w:top w:val="none" w:sz="0" w:space="0" w:color="auto"/>
            <w:left w:val="none" w:sz="0" w:space="0" w:color="auto"/>
            <w:bottom w:val="none" w:sz="0" w:space="0" w:color="auto"/>
            <w:right w:val="none" w:sz="0" w:space="0" w:color="auto"/>
          </w:divBdr>
        </w:div>
        <w:div w:id="600265069">
          <w:marLeft w:val="640"/>
          <w:marRight w:val="0"/>
          <w:marTop w:val="0"/>
          <w:marBottom w:val="0"/>
          <w:divBdr>
            <w:top w:val="none" w:sz="0" w:space="0" w:color="auto"/>
            <w:left w:val="none" w:sz="0" w:space="0" w:color="auto"/>
            <w:bottom w:val="none" w:sz="0" w:space="0" w:color="auto"/>
            <w:right w:val="none" w:sz="0" w:space="0" w:color="auto"/>
          </w:divBdr>
        </w:div>
        <w:div w:id="1140466167">
          <w:marLeft w:val="640"/>
          <w:marRight w:val="0"/>
          <w:marTop w:val="0"/>
          <w:marBottom w:val="0"/>
          <w:divBdr>
            <w:top w:val="none" w:sz="0" w:space="0" w:color="auto"/>
            <w:left w:val="none" w:sz="0" w:space="0" w:color="auto"/>
            <w:bottom w:val="none" w:sz="0" w:space="0" w:color="auto"/>
            <w:right w:val="none" w:sz="0" w:space="0" w:color="auto"/>
          </w:divBdr>
        </w:div>
        <w:div w:id="1322346043">
          <w:marLeft w:val="640"/>
          <w:marRight w:val="0"/>
          <w:marTop w:val="0"/>
          <w:marBottom w:val="0"/>
          <w:divBdr>
            <w:top w:val="none" w:sz="0" w:space="0" w:color="auto"/>
            <w:left w:val="none" w:sz="0" w:space="0" w:color="auto"/>
            <w:bottom w:val="none" w:sz="0" w:space="0" w:color="auto"/>
            <w:right w:val="none" w:sz="0" w:space="0" w:color="auto"/>
          </w:divBdr>
        </w:div>
        <w:div w:id="274600521">
          <w:marLeft w:val="640"/>
          <w:marRight w:val="0"/>
          <w:marTop w:val="0"/>
          <w:marBottom w:val="0"/>
          <w:divBdr>
            <w:top w:val="none" w:sz="0" w:space="0" w:color="auto"/>
            <w:left w:val="none" w:sz="0" w:space="0" w:color="auto"/>
            <w:bottom w:val="none" w:sz="0" w:space="0" w:color="auto"/>
            <w:right w:val="none" w:sz="0" w:space="0" w:color="auto"/>
          </w:divBdr>
        </w:div>
        <w:div w:id="209999330">
          <w:marLeft w:val="640"/>
          <w:marRight w:val="0"/>
          <w:marTop w:val="0"/>
          <w:marBottom w:val="0"/>
          <w:divBdr>
            <w:top w:val="none" w:sz="0" w:space="0" w:color="auto"/>
            <w:left w:val="none" w:sz="0" w:space="0" w:color="auto"/>
            <w:bottom w:val="none" w:sz="0" w:space="0" w:color="auto"/>
            <w:right w:val="none" w:sz="0" w:space="0" w:color="auto"/>
          </w:divBdr>
        </w:div>
        <w:div w:id="1393311176">
          <w:marLeft w:val="640"/>
          <w:marRight w:val="0"/>
          <w:marTop w:val="0"/>
          <w:marBottom w:val="0"/>
          <w:divBdr>
            <w:top w:val="none" w:sz="0" w:space="0" w:color="auto"/>
            <w:left w:val="none" w:sz="0" w:space="0" w:color="auto"/>
            <w:bottom w:val="none" w:sz="0" w:space="0" w:color="auto"/>
            <w:right w:val="none" w:sz="0" w:space="0" w:color="auto"/>
          </w:divBdr>
        </w:div>
        <w:div w:id="845171724">
          <w:marLeft w:val="640"/>
          <w:marRight w:val="0"/>
          <w:marTop w:val="0"/>
          <w:marBottom w:val="0"/>
          <w:divBdr>
            <w:top w:val="none" w:sz="0" w:space="0" w:color="auto"/>
            <w:left w:val="none" w:sz="0" w:space="0" w:color="auto"/>
            <w:bottom w:val="none" w:sz="0" w:space="0" w:color="auto"/>
            <w:right w:val="none" w:sz="0" w:space="0" w:color="auto"/>
          </w:divBdr>
        </w:div>
        <w:div w:id="1937251096">
          <w:marLeft w:val="640"/>
          <w:marRight w:val="0"/>
          <w:marTop w:val="0"/>
          <w:marBottom w:val="0"/>
          <w:divBdr>
            <w:top w:val="none" w:sz="0" w:space="0" w:color="auto"/>
            <w:left w:val="none" w:sz="0" w:space="0" w:color="auto"/>
            <w:bottom w:val="none" w:sz="0" w:space="0" w:color="auto"/>
            <w:right w:val="none" w:sz="0" w:space="0" w:color="auto"/>
          </w:divBdr>
        </w:div>
      </w:divsChild>
    </w:div>
    <w:div w:id="757484141">
      <w:bodyDiv w:val="1"/>
      <w:marLeft w:val="0"/>
      <w:marRight w:val="0"/>
      <w:marTop w:val="0"/>
      <w:marBottom w:val="0"/>
      <w:divBdr>
        <w:top w:val="none" w:sz="0" w:space="0" w:color="auto"/>
        <w:left w:val="none" w:sz="0" w:space="0" w:color="auto"/>
        <w:bottom w:val="none" w:sz="0" w:space="0" w:color="auto"/>
        <w:right w:val="none" w:sz="0" w:space="0" w:color="auto"/>
      </w:divBdr>
      <w:divsChild>
        <w:div w:id="2004971262">
          <w:marLeft w:val="640"/>
          <w:marRight w:val="0"/>
          <w:marTop w:val="0"/>
          <w:marBottom w:val="0"/>
          <w:divBdr>
            <w:top w:val="none" w:sz="0" w:space="0" w:color="auto"/>
            <w:left w:val="none" w:sz="0" w:space="0" w:color="auto"/>
            <w:bottom w:val="none" w:sz="0" w:space="0" w:color="auto"/>
            <w:right w:val="none" w:sz="0" w:space="0" w:color="auto"/>
          </w:divBdr>
        </w:div>
        <w:div w:id="2023706335">
          <w:marLeft w:val="640"/>
          <w:marRight w:val="0"/>
          <w:marTop w:val="0"/>
          <w:marBottom w:val="0"/>
          <w:divBdr>
            <w:top w:val="none" w:sz="0" w:space="0" w:color="auto"/>
            <w:left w:val="none" w:sz="0" w:space="0" w:color="auto"/>
            <w:bottom w:val="none" w:sz="0" w:space="0" w:color="auto"/>
            <w:right w:val="none" w:sz="0" w:space="0" w:color="auto"/>
          </w:divBdr>
        </w:div>
        <w:div w:id="847982857">
          <w:marLeft w:val="640"/>
          <w:marRight w:val="0"/>
          <w:marTop w:val="0"/>
          <w:marBottom w:val="0"/>
          <w:divBdr>
            <w:top w:val="none" w:sz="0" w:space="0" w:color="auto"/>
            <w:left w:val="none" w:sz="0" w:space="0" w:color="auto"/>
            <w:bottom w:val="none" w:sz="0" w:space="0" w:color="auto"/>
            <w:right w:val="none" w:sz="0" w:space="0" w:color="auto"/>
          </w:divBdr>
        </w:div>
        <w:div w:id="28452816">
          <w:marLeft w:val="640"/>
          <w:marRight w:val="0"/>
          <w:marTop w:val="0"/>
          <w:marBottom w:val="0"/>
          <w:divBdr>
            <w:top w:val="none" w:sz="0" w:space="0" w:color="auto"/>
            <w:left w:val="none" w:sz="0" w:space="0" w:color="auto"/>
            <w:bottom w:val="none" w:sz="0" w:space="0" w:color="auto"/>
            <w:right w:val="none" w:sz="0" w:space="0" w:color="auto"/>
          </w:divBdr>
        </w:div>
        <w:div w:id="1666400238">
          <w:marLeft w:val="640"/>
          <w:marRight w:val="0"/>
          <w:marTop w:val="0"/>
          <w:marBottom w:val="0"/>
          <w:divBdr>
            <w:top w:val="none" w:sz="0" w:space="0" w:color="auto"/>
            <w:left w:val="none" w:sz="0" w:space="0" w:color="auto"/>
            <w:bottom w:val="none" w:sz="0" w:space="0" w:color="auto"/>
            <w:right w:val="none" w:sz="0" w:space="0" w:color="auto"/>
          </w:divBdr>
        </w:div>
        <w:div w:id="714163866">
          <w:marLeft w:val="640"/>
          <w:marRight w:val="0"/>
          <w:marTop w:val="0"/>
          <w:marBottom w:val="0"/>
          <w:divBdr>
            <w:top w:val="none" w:sz="0" w:space="0" w:color="auto"/>
            <w:left w:val="none" w:sz="0" w:space="0" w:color="auto"/>
            <w:bottom w:val="none" w:sz="0" w:space="0" w:color="auto"/>
            <w:right w:val="none" w:sz="0" w:space="0" w:color="auto"/>
          </w:divBdr>
        </w:div>
        <w:div w:id="126242355">
          <w:marLeft w:val="640"/>
          <w:marRight w:val="0"/>
          <w:marTop w:val="0"/>
          <w:marBottom w:val="0"/>
          <w:divBdr>
            <w:top w:val="none" w:sz="0" w:space="0" w:color="auto"/>
            <w:left w:val="none" w:sz="0" w:space="0" w:color="auto"/>
            <w:bottom w:val="none" w:sz="0" w:space="0" w:color="auto"/>
            <w:right w:val="none" w:sz="0" w:space="0" w:color="auto"/>
          </w:divBdr>
        </w:div>
        <w:div w:id="751509971">
          <w:marLeft w:val="640"/>
          <w:marRight w:val="0"/>
          <w:marTop w:val="0"/>
          <w:marBottom w:val="0"/>
          <w:divBdr>
            <w:top w:val="none" w:sz="0" w:space="0" w:color="auto"/>
            <w:left w:val="none" w:sz="0" w:space="0" w:color="auto"/>
            <w:bottom w:val="none" w:sz="0" w:space="0" w:color="auto"/>
            <w:right w:val="none" w:sz="0" w:space="0" w:color="auto"/>
          </w:divBdr>
        </w:div>
        <w:div w:id="2040736442">
          <w:marLeft w:val="640"/>
          <w:marRight w:val="0"/>
          <w:marTop w:val="0"/>
          <w:marBottom w:val="0"/>
          <w:divBdr>
            <w:top w:val="none" w:sz="0" w:space="0" w:color="auto"/>
            <w:left w:val="none" w:sz="0" w:space="0" w:color="auto"/>
            <w:bottom w:val="none" w:sz="0" w:space="0" w:color="auto"/>
            <w:right w:val="none" w:sz="0" w:space="0" w:color="auto"/>
          </w:divBdr>
        </w:div>
        <w:div w:id="1032455662">
          <w:marLeft w:val="640"/>
          <w:marRight w:val="0"/>
          <w:marTop w:val="0"/>
          <w:marBottom w:val="0"/>
          <w:divBdr>
            <w:top w:val="none" w:sz="0" w:space="0" w:color="auto"/>
            <w:left w:val="none" w:sz="0" w:space="0" w:color="auto"/>
            <w:bottom w:val="none" w:sz="0" w:space="0" w:color="auto"/>
            <w:right w:val="none" w:sz="0" w:space="0" w:color="auto"/>
          </w:divBdr>
        </w:div>
        <w:div w:id="1485195607">
          <w:marLeft w:val="640"/>
          <w:marRight w:val="0"/>
          <w:marTop w:val="0"/>
          <w:marBottom w:val="0"/>
          <w:divBdr>
            <w:top w:val="none" w:sz="0" w:space="0" w:color="auto"/>
            <w:left w:val="none" w:sz="0" w:space="0" w:color="auto"/>
            <w:bottom w:val="none" w:sz="0" w:space="0" w:color="auto"/>
            <w:right w:val="none" w:sz="0" w:space="0" w:color="auto"/>
          </w:divBdr>
        </w:div>
        <w:div w:id="116487698">
          <w:marLeft w:val="640"/>
          <w:marRight w:val="0"/>
          <w:marTop w:val="0"/>
          <w:marBottom w:val="0"/>
          <w:divBdr>
            <w:top w:val="none" w:sz="0" w:space="0" w:color="auto"/>
            <w:left w:val="none" w:sz="0" w:space="0" w:color="auto"/>
            <w:bottom w:val="none" w:sz="0" w:space="0" w:color="auto"/>
            <w:right w:val="none" w:sz="0" w:space="0" w:color="auto"/>
          </w:divBdr>
        </w:div>
        <w:div w:id="1747728675">
          <w:marLeft w:val="640"/>
          <w:marRight w:val="0"/>
          <w:marTop w:val="0"/>
          <w:marBottom w:val="0"/>
          <w:divBdr>
            <w:top w:val="none" w:sz="0" w:space="0" w:color="auto"/>
            <w:left w:val="none" w:sz="0" w:space="0" w:color="auto"/>
            <w:bottom w:val="none" w:sz="0" w:space="0" w:color="auto"/>
            <w:right w:val="none" w:sz="0" w:space="0" w:color="auto"/>
          </w:divBdr>
        </w:div>
        <w:div w:id="1867866881">
          <w:marLeft w:val="640"/>
          <w:marRight w:val="0"/>
          <w:marTop w:val="0"/>
          <w:marBottom w:val="0"/>
          <w:divBdr>
            <w:top w:val="none" w:sz="0" w:space="0" w:color="auto"/>
            <w:left w:val="none" w:sz="0" w:space="0" w:color="auto"/>
            <w:bottom w:val="none" w:sz="0" w:space="0" w:color="auto"/>
            <w:right w:val="none" w:sz="0" w:space="0" w:color="auto"/>
          </w:divBdr>
        </w:div>
        <w:div w:id="1813861015">
          <w:marLeft w:val="640"/>
          <w:marRight w:val="0"/>
          <w:marTop w:val="0"/>
          <w:marBottom w:val="0"/>
          <w:divBdr>
            <w:top w:val="none" w:sz="0" w:space="0" w:color="auto"/>
            <w:left w:val="none" w:sz="0" w:space="0" w:color="auto"/>
            <w:bottom w:val="none" w:sz="0" w:space="0" w:color="auto"/>
            <w:right w:val="none" w:sz="0" w:space="0" w:color="auto"/>
          </w:divBdr>
        </w:div>
        <w:div w:id="1370185834">
          <w:marLeft w:val="640"/>
          <w:marRight w:val="0"/>
          <w:marTop w:val="0"/>
          <w:marBottom w:val="0"/>
          <w:divBdr>
            <w:top w:val="none" w:sz="0" w:space="0" w:color="auto"/>
            <w:left w:val="none" w:sz="0" w:space="0" w:color="auto"/>
            <w:bottom w:val="none" w:sz="0" w:space="0" w:color="auto"/>
            <w:right w:val="none" w:sz="0" w:space="0" w:color="auto"/>
          </w:divBdr>
        </w:div>
        <w:div w:id="534388582">
          <w:marLeft w:val="640"/>
          <w:marRight w:val="0"/>
          <w:marTop w:val="0"/>
          <w:marBottom w:val="0"/>
          <w:divBdr>
            <w:top w:val="none" w:sz="0" w:space="0" w:color="auto"/>
            <w:left w:val="none" w:sz="0" w:space="0" w:color="auto"/>
            <w:bottom w:val="none" w:sz="0" w:space="0" w:color="auto"/>
            <w:right w:val="none" w:sz="0" w:space="0" w:color="auto"/>
          </w:divBdr>
        </w:div>
        <w:div w:id="532035952">
          <w:marLeft w:val="640"/>
          <w:marRight w:val="0"/>
          <w:marTop w:val="0"/>
          <w:marBottom w:val="0"/>
          <w:divBdr>
            <w:top w:val="none" w:sz="0" w:space="0" w:color="auto"/>
            <w:left w:val="none" w:sz="0" w:space="0" w:color="auto"/>
            <w:bottom w:val="none" w:sz="0" w:space="0" w:color="auto"/>
            <w:right w:val="none" w:sz="0" w:space="0" w:color="auto"/>
          </w:divBdr>
        </w:div>
        <w:div w:id="538203275">
          <w:marLeft w:val="640"/>
          <w:marRight w:val="0"/>
          <w:marTop w:val="0"/>
          <w:marBottom w:val="0"/>
          <w:divBdr>
            <w:top w:val="none" w:sz="0" w:space="0" w:color="auto"/>
            <w:left w:val="none" w:sz="0" w:space="0" w:color="auto"/>
            <w:bottom w:val="none" w:sz="0" w:space="0" w:color="auto"/>
            <w:right w:val="none" w:sz="0" w:space="0" w:color="auto"/>
          </w:divBdr>
        </w:div>
        <w:div w:id="512841242">
          <w:marLeft w:val="640"/>
          <w:marRight w:val="0"/>
          <w:marTop w:val="0"/>
          <w:marBottom w:val="0"/>
          <w:divBdr>
            <w:top w:val="none" w:sz="0" w:space="0" w:color="auto"/>
            <w:left w:val="none" w:sz="0" w:space="0" w:color="auto"/>
            <w:bottom w:val="none" w:sz="0" w:space="0" w:color="auto"/>
            <w:right w:val="none" w:sz="0" w:space="0" w:color="auto"/>
          </w:divBdr>
        </w:div>
        <w:div w:id="61757124">
          <w:marLeft w:val="640"/>
          <w:marRight w:val="0"/>
          <w:marTop w:val="0"/>
          <w:marBottom w:val="0"/>
          <w:divBdr>
            <w:top w:val="none" w:sz="0" w:space="0" w:color="auto"/>
            <w:left w:val="none" w:sz="0" w:space="0" w:color="auto"/>
            <w:bottom w:val="none" w:sz="0" w:space="0" w:color="auto"/>
            <w:right w:val="none" w:sz="0" w:space="0" w:color="auto"/>
          </w:divBdr>
        </w:div>
        <w:div w:id="429660433">
          <w:marLeft w:val="640"/>
          <w:marRight w:val="0"/>
          <w:marTop w:val="0"/>
          <w:marBottom w:val="0"/>
          <w:divBdr>
            <w:top w:val="none" w:sz="0" w:space="0" w:color="auto"/>
            <w:left w:val="none" w:sz="0" w:space="0" w:color="auto"/>
            <w:bottom w:val="none" w:sz="0" w:space="0" w:color="auto"/>
            <w:right w:val="none" w:sz="0" w:space="0" w:color="auto"/>
          </w:divBdr>
        </w:div>
        <w:div w:id="46800476">
          <w:marLeft w:val="640"/>
          <w:marRight w:val="0"/>
          <w:marTop w:val="0"/>
          <w:marBottom w:val="0"/>
          <w:divBdr>
            <w:top w:val="none" w:sz="0" w:space="0" w:color="auto"/>
            <w:left w:val="none" w:sz="0" w:space="0" w:color="auto"/>
            <w:bottom w:val="none" w:sz="0" w:space="0" w:color="auto"/>
            <w:right w:val="none" w:sz="0" w:space="0" w:color="auto"/>
          </w:divBdr>
        </w:div>
        <w:div w:id="1813016228">
          <w:marLeft w:val="640"/>
          <w:marRight w:val="0"/>
          <w:marTop w:val="0"/>
          <w:marBottom w:val="0"/>
          <w:divBdr>
            <w:top w:val="none" w:sz="0" w:space="0" w:color="auto"/>
            <w:left w:val="none" w:sz="0" w:space="0" w:color="auto"/>
            <w:bottom w:val="none" w:sz="0" w:space="0" w:color="auto"/>
            <w:right w:val="none" w:sz="0" w:space="0" w:color="auto"/>
          </w:divBdr>
        </w:div>
        <w:div w:id="365109041">
          <w:marLeft w:val="640"/>
          <w:marRight w:val="0"/>
          <w:marTop w:val="0"/>
          <w:marBottom w:val="0"/>
          <w:divBdr>
            <w:top w:val="none" w:sz="0" w:space="0" w:color="auto"/>
            <w:left w:val="none" w:sz="0" w:space="0" w:color="auto"/>
            <w:bottom w:val="none" w:sz="0" w:space="0" w:color="auto"/>
            <w:right w:val="none" w:sz="0" w:space="0" w:color="auto"/>
          </w:divBdr>
        </w:div>
        <w:div w:id="751702886">
          <w:marLeft w:val="640"/>
          <w:marRight w:val="0"/>
          <w:marTop w:val="0"/>
          <w:marBottom w:val="0"/>
          <w:divBdr>
            <w:top w:val="none" w:sz="0" w:space="0" w:color="auto"/>
            <w:left w:val="none" w:sz="0" w:space="0" w:color="auto"/>
            <w:bottom w:val="none" w:sz="0" w:space="0" w:color="auto"/>
            <w:right w:val="none" w:sz="0" w:space="0" w:color="auto"/>
          </w:divBdr>
        </w:div>
        <w:div w:id="783498159">
          <w:marLeft w:val="640"/>
          <w:marRight w:val="0"/>
          <w:marTop w:val="0"/>
          <w:marBottom w:val="0"/>
          <w:divBdr>
            <w:top w:val="none" w:sz="0" w:space="0" w:color="auto"/>
            <w:left w:val="none" w:sz="0" w:space="0" w:color="auto"/>
            <w:bottom w:val="none" w:sz="0" w:space="0" w:color="auto"/>
            <w:right w:val="none" w:sz="0" w:space="0" w:color="auto"/>
          </w:divBdr>
        </w:div>
        <w:div w:id="2112968365">
          <w:marLeft w:val="640"/>
          <w:marRight w:val="0"/>
          <w:marTop w:val="0"/>
          <w:marBottom w:val="0"/>
          <w:divBdr>
            <w:top w:val="none" w:sz="0" w:space="0" w:color="auto"/>
            <w:left w:val="none" w:sz="0" w:space="0" w:color="auto"/>
            <w:bottom w:val="none" w:sz="0" w:space="0" w:color="auto"/>
            <w:right w:val="none" w:sz="0" w:space="0" w:color="auto"/>
          </w:divBdr>
        </w:div>
        <w:div w:id="621765278">
          <w:marLeft w:val="640"/>
          <w:marRight w:val="0"/>
          <w:marTop w:val="0"/>
          <w:marBottom w:val="0"/>
          <w:divBdr>
            <w:top w:val="none" w:sz="0" w:space="0" w:color="auto"/>
            <w:left w:val="none" w:sz="0" w:space="0" w:color="auto"/>
            <w:bottom w:val="none" w:sz="0" w:space="0" w:color="auto"/>
            <w:right w:val="none" w:sz="0" w:space="0" w:color="auto"/>
          </w:divBdr>
        </w:div>
        <w:div w:id="1804352163">
          <w:marLeft w:val="640"/>
          <w:marRight w:val="0"/>
          <w:marTop w:val="0"/>
          <w:marBottom w:val="0"/>
          <w:divBdr>
            <w:top w:val="none" w:sz="0" w:space="0" w:color="auto"/>
            <w:left w:val="none" w:sz="0" w:space="0" w:color="auto"/>
            <w:bottom w:val="none" w:sz="0" w:space="0" w:color="auto"/>
            <w:right w:val="none" w:sz="0" w:space="0" w:color="auto"/>
          </w:divBdr>
        </w:div>
        <w:div w:id="1431005195">
          <w:marLeft w:val="640"/>
          <w:marRight w:val="0"/>
          <w:marTop w:val="0"/>
          <w:marBottom w:val="0"/>
          <w:divBdr>
            <w:top w:val="none" w:sz="0" w:space="0" w:color="auto"/>
            <w:left w:val="none" w:sz="0" w:space="0" w:color="auto"/>
            <w:bottom w:val="none" w:sz="0" w:space="0" w:color="auto"/>
            <w:right w:val="none" w:sz="0" w:space="0" w:color="auto"/>
          </w:divBdr>
        </w:div>
        <w:div w:id="1387800801">
          <w:marLeft w:val="640"/>
          <w:marRight w:val="0"/>
          <w:marTop w:val="0"/>
          <w:marBottom w:val="0"/>
          <w:divBdr>
            <w:top w:val="none" w:sz="0" w:space="0" w:color="auto"/>
            <w:left w:val="none" w:sz="0" w:space="0" w:color="auto"/>
            <w:bottom w:val="none" w:sz="0" w:space="0" w:color="auto"/>
            <w:right w:val="none" w:sz="0" w:space="0" w:color="auto"/>
          </w:divBdr>
        </w:div>
        <w:div w:id="1844315608">
          <w:marLeft w:val="640"/>
          <w:marRight w:val="0"/>
          <w:marTop w:val="0"/>
          <w:marBottom w:val="0"/>
          <w:divBdr>
            <w:top w:val="none" w:sz="0" w:space="0" w:color="auto"/>
            <w:left w:val="none" w:sz="0" w:space="0" w:color="auto"/>
            <w:bottom w:val="none" w:sz="0" w:space="0" w:color="auto"/>
            <w:right w:val="none" w:sz="0" w:space="0" w:color="auto"/>
          </w:divBdr>
        </w:div>
        <w:div w:id="1623148314">
          <w:marLeft w:val="640"/>
          <w:marRight w:val="0"/>
          <w:marTop w:val="0"/>
          <w:marBottom w:val="0"/>
          <w:divBdr>
            <w:top w:val="none" w:sz="0" w:space="0" w:color="auto"/>
            <w:left w:val="none" w:sz="0" w:space="0" w:color="auto"/>
            <w:bottom w:val="none" w:sz="0" w:space="0" w:color="auto"/>
            <w:right w:val="none" w:sz="0" w:space="0" w:color="auto"/>
          </w:divBdr>
        </w:div>
        <w:div w:id="807551909">
          <w:marLeft w:val="640"/>
          <w:marRight w:val="0"/>
          <w:marTop w:val="0"/>
          <w:marBottom w:val="0"/>
          <w:divBdr>
            <w:top w:val="none" w:sz="0" w:space="0" w:color="auto"/>
            <w:left w:val="none" w:sz="0" w:space="0" w:color="auto"/>
            <w:bottom w:val="none" w:sz="0" w:space="0" w:color="auto"/>
            <w:right w:val="none" w:sz="0" w:space="0" w:color="auto"/>
          </w:divBdr>
        </w:div>
        <w:div w:id="1033994057">
          <w:marLeft w:val="640"/>
          <w:marRight w:val="0"/>
          <w:marTop w:val="0"/>
          <w:marBottom w:val="0"/>
          <w:divBdr>
            <w:top w:val="none" w:sz="0" w:space="0" w:color="auto"/>
            <w:left w:val="none" w:sz="0" w:space="0" w:color="auto"/>
            <w:bottom w:val="none" w:sz="0" w:space="0" w:color="auto"/>
            <w:right w:val="none" w:sz="0" w:space="0" w:color="auto"/>
          </w:divBdr>
        </w:div>
        <w:div w:id="1286812045">
          <w:marLeft w:val="640"/>
          <w:marRight w:val="0"/>
          <w:marTop w:val="0"/>
          <w:marBottom w:val="0"/>
          <w:divBdr>
            <w:top w:val="none" w:sz="0" w:space="0" w:color="auto"/>
            <w:left w:val="none" w:sz="0" w:space="0" w:color="auto"/>
            <w:bottom w:val="none" w:sz="0" w:space="0" w:color="auto"/>
            <w:right w:val="none" w:sz="0" w:space="0" w:color="auto"/>
          </w:divBdr>
        </w:div>
        <w:div w:id="1392387347">
          <w:marLeft w:val="640"/>
          <w:marRight w:val="0"/>
          <w:marTop w:val="0"/>
          <w:marBottom w:val="0"/>
          <w:divBdr>
            <w:top w:val="none" w:sz="0" w:space="0" w:color="auto"/>
            <w:left w:val="none" w:sz="0" w:space="0" w:color="auto"/>
            <w:bottom w:val="none" w:sz="0" w:space="0" w:color="auto"/>
            <w:right w:val="none" w:sz="0" w:space="0" w:color="auto"/>
          </w:divBdr>
        </w:div>
        <w:div w:id="1584143029">
          <w:marLeft w:val="640"/>
          <w:marRight w:val="0"/>
          <w:marTop w:val="0"/>
          <w:marBottom w:val="0"/>
          <w:divBdr>
            <w:top w:val="none" w:sz="0" w:space="0" w:color="auto"/>
            <w:left w:val="none" w:sz="0" w:space="0" w:color="auto"/>
            <w:bottom w:val="none" w:sz="0" w:space="0" w:color="auto"/>
            <w:right w:val="none" w:sz="0" w:space="0" w:color="auto"/>
          </w:divBdr>
        </w:div>
        <w:div w:id="231088260">
          <w:marLeft w:val="640"/>
          <w:marRight w:val="0"/>
          <w:marTop w:val="0"/>
          <w:marBottom w:val="0"/>
          <w:divBdr>
            <w:top w:val="none" w:sz="0" w:space="0" w:color="auto"/>
            <w:left w:val="none" w:sz="0" w:space="0" w:color="auto"/>
            <w:bottom w:val="none" w:sz="0" w:space="0" w:color="auto"/>
            <w:right w:val="none" w:sz="0" w:space="0" w:color="auto"/>
          </w:divBdr>
        </w:div>
        <w:div w:id="1905948987">
          <w:marLeft w:val="640"/>
          <w:marRight w:val="0"/>
          <w:marTop w:val="0"/>
          <w:marBottom w:val="0"/>
          <w:divBdr>
            <w:top w:val="none" w:sz="0" w:space="0" w:color="auto"/>
            <w:left w:val="none" w:sz="0" w:space="0" w:color="auto"/>
            <w:bottom w:val="none" w:sz="0" w:space="0" w:color="auto"/>
            <w:right w:val="none" w:sz="0" w:space="0" w:color="auto"/>
          </w:divBdr>
        </w:div>
        <w:div w:id="564679036">
          <w:marLeft w:val="640"/>
          <w:marRight w:val="0"/>
          <w:marTop w:val="0"/>
          <w:marBottom w:val="0"/>
          <w:divBdr>
            <w:top w:val="none" w:sz="0" w:space="0" w:color="auto"/>
            <w:left w:val="none" w:sz="0" w:space="0" w:color="auto"/>
            <w:bottom w:val="none" w:sz="0" w:space="0" w:color="auto"/>
            <w:right w:val="none" w:sz="0" w:space="0" w:color="auto"/>
          </w:divBdr>
        </w:div>
        <w:div w:id="572617512">
          <w:marLeft w:val="640"/>
          <w:marRight w:val="0"/>
          <w:marTop w:val="0"/>
          <w:marBottom w:val="0"/>
          <w:divBdr>
            <w:top w:val="none" w:sz="0" w:space="0" w:color="auto"/>
            <w:left w:val="none" w:sz="0" w:space="0" w:color="auto"/>
            <w:bottom w:val="none" w:sz="0" w:space="0" w:color="auto"/>
            <w:right w:val="none" w:sz="0" w:space="0" w:color="auto"/>
          </w:divBdr>
        </w:div>
      </w:divsChild>
    </w:div>
    <w:div w:id="778061470">
      <w:bodyDiv w:val="1"/>
      <w:marLeft w:val="0"/>
      <w:marRight w:val="0"/>
      <w:marTop w:val="0"/>
      <w:marBottom w:val="0"/>
      <w:divBdr>
        <w:top w:val="none" w:sz="0" w:space="0" w:color="auto"/>
        <w:left w:val="none" w:sz="0" w:space="0" w:color="auto"/>
        <w:bottom w:val="none" w:sz="0" w:space="0" w:color="auto"/>
        <w:right w:val="none" w:sz="0" w:space="0" w:color="auto"/>
      </w:divBdr>
      <w:divsChild>
        <w:div w:id="313917451">
          <w:marLeft w:val="640"/>
          <w:marRight w:val="0"/>
          <w:marTop w:val="0"/>
          <w:marBottom w:val="0"/>
          <w:divBdr>
            <w:top w:val="none" w:sz="0" w:space="0" w:color="auto"/>
            <w:left w:val="none" w:sz="0" w:space="0" w:color="auto"/>
            <w:bottom w:val="none" w:sz="0" w:space="0" w:color="auto"/>
            <w:right w:val="none" w:sz="0" w:space="0" w:color="auto"/>
          </w:divBdr>
        </w:div>
        <w:div w:id="285359974">
          <w:marLeft w:val="640"/>
          <w:marRight w:val="0"/>
          <w:marTop w:val="0"/>
          <w:marBottom w:val="0"/>
          <w:divBdr>
            <w:top w:val="none" w:sz="0" w:space="0" w:color="auto"/>
            <w:left w:val="none" w:sz="0" w:space="0" w:color="auto"/>
            <w:bottom w:val="none" w:sz="0" w:space="0" w:color="auto"/>
            <w:right w:val="none" w:sz="0" w:space="0" w:color="auto"/>
          </w:divBdr>
        </w:div>
        <w:div w:id="24408429">
          <w:marLeft w:val="640"/>
          <w:marRight w:val="0"/>
          <w:marTop w:val="0"/>
          <w:marBottom w:val="0"/>
          <w:divBdr>
            <w:top w:val="none" w:sz="0" w:space="0" w:color="auto"/>
            <w:left w:val="none" w:sz="0" w:space="0" w:color="auto"/>
            <w:bottom w:val="none" w:sz="0" w:space="0" w:color="auto"/>
            <w:right w:val="none" w:sz="0" w:space="0" w:color="auto"/>
          </w:divBdr>
        </w:div>
        <w:div w:id="1451978112">
          <w:marLeft w:val="640"/>
          <w:marRight w:val="0"/>
          <w:marTop w:val="0"/>
          <w:marBottom w:val="0"/>
          <w:divBdr>
            <w:top w:val="none" w:sz="0" w:space="0" w:color="auto"/>
            <w:left w:val="none" w:sz="0" w:space="0" w:color="auto"/>
            <w:bottom w:val="none" w:sz="0" w:space="0" w:color="auto"/>
            <w:right w:val="none" w:sz="0" w:space="0" w:color="auto"/>
          </w:divBdr>
        </w:div>
        <w:div w:id="1859853840">
          <w:marLeft w:val="640"/>
          <w:marRight w:val="0"/>
          <w:marTop w:val="0"/>
          <w:marBottom w:val="0"/>
          <w:divBdr>
            <w:top w:val="none" w:sz="0" w:space="0" w:color="auto"/>
            <w:left w:val="none" w:sz="0" w:space="0" w:color="auto"/>
            <w:bottom w:val="none" w:sz="0" w:space="0" w:color="auto"/>
            <w:right w:val="none" w:sz="0" w:space="0" w:color="auto"/>
          </w:divBdr>
        </w:div>
        <w:div w:id="912859845">
          <w:marLeft w:val="640"/>
          <w:marRight w:val="0"/>
          <w:marTop w:val="0"/>
          <w:marBottom w:val="0"/>
          <w:divBdr>
            <w:top w:val="none" w:sz="0" w:space="0" w:color="auto"/>
            <w:left w:val="none" w:sz="0" w:space="0" w:color="auto"/>
            <w:bottom w:val="none" w:sz="0" w:space="0" w:color="auto"/>
            <w:right w:val="none" w:sz="0" w:space="0" w:color="auto"/>
          </w:divBdr>
        </w:div>
        <w:div w:id="1792287261">
          <w:marLeft w:val="640"/>
          <w:marRight w:val="0"/>
          <w:marTop w:val="0"/>
          <w:marBottom w:val="0"/>
          <w:divBdr>
            <w:top w:val="none" w:sz="0" w:space="0" w:color="auto"/>
            <w:left w:val="none" w:sz="0" w:space="0" w:color="auto"/>
            <w:bottom w:val="none" w:sz="0" w:space="0" w:color="auto"/>
            <w:right w:val="none" w:sz="0" w:space="0" w:color="auto"/>
          </w:divBdr>
        </w:div>
        <w:div w:id="1144003670">
          <w:marLeft w:val="640"/>
          <w:marRight w:val="0"/>
          <w:marTop w:val="0"/>
          <w:marBottom w:val="0"/>
          <w:divBdr>
            <w:top w:val="none" w:sz="0" w:space="0" w:color="auto"/>
            <w:left w:val="none" w:sz="0" w:space="0" w:color="auto"/>
            <w:bottom w:val="none" w:sz="0" w:space="0" w:color="auto"/>
            <w:right w:val="none" w:sz="0" w:space="0" w:color="auto"/>
          </w:divBdr>
        </w:div>
        <w:div w:id="1067151249">
          <w:marLeft w:val="640"/>
          <w:marRight w:val="0"/>
          <w:marTop w:val="0"/>
          <w:marBottom w:val="0"/>
          <w:divBdr>
            <w:top w:val="none" w:sz="0" w:space="0" w:color="auto"/>
            <w:left w:val="none" w:sz="0" w:space="0" w:color="auto"/>
            <w:bottom w:val="none" w:sz="0" w:space="0" w:color="auto"/>
            <w:right w:val="none" w:sz="0" w:space="0" w:color="auto"/>
          </w:divBdr>
        </w:div>
        <w:div w:id="2023044277">
          <w:marLeft w:val="640"/>
          <w:marRight w:val="0"/>
          <w:marTop w:val="0"/>
          <w:marBottom w:val="0"/>
          <w:divBdr>
            <w:top w:val="none" w:sz="0" w:space="0" w:color="auto"/>
            <w:left w:val="none" w:sz="0" w:space="0" w:color="auto"/>
            <w:bottom w:val="none" w:sz="0" w:space="0" w:color="auto"/>
            <w:right w:val="none" w:sz="0" w:space="0" w:color="auto"/>
          </w:divBdr>
        </w:div>
        <w:div w:id="452871384">
          <w:marLeft w:val="640"/>
          <w:marRight w:val="0"/>
          <w:marTop w:val="0"/>
          <w:marBottom w:val="0"/>
          <w:divBdr>
            <w:top w:val="none" w:sz="0" w:space="0" w:color="auto"/>
            <w:left w:val="none" w:sz="0" w:space="0" w:color="auto"/>
            <w:bottom w:val="none" w:sz="0" w:space="0" w:color="auto"/>
            <w:right w:val="none" w:sz="0" w:space="0" w:color="auto"/>
          </w:divBdr>
        </w:div>
        <w:div w:id="1619483643">
          <w:marLeft w:val="640"/>
          <w:marRight w:val="0"/>
          <w:marTop w:val="0"/>
          <w:marBottom w:val="0"/>
          <w:divBdr>
            <w:top w:val="none" w:sz="0" w:space="0" w:color="auto"/>
            <w:left w:val="none" w:sz="0" w:space="0" w:color="auto"/>
            <w:bottom w:val="none" w:sz="0" w:space="0" w:color="auto"/>
            <w:right w:val="none" w:sz="0" w:space="0" w:color="auto"/>
          </w:divBdr>
        </w:div>
        <w:div w:id="884953999">
          <w:marLeft w:val="640"/>
          <w:marRight w:val="0"/>
          <w:marTop w:val="0"/>
          <w:marBottom w:val="0"/>
          <w:divBdr>
            <w:top w:val="none" w:sz="0" w:space="0" w:color="auto"/>
            <w:left w:val="none" w:sz="0" w:space="0" w:color="auto"/>
            <w:bottom w:val="none" w:sz="0" w:space="0" w:color="auto"/>
            <w:right w:val="none" w:sz="0" w:space="0" w:color="auto"/>
          </w:divBdr>
        </w:div>
        <w:div w:id="403993925">
          <w:marLeft w:val="640"/>
          <w:marRight w:val="0"/>
          <w:marTop w:val="0"/>
          <w:marBottom w:val="0"/>
          <w:divBdr>
            <w:top w:val="none" w:sz="0" w:space="0" w:color="auto"/>
            <w:left w:val="none" w:sz="0" w:space="0" w:color="auto"/>
            <w:bottom w:val="none" w:sz="0" w:space="0" w:color="auto"/>
            <w:right w:val="none" w:sz="0" w:space="0" w:color="auto"/>
          </w:divBdr>
        </w:div>
        <w:div w:id="1529483705">
          <w:marLeft w:val="640"/>
          <w:marRight w:val="0"/>
          <w:marTop w:val="0"/>
          <w:marBottom w:val="0"/>
          <w:divBdr>
            <w:top w:val="none" w:sz="0" w:space="0" w:color="auto"/>
            <w:left w:val="none" w:sz="0" w:space="0" w:color="auto"/>
            <w:bottom w:val="none" w:sz="0" w:space="0" w:color="auto"/>
            <w:right w:val="none" w:sz="0" w:space="0" w:color="auto"/>
          </w:divBdr>
        </w:div>
        <w:div w:id="592708312">
          <w:marLeft w:val="640"/>
          <w:marRight w:val="0"/>
          <w:marTop w:val="0"/>
          <w:marBottom w:val="0"/>
          <w:divBdr>
            <w:top w:val="none" w:sz="0" w:space="0" w:color="auto"/>
            <w:left w:val="none" w:sz="0" w:space="0" w:color="auto"/>
            <w:bottom w:val="none" w:sz="0" w:space="0" w:color="auto"/>
            <w:right w:val="none" w:sz="0" w:space="0" w:color="auto"/>
          </w:divBdr>
        </w:div>
        <w:div w:id="610208998">
          <w:marLeft w:val="640"/>
          <w:marRight w:val="0"/>
          <w:marTop w:val="0"/>
          <w:marBottom w:val="0"/>
          <w:divBdr>
            <w:top w:val="none" w:sz="0" w:space="0" w:color="auto"/>
            <w:left w:val="none" w:sz="0" w:space="0" w:color="auto"/>
            <w:bottom w:val="none" w:sz="0" w:space="0" w:color="auto"/>
            <w:right w:val="none" w:sz="0" w:space="0" w:color="auto"/>
          </w:divBdr>
        </w:div>
        <w:div w:id="1191532457">
          <w:marLeft w:val="640"/>
          <w:marRight w:val="0"/>
          <w:marTop w:val="0"/>
          <w:marBottom w:val="0"/>
          <w:divBdr>
            <w:top w:val="none" w:sz="0" w:space="0" w:color="auto"/>
            <w:left w:val="none" w:sz="0" w:space="0" w:color="auto"/>
            <w:bottom w:val="none" w:sz="0" w:space="0" w:color="auto"/>
            <w:right w:val="none" w:sz="0" w:space="0" w:color="auto"/>
          </w:divBdr>
        </w:div>
        <w:div w:id="1780366825">
          <w:marLeft w:val="640"/>
          <w:marRight w:val="0"/>
          <w:marTop w:val="0"/>
          <w:marBottom w:val="0"/>
          <w:divBdr>
            <w:top w:val="none" w:sz="0" w:space="0" w:color="auto"/>
            <w:left w:val="none" w:sz="0" w:space="0" w:color="auto"/>
            <w:bottom w:val="none" w:sz="0" w:space="0" w:color="auto"/>
            <w:right w:val="none" w:sz="0" w:space="0" w:color="auto"/>
          </w:divBdr>
        </w:div>
        <w:div w:id="2001888950">
          <w:marLeft w:val="640"/>
          <w:marRight w:val="0"/>
          <w:marTop w:val="0"/>
          <w:marBottom w:val="0"/>
          <w:divBdr>
            <w:top w:val="none" w:sz="0" w:space="0" w:color="auto"/>
            <w:left w:val="none" w:sz="0" w:space="0" w:color="auto"/>
            <w:bottom w:val="none" w:sz="0" w:space="0" w:color="auto"/>
            <w:right w:val="none" w:sz="0" w:space="0" w:color="auto"/>
          </w:divBdr>
        </w:div>
        <w:div w:id="1894653022">
          <w:marLeft w:val="640"/>
          <w:marRight w:val="0"/>
          <w:marTop w:val="0"/>
          <w:marBottom w:val="0"/>
          <w:divBdr>
            <w:top w:val="none" w:sz="0" w:space="0" w:color="auto"/>
            <w:left w:val="none" w:sz="0" w:space="0" w:color="auto"/>
            <w:bottom w:val="none" w:sz="0" w:space="0" w:color="auto"/>
            <w:right w:val="none" w:sz="0" w:space="0" w:color="auto"/>
          </w:divBdr>
        </w:div>
        <w:div w:id="1538276642">
          <w:marLeft w:val="640"/>
          <w:marRight w:val="0"/>
          <w:marTop w:val="0"/>
          <w:marBottom w:val="0"/>
          <w:divBdr>
            <w:top w:val="none" w:sz="0" w:space="0" w:color="auto"/>
            <w:left w:val="none" w:sz="0" w:space="0" w:color="auto"/>
            <w:bottom w:val="none" w:sz="0" w:space="0" w:color="auto"/>
            <w:right w:val="none" w:sz="0" w:space="0" w:color="auto"/>
          </w:divBdr>
        </w:div>
        <w:div w:id="1106391593">
          <w:marLeft w:val="640"/>
          <w:marRight w:val="0"/>
          <w:marTop w:val="0"/>
          <w:marBottom w:val="0"/>
          <w:divBdr>
            <w:top w:val="none" w:sz="0" w:space="0" w:color="auto"/>
            <w:left w:val="none" w:sz="0" w:space="0" w:color="auto"/>
            <w:bottom w:val="none" w:sz="0" w:space="0" w:color="auto"/>
            <w:right w:val="none" w:sz="0" w:space="0" w:color="auto"/>
          </w:divBdr>
        </w:div>
        <w:div w:id="102964914">
          <w:marLeft w:val="640"/>
          <w:marRight w:val="0"/>
          <w:marTop w:val="0"/>
          <w:marBottom w:val="0"/>
          <w:divBdr>
            <w:top w:val="none" w:sz="0" w:space="0" w:color="auto"/>
            <w:left w:val="none" w:sz="0" w:space="0" w:color="auto"/>
            <w:bottom w:val="none" w:sz="0" w:space="0" w:color="auto"/>
            <w:right w:val="none" w:sz="0" w:space="0" w:color="auto"/>
          </w:divBdr>
        </w:div>
        <w:div w:id="1911235751">
          <w:marLeft w:val="640"/>
          <w:marRight w:val="0"/>
          <w:marTop w:val="0"/>
          <w:marBottom w:val="0"/>
          <w:divBdr>
            <w:top w:val="none" w:sz="0" w:space="0" w:color="auto"/>
            <w:left w:val="none" w:sz="0" w:space="0" w:color="auto"/>
            <w:bottom w:val="none" w:sz="0" w:space="0" w:color="auto"/>
            <w:right w:val="none" w:sz="0" w:space="0" w:color="auto"/>
          </w:divBdr>
        </w:div>
        <w:div w:id="55931006">
          <w:marLeft w:val="640"/>
          <w:marRight w:val="0"/>
          <w:marTop w:val="0"/>
          <w:marBottom w:val="0"/>
          <w:divBdr>
            <w:top w:val="none" w:sz="0" w:space="0" w:color="auto"/>
            <w:left w:val="none" w:sz="0" w:space="0" w:color="auto"/>
            <w:bottom w:val="none" w:sz="0" w:space="0" w:color="auto"/>
            <w:right w:val="none" w:sz="0" w:space="0" w:color="auto"/>
          </w:divBdr>
        </w:div>
        <w:div w:id="1013802585">
          <w:marLeft w:val="640"/>
          <w:marRight w:val="0"/>
          <w:marTop w:val="0"/>
          <w:marBottom w:val="0"/>
          <w:divBdr>
            <w:top w:val="none" w:sz="0" w:space="0" w:color="auto"/>
            <w:left w:val="none" w:sz="0" w:space="0" w:color="auto"/>
            <w:bottom w:val="none" w:sz="0" w:space="0" w:color="auto"/>
            <w:right w:val="none" w:sz="0" w:space="0" w:color="auto"/>
          </w:divBdr>
        </w:div>
        <w:div w:id="606039342">
          <w:marLeft w:val="640"/>
          <w:marRight w:val="0"/>
          <w:marTop w:val="0"/>
          <w:marBottom w:val="0"/>
          <w:divBdr>
            <w:top w:val="none" w:sz="0" w:space="0" w:color="auto"/>
            <w:left w:val="none" w:sz="0" w:space="0" w:color="auto"/>
            <w:bottom w:val="none" w:sz="0" w:space="0" w:color="auto"/>
            <w:right w:val="none" w:sz="0" w:space="0" w:color="auto"/>
          </w:divBdr>
        </w:div>
        <w:div w:id="859703006">
          <w:marLeft w:val="640"/>
          <w:marRight w:val="0"/>
          <w:marTop w:val="0"/>
          <w:marBottom w:val="0"/>
          <w:divBdr>
            <w:top w:val="none" w:sz="0" w:space="0" w:color="auto"/>
            <w:left w:val="none" w:sz="0" w:space="0" w:color="auto"/>
            <w:bottom w:val="none" w:sz="0" w:space="0" w:color="auto"/>
            <w:right w:val="none" w:sz="0" w:space="0" w:color="auto"/>
          </w:divBdr>
        </w:div>
        <w:div w:id="2060351093">
          <w:marLeft w:val="640"/>
          <w:marRight w:val="0"/>
          <w:marTop w:val="0"/>
          <w:marBottom w:val="0"/>
          <w:divBdr>
            <w:top w:val="none" w:sz="0" w:space="0" w:color="auto"/>
            <w:left w:val="none" w:sz="0" w:space="0" w:color="auto"/>
            <w:bottom w:val="none" w:sz="0" w:space="0" w:color="auto"/>
            <w:right w:val="none" w:sz="0" w:space="0" w:color="auto"/>
          </w:divBdr>
        </w:div>
        <w:div w:id="1662923379">
          <w:marLeft w:val="640"/>
          <w:marRight w:val="0"/>
          <w:marTop w:val="0"/>
          <w:marBottom w:val="0"/>
          <w:divBdr>
            <w:top w:val="none" w:sz="0" w:space="0" w:color="auto"/>
            <w:left w:val="none" w:sz="0" w:space="0" w:color="auto"/>
            <w:bottom w:val="none" w:sz="0" w:space="0" w:color="auto"/>
            <w:right w:val="none" w:sz="0" w:space="0" w:color="auto"/>
          </w:divBdr>
        </w:div>
        <w:div w:id="488055914">
          <w:marLeft w:val="640"/>
          <w:marRight w:val="0"/>
          <w:marTop w:val="0"/>
          <w:marBottom w:val="0"/>
          <w:divBdr>
            <w:top w:val="none" w:sz="0" w:space="0" w:color="auto"/>
            <w:left w:val="none" w:sz="0" w:space="0" w:color="auto"/>
            <w:bottom w:val="none" w:sz="0" w:space="0" w:color="auto"/>
            <w:right w:val="none" w:sz="0" w:space="0" w:color="auto"/>
          </w:divBdr>
        </w:div>
        <w:div w:id="1855681153">
          <w:marLeft w:val="640"/>
          <w:marRight w:val="0"/>
          <w:marTop w:val="0"/>
          <w:marBottom w:val="0"/>
          <w:divBdr>
            <w:top w:val="none" w:sz="0" w:space="0" w:color="auto"/>
            <w:left w:val="none" w:sz="0" w:space="0" w:color="auto"/>
            <w:bottom w:val="none" w:sz="0" w:space="0" w:color="auto"/>
            <w:right w:val="none" w:sz="0" w:space="0" w:color="auto"/>
          </w:divBdr>
        </w:div>
        <w:div w:id="1431659144">
          <w:marLeft w:val="640"/>
          <w:marRight w:val="0"/>
          <w:marTop w:val="0"/>
          <w:marBottom w:val="0"/>
          <w:divBdr>
            <w:top w:val="none" w:sz="0" w:space="0" w:color="auto"/>
            <w:left w:val="none" w:sz="0" w:space="0" w:color="auto"/>
            <w:bottom w:val="none" w:sz="0" w:space="0" w:color="auto"/>
            <w:right w:val="none" w:sz="0" w:space="0" w:color="auto"/>
          </w:divBdr>
        </w:div>
        <w:div w:id="869604923">
          <w:marLeft w:val="640"/>
          <w:marRight w:val="0"/>
          <w:marTop w:val="0"/>
          <w:marBottom w:val="0"/>
          <w:divBdr>
            <w:top w:val="none" w:sz="0" w:space="0" w:color="auto"/>
            <w:left w:val="none" w:sz="0" w:space="0" w:color="auto"/>
            <w:bottom w:val="none" w:sz="0" w:space="0" w:color="auto"/>
            <w:right w:val="none" w:sz="0" w:space="0" w:color="auto"/>
          </w:divBdr>
        </w:div>
        <w:div w:id="912080788">
          <w:marLeft w:val="640"/>
          <w:marRight w:val="0"/>
          <w:marTop w:val="0"/>
          <w:marBottom w:val="0"/>
          <w:divBdr>
            <w:top w:val="none" w:sz="0" w:space="0" w:color="auto"/>
            <w:left w:val="none" w:sz="0" w:space="0" w:color="auto"/>
            <w:bottom w:val="none" w:sz="0" w:space="0" w:color="auto"/>
            <w:right w:val="none" w:sz="0" w:space="0" w:color="auto"/>
          </w:divBdr>
        </w:div>
        <w:div w:id="1093941221">
          <w:marLeft w:val="640"/>
          <w:marRight w:val="0"/>
          <w:marTop w:val="0"/>
          <w:marBottom w:val="0"/>
          <w:divBdr>
            <w:top w:val="none" w:sz="0" w:space="0" w:color="auto"/>
            <w:left w:val="none" w:sz="0" w:space="0" w:color="auto"/>
            <w:bottom w:val="none" w:sz="0" w:space="0" w:color="auto"/>
            <w:right w:val="none" w:sz="0" w:space="0" w:color="auto"/>
          </w:divBdr>
        </w:div>
        <w:div w:id="888541546">
          <w:marLeft w:val="640"/>
          <w:marRight w:val="0"/>
          <w:marTop w:val="0"/>
          <w:marBottom w:val="0"/>
          <w:divBdr>
            <w:top w:val="none" w:sz="0" w:space="0" w:color="auto"/>
            <w:left w:val="none" w:sz="0" w:space="0" w:color="auto"/>
            <w:bottom w:val="none" w:sz="0" w:space="0" w:color="auto"/>
            <w:right w:val="none" w:sz="0" w:space="0" w:color="auto"/>
          </w:divBdr>
        </w:div>
        <w:div w:id="1398014665">
          <w:marLeft w:val="640"/>
          <w:marRight w:val="0"/>
          <w:marTop w:val="0"/>
          <w:marBottom w:val="0"/>
          <w:divBdr>
            <w:top w:val="none" w:sz="0" w:space="0" w:color="auto"/>
            <w:left w:val="none" w:sz="0" w:space="0" w:color="auto"/>
            <w:bottom w:val="none" w:sz="0" w:space="0" w:color="auto"/>
            <w:right w:val="none" w:sz="0" w:space="0" w:color="auto"/>
          </w:divBdr>
        </w:div>
        <w:div w:id="1528638691">
          <w:marLeft w:val="640"/>
          <w:marRight w:val="0"/>
          <w:marTop w:val="0"/>
          <w:marBottom w:val="0"/>
          <w:divBdr>
            <w:top w:val="none" w:sz="0" w:space="0" w:color="auto"/>
            <w:left w:val="none" w:sz="0" w:space="0" w:color="auto"/>
            <w:bottom w:val="none" w:sz="0" w:space="0" w:color="auto"/>
            <w:right w:val="none" w:sz="0" w:space="0" w:color="auto"/>
          </w:divBdr>
        </w:div>
        <w:div w:id="565534465">
          <w:marLeft w:val="640"/>
          <w:marRight w:val="0"/>
          <w:marTop w:val="0"/>
          <w:marBottom w:val="0"/>
          <w:divBdr>
            <w:top w:val="none" w:sz="0" w:space="0" w:color="auto"/>
            <w:left w:val="none" w:sz="0" w:space="0" w:color="auto"/>
            <w:bottom w:val="none" w:sz="0" w:space="0" w:color="auto"/>
            <w:right w:val="none" w:sz="0" w:space="0" w:color="auto"/>
          </w:divBdr>
        </w:div>
        <w:div w:id="2059938271">
          <w:marLeft w:val="640"/>
          <w:marRight w:val="0"/>
          <w:marTop w:val="0"/>
          <w:marBottom w:val="0"/>
          <w:divBdr>
            <w:top w:val="none" w:sz="0" w:space="0" w:color="auto"/>
            <w:left w:val="none" w:sz="0" w:space="0" w:color="auto"/>
            <w:bottom w:val="none" w:sz="0" w:space="0" w:color="auto"/>
            <w:right w:val="none" w:sz="0" w:space="0" w:color="auto"/>
          </w:divBdr>
        </w:div>
        <w:div w:id="573781889">
          <w:marLeft w:val="640"/>
          <w:marRight w:val="0"/>
          <w:marTop w:val="0"/>
          <w:marBottom w:val="0"/>
          <w:divBdr>
            <w:top w:val="none" w:sz="0" w:space="0" w:color="auto"/>
            <w:left w:val="none" w:sz="0" w:space="0" w:color="auto"/>
            <w:bottom w:val="none" w:sz="0" w:space="0" w:color="auto"/>
            <w:right w:val="none" w:sz="0" w:space="0" w:color="auto"/>
          </w:divBdr>
        </w:div>
      </w:divsChild>
    </w:div>
    <w:div w:id="805389924">
      <w:bodyDiv w:val="1"/>
      <w:marLeft w:val="0"/>
      <w:marRight w:val="0"/>
      <w:marTop w:val="0"/>
      <w:marBottom w:val="0"/>
      <w:divBdr>
        <w:top w:val="none" w:sz="0" w:space="0" w:color="auto"/>
        <w:left w:val="none" w:sz="0" w:space="0" w:color="auto"/>
        <w:bottom w:val="none" w:sz="0" w:space="0" w:color="auto"/>
        <w:right w:val="none" w:sz="0" w:space="0" w:color="auto"/>
      </w:divBdr>
      <w:divsChild>
        <w:div w:id="854343818">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151337318">
          <w:marLeft w:val="640"/>
          <w:marRight w:val="0"/>
          <w:marTop w:val="0"/>
          <w:marBottom w:val="0"/>
          <w:divBdr>
            <w:top w:val="none" w:sz="0" w:space="0" w:color="auto"/>
            <w:left w:val="none" w:sz="0" w:space="0" w:color="auto"/>
            <w:bottom w:val="none" w:sz="0" w:space="0" w:color="auto"/>
            <w:right w:val="none" w:sz="0" w:space="0" w:color="auto"/>
          </w:divBdr>
        </w:div>
        <w:div w:id="613096661">
          <w:marLeft w:val="640"/>
          <w:marRight w:val="0"/>
          <w:marTop w:val="0"/>
          <w:marBottom w:val="0"/>
          <w:divBdr>
            <w:top w:val="none" w:sz="0" w:space="0" w:color="auto"/>
            <w:left w:val="none" w:sz="0" w:space="0" w:color="auto"/>
            <w:bottom w:val="none" w:sz="0" w:space="0" w:color="auto"/>
            <w:right w:val="none" w:sz="0" w:space="0" w:color="auto"/>
          </w:divBdr>
        </w:div>
        <w:div w:id="830757282">
          <w:marLeft w:val="640"/>
          <w:marRight w:val="0"/>
          <w:marTop w:val="0"/>
          <w:marBottom w:val="0"/>
          <w:divBdr>
            <w:top w:val="none" w:sz="0" w:space="0" w:color="auto"/>
            <w:left w:val="none" w:sz="0" w:space="0" w:color="auto"/>
            <w:bottom w:val="none" w:sz="0" w:space="0" w:color="auto"/>
            <w:right w:val="none" w:sz="0" w:space="0" w:color="auto"/>
          </w:divBdr>
        </w:div>
        <w:div w:id="207035021">
          <w:marLeft w:val="640"/>
          <w:marRight w:val="0"/>
          <w:marTop w:val="0"/>
          <w:marBottom w:val="0"/>
          <w:divBdr>
            <w:top w:val="none" w:sz="0" w:space="0" w:color="auto"/>
            <w:left w:val="none" w:sz="0" w:space="0" w:color="auto"/>
            <w:bottom w:val="none" w:sz="0" w:space="0" w:color="auto"/>
            <w:right w:val="none" w:sz="0" w:space="0" w:color="auto"/>
          </w:divBdr>
        </w:div>
        <w:div w:id="607008873">
          <w:marLeft w:val="640"/>
          <w:marRight w:val="0"/>
          <w:marTop w:val="0"/>
          <w:marBottom w:val="0"/>
          <w:divBdr>
            <w:top w:val="none" w:sz="0" w:space="0" w:color="auto"/>
            <w:left w:val="none" w:sz="0" w:space="0" w:color="auto"/>
            <w:bottom w:val="none" w:sz="0" w:space="0" w:color="auto"/>
            <w:right w:val="none" w:sz="0" w:space="0" w:color="auto"/>
          </w:divBdr>
        </w:div>
        <w:div w:id="310066180">
          <w:marLeft w:val="640"/>
          <w:marRight w:val="0"/>
          <w:marTop w:val="0"/>
          <w:marBottom w:val="0"/>
          <w:divBdr>
            <w:top w:val="none" w:sz="0" w:space="0" w:color="auto"/>
            <w:left w:val="none" w:sz="0" w:space="0" w:color="auto"/>
            <w:bottom w:val="none" w:sz="0" w:space="0" w:color="auto"/>
            <w:right w:val="none" w:sz="0" w:space="0" w:color="auto"/>
          </w:divBdr>
        </w:div>
        <w:div w:id="2061593774">
          <w:marLeft w:val="640"/>
          <w:marRight w:val="0"/>
          <w:marTop w:val="0"/>
          <w:marBottom w:val="0"/>
          <w:divBdr>
            <w:top w:val="none" w:sz="0" w:space="0" w:color="auto"/>
            <w:left w:val="none" w:sz="0" w:space="0" w:color="auto"/>
            <w:bottom w:val="none" w:sz="0" w:space="0" w:color="auto"/>
            <w:right w:val="none" w:sz="0" w:space="0" w:color="auto"/>
          </w:divBdr>
        </w:div>
        <w:div w:id="158035037">
          <w:marLeft w:val="640"/>
          <w:marRight w:val="0"/>
          <w:marTop w:val="0"/>
          <w:marBottom w:val="0"/>
          <w:divBdr>
            <w:top w:val="none" w:sz="0" w:space="0" w:color="auto"/>
            <w:left w:val="none" w:sz="0" w:space="0" w:color="auto"/>
            <w:bottom w:val="none" w:sz="0" w:space="0" w:color="auto"/>
            <w:right w:val="none" w:sz="0" w:space="0" w:color="auto"/>
          </w:divBdr>
        </w:div>
        <w:div w:id="517232753">
          <w:marLeft w:val="640"/>
          <w:marRight w:val="0"/>
          <w:marTop w:val="0"/>
          <w:marBottom w:val="0"/>
          <w:divBdr>
            <w:top w:val="none" w:sz="0" w:space="0" w:color="auto"/>
            <w:left w:val="none" w:sz="0" w:space="0" w:color="auto"/>
            <w:bottom w:val="none" w:sz="0" w:space="0" w:color="auto"/>
            <w:right w:val="none" w:sz="0" w:space="0" w:color="auto"/>
          </w:divBdr>
        </w:div>
        <w:div w:id="1709910236">
          <w:marLeft w:val="640"/>
          <w:marRight w:val="0"/>
          <w:marTop w:val="0"/>
          <w:marBottom w:val="0"/>
          <w:divBdr>
            <w:top w:val="none" w:sz="0" w:space="0" w:color="auto"/>
            <w:left w:val="none" w:sz="0" w:space="0" w:color="auto"/>
            <w:bottom w:val="none" w:sz="0" w:space="0" w:color="auto"/>
            <w:right w:val="none" w:sz="0" w:space="0" w:color="auto"/>
          </w:divBdr>
        </w:div>
        <w:div w:id="927735503">
          <w:marLeft w:val="640"/>
          <w:marRight w:val="0"/>
          <w:marTop w:val="0"/>
          <w:marBottom w:val="0"/>
          <w:divBdr>
            <w:top w:val="none" w:sz="0" w:space="0" w:color="auto"/>
            <w:left w:val="none" w:sz="0" w:space="0" w:color="auto"/>
            <w:bottom w:val="none" w:sz="0" w:space="0" w:color="auto"/>
            <w:right w:val="none" w:sz="0" w:space="0" w:color="auto"/>
          </w:divBdr>
        </w:div>
        <w:div w:id="2077195990">
          <w:marLeft w:val="640"/>
          <w:marRight w:val="0"/>
          <w:marTop w:val="0"/>
          <w:marBottom w:val="0"/>
          <w:divBdr>
            <w:top w:val="none" w:sz="0" w:space="0" w:color="auto"/>
            <w:left w:val="none" w:sz="0" w:space="0" w:color="auto"/>
            <w:bottom w:val="none" w:sz="0" w:space="0" w:color="auto"/>
            <w:right w:val="none" w:sz="0" w:space="0" w:color="auto"/>
          </w:divBdr>
        </w:div>
        <w:div w:id="242834030">
          <w:marLeft w:val="640"/>
          <w:marRight w:val="0"/>
          <w:marTop w:val="0"/>
          <w:marBottom w:val="0"/>
          <w:divBdr>
            <w:top w:val="none" w:sz="0" w:space="0" w:color="auto"/>
            <w:left w:val="none" w:sz="0" w:space="0" w:color="auto"/>
            <w:bottom w:val="none" w:sz="0" w:space="0" w:color="auto"/>
            <w:right w:val="none" w:sz="0" w:space="0" w:color="auto"/>
          </w:divBdr>
        </w:div>
        <w:div w:id="1375426762">
          <w:marLeft w:val="640"/>
          <w:marRight w:val="0"/>
          <w:marTop w:val="0"/>
          <w:marBottom w:val="0"/>
          <w:divBdr>
            <w:top w:val="none" w:sz="0" w:space="0" w:color="auto"/>
            <w:left w:val="none" w:sz="0" w:space="0" w:color="auto"/>
            <w:bottom w:val="none" w:sz="0" w:space="0" w:color="auto"/>
            <w:right w:val="none" w:sz="0" w:space="0" w:color="auto"/>
          </w:divBdr>
        </w:div>
        <w:div w:id="740178859">
          <w:marLeft w:val="640"/>
          <w:marRight w:val="0"/>
          <w:marTop w:val="0"/>
          <w:marBottom w:val="0"/>
          <w:divBdr>
            <w:top w:val="none" w:sz="0" w:space="0" w:color="auto"/>
            <w:left w:val="none" w:sz="0" w:space="0" w:color="auto"/>
            <w:bottom w:val="none" w:sz="0" w:space="0" w:color="auto"/>
            <w:right w:val="none" w:sz="0" w:space="0" w:color="auto"/>
          </w:divBdr>
        </w:div>
        <w:div w:id="1513954816">
          <w:marLeft w:val="640"/>
          <w:marRight w:val="0"/>
          <w:marTop w:val="0"/>
          <w:marBottom w:val="0"/>
          <w:divBdr>
            <w:top w:val="none" w:sz="0" w:space="0" w:color="auto"/>
            <w:left w:val="none" w:sz="0" w:space="0" w:color="auto"/>
            <w:bottom w:val="none" w:sz="0" w:space="0" w:color="auto"/>
            <w:right w:val="none" w:sz="0" w:space="0" w:color="auto"/>
          </w:divBdr>
        </w:div>
        <w:div w:id="1040203604">
          <w:marLeft w:val="640"/>
          <w:marRight w:val="0"/>
          <w:marTop w:val="0"/>
          <w:marBottom w:val="0"/>
          <w:divBdr>
            <w:top w:val="none" w:sz="0" w:space="0" w:color="auto"/>
            <w:left w:val="none" w:sz="0" w:space="0" w:color="auto"/>
            <w:bottom w:val="none" w:sz="0" w:space="0" w:color="auto"/>
            <w:right w:val="none" w:sz="0" w:space="0" w:color="auto"/>
          </w:divBdr>
        </w:div>
        <w:div w:id="1916818348">
          <w:marLeft w:val="640"/>
          <w:marRight w:val="0"/>
          <w:marTop w:val="0"/>
          <w:marBottom w:val="0"/>
          <w:divBdr>
            <w:top w:val="none" w:sz="0" w:space="0" w:color="auto"/>
            <w:left w:val="none" w:sz="0" w:space="0" w:color="auto"/>
            <w:bottom w:val="none" w:sz="0" w:space="0" w:color="auto"/>
            <w:right w:val="none" w:sz="0" w:space="0" w:color="auto"/>
          </w:divBdr>
        </w:div>
        <w:div w:id="329408128">
          <w:marLeft w:val="640"/>
          <w:marRight w:val="0"/>
          <w:marTop w:val="0"/>
          <w:marBottom w:val="0"/>
          <w:divBdr>
            <w:top w:val="none" w:sz="0" w:space="0" w:color="auto"/>
            <w:left w:val="none" w:sz="0" w:space="0" w:color="auto"/>
            <w:bottom w:val="none" w:sz="0" w:space="0" w:color="auto"/>
            <w:right w:val="none" w:sz="0" w:space="0" w:color="auto"/>
          </w:divBdr>
        </w:div>
        <w:div w:id="1314215986">
          <w:marLeft w:val="640"/>
          <w:marRight w:val="0"/>
          <w:marTop w:val="0"/>
          <w:marBottom w:val="0"/>
          <w:divBdr>
            <w:top w:val="none" w:sz="0" w:space="0" w:color="auto"/>
            <w:left w:val="none" w:sz="0" w:space="0" w:color="auto"/>
            <w:bottom w:val="none" w:sz="0" w:space="0" w:color="auto"/>
            <w:right w:val="none" w:sz="0" w:space="0" w:color="auto"/>
          </w:divBdr>
        </w:div>
        <w:div w:id="449473788">
          <w:marLeft w:val="640"/>
          <w:marRight w:val="0"/>
          <w:marTop w:val="0"/>
          <w:marBottom w:val="0"/>
          <w:divBdr>
            <w:top w:val="none" w:sz="0" w:space="0" w:color="auto"/>
            <w:left w:val="none" w:sz="0" w:space="0" w:color="auto"/>
            <w:bottom w:val="none" w:sz="0" w:space="0" w:color="auto"/>
            <w:right w:val="none" w:sz="0" w:space="0" w:color="auto"/>
          </w:divBdr>
        </w:div>
        <w:div w:id="2126775968">
          <w:marLeft w:val="640"/>
          <w:marRight w:val="0"/>
          <w:marTop w:val="0"/>
          <w:marBottom w:val="0"/>
          <w:divBdr>
            <w:top w:val="none" w:sz="0" w:space="0" w:color="auto"/>
            <w:left w:val="none" w:sz="0" w:space="0" w:color="auto"/>
            <w:bottom w:val="none" w:sz="0" w:space="0" w:color="auto"/>
            <w:right w:val="none" w:sz="0" w:space="0" w:color="auto"/>
          </w:divBdr>
        </w:div>
        <w:div w:id="376585421">
          <w:marLeft w:val="640"/>
          <w:marRight w:val="0"/>
          <w:marTop w:val="0"/>
          <w:marBottom w:val="0"/>
          <w:divBdr>
            <w:top w:val="none" w:sz="0" w:space="0" w:color="auto"/>
            <w:left w:val="none" w:sz="0" w:space="0" w:color="auto"/>
            <w:bottom w:val="none" w:sz="0" w:space="0" w:color="auto"/>
            <w:right w:val="none" w:sz="0" w:space="0" w:color="auto"/>
          </w:divBdr>
        </w:div>
        <w:div w:id="478233592">
          <w:marLeft w:val="640"/>
          <w:marRight w:val="0"/>
          <w:marTop w:val="0"/>
          <w:marBottom w:val="0"/>
          <w:divBdr>
            <w:top w:val="none" w:sz="0" w:space="0" w:color="auto"/>
            <w:left w:val="none" w:sz="0" w:space="0" w:color="auto"/>
            <w:bottom w:val="none" w:sz="0" w:space="0" w:color="auto"/>
            <w:right w:val="none" w:sz="0" w:space="0" w:color="auto"/>
          </w:divBdr>
        </w:div>
        <w:div w:id="124353943">
          <w:marLeft w:val="640"/>
          <w:marRight w:val="0"/>
          <w:marTop w:val="0"/>
          <w:marBottom w:val="0"/>
          <w:divBdr>
            <w:top w:val="none" w:sz="0" w:space="0" w:color="auto"/>
            <w:left w:val="none" w:sz="0" w:space="0" w:color="auto"/>
            <w:bottom w:val="none" w:sz="0" w:space="0" w:color="auto"/>
            <w:right w:val="none" w:sz="0" w:space="0" w:color="auto"/>
          </w:divBdr>
        </w:div>
        <w:div w:id="1543176212">
          <w:marLeft w:val="640"/>
          <w:marRight w:val="0"/>
          <w:marTop w:val="0"/>
          <w:marBottom w:val="0"/>
          <w:divBdr>
            <w:top w:val="none" w:sz="0" w:space="0" w:color="auto"/>
            <w:left w:val="none" w:sz="0" w:space="0" w:color="auto"/>
            <w:bottom w:val="none" w:sz="0" w:space="0" w:color="auto"/>
            <w:right w:val="none" w:sz="0" w:space="0" w:color="auto"/>
          </w:divBdr>
        </w:div>
        <w:div w:id="1644390251">
          <w:marLeft w:val="640"/>
          <w:marRight w:val="0"/>
          <w:marTop w:val="0"/>
          <w:marBottom w:val="0"/>
          <w:divBdr>
            <w:top w:val="none" w:sz="0" w:space="0" w:color="auto"/>
            <w:left w:val="none" w:sz="0" w:space="0" w:color="auto"/>
            <w:bottom w:val="none" w:sz="0" w:space="0" w:color="auto"/>
            <w:right w:val="none" w:sz="0" w:space="0" w:color="auto"/>
          </w:divBdr>
        </w:div>
        <w:div w:id="1084493320">
          <w:marLeft w:val="640"/>
          <w:marRight w:val="0"/>
          <w:marTop w:val="0"/>
          <w:marBottom w:val="0"/>
          <w:divBdr>
            <w:top w:val="none" w:sz="0" w:space="0" w:color="auto"/>
            <w:left w:val="none" w:sz="0" w:space="0" w:color="auto"/>
            <w:bottom w:val="none" w:sz="0" w:space="0" w:color="auto"/>
            <w:right w:val="none" w:sz="0" w:space="0" w:color="auto"/>
          </w:divBdr>
        </w:div>
        <w:div w:id="1430195120">
          <w:marLeft w:val="640"/>
          <w:marRight w:val="0"/>
          <w:marTop w:val="0"/>
          <w:marBottom w:val="0"/>
          <w:divBdr>
            <w:top w:val="none" w:sz="0" w:space="0" w:color="auto"/>
            <w:left w:val="none" w:sz="0" w:space="0" w:color="auto"/>
            <w:bottom w:val="none" w:sz="0" w:space="0" w:color="auto"/>
            <w:right w:val="none" w:sz="0" w:space="0" w:color="auto"/>
          </w:divBdr>
        </w:div>
        <w:div w:id="1790315628">
          <w:marLeft w:val="640"/>
          <w:marRight w:val="0"/>
          <w:marTop w:val="0"/>
          <w:marBottom w:val="0"/>
          <w:divBdr>
            <w:top w:val="none" w:sz="0" w:space="0" w:color="auto"/>
            <w:left w:val="none" w:sz="0" w:space="0" w:color="auto"/>
            <w:bottom w:val="none" w:sz="0" w:space="0" w:color="auto"/>
            <w:right w:val="none" w:sz="0" w:space="0" w:color="auto"/>
          </w:divBdr>
        </w:div>
        <w:div w:id="1341853910">
          <w:marLeft w:val="640"/>
          <w:marRight w:val="0"/>
          <w:marTop w:val="0"/>
          <w:marBottom w:val="0"/>
          <w:divBdr>
            <w:top w:val="none" w:sz="0" w:space="0" w:color="auto"/>
            <w:left w:val="none" w:sz="0" w:space="0" w:color="auto"/>
            <w:bottom w:val="none" w:sz="0" w:space="0" w:color="auto"/>
            <w:right w:val="none" w:sz="0" w:space="0" w:color="auto"/>
          </w:divBdr>
        </w:div>
        <w:div w:id="1374692029">
          <w:marLeft w:val="640"/>
          <w:marRight w:val="0"/>
          <w:marTop w:val="0"/>
          <w:marBottom w:val="0"/>
          <w:divBdr>
            <w:top w:val="none" w:sz="0" w:space="0" w:color="auto"/>
            <w:left w:val="none" w:sz="0" w:space="0" w:color="auto"/>
            <w:bottom w:val="none" w:sz="0" w:space="0" w:color="auto"/>
            <w:right w:val="none" w:sz="0" w:space="0" w:color="auto"/>
          </w:divBdr>
        </w:div>
        <w:div w:id="196434721">
          <w:marLeft w:val="640"/>
          <w:marRight w:val="0"/>
          <w:marTop w:val="0"/>
          <w:marBottom w:val="0"/>
          <w:divBdr>
            <w:top w:val="none" w:sz="0" w:space="0" w:color="auto"/>
            <w:left w:val="none" w:sz="0" w:space="0" w:color="auto"/>
            <w:bottom w:val="none" w:sz="0" w:space="0" w:color="auto"/>
            <w:right w:val="none" w:sz="0" w:space="0" w:color="auto"/>
          </w:divBdr>
        </w:div>
        <w:div w:id="712314821">
          <w:marLeft w:val="640"/>
          <w:marRight w:val="0"/>
          <w:marTop w:val="0"/>
          <w:marBottom w:val="0"/>
          <w:divBdr>
            <w:top w:val="none" w:sz="0" w:space="0" w:color="auto"/>
            <w:left w:val="none" w:sz="0" w:space="0" w:color="auto"/>
            <w:bottom w:val="none" w:sz="0" w:space="0" w:color="auto"/>
            <w:right w:val="none" w:sz="0" w:space="0" w:color="auto"/>
          </w:divBdr>
        </w:div>
        <w:div w:id="1820071231">
          <w:marLeft w:val="640"/>
          <w:marRight w:val="0"/>
          <w:marTop w:val="0"/>
          <w:marBottom w:val="0"/>
          <w:divBdr>
            <w:top w:val="none" w:sz="0" w:space="0" w:color="auto"/>
            <w:left w:val="none" w:sz="0" w:space="0" w:color="auto"/>
            <w:bottom w:val="none" w:sz="0" w:space="0" w:color="auto"/>
            <w:right w:val="none" w:sz="0" w:space="0" w:color="auto"/>
          </w:divBdr>
        </w:div>
        <w:div w:id="1634285890">
          <w:marLeft w:val="640"/>
          <w:marRight w:val="0"/>
          <w:marTop w:val="0"/>
          <w:marBottom w:val="0"/>
          <w:divBdr>
            <w:top w:val="none" w:sz="0" w:space="0" w:color="auto"/>
            <w:left w:val="none" w:sz="0" w:space="0" w:color="auto"/>
            <w:bottom w:val="none" w:sz="0" w:space="0" w:color="auto"/>
            <w:right w:val="none" w:sz="0" w:space="0" w:color="auto"/>
          </w:divBdr>
        </w:div>
        <w:div w:id="225342126">
          <w:marLeft w:val="640"/>
          <w:marRight w:val="0"/>
          <w:marTop w:val="0"/>
          <w:marBottom w:val="0"/>
          <w:divBdr>
            <w:top w:val="none" w:sz="0" w:space="0" w:color="auto"/>
            <w:left w:val="none" w:sz="0" w:space="0" w:color="auto"/>
            <w:bottom w:val="none" w:sz="0" w:space="0" w:color="auto"/>
            <w:right w:val="none" w:sz="0" w:space="0" w:color="auto"/>
          </w:divBdr>
        </w:div>
        <w:div w:id="425808364">
          <w:marLeft w:val="640"/>
          <w:marRight w:val="0"/>
          <w:marTop w:val="0"/>
          <w:marBottom w:val="0"/>
          <w:divBdr>
            <w:top w:val="none" w:sz="0" w:space="0" w:color="auto"/>
            <w:left w:val="none" w:sz="0" w:space="0" w:color="auto"/>
            <w:bottom w:val="none" w:sz="0" w:space="0" w:color="auto"/>
            <w:right w:val="none" w:sz="0" w:space="0" w:color="auto"/>
          </w:divBdr>
        </w:div>
        <w:div w:id="224266273">
          <w:marLeft w:val="640"/>
          <w:marRight w:val="0"/>
          <w:marTop w:val="0"/>
          <w:marBottom w:val="0"/>
          <w:divBdr>
            <w:top w:val="none" w:sz="0" w:space="0" w:color="auto"/>
            <w:left w:val="none" w:sz="0" w:space="0" w:color="auto"/>
            <w:bottom w:val="none" w:sz="0" w:space="0" w:color="auto"/>
            <w:right w:val="none" w:sz="0" w:space="0" w:color="auto"/>
          </w:divBdr>
        </w:div>
        <w:div w:id="1663771825">
          <w:marLeft w:val="640"/>
          <w:marRight w:val="0"/>
          <w:marTop w:val="0"/>
          <w:marBottom w:val="0"/>
          <w:divBdr>
            <w:top w:val="none" w:sz="0" w:space="0" w:color="auto"/>
            <w:left w:val="none" w:sz="0" w:space="0" w:color="auto"/>
            <w:bottom w:val="none" w:sz="0" w:space="0" w:color="auto"/>
            <w:right w:val="none" w:sz="0" w:space="0" w:color="auto"/>
          </w:divBdr>
        </w:div>
        <w:div w:id="1523204962">
          <w:marLeft w:val="640"/>
          <w:marRight w:val="0"/>
          <w:marTop w:val="0"/>
          <w:marBottom w:val="0"/>
          <w:divBdr>
            <w:top w:val="none" w:sz="0" w:space="0" w:color="auto"/>
            <w:left w:val="none" w:sz="0" w:space="0" w:color="auto"/>
            <w:bottom w:val="none" w:sz="0" w:space="0" w:color="auto"/>
            <w:right w:val="none" w:sz="0" w:space="0" w:color="auto"/>
          </w:divBdr>
        </w:div>
      </w:divsChild>
    </w:div>
    <w:div w:id="808013665">
      <w:bodyDiv w:val="1"/>
      <w:marLeft w:val="0"/>
      <w:marRight w:val="0"/>
      <w:marTop w:val="0"/>
      <w:marBottom w:val="0"/>
      <w:divBdr>
        <w:top w:val="none" w:sz="0" w:space="0" w:color="auto"/>
        <w:left w:val="none" w:sz="0" w:space="0" w:color="auto"/>
        <w:bottom w:val="none" w:sz="0" w:space="0" w:color="auto"/>
        <w:right w:val="none" w:sz="0" w:space="0" w:color="auto"/>
      </w:divBdr>
      <w:divsChild>
        <w:div w:id="945385729">
          <w:marLeft w:val="640"/>
          <w:marRight w:val="0"/>
          <w:marTop w:val="0"/>
          <w:marBottom w:val="0"/>
          <w:divBdr>
            <w:top w:val="none" w:sz="0" w:space="0" w:color="auto"/>
            <w:left w:val="none" w:sz="0" w:space="0" w:color="auto"/>
            <w:bottom w:val="none" w:sz="0" w:space="0" w:color="auto"/>
            <w:right w:val="none" w:sz="0" w:space="0" w:color="auto"/>
          </w:divBdr>
        </w:div>
        <w:div w:id="822622817">
          <w:marLeft w:val="640"/>
          <w:marRight w:val="0"/>
          <w:marTop w:val="0"/>
          <w:marBottom w:val="0"/>
          <w:divBdr>
            <w:top w:val="none" w:sz="0" w:space="0" w:color="auto"/>
            <w:left w:val="none" w:sz="0" w:space="0" w:color="auto"/>
            <w:bottom w:val="none" w:sz="0" w:space="0" w:color="auto"/>
            <w:right w:val="none" w:sz="0" w:space="0" w:color="auto"/>
          </w:divBdr>
        </w:div>
        <w:div w:id="651520909">
          <w:marLeft w:val="640"/>
          <w:marRight w:val="0"/>
          <w:marTop w:val="0"/>
          <w:marBottom w:val="0"/>
          <w:divBdr>
            <w:top w:val="none" w:sz="0" w:space="0" w:color="auto"/>
            <w:left w:val="none" w:sz="0" w:space="0" w:color="auto"/>
            <w:bottom w:val="none" w:sz="0" w:space="0" w:color="auto"/>
            <w:right w:val="none" w:sz="0" w:space="0" w:color="auto"/>
          </w:divBdr>
        </w:div>
        <w:div w:id="690716285">
          <w:marLeft w:val="640"/>
          <w:marRight w:val="0"/>
          <w:marTop w:val="0"/>
          <w:marBottom w:val="0"/>
          <w:divBdr>
            <w:top w:val="none" w:sz="0" w:space="0" w:color="auto"/>
            <w:left w:val="none" w:sz="0" w:space="0" w:color="auto"/>
            <w:bottom w:val="none" w:sz="0" w:space="0" w:color="auto"/>
            <w:right w:val="none" w:sz="0" w:space="0" w:color="auto"/>
          </w:divBdr>
        </w:div>
        <w:div w:id="193470331">
          <w:marLeft w:val="640"/>
          <w:marRight w:val="0"/>
          <w:marTop w:val="0"/>
          <w:marBottom w:val="0"/>
          <w:divBdr>
            <w:top w:val="none" w:sz="0" w:space="0" w:color="auto"/>
            <w:left w:val="none" w:sz="0" w:space="0" w:color="auto"/>
            <w:bottom w:val="none" w:sz="0" w:space="0" w:color="auto"/>
            <w:right w:val="none" w:sz="0" w:space="0" w:color="auto"/>
          </w:divBdr>
        </w:div>
        <w:div w:id="1807310168">
          <w:marLeft w:val="640"/>
          <w:marRight w:val="0"/>
          <w:marTop w:val="0"/>
          <w:marBottom w:val="0"/>
          <w:divBdr>
            <w:top w:val="none" w:sz="0" w:space="0" w:color="auto"/>
            <w:left w:val="none" w:sz="0" w:space="0" w:color="auto"/>
            <w:bottom w:val="none" w:sz="0" w:space="0" w:color="auto"/>
            <w:right w:val="none" w:sz="0" w:space="0" w:color="auto"/>
          </w:divBdr>
        </w:div>
        <w:div w:id="821655005">
          <w:marLeft w:val="640"/>
          <w:marRight w:val="0"/>
          <w:marTop w:val="0"/>
          <w:marBottom w:val="0"/>
          <w:divBdr>
            <w:top w:val="none" w:sz="0" w:space="0" w:color="auto"/>
            <w:left w:val="none" w:sz="0" w:space="0" w:color="auto"/>
            <w:bottom w:val="none" w:sz="0" w:space="0" w:color="auto"/>
            <w:right w:val="none" w:sz="0" w:space="0" w:color="auto"/>
          </w:divBdr>
        </w:div>
        <w:div w:id="1593583298">
          <w:marLeft w:val="640"/>
          <w:marRight w:val="0"/>
          <w:marTop w:val="0"/>
          <w:marBottom w:val="0"/>
          <w:divBdr>
            <w:top w:val="none" w:sz="0" w:space="0" w:color="auto"/>
            <w:left w:val="none" w:sz="0" w:space="0" w:color="auto"/>
            <w:bottom w:val="none" w:sz="0" w:space="0" w:color="auto"/>
            <w:right w:val="none" w:sz="0" w:space="0" w:color="auto"/>
          </w:divBdr>
        </w:div>
        <w:div w:id="1699890435">
          <w:marLeft w:val="640"/>
          <w:marRight w:val="0"/>
          <w:marTop w:val="0"/>
          <w:marBottom w:val="0"/>
          <w:divBdr>
            <w:top w:val="none" w:sz="0" w:space="0" w:color="auto"/>
            <w:left w:val="none" w:sz="0" w:space="0" w:color="auto"/>
            <w:bottom w:val="none" w:sz="0" w:space="0" w:color="auto"/>
            <w:right w:val="none" w:sz="0" w:space="0" w:color="auto"/>
          </w:divBdr>
        </w:div>
        <w:div w:id="1886092241">
          <w:marLeft w:val="640"/>
          <w:marRight w:val="0"/>
          <w:marTop w:val="0"/>
          <w:marBottom w:val="0"/>
          <w:divBdr>
            <w:top w:val="none" w:sz="0" w:space="0" w:color="auto"/>
            <w:left w:val="none" w:sz="0" w:space="0" w:color="auto"/>
            <w:bottom w:val="none" w:sz="0" w:space="0" w:color="auto"/>
            <w:right w:val="none" w:sz="0" w:space="0" w:color="auto"/>
          </w:divBdr>
        </w:div>
        <w:div w:id="1492406213">
          <w:marLeft w:val="640"/>
          <w:marRight w:val="0"/>
          <w:marTop w:val="0"/>
          <w:marBottom w:val="0"/>
          <w:divBdr>
            <w:top w:val="none" w:sz="0" w:space="0" w:color="auto"/>
            <w:left w:val="none" w:sz="0" w:space="0" w:color="auto"/>
            <w:bottom w:val="none" w:sz="0" w:space="0" w:color="auto"/>
            <w:right w:val="none" w:sz="0" w:space="0" w:color="auto"/>
          </w:divBdr>
        </w:div>
        <w:div w:id="967779491">
          <w:marLeft w:val="640"/>
          <w:marRight w:val="0"/>
          <w:marTop w:val="0"/>
          <w:marBottom w:val="0"/>
          <w:divBdr>
            <w:top w:val="none" w:sz="0" w:space="0" w:color="auto"/>
            <w:left w:val="none" w:sz="0" w:space="0" w:color="auto"/>
            <w:bottom w:val="none" w:sz="0" w:space="0" w:color="auto"/>
            <w:right w:val="none" w:sz="0" w:space="0" w:color="auto"/>
          </w:divBdr>
        </w:div>
        <w:div w:id="651251135">
          <w:marLeft w:val="640"/>
          <w:marRight w:val="0"/>
          <w:marTop w:val="0"/>
          <w:marBottom w:val="0"/>
          <w:divBdr>
            <w:top w:val="none" w:sz="0" w:space="0" w:color="auto"/>
            <w:left w:val="none" w:sz="0" w:space="0" w:color="auto"/>
            <w:bottom w:val="none" w:sz="0" w:space="0" w:color="auto"/>
            <w:right w:val="none" w:sz="0" w:space="0" w:color="auto"/>
          </w:divBdr>
        </w:div>
        <w:div w:id="1436555810">
          <w:marLeft w:val="640"/>
          <w:marRight w:val="0"/>
          <w:marTop w:val="0"/>
          <w:marBottom w:val="0"/>
          <w:divBdr>
            <w:top w:val="none" w:sz="0" w:space="0" w:color="auto"/>
            <w:left w:val="none" w:sz="0" w:space="0" w:color="auto"/>
            <w:bottom w:val="none" w:sz="0" w:space="0" w:color="auto"/>
            <w:right w:val="none" w:sz="0" w:space="0" w:color="auto"/>
          </w:divBdr>
        </w:div>
        <w:div w:id="11302104">
          <w:marLeft w:val="640"/>
          <w:marRight w:val="0"/>
          <w:marTop w:val="0"/>
          <w:marBottom w:val="0"/>
          <w:divBdr>
            <w:top w:val="none" w:sz="0" w:space="0" w:color="auto"/>
            <w:left w:val="none" w:sz="0" w:space="0" w:color="auto"/>
            <w:bottom w:val="none" w:sz="0" w:space="0" w:color="auto"/>
            <w:right w:val="none" w:sz="0" w:space="0" w:color="auto"/>
          </w:divBdr>
        </w:div>
        <w:div w:id="1873150290">
          <w:marLeft w:val="640"/>
          <w:marRight w:val="0"/>
          <w:marTop w:val="0"/>
          <w:marBottom w:val="0"/>
          <w:divBdr>
            <w:top w:val="none" w:sz="0" w:space="0" w:color="auto"/>
            <w:left w:val="none" w:sz="0" w:space="0" w:color="auto"/>
            <w:bottom w:val="none" w:sz="0" w:space="0" w:color="auto"/>
            <w:right w:val="none" w:sz="0" w:space="0" w:color="auto"/>
          </w:divBdr>
        </w:div>
        <w:div w:id="1379280332">
          <w:marLeft w:val="640"/>
          <w:marRight w:val="0"/>
          <w:marTop w:val="0"/>
          <w:marBottom w:val="0"/>
          <w:divBdr>
            <w:top w:val="none" w:sz="0" w:space="0" w:color="auto"/>
            <w:left w:val="none" w:sz="0" w:space="0" w:color="auto"/>
            <w:bottom w:val="none" w:sz="0" w:space="0" w:color="auto"/>
            <w:right w:val="none" w:sz="0" w:space="0" w:color="auto"/>
          </w:divBdr>
        </w:div>
        <w:div w:id="172038214">
          <w:marLeft w:val="640"/>
          <w:marRight w:val="0"/>
          <w:marTop w:val="0"/>
          <w:marBottom w:val="0"/>
          <w:divBdr>
            <w:top w:val="none" w:sz="0" w:space="0" w:color="auto"/>
            <w:left w:val="none" w:sz="0" w:space="0" w:color="auto"/>
            <w:bottom w:val="none" w:sz="0" w:space="0" w:color="auto"/>
            <w:right w:val="none" w:sz="0" w:space="0" w:color="auto"/>
          </w:divBdr>
        </w:div>
        <w:div w:id="1556547677">
          <w:marLeft w:val="640"/>
          <w:marRight w:val="0"/>
          <w:marTop w:val="0"/>
          <w:marBottom w:val="0"/>
          <w:divBdr>
            <w:top w:val="none" w:sz="0" w:space="0" w:color="auto"/>
            <w:left w:val="none" w:sz="0" w:space="0" w:color="auto"/>
            <w:bottom w:val="none" w:sz="0" w:space="0" w:color="auto"/>
            <w:right w:val="none" w:sz="0" w:space="0" w:color="auto"/>
          </w:divBdr>
        </w:div>
      </w:divsChild>
    </w:div>
    <w:div w:id="813110038">
      <w:bodyDiv w:val="1"/>
      <w:marLeft w:val="0"/>
      <w:marRight w:val="0"/>
      <w:marTop w:val="0"/>
      <w:marBottom w:val="0"/>
      <w:divBdr>
        <w:top w:val="none" w:sz="0" w:space="0" w:color="auto"/>
        <w:left w:val="none" w:sz="0" w:space="0" w:color="auto"/>
        <w:bottom w:val="none" w:sz="0" w:space="0" w:color="auto"/>
        <w:right w:val="none" w:sz="0" w:space="0" w:color="auto"/>
      </w:divBdr>
      <w:divsChild>
        <w:div w:id="658848170">
          <w:marLeft w:val="640"/>
          <w:marRight w:val="0"/>
          <w:marTop w:val="0"/>
          <w:marBottom w:val="0"/>
          <w:divBdr>
            <w:top w:val="none" w:sz="0" w:space="0" w:color="auto"/>
            <w:left w:val="none" w:sz="0" w:space="0" w:color="auto"/>
            <w:bottom w:val="none" w:sz="0" w:space="0" w:color="auto"/>
            <w:right w:val="none" w:sz="0" w:space="0" w:color="auto"/>
          </w:divBdr>
        </w:div>
        <w:div w:id="1417360955">
          <w:marLeft w:val="640"/>
          <w:marRight w:val="0"/>
          <w:marTop w:val="0"/>
          <w:marBottom w:val="0"/>
          <w:divBdr>
            <w:top w:val="none" w:sz="0" w:space="0" w:color="auto"/>
            <w:left w:val="none" w:sz="0" w:space="0" w:color="auto"/>
            <w:bottom w:val="none" w:sz="0" w:space="0" w:color="auto"/>
            <w:right w:val="none" w:sz="0" w:space="0" w:color="auto"/>
          </w:divBdr>
        </w:div>
        <w:div w:id="1412120320">
          <w:marLeft w:val="640"/>
          <w:marRight w:val="0"/>
          <w:marTop w:val="0"/>
          <w:marBottom w:val="0"/>
          <w:divBdr>
            <w:top w:val="none" w:sz="0" w:space="0" w:color="auto"/>
            <w:left w:val="none" w:sz="0" w:space="0" w:color="auto"/>
            <w:bottom w:val="none" w:sz="0" w:space="0" w:color="auto"/>
            <w:right w:val="none" w:sz="0" w:space="0" w:color="auto"/>
          </w:divBdr>
        </w:div>
        <w:div w:id="1689481580">
          <w:marLeft w:val="640"/>
          <w:marRight w:val="0"/>
          <w:marTop w:val="0"/>
          <w:marBottom w:val="0"/>
          <w:divBdr>
            <w:top w:val="none" w:sz="0" w:space="0" w:color="auto"/>
            <w:left w:val="none" w:sz="0" w:space="0" w:color="auto"/>
            <w:bottom w:val="none" w:sz="0" w:space="0" w:color="auto"/>
            <w:right w:val="none" w:sz="0" w:space="0" w:color="auto"/>
          </w:divBdr>
        </w:div>
        <w:div w:id="663122069">
          <w:marLeft w:val="640"/>
          <w:marRight w:val="0"/>
          <w:marTop w:val="0"/>
          <w:marBottom w:val="0"/>
          <w:divBdr>
            <w:top w:val="none" w:sz="0" w:space="0" w:color="auto"/>
            <w:left w:val="none" w:sz="0" w:space="0" w:color="auto"/>
            <w:bottom w:val="none" w:sz="0" w:space="0" w:color="auto"/>
            <w:right w:val="none" w:sz="0" w:space="0" w:color="auto"/>
          </w:divBdr>
        </w:div>
        <w:div w:id="1759013120">
          <w:marLeft w:val="640"/>
          <w:marRight w:val="0"/>
          <w:marTop w:val="0"/>
          <w:marBottom w:val="0"/>
          <w:divBdr>
            <w:top w:val="none" w:sz="0" w:space="0" w:color="auto"/>
            <w:left w:val="none" w:sz="0" w:space="0" w:color="auto"/>
            <w:bottom w:val="none" w:sz="0" w:space="0" w:color="auto"/>
            <w:right w:val="none" w:sz="0" w:space="0" w:color="auto"/>
          </w:divBdr>
        </w:div>
        <w:div w:id="946305779">
          <w:marLeft w:val="640"/>
          <w:marRight w:val="0"/>
          <w:marTop w:val="0"/>
          <w:marBottom w:val="0"/>
          <w:divBdr>
            <w:top w:val="none" w:sz="0" w:space="0" w:color="auto"/>
            <w:left w:val="none" w:sz="0" w:space="0" w:color="auto"/>
            <w:bottom w:val="none" w:sz="0" w:space="0" w:color="auto"/>
            <w:right w:val="none" w:sz="0" w:space="0" w:color="auto"/>
          </w:divBdr>
        </w:div>
        <w:div w:id="828137148">
          <w:marLeft w:val="640"/>
          <w:marRight w:val="0"/>
          <w:marTop w:val="0"/>
          <w:marBottom w:val="0"/>
          <w:divBdr>
            <w:top w:val="none" w:sz="0" w:space="0" w:color="auto"/>
            <w:left w:val="none" w:sz="0" w:space="0" w:color="auto"/>
            <w:bottom w:val="none" w:sz="0" w:space="0" w:color="auto"/>
            <w:right w:val="none" w:sz="0" w:space="0" w:color="auto"/>
          </w:divBdr>
        </w:div>
        <w:div w:id="457919591">
          <w:marLeft w:val="640"/>
          <w:marRight w:val="0"/>
          <w:marTop w:val="0"/>
          <w:marBottom w:val="0"/>
          <w:divBdr>
            <w:top w:val="none" w:sz="0" w:space="0" w:color="auto"/>
            <w:left w:val="none" w:sz="0" w:space="0" w:color="auto"/>
            <w:bottom w:val="none" w:sz="0" w:space="0" w:color="auto"/>
            <w:right w:val="none" w:sz="0" w:space="0" w:color="auto"/>
          </w:divBdr>
        </w:div>
        <w:div w:id="623274830">
          <w:marLeft w:val="640"/>
          <w:marRight w:val="0"/>
          <w:marTop w:val="0"/>
          <w:marBottom w:val="0"/>
          <w:divBdr>
            <w:top w:val="none" w:sz="0" w:space="0" w:color="auto"/>
            <w:left w:val="none" w:sz="0" w:space="0" w:color="auto"/>
            <w:bottom w:val="none" w:sz="0" w:space="0" w:color="auto"/>
            <w:right w:val="none" w:sz="0" w:space="0" w:color="auto"/>
          </w:divBdr>
        </w:div>
        <w:div w:id="1212578414">
          <w:marLeft w:val="640"/>
          <w:marRight w:val="0"/>
          <w:marTop w:val="0"/>
          <w:marBottom w:val="0"/>
          <w:divBdr>
            <w:top w:val="none" w:sz="0" w:space="0" w:color="auto"/>
            <w:left w:val="none" w:sz="0" w:space="0" w:color="auto"/>
            <w:bottom w:val="none" w:sz="0" w:space="0" w:color="auto"/>
            <w:right w:val="none" w:sz="0" w:space="0" w:color="auto"/>
          </w:divBdr>
        </w:div>
        <w:div w:id="606810729">
          <w:marLeft w:val="640"/>
          <w:marRight w:val="0"/>
          <w:marTop w:val="0"/>
          <w:marBottom w:val="0"/>
          <w:divBdr>
            <w:top w:val="none" w:sz="0" w:space="0" w:color="auto"/>
            <w:left w:val="none" w:sz="0" w:space="0" w:color="auto"/>
            <w:bottom w:val="none" w:sz="0" w:space="0" w:color="auto"/>
            <w:right w:val="none" w:sz="0" w:space="0" w:color="auto"/>
          </w:divBdr>
        </w:div>
        <w:div w:id="661158053">
          <w:marLeft w:val="640"/>
          <w:marRight w:val="0"/>
          <w:marTop w:val="0"/>
          <w:marBottom w:val="0"/>
          <w:divBdr>
            <w:top w:val="none" w:sz="0" w:space="0" w:color="auto"/>
            <w:left w:val="none" w:sz="0" w:space="0" w:color="auto"/>
            <w:bottom w:val="none" w:sz="0" w:space="0" w:color="auto"/>
            <w:right w:val="none" w:sz="0" w:space="0" w:color="auto"/>
          </w:divBdr>
        </w:div>
        <w:div w:id="1366057037">
          <w:marLeft w:val="640"/>
          <w:marRight w:val="0"/>
          <w:marTop w:val="0"/>
          <w:marBottom w:val="0"/>
          <w:divBdr>
            <w:top w:val="none" w:sz="0" w:space="0" w:color="auto"/>
            <w:left w:val="none" w:sz="0" w:space="0" w:color="auto"/>
            <w:bottom w:val="none" w:sz="0" w:space="0" w:color="auto"/>
            <w:right w:val="none" w:sz="0" w:space="0" w:color="auto"/>
          </w:divBdr>
        </w:div>
        <w:div w:id="908270192">
          <w:marLeft w:val="640"/>
          <w:marRight w:val="0"/>
          <w:marTop w:val="0"/>
          <w:marBottom w:val="0"/>
          <w:divBdr>
            <w:top w:val="none" w:sz="0" w:space="0" w:color="auto"/>
            <w:left w:val="none" w:sz="0" w:space="0" w:color="auto"/>
            <w:bottom w:val="none" w:sz="0" w:space="0" w:color="auto"/>
            <w:right w:val="none" w:sz="0" w:space="0" w:color="auto"/>
          </w:divBdr>
        </w:div>
        <w:div w:id="880633883">
          <w:marLeft w:val="640"/>
          <w:marRight w:val="0"/>
          <w:marTop w:val="0"/>
          <w:marBottom w:val="0"/>
          <w:divBdr>
            <w:top w:val="none" w:sz="0" w:space="0" w:color="auto"/>
            <w:left w:val="none" w:sz="0" w:space="0" w:color="auto"/>
            <w:bottom w:val="none" w:sz="0" w:space="0" w:color="auto"/>
            <w:right w:val="none" w:sz="0" w:space="0" w:color="auto"/>
          </w:divBdr>
        </w:div>
        <w:div w:id="1434399280">
          <w:marLeft w:val="640"/>
          <w:marRight w:val="0"/>
          <w:marTop w:val="0"/>
          <w:marBottom w:val="0"/>
          <w:divBdr>
            <w:top w:val="none" w:sz="0" w:space="0" w:color="auto"/>
            <w:left w:val="none" w:sz="0" w:space="0" w:color="auto"/>
            <w:bottom w:val="none" w:sz="0" w:space="0" w:color="auto"/>
            <w:right w:val="none" w:sz="0" w:space="0" w:color="auto"/>
          </w:divBdr>
        </w:div>
        <w:div w:id="1603684373">
          <w:marLeft w:val="640"/>
          <w:marRight w:val="0"/>
          <w:marTop w:val="0"/>
          <w:marBottom w:val="0"/>
          <w:divBdr>
            <w:top w:val="none" w:sz="0" w:space="0" w:color="auto"/>
            <w:left w:val="none" w:sz="0" w:space="0" w:color="auto"/>
            <w:bottom w:val="none" w:sz="0" w:space="0" w:color="auto"/>
            <w:right w:val="none" w:sz="0" w:space="0" w:color="auto"/>
          </w:divBdr>
        </w:div>
        <w:div w:id="1658922400">
          <w:marLeft w:val="640"/>
          <w:marRight w:val="0"/>
          <w:marTop w:val="0"/>
          <w:marBottom w:val="0"/>
          <w:divBdr>
            <w:top w:val="none" w:sz="0" w:space="0" w:color="auto"/>
            <w:left w:val="none" w:sz="0" w:space="0" w:color="auto"/>
            <w:bottom w:val="none" w:sz="0" w:space="0" w:color="auto"/>
            <w:right w:val="none" w:sz="0" w:space="0" w:color="auto"/>
          </w:divBdr>
        </w:div>
        <w:div w:id="1308441454">
          <w:marLeft w:val="640"/>
          <w:marRight w:val="0"/>
          <w:marTop w:val="0"/>
          <w:marBottom w:val="0"/>
          <w:divBdr>
            <w:top w:val="none" w:sz="0" w:space="0" w:color="auto"/>
            <w:left w:val="none" w:sz="0" w:space="0" w:color="auto"/>
            <w:bottom w:val="none" w:sz="0" w:space="0" w:color="auto"/>
            <w:right w:val="none" w:sz="0" w:space="0" w:color="auto"/>
          </w:divBdr>
        </w:div>
        <w:div w:id="274211714">
          <w:marLeft w:val="640"/>
          <w:marRight w:val="0"/>
          <w:marTop w:val="0"/>
          <w:marBottom w:val="0"/>
          <w:divBdr>
            <w:top w:val="none" w:sz="0" w:space="0" w:color="auto"/>
            <w:left w:val="none" w:sz="0" w:space="0" w:color="auto"/>
            <w:bottom w:val="none" w:sz="0" w:space="0" w:color="auto"/>
            <w:right w:val="none" w:sz="0" w:space="0" w:color="auto"/>
          </w:divBdr>
        </w:div>
        <w:div w:id="1742561983">
          <w:marLeft w:val="640"/>
          <w:marRight w:val="0"/>
          <w:marTop w:val="0"/>
          <w:marBottom w:val="0"/>
          <w:divBdr>
            <w:top w:val="none" w:sz="0" w:space="0" w:color="auto"/>
            <w:left w:val="none" w:sz="0" w:space="0" w:color="auto"/>
            <w:bottom w:val="none" w:sz="0" w:space="0" w:color="auto"/>
            <w:right w:val="none" w:sz="0" w:space="0" w:color="auto"/>
          </w:divBdr>
        </w:div>
        <w:div w:id="16591125">
          <w:marLeft w:val="640"/>
          <w:marRight w:val="0"/>
          <w:marTop w:val="0"/>
          <w:marBottom w:val="0"/>
          <w:divBdr>
            <w:top w:val="none" w:sz="0" w:space="0" w:color="auto"/>
            <w:left w:val="none" w:sz="0" w:space="0" w:color="auto"/>
            <w:bottom w:val="none" w:sz="0" w:space="0" w:color="auto"/>
            <w:right w:val="none" w:sz="0" w:space="0" w:color="auto"/>
          </w:divBdr>
        </w:div>
        <w:div w:id="943456777">
          <w:marLeft w:val="640"/>
          <w:marRight w:val="0"/>
          <w:marTop w:val="0"/>
          <w:marBottom w:val="0"/>
          <w:divBdr>
            <w:top w:val="none" w:sz="0" w:space="0" w:color="auto"/>
            <w:left w:val="none" w:sz="0" w:space="0" w:color="auto"/>
            <w:bottom w:val="none" w:sz="0" w:space="0" w:color="auto"/>
            <w:right w:val="none" w:sz="0" w:space="0" w:color="auto"/>
          </w:divBdr>
        </w:div>
        <w:div w:id="819493293">
          <w:marLeft w:val="640"/>
          <w:marRight w:val="0"/>
          <w:marTop w:val="0"/>
          <w:marBottom w:val="0"/>
          <w:divBdr>
            <w:top w:val="none" w:sz="0" w:space="0" w:color="auto"/>
            <w:left w:val="none" w:sz="0" w:space="0" w:color="auto"/>
            <w:bottom w:val="none" w:sz="0" w:space="0" w:color="auto"/>
            <w:right w:val="none" w:sz="0" w:space="0" w:color="auto"/>
          </w:divBdr>
        </w:div>
        <w:div w:id="1827355362">
          <w:marLeft w:val="640"/>
          <w:marRight w:val="0"/>
          <w:marTop w:val="0"/>
          <w:marBottom w:val="0"/>
          <w:divBdr>
            <w:top w:val="none" w:sz="0" w:space="0" w:color="auto"/>
            <w:left w:val="none" w:sz="0" w:space="0" w:color="auto"/>
            <w:bottom w:val="none" w:sz="0" w:space="0" w:color="auto"/>
            <w:right w:val="none" w:sz="0" w:space="0" w:color="auto"/>
          </w:divBdr>
        </w:div>
        <w:div w:id="1166365517">
          <w:marLeft w:val="640"/>
          <w:marRight w:val="0"/>
          <w:marTop w:val="0"/>
          <w:marBottom w:val="0"/>
          <w:divBdr>
            <w:top w:val="none" w:sz="0" w:space="0" w:color="auto"/>
            <w:left w:val="none" w:sz="0" w:space="0" w:color="auto"/>
            <w:bottom w:val="none" w:sz="0" w:space="0" w:color="auto"/>
            <w:right w:val="none" w:sz="0" w:space="0" w:color="auto"/>
          </w:divBdr>
        </w:div>
        <w:div w:id="617832911">
          <w:marLeft w:val="640"/>
          <w:marRight w:val="0"/>
          <w:marTop w:val="0"/>
          <w:marBottom w:val="0"/>
          <w:divBdr>
            <w:top w:val="none" w:sz="0" w:space="0" w:color="auto"/>
            <w:left w:val="none" w:sz="0" w:space="0" w:color="auto"/>
            <w:bottom w:val="none" w:sz="0" w:space="0" w:color="auto"/>
            <w:right w:val="none" w:sz="0" w:space="0" w:color="auto"/>
          </w:divBdr>
        </w:div>
        <w:div w:id="1582830252">
          <w:marLeft w:val="640"/>
          <w:marRight w:val="0"/>
          <w:marTop w:val="0"/>
          <w:marBottom w:val="0"/>
          <w:divBdr>
            <w:top w:val="none" w:sz="0" w:space="0" w:color="auto"/>
            <w:left w:val="none" w:sz="0" w:space="0" w:color="auto"/>
            <w:bottom w:val="none" w:sz="0" w:space="0" w:color="auto"/>
            <w:right w:val="none" w:sz="0" w:space="0" w:color="auto"/>
          </w:divBdr>
        </w:div>
        <w:div w:id="166754590">
          <w:marLeft w:val="640"/>
          <w:marRight w:val="0"/>
          <w:marTop w:val="0"/>
          <w:marBottom w:val="0"/>
          <w:divBdr>
            <w:top w:val="none" w:sz="0" w:space="0" w:color="auto"/>
            <w:left w:val="none" w:sz="0" w:space="0" w:color="auto"/>
            <w:bottom w:val="none" w:sz="0" w:space="0" w:color="auto"/>
            <w:right w:val="none" w:sz="0" w:space="0" w:color="auto"/>
          </w:divBdr>
        </w:div>
        <w:div w:id="928856839">
          <w:marLeft w:val="640"/>
          <w:marRight w:val="0"/>
          <w:marTop w:val="0"/>
          <w:marBottom w:val="0"/>
          <w:divBdr>
            <w:top w:val="none" w:sz="0" w:space="0" w:color="auto"/>
            <w:left w:val="none" w:sz="0" w:space="0" w:color="auto"/>
            <w:bottom w:val="none" w:sz="0" w:space="0" w:color="auto"/>
            <w:right w:val="none" w:sz="0" w:space="0" w:color="auto"/>
          </w:divBdr>
        </w:div>
        <w:div w:id="545259587">
          <w:marLeft w:val="640"/>
          <w:marRight w:val="0"/>
          <w:marTop w:val="0"/>
          <w:marBottom w:val="0"/>
          <w:divBdr>
            <w:top w:val="none" w:sz="0" w:space="0" w:color="auto"/>
            <w:left w:val="none" w:sz="0" w:space="0" w:color="auto"/>
            <w:bottom w:val="none" w:sz="0" w:space="0" w:color="auto"/>
            <w:right w:val="none" w:sz="0" w:space="0" w:color="auto"/>
          </w:divBdr>
        </w:div>
        <w:div w:id="452556195">
          <w:marLeft w:val="640"/>
          <w:marRight w:val="0"/>
          <w:marTop w:val="0"/>
          <w:marBottom w:val="0"/>
          <w:divBdr>
            <w:top w:val="none" w:sz="0" w:space="0" w:color="auto"/>
            <w:left w:val="none" w:sz="0" w:space="0" w:color="auto"/>
            <w:bottom w:val="none" w:sz="0" w:space="0" w:color="auto"/>
            <w:right w:val="none" w:sz="0" w:space="0" w:color="auto"/>
          </w:divBdr>
        </w:div>
        <w:div w:id="1354919701">
          <w:marLeft w:val="640"/>
          <w:marRight w:val="0"/>
          <w:marTop w:val="0"/>
          <w:marBottom w:val="0"/>
          <w:divBdr>
            <w:top w:val="none" w:sz="0" w:space="0" w:color="auto"/>
            <w:left w:val="none" w:sz="0" w:space="0" w:color="auto"/>
            <w:bottom w:val="none" w:sz="0" w:space="0" w:color="auto"/>
            <w:right w:val="none" w:sz="0" w:space="0" w:color="auto"/>
          </w:divBdr>
        </w:div>
        <w:div w:id="410810903">
          <w:marLeft w:val="640"/>
          <w:marRight w:val="0"/>
          <w:marTop w:val="0"/>
          <w:marBottom w:val="0"/>
          <w:divBdr>
            <w:top w:val="none" w:sz="0" w:space="0" w:color="auto"/>
            <w:left w:val="none" w:sz="0" w:space="0" w:color="auto"/>
            <w:bottom w:val="none" w:sz="0" w:space="0" w:color="auto"/>
            <w:right w:val="none" w:sz="0" w:space="0" w:color="auto"/>
          </w:divBdr>
        </w:div>
        <w:div w:id="762267301">
          <w:marLeft w:val="640"/>
          <w:marRight w:val="0"/>
          <w:marTop w:val="0"/>
          <w:marBottom w:val="0"/>
          <w:divBdr>
            <w:top w:val="none" w:sz="0" w:space="0" w:color="auto"/>
            <w:left w:val="none" w:sz="0" w:space="0" w:color="auto"/>
            <w:bottom w:val="none" w:sz="0" w:space="0" w:color="auto"/>
            <w:right w:val="none" w:sz="0" w:space="0" w:color="auto"/>
          </w:divBdr>
        </w:div>
        <w:div w:id="170994092">
          <w:marLeft w:val="640"/>
          <w:marRight w:val="0"/>
          <w:marTop w:val="0"/>
          <w:marBottom w:val="0"/>
          <w:divBdr>
            <w:top w:val="none" w:sz="0" w:space="0" w:color="auto"/>
            <w:left w:val="none" w:sz="0" w:space="0" w:color="auto"/>
            <w:bottom w:val="none" w:sz="0" w:space="0" w:color="auto"/>
            <w:right w:val="none" w:sz="0" w:space="0" w:color="auto"/>
          </w:divBdr>
        </w:div>
        <w:div w:id="1909488689">
          <w:marLeft w:val="640"/>
          <w:marRight w:val="0"/>
          <w:marTop w:val="0"/>
          <w:marBottom w:val="0"/>
          <w:divBdr>
            <w:top w:val="none" w:sz="0" w:space="0" w:color="auto"/>
            <w:left w:val="none" w:sz="0" w:space="0" w:color="auto"/>
            <w:bottom w:val="none" w:sz="0" w:space="0" w:color="auto"/>
            <w:right w:val="none" w:sz="0" w:space="0" w:color="auto"/>
          </w:divBdr>
        </w:div>
        <w:div w:id="484005396">
          <w:marLeft w:val="640"/>
          <w:marRight w:val="0"/>
          <w:marTop w:val="0"/>
          <w:marBottom w:val="0"/>
          <w:divBdr>
            <w:top w:val="none" w:sz="0" w:space="0" w:color="auto"/>
            <w:left w:val="none" w:sz="0" w:space="0" w:color="auto"/>
            <w:bottom w:val="none" w:sz="0" w:space="0" w:color="auto"/>
            <w:right w:val="none" w:sz="0" w:space="0" w:color="auto"/>
          </w:divBdr>
        </w:div>
        <w:div w:id="87237226">
          <w:marLeft w:val="640"/>
          <w:marRight w:val="0"/>
          <w:marTop w:val="0"/>
          <w:marBottom w:val="0"/>
          <w:divBdr>
            <w:top w:val="none" w:sz="0" w:space="0" w:color="auto"/>
            <w:left w:val="none" w:sz="0" w:space="0" w:color="auto"/>
            <w:bottom w:val="none" w:sz="0" w:space="0" w:color="auto"/>
            <w:right w:val="none" w:sz="0" w:space="0" w:color="auto"/>
          </w:divBdr>
        </w:div>
        <w:div w:id="1083071429">
          <w:marLeft w:val="640"/>
          <w:marRight w:val="0"/>
          <w:marTop w:val="0"/>
          <w:marBottom w:val="0"/>
          <w:divBdr>
            <w:top w:val="none" w:sz="0" w:space="0" w:color="auto"/>
            <w:left w:val="none" w:sz="0" w:space="0" w:color="auto"/>
            <w:bottom w:val="none" w:sz="0" w:space="0" w:color="auto"/>
            <w:right w:val="none" w:sz="0" w:space="0" w:color="auto"/>
          </w:divBdr>
        </w:div>
        <w:div w:id="1569265414">
          <w:marLeft w:val="640"/>
          <w:marRight w:val="0"/>
          <w:marTop w:val="0"/>
          <w:marBottom w:val="0"/>
          <w:divBdr>
            <w:top w:val="none" w:sz="0" w:space="0" w:color="auto"/>
            <w:left w:val="none" w:sz="0" w:space="0" w:color="auto"/>
            <w:bottom w:val="none" w:sz="0" w:space="0" w:color="auto"/>
            <w:right w:val="none" w:sz="0" w:space="0" w:color="auto"/>
          </w:divBdr>
        </w:div>
      </w:divsChild>
    </w:div>
    <w:div w:id="832381612">
      <w:bodyDiv w:val="1"/>
      <w:marLeft w:val="0"/>
      <w:marRight w:val="0"/>
      <w:marTop w:val="0"/>
      <w:marBottom w:val="0"/>
      <w:divBdr>
        <w:top w:val="none" w:sz="0" w:space="0" w:color="auto"/>
        <w:left w:val="none" w:sz="0" w:space="0" w:color="auto"/>
        <w:bottom w:val="none" w:sz="0" w:space="0" w:color="auto"/>
        <w:right w:val="none" w:sz="0" w:space="0" w:color="auto"/>
      </w:divBdr>
      <w:divsChild>
        <w:div w:id="110638397">
          <w:marLeft w:val="640"/>
          <w:marRight w:val="0"/>
          <w:marTop w:val="0"/>
          <w:marBottom w:val="0"/>
          <w:divBdr>
            <w:top w:val="none" w:sz="0" w:space="0" w:color="auto"/>
            <w:left w:val="none" w:sz="0" w:space="0" w:color="auto"/>
            <w:bottom w:val="none" w:sz="0" w:space="0" w:color="auto"/>
            <w:right w:val="none" w:sz="0" w:space="0" w:color="auto"/>
          </w:divBdr>
        </w:div>
        <w:div w:id="786848731">
          <w:marLeft w:val="640"/>
          <w:marRight w:val="0"/>
          <w:marTop w:val="0"/>
          <w:marBottom w:val="0"/>
          <w:divBdr>
            <w:top w:val="none" w:sz="0" w:space="0" w:color="auto"/>
            <w:left w:val="none" w:sz="0" w:space="0" w:color="auto"/>
            <w:bottom w:val="none" w:sz="0" w:space="0" w:color="auto"/>
            <w:right w:val="none" w:sz="0" w:space="0" w:color="auto"/>
          </w:divBdr>
        </w:div>
        <w:div w:id="1121847484">
          <w:marLeft w:val="640"/>
          <w:marRight w:val="0"/>
          <w:marTop w:val="0"/>
          <w:marBottom w:val="0"/>
          <w:divBdr>
            <w:top w:val="none" w:sz="0" w:space="0" w:color="auto"/>
            <w:left w:val="none" w:sz="0" w:space="0" w:color="auto"/>
            <w:bottom w:val="none" w:sz="0" w:space="0" w:color="auto"/>
            <w:right w:val="none" w:sz="0" w:space="0" w:color="auto"/>
          </w:divBdr>
        </w:div>
        <w:div w:id="1863737745">
          <w:marLeft w:val="640"/>
          <w:marRight w:val="0"/>
          <w:marTop w:val="0"/>
          <w:marBottom w:val="0"/>
          <w:divBdr>
            <w:top w:val="none" w:sz="0" w:space="0" w:color="auto"/>
            <w:left w:val="none" w:sz="0" w:space="0" w:color="auto"/>
            <w:bottom w:val="none" w:sz="0" w:space="0" w:color="auto"/>
            <w:right w:val="none" w:sz="0" w:space="0" w:color="auto"/>
          </w:divBdr>
        </w:div>
        <w:div w:id="985009534">
          <w:marLeft w:val="640"/>
          <w:marRight w:val="0"/>
          <w:marTop w:val="0"/>
          <w:marBottom w:val="0"/>
          <w:divBdr>
            <w:top w:val="none" w:sz="0" w:space="0" w:color="auto"/>
            <w:left w:val="none" w:sz="0" w:space="0" w:color="auto"/>
            <w:bottom w:val="none" w:sz="0" w:space="0" w:color="auto"/>
            <w:right w:val="none" w:sz="0" w:space="0" w:color="auto"/>
          </w:divBdr>
        </w:div>
        <w:div w:id="461853365">
          <w:marLeft w:val="640"/>
          <w:marRight w:val="0"/>
          <w:marTop w:val="0"/>
          <w:marBottom w:val="0"/>
          <w:divBdr>
            <w:top w:val="none" w:sz="0" w:space="0" w:color="auto"/>
            <w:left w:val="none" w:sz="0" w:space="0" w:color="auto"/>
            <w:bottom w:val="none" w:sz="0" w:space="0" w:color="auto"/>
            <w:right w:val="none" w:sz="0" w:space="0" w:color="auto"/>
          </w:divBdr>
        </w:div>
        <w:div w:id="717364331">
          <w:marLeft w:val="640"/>
          <w:marRight w:val="0"/>
          <w:marTop w:val="0"/>
          <w:marBottom w:val="0"/>
          <w:divBdr>
            <w:top w:val="none" w:sz="0" w:space="0" w:color="auto"/>
            <w:left w:val="none" w:sz="0" w:space="0" w:color="auto"/>
            <w:bottom w:val="none" w:sz="0" w:space="0" w:color="auto"/>
            <w:right w:val="none" w:sz="0" w:space="0" w:color="auto"/>
          </w:divBdr>
        </w:div>
        <w:div w:id="1388265145">
          <w:marLeft w:val="640"/>
          <w:marRight w:val="0"/>
          <w:marTop w:val="0"/>
          <w:marBottom w:val="0"/>
          <w:divBdr>
            <w:top w:val="none" w:sz="0" w:space="0" w:color="auto"/>
            <w:left w:val="none" w:sz="0" w:space="0" w:color="auto"/>
            <w:bottom w:val="none" w:sz="0" w:space="0" w:color="auto"/>
            <w:right w:val="none" w:sz="0" w:space="0" w:color="auto"/>
          </w:divBdr>
        </w:div>
        <w:div w:id="1171261638">
          <w:marLeft w:val="640"/>
          <w:marRight w:val="0"/>
          <w:marTop w:val="0"/>
          <w:marBottom w:val="0"/>
          <w:divBdr>
            <w:top w:val="none" w:sz="0" w:space="0" w:color="auto"/>
            <w:left w:val="none" w:sz="0" w:space="0" w:color="auto"/>
            <w:bottom w:val="none" w:sz="0" w:space="0" w:color="auto"/>
            <w:right w:val="none" w:sz="0" w:space="0" w:color="auto"/>
          </w:divBdr>
        </w:div>
        <w:div w:id="1132793588">
          <w:marLeft w:val="640"/>
          <w:marRight w:val="0"/>
          <w:marTop w:val="0"/>
          <w:marBottom w:val="0"/>
          <w:divBdr>
            <w:top w:val="none" w:sz="0" w:space="0" w:color="auto"/>
            <w:left w:val="none" w:sz="0" w:space="0" w:color="auto"/>
            <w:bottom w:val="none" w:sz="0" w:space="0" w:color="auto"/>
            <w:right w:val="none" w:sz="0" w:space="0" w:color="auto"/>
          </w:divBdr>
        </w:div>
        <w:div w:id="838037059">
          <w:marLeft w:val="640"/>
          <w:marRight w:val="0"/>
          <w:marTop w:val="0"/>
          <w:marBottom w:val="0"/>
          <w:divBdr>
            <w:top w:val="none" w:sz="0" w:space="0" w:color="auto"/>
            <w:left w:val="none" w:sz="0" w:space="0" w:color="auto"/>
            <w:bottom w:val="none" w:sz="0" w:space="0" w:color="auto"/>
            <w:right w:val="none" w:sz="0" w:space="0" w:color="auto"/>
          </w:divBdr>
        </w:div>
        <w:div w:id="789324571">
          <w:marLeft w:val="640"/>
          <w:marRight w:val="0"/>
          <w:marTop w:val="0"/>
          <w:marBottom w:val="0"/>
          <w:divBdr>
            <w:top w:val="none" w:sz="0" w:space="0" w:color="auto"/>
            <w:left w:val="none" w:sz="0" w:space="0" w:color="auto"/>
            <w:bottom w:val="none" w:sz="0" w:space="0" w:color="auto"/>
            <w:right w:val="none" w:sz="0" w:space="0" w:color="auto"/>
          </w:divBdr>
        </w:div>
        <w:div w:id="852957346">
          <w:marLeft w:val="640"/>
          <w:marRight w:val="0"/>
          <w:marTop w:val="0"/>
          <w:marBottom w:val="0"/>
          <w:divBdr>
            <w:top w:val="none" w:sz="0" w:space="0" w:color="auto"/>
            <w:left w:val="none" w:sz="0" w:space="0" w:color="auto"/>
            <w:bottom w:val="none" w:sz="0" w:space="0" w:color="auto"/>
            <w:right w:val="none" w:sz="0" w:space="0" w:color="auto"/>
          </w:divBdr>
        </w:div>
        <w:div w:id="962343335">
          <w:marLeft w:val="640"/>
          <w:marRight w:val="0"/>
          <w:marTop w:val="0"/>
          <w:marBottom w:val="0"/>
          <w:divBdr>
            <w:top w:val="none" w:sz="0" w:space="0" w:color="auto"/>
            <w:left w:val="none" w:sz="0" w:space="0" w:color="auto"/>
            <w:bottom w:val="none" w:sz="0" w:space="0" w:color="auto"/>
            <w:right w:val="none" w:sz="0" w:space="0" w:color="auto"/>
          </w:divBdr>
        </w:div>
        <w:div w:id="1524322815">
          <w:marLeft w:val="640"/>
          <w:marRight w:val="0"/>
          <w:marTop w:val="0"/>
          <w:marBottom w:val="0"/>
          <w:divBdr>
            <w:top w:val="none" w:sz="0" w:space="0" w:color="auto"/>
            <w:left w:val="none" w:sz="0" w:space="0" w:color="auto"/>
            <w:bottom w:val="none" w:sz="0" w:space="0" w:color="auto"/>
            <w:right w:val="none" w:sz="0" w:space="0" w:color="auto"/>
          </w:divBdr>
        </w:div>
        <w:div w:id="226720337">
          <w:marLeft w:val="640"/>
          <w:marRight w:val="0"/>
          <w:marTop w:val="0"/>
          <w:marBottom w:val="0"/>
          <w:divBdr>
            <w:top w:val="none" w:sz="0" w:space="0" w:color="auto"/>
            <w:left w:val="none" w:sz="0" w:space="0" w:color="auto"/>
            <w:bottom w:val="none" w:sz="0" w:space="0" w:color="auto"/>
            <w:right w:val="none" w:sz="0" w:space="0" w:color="auto"/>
          </w:divBdr>
        </w:div>
        <w:div w:id="771391224">
          <w:marLeft w:val="640"/>
          <w:marRight w:val="0"/>
          <w:marTop w:val="0"/>
          <w:marBottom w:val="0"/>
          <w:divBdr>
            <w:top w:val="none" w:sz="0" w:space="0" w:color="auto"/>
            <w:left w:val="none" w:sz="0" w:space="0" w:color="auto"/>
            <w:bottom w:val="none" w:sz="0" w:space="0" w:color="auto"/>
            <w:right w:val="none" w:sz="0" w:space="0" w:color="auto"/>
          </w:divBdr>
        </w:div>
        <w:div w:id="549075777">
          <w:marLeft w:val="640"/>
          <w:marRight w:val="0"/>
          <w:marTop w:val="0"/>
          <w:marBottom w:val="0"/>
          <w:divBdr>
            <w:top w:val="none" w:sz="0" w:space="0" w:color="auto"/>
            <w:left w:val="none" w:sz="0" w:space="0" w:color="auto"/>
            <w:bottom w:val="none" w:sz="0" w:space="0" w:color="auto"/>
            <w:right w:val="none" w:sz="0" w:space="0" w:color="auto"/>
          </w:divBdr>
        </w:div>
        <w:div w:id="1439565336">
          <w:marLeft w:val="640"/>
          <w:marRight w:val="0"/>
          <w:marTop w:val="0"/>
          <w:marBottom w:val="0"/>
          <w:divBdr>
            <w:top w:val="none" w:sz="0" w:space="0" w:color="auto"/>
            <w:left w:val="none" w:sz="0" w:space="0" w:color="auto"/>
            <w:bottom w:val="none" w:sz="0" w:space="0" w:color="auto"/>
            <w:right w:val="none" w:sz="0" w:space="0" w:color="auto"/>
          </w:divBdr>
        </w:div>
        <w:div w:id="411051520">
          <w:marLeft w:val="640"/>
          <w:marRight w:val="0"/>
          <w:marTop w:val="0"/>
          <w:marBottom w:val="0"/>
          <w:divBdr>
            <w:top w:val="none" w:sz="0" w:space="0" w:color="auto"/>
            <w:left w:val="none" w:sz="0" w:space="0" w:color="auto"/>
            <w:bottom w:val="none" w:sz="0" w:space="0" w:color="auto"/>
            <w:right w:val="none" w:sz="0" w:space="0" w:color="auto"/>
          </w:divBdr>
        </w:div>
        <w:div w:id="1254239010">
          <w:marLeft w:val="640"/>
          <w:marRight w:val="0"/>
          <w:marTop w:val="0"/>
          <w:marBottom w:val="0"/>
          <w:divBdr>
            <w:top w:val="none" w:sz="0" w:space="0" w:color="auto"/>
            <w:left w:val="none" w:sz="0" w:space="0" w:color="auto"/>
            <w:bottom w:val="none" w:sz="0" w:space="0" w:color="auto"/>
            <w:right w:val="none" w:sz="0" w:space="0" w:color="auto"/>
          </w:divBdr>
        </w:div>
        <w:div w:id="580332135">
          <w:marLeft w:val="640"/>
          <w:marRight w:val="0"/>
          <w:marTop w:val="0"/>
          <w:marBottom w:val="0"/>
          <w:divBdr>
            <w:top w:val="none" w:sz="0" w:space="0" w:color="auto"/>
            <w:left w:val="none" w:sz="0" w:space="0" w:color="auto"/>
            <w:bottom w:val="none" w:sz="0" w:space="0" w:color="auto"/>
            <w:right w:val="none" w:sz="0" w:space="0" w:color="auto"/>
          </w:divBdr>
        </w:div>
        <w:div w:id="1104614740">
          <w:marLeft w:val="640"/>
          <w:marRight w:val="0"/>
          <w:marTop w:val="0"/>
          <w:marBottom w:val="0"/>
          <w:divBdr>
            <w:top w:val="none" w:sz="0" w:space="0" w:color="auto"/>
            <w:left w:val="none" w:sz="0" w:space="0" w:color="auto"/>
            <w:bottom w:val="none" w:sz="0" w:space="0" w:color="auto"/>
            <w:right w:val="none" w:sz="0" w:space="0" w:color="auto"/>
          </w:divBdr>
        </w:div>
        <w:div w:id="1530949335">
          <w:marLeft w:val="640"/>
          <w:marRight w:val="0"/>
          <w:marTop w:val="0"/>
          <w:marBottom w:val="0"/>
          <w:divBdr>
            <w:top w:val="none" w:sz="0" w:space="0" w:color="auto"/>
            <w:left w:val="none" w:sz="0" w:space="0" w:color="auto"/>
            <w:bottom w:val="none" w:sz="0" w:space="0" w:color="auto"/>
            <w:right w:val="none" w:sz="0" w:space="0" w:color="auto"/>
          </w:divBdr>
        </w:div>
        <w:div w:id="400956157">
          <w:marLeft w:val="640"/>
          <w:marRight w:val="0"/>
          <w:marTop w:val="0"/>
          <w:marBottom w:val="0"/>
          <w:divBdr>
            <w:top w:val="none" w:sz="0" w:space="0" w:color="auto"/>
            <w:left w:val="none" w:sz="0" w:space="0" w:color="auto"/>
            <w:bottom w:val="none" w:sz="0" w:space="0" w:color="auto"/>
            <w:right w:val="none" w:sz="0" w:space="0" w:color="auto"/>
          </w:divBdr>
        </w:div>
        <w:div w:id="294482899">
          <w:marLeft w:val="640"/>
          <w:marRight w:val="0"/>
          <w:marTop w:val="0"/>
          <w:marBottom w:val="0"/>
          <w:divBdr>
            <w:top w:val="none" w:sz="0" w:space="0" w:color="auto"/>
            <w:left w:val="none" w:sz="0" w:space="0" w:color="auto"/>
            <w:bottom w:val="none" w:sz="0" w:space="0" w:color="auto"/>
            <w:right w:val="none" w:sz="0" w:space="0" w:color="auto"/>
          </w:divBdr>
        </w:div>
        <w:div w:id="1390769249">
          <w:marLeft w:val="640"/>
          <w:marRight w:val="0"/>
          <w:marTop w:val="0"/>
          <w:marBottom w:val="0"/>
          <w:divBdr>
            <w:top w:val="none" w:sz="0" w:space="0" w:color="auto"/>
            <w:left w:val="none" w:sz="0" w:space="0" w:color="auto"/>
            <w:bottom w:val="none" w:sz="0" w:space="0" w:color="auto"/>
            <w:right w:val="none" w:sz="0" w:space="0" w:color="auto"/>
          </w:divBdr>
        </w:div>
        <w:div w:id="1145387724">
          <w:marLeft w:val="640"/>
          <w:marRight w:val="0"/>
          <w:marTop w:val="0"/>
          <w:marBottom w:val="0"/>
          <w:divBdr>
            <w:top w:val="none" w:sz="0" w:space="0" w:color="auto"/>
            <w:left w:val="none" w:sz="0" w:space="0" w:color="auto"/>
            <w:bottom w:val="none" w:sz="0" w:space="0" w:color="auto"/>
            <w:right w:val="none" w:sz="0" w:space="0" w:color="auto"/>
          </w:divBdr>
        </w:div>
        <w:div w:id="1254975885">
          <w:marLeft w:val="640"/>
          <w:marRight w:val="0"/>
          <w:marTop w:val="0"/>
          <w:marBottom w:val="0"/>
          <w:divBdr>
            <w:top w:val="none" w:sz="0" w:space="0" w:color="auto"/>
            <w:left w:val="none" w:sz="0" w:space="0" w:color="auto"/>
            <w:bottom w:val="none" w:sz="0" w:space="0" w:color="auto"/>
            <w:right w:val="none" w:sz="0" w:space="0" w:color="auto"/>
          </w:divBdr>
        </w:div>
        <w:div w:id="933592017">
          <w:marLeft w:val="640"/>
          <w:marRight w:val="0"/>
          <w:marTop w:val="0"/>
          <w:marBottom w:val="0"/>
          <w:divBdr>
            <w:top w:val="none" w:sz="0" w:space="0" w:color="auto"/>
            <w:left w:val="none" w:sz="0" w:space="0" w:color="auto"/>
            <w:bottom w:val="none" w:sz="0" w:space="0" w:color="auto"/>
            <w:right w:val="none" w:sz="0" w:space="0" w:color="auto"/>
          </w:divBdr>
        </w:div>
        <w:div w:id="983923045">
          <w:marLeft w:val="640"/>
          <w:marRight w:val="0"/>
          <w:marTop w:val="0"/>
          <w:marBottom w:val="0"/>
          <w:divBdr>
            <w:top w:val="none" w:sz="0" w:space="0" w:color="auto"/>
            <w:left w:val="none" w:sz="0" w:space="0" w:color="auto"/>
            <w:bottom w:val="none" w:sz="0" w:space="0" w:color="auto"/>
            <w:right w:val="none" w:sz="0" w:space="0" w:color="auto"/>
          </w:divBdr>
        </w:div>
        <w:div w:id="1208034402">
          <w:marLeft w:val="640"/>
          <w:marRight w:val="0"/>
          <w:marTop w:val="0"/>
          <w:marBottom w:val="0"/>
          <w:divBdr>
            <w:top w:val="none" w:sz="0" w:space="0" w:color="auto"/>
            <w:left w:val="none" w:sz="0" w:space="0" w:color="auto"/>
            <w:bottom w:val="none" w:sz="0" w:space="0" w:color="auto"/>
            <w:right w:val="none" w:sz="0" w:space="0" w:color="auto"/>
          </w:divBdr>
        </w:div>
        <w:div w:id="831605927">
          <w:marLeft w:val="640"/>
          <w:marRight w:val="0"/>
          <w:marTop w:val="0"/>
          <w:marBottom w:val="0"/>
          <w:divBdr>
            <w:top w:val="none" w:sz="0" w:space="0" w:color="auto"/>
            <w:left w:val="none" w:sz="0" w:space="0" w:color="auto"/>
            <w:bottom w:val="none" w:sz="0" w:space="0" w:color="auto"/>
            <w:right w:val="none" w:sz="0" w:space="0" w:color="auto"/>
          </w:divBdr>
        </w:div>
        <w:div w:id="684482154">
          <w:marLeft w:val="640"/>
          <w:marRight w:val="0"/>
          <w:marTop w:val="0"/>
          <w:marBottom w:val="0"/>
          <w:divBdr>
            <w:top w:val="none" w:sz="0" w:space="0" w:color="auto"/>
            <w:left w:val="none" w:sz="0" w:space="0" w:color="auto"/>
            <w:bottom w:val="none" w:sz="0" w:space="0" w:color="auto"/>
            <w:right w:val="none" w:sz="0" w:space="0" w:color="auto"/>
          </w:divBdr>
        </w:div>
        <w:div w:id="278075244">
          <w:marLeft w:val="640"/>
          <w:marRight w:val="0"/>
          <w:marTop w:val="0"/>
          <w:marBottom w:val="0"/>
          <w:divBdr>
            <w:top w:val="none" w:sz="0" w:space="0" w:color="auto"/>
            <w:left w:val="none" w:sz="0" w:space="0" w:color="auto"/>
            <w:bottom w:val="none" w:sz="0" w:space="0" w:color="auto"/>
            <w:right w:val="none" w:sz="0" w:space="0" w:color="auto"/>
          </w:divBdr>
        </w:div>
        <w:div w:id="1715350665">
          <w:marLeft w:val="640"/>
          <w:marRight w:val="0"/>
          <w:marTop w:val="0"/>
          <w:marBottom w:val="0"/>
          <w:divBdr>
            <w:top w:val="none" w:sz="0" w:space="0" w:color="auto"/>
            <w:left w:val="none" w:sz="0" w:space="0" w:color="auto"/>
            <w:bottom w:val="none" w:sz="0" w:space="0" w:color="auto"/>
            <w:right w:val="none" w:sz="0" w:space="0" w:color="auto"/>
          </w:divBdr>
        </w:div>
      </w:divsChild>
    </w:div>
    <w:div w:id="841626804">
      <w:bodyDiv w:val="1"/>
      <w:marLeft w:val="0"/>
      <w:marRight w:val="0"/>
      <w:marTop w:val="0"/>
      <w:marBottom w:val="0"/>
      <w:divBdr>
        <w:top w:val="none" w:sz="0" w:space="0" w:color="auto"/>
        <w:left w:val="none" w:sz="0" w:space="0" w:color="auto"/>
        <w:bottom w:val="none" w:sz="0" w:space="0" w:color="auto"/>
        <w:right w:val="none" w:sz="0" w:space="0" w:color="auto"/>
      </w:divBdr>
      <w:divsChild>
        <w:div w:id="1578437253">
          <w:marLeft w:val="640"/>
          <w:marRight w:val="0"/>
          <w:marTop w:val="0"/>
          <w:marBottom w:val="0"/>
          <w:divBdr>
            <w:top w:val="none" w:sz="0" w:space="0" w:color="auto"/>
            <w:left w:val="none" w:sz="0" w:space="0" w:color="auto"/>
            <w:bottom w:val="none" w:sz="0" w:space="0" w:color="auto"/>
            <w:right w:val="none" w:sz="0" w:space="0" w:color="auto"/>
          </w:divBdr>
        </w:div>
        <w:div w:id="2004430924">
          <w:marLeft w:val="640"/>
          <w:marRight w:val="0"/>
          <w:marTop w:val="0"/>
          <w:marBottom w:val="0"/>
          <w:divBdr>
            <w:top w:val="none" w:sz="0" w:space="0" w:color="auto"/>
            <w:left w:val="none" w:sz="0" w:space="0" w:color="auto"/>
            <w:bottom w:val="none" w:sz="0" w:space="0" w:color="auto"/>
            <w:right w:val="none" w:sz="0" w:space="0" w:color="auto"/>
          </w:divBdr>
        </w:div>
        <w:div w:id="591352030">
          <w:marLeft w:val="640"/>
          <w:marRight w:val="0"/>
          <w:marTop w:val="0"/>
          <w:marBottom w:val="0"/>
          <w:divBdr>
            <w:top w:val="none" w:sz="0" w:space="0" w:color="auto"/>
            <w:left w:val="none" w:sz="0" w:space="0" w:color="auto"/>
            <w:bottom w:val="none" w:sz="0" w:space="0" w:color="auto"/>
            <w:right w:val="none" w:sz="0" w:space="0" w:color="auto"/>
          </w:divBdr>
        </w:div>
        <w:div w:id="1419061215">
          <w:marLeft w:val="640"/>
          <w:marRight w:val="0"/>
          <w:marTop w:val="0"/>
          <w:marBottom w:val="0"/>
          <w:divBdr>
            <w:top w:val="none" w:sz="0" w:space="0" w:color="auto"/>
            <w:left w:val="none" w:sz="0" w:space="0" w:color="auto"/>
            <w:bottom w:val="none" w:sz="0" w:space="0" w:color="auto"/>
            <w:right w:val="none" w:sz="0" w:space="0" w:color="auto"/>
          </w:divBdr>
        </w:div>
        <w:div w:id="2121220102">
          <w:marLeft w:val="640"/>
          <w:marRight w:val="0"/>
          <w:marTop w:val="0"/>
          <w:marBottom w:val="0"/>
          <w:divBdr>
            <w:top w:val="none" w:sz="0" w:space="0" w:color="auto"/>
            <w:left w:val="none" w:sz="0" w:space="0" w:color="auto"/>
            <w:bottom w:val="none" w:sz="0" w:space="0" w:color="auto"/>
            <w:right w:val="none" w:sz="0" w:space="0" w:color="auto"/>
          </w:divBdr>
        </w:div>
        <w:div w:id="1758332803">
          <w:marLeft w:val="640"/>
          <w:marRight w:val="0"/>
          <w:marTop w:val="0"/>
          <w:marBottom w:val="0"/>
          <w:divBdr>
            <w:top w:val="none" w:sz="0" w:space="0" w:color="auto"/>
            <w:left w:val="none" w:sz="0" w:space="0" w:color="auto"/>
            <w:bottom w:val="none" w:sz="0" w:space="0" w:color="auto"/>
            <w:right w:val="none" w:sz="0" w:space="0" w:color="auto"/>
          </w:divBdr>
        </w:div>
        <w:div w:id="1097869905">
          <w:marLeft w:val="640"/>
          <w:marRight w:val="0"/>
          <w:marTop w:val="0"/>
          <w:marBottom w:val="0"/>
          <w:divBdr>
            <w:top w:val="none" w:sz="0" w:space="0" w:color="auto"/>
            <w:left w:val="none" w:sz="0" w:space="0" w:color="auto"/>
            <w:bottom w:val="none" w:sz="0" w:space="0" w:color="auto"/>
            <w:right w:val="none" w:sz="0" w:space="0" w:color="auto"/>
          </w:divBdr>
        </w:div>
        <w:div w:id="1966808094">
          <w:marLeft w:val="640"/>
          <w:marRight w:val="0"/>
          <w:marTop w:val="0"/>
          <w:marBottom w:val="0"/>
          <w:divBdr>
            <w:top w:val="none" w:sz="0" w:space="0" w:color="auto"/>
            <w:left w:val="none" w:sz="0" w:space="0" w:color="auto"/>
            <w:bottom w:val="none" w:sz="0" w:space="0" w:color="auto"/>
            <w:right w:val="none" w:sz="0" w:space="0" w:color="auto"/>
          </w:divBdr>
        </w:div>
        <w:div w:id="34892983">
          <w:marLeft w:val="640"/>
          <w:marRight w:val="0"/>
          <w:marTop w:val="0"/>
          <w:marBottom w:val="0"/>
          <w:divBdr>
            <w:top w:val="none" w:sz="0" w:space="0" w:color="auto"/>
            <w:left w:val="none" w:sz="0" w:space="0" w:color="auto"/>
            <w:bottom w:val="none" w:sz="0" w:space="0" w:color="auto"/>
            <w:right w:val="none" w:sz="0" w:space="0" w:color="auto"/>
          </w:divBdr>
        </w:div>
        <w:div w:id="1487474508">
          <w:marLeft w:val="640"/>
          <w:marRight w:val="0"/>
          <w:marTop w:val="0"/>
          <w:marBottom w:val="0"/>
          <w:divBdr>
            <w:top w:val="none" w:sz="0" w:space="0" w:color="auto"/>
            <w:left w:val="none" w:sz="0" w:space="0" w:color="auto"/>
            <w:bottom w:val="none" w:sz="0" w:space="0" w:color="auto"/>
            <w:right w:val="none" w:sz="0" w:space="0" w:color="auto"/>
          </w:divBdr>
        </w:div>
        <w:div w:id="822547066">
          <w:marLeft w:val="640"/>
          <w:marRight w:val="0"/>
          <w:marTop w:val="0"/>
          <w:marBottom w:val="0"/>
          <w:divBdr>
            <w:top w:val="none" w:sz="0" w:space="0" w:color="auto"/>
            <w:left w:val="none" w:sz="0" w:space="0" w:color="auto"/>
            <w:bottom w:val="none" w:sz="0" w:space="0" w:color="auto"/>
            <w:right w:val="none" w:sz="0" w:space="0" w:color="auto"/>
          </w:divBdr>
        </w:div>
        <w:div w:id="441462198">
          <w:marLeft w:val="640"/>
          <w:marRight w:val="0"/>
          <w:marTop w:val="0"/>
          <w:marBottom w:val="0"/>
          <w:divBdr>
            <w:top w:val="none" w:sz="0" w:space="0" w:color="auto"/>
            <w:left w:val="none" w:sz="0" w:space="0" w:color="auto"/>
            <w:bottom w:val="none" w:sz="0" w:space="0" w:color="auto"/>
            <w:right w:val="none" w:sz="0" w:space="0" w:color="auto"/>
          </w:divBdr>
        </w:div>
        <w:div w:id="1198617104">
          <w:marLeft w:val="640"/>
          <w:marRight w:val="0"/>
          <w:marTop w:val="0"/>
          <w:marBottom w:val="0"/>
          <w:divBdr>
            <w:top w:val="none" w:sz="0" w:space="0" w:color="auto"/>
            <w:left w:val="none" w:sz="0" w:space="0" w:color="auto"/>
            <w:bottom w:val="none" w:sz="0" w:space="0" w:color="auto"/>
            <w:right w:val="none" w:sz="0" w:space="0" w:color="auto"/>
          </w:divBdr>
        </w:div>
        <w:div w:id="1038047032">
          <w:marLeft w:val="640"/>
          <w:marRight w:val="0"/>
          <w:marTop w:val="0"/>
          <w:marBottom w:val="0"/>
          <w:divBdr>
            <w:top w:val="none" w:sz="0" w:space="0" w:color="auto"/>
            <w:left w:val="none" w:sz="0" w:space="0" w:color="auto"/>
            <w:bottom w:val="none" w:sz="0" w:space="0" w:color="auto"/>
            <w:right w:val="none" w:sz="0" w:space="0" w:color="auto"/>
          </w:divBdr>
        </w:div>
        <w:div w:id="406616246">
          <w:marLeft w:val="640"/>
          <w:marRight w:val="0"/>
          <w:marTop w:val="0"/>
          <w:marBottom w:val="0"/>
          <w:divBdr>
            <w:top w:val="none" w:sz="0" w:space="0" w:color="auto"/>
            <w:left w:val="none" w:sz="0" w:space="0" w:color="auto"/>
            <w:bottom w:val="none" w:sz="0" w:space="0" w:color="auto"/>
            <w:right w:val="none" w:sz="0" w:space="0" w:color="auto"/>
          </w:divBdr>
        </w:div>
        <w:div w:id="558712908">
          <w:marLeft w:val="640"/>
          <w:marRight w:val="0"/>
          <w:marTop w:val="0"/>
          <w:marBottom w:val="0"/>
          <w:divBdr>
            <w:top w:val="none" w:sz="0" w:space="0" w:color="auto"/>
            <w:left w:val="none" w:sz="0" w:space="0" w:color="auto"/>
            <w:bottom w:val="none" w:sz="0" w:space="0" w:color="auto"/>
            <w:right w:val="none" w:sz="0" w:space="0" w:color="auto"/>
          </w:divBdr>
        </w:div>
        <w:div w:id="2072725507">
          <w:marLeft w:val="640"/>
          <w:marRight w:val="0"/>
          <w:marTop w:val="0"/>
          <w:marBottom w:val="0"/>
          <w:divBdr>
            <w:top w:val="none" w:sz="0" w:space="0" w:color="auto"/>
            <w:left w:val="none" w:sz="0" w:space="0" w:color="auto"/>
            <w:bottom w:val="none" w:sz="0" w:space="0" w:color="auto"/>
            <w:right w:val="none" w:sz="0" w:space="0" w:color="auto"/>
          </w:divBdr>
        </w:div>
        <w:div w:id="1240870952">
          <w:marLeft w:val="640"/>
          <w:marRight w:val="0"/>
          <w:marTop w:val="0"/>
          <w:marBottom w:val="0"/>
          <w:divBdr>
            <w:top w:val="none" w:sz="0" w:space="0" w:color="auto"/>
            <w:left w:val="none" w:sz="0" w:space="0" w:color="auto"/>
            <w:bottom w:val="none" w:sz="0" w:space="0" w:color="auto"/>
            <w:right w:val="none" w:sz="0" w:space="0" w:color="auto"/>
          </w:divBdr>
        </w:div>
        <w:div w:id="1150945167">
          <w:marLeft w:val="640"/>
          <w:marRight w:val="0"/>
          <w:marTop w:val="0"/>
          <w:marBottom w:val="0"/>
          <w:divBdr>
            <w:top w:val="none" w:sz="0" w:space="0" w:color="auto"/>
            <w:left w:val="none" w:sz="0" w:space="0" w:color="auto"/>
            <w:bottom w:val="none" w:sz="0" w:space="0" w:color="auto"/>
            <w:right w:val="none" w:sz="0" w:space="0" w:color="auto"/>
          </w:divBdr>
        </w:div>
        <w:div w:id="1179927113">
          <w:marLeft w:val="640"/>
          <w:marRight w:val="0"/>
          <w:marTop w:val="0"/>
          <w:marBottom w:val="0"/>
          <w:divBdr>
            <w:top w:val="none" w:sz="0" w:space="0" w:color="auto"/>
            <w:left w:val="none" w:sz="0" w:space="0" w:color="auto"/>
            <w:bottom w:val="none" w:sz="0" w:space="0" w:color="auto"/>
            <w:right w:val="none" w:sz="0" w:space="0" w:color="auto"/>
          </w:divBdr>
        </w:div>
        <w:div w:id="598416776">
          <w:marLeft w:val="640"/>
          <w:marRight w:val="0"/>
          <w:marTop w:val="0"/>
          <w:marBottom w:val="0"/>
          <w:divBdr>
            <w:top w:val="none" w:sz="0" w:space="0" w:color="auto"/>
            <w:left w:val="none" w:sz="0" w:space="0" w:color="auto"/>
            <w:bottom w:val="none" w:sz="0" w:space="0" w:color="auto"/>
            <w:right w:val="none" w:sz="0" w:space="0" w:color="auto"/>
          </w:divBdr>
        </w:div>
        <w:div w:id="899175551">
          <w:marLeft w:val="640"/>
          <w:marRight w:val="0"/>
          <w:marTop w:val="0"/>
          <w:marBottom w:val="0"/>
          <w:divBdr>
            <w:top w:val="none" w:sz="0" w:space="0" w:color="auto"/>
            <w:left w:val="none" w:sz="0" w:space="0" w:color="auto"/>
            <w:bottom w:val="none" w:sz="0" w:space="0" w:color="auto"/>
            <w:right w:val="none" w:sz="0" w:space="0" w:color="auto"/>
          </w:divBdr>
        </w:div>
        <w:div w:id="115107009">
          <w:marLeft w:val="640"/>
          <w:marRight w:val="0"/>
          <w:marTop w:val="0"/>
          <w:marBottom w:val="0"/>
          <w:divBdr>
            <w:top w:val="none" w:sz="0" w:space="0" w:color="auto"/>
            <w:left w:val="none" w:sz="0" w:space="0" w:color="auto"/>
            <w:bottom w:val="none" w:sz="0" w:space="0" w:color="auto"/>
            <w:right w:val="none" w:sz="0" w:space="0" w:color="auto"/>
          </w:divBdr>
        </w:div>
        <w:div w:id="1896696566">
          <w:marLeft w:val="640"/>
          <w:marRight w:val="0"/>
          <w:marTop w:val="0"/>
          <w:marBottom w:val="0"/>
          <w:divBdr>
            <w:top w:val="none" w:sz="0" w:space="0" w:color="auto"/>
            <w:left w:val="none" w:sz="0" w:space="0" w:color="auto"/>
            <w:bottom w:val="none" w:sz="0" w:space="0" w:color="auto"/>
            <w:right w:val="none" w:sz="0" w:space="0" w:color="auto"/>
          </w:divBdr>
        </w:div>
        <w:div w:id="856164702">
          <w:marLeft w:val="640"/>
          <w:marRight w:val="0"/>
          <w:marTop w:val="0"/>
          <w:marBottom w:val="0"/>
          <w:divBdr>
            <w:top w:val="none" w:sz="0" w:space="0" w:color="auto"/>
            <w:left w:val="none" w:sz="0" w:space="0" w:color="auto"/>
            <w:bottom w:val="none" w:sz="0" w:space="0" w:color="auto"/>
            <w:right w:val="none" w:sz="0" w:space="0" w:color="auto"/>
          </w:divBdr>
        </w:div>
        <w:div w:id="1803766488">
          <w:marLeft w:val="640"/>
          <w:marRight w:val="0"/>
          <w:marTop w:val="0"/>
          <w:marBottom w:val="0"/>
          <w:divBdr>
            <w:top w:val="none" w:sz="0" w:space="0" w:color="auto"/>
            <w:left w:val="none" w:sz="0" w:space="0" w:color="auto"/>
            <w:bottom w:val="none" w:sz="0" w:space="0" w:color="auto"/>
            <w:right w:val="none" w:sz="0" w:space="0" w:color="auto"/>
          </w:divBdr>
        </w:div>
        <w:div w:id="1062798072">
          <w:marLeft w:val="640"/>
          <w:marRight w:val="0"/>
          <w:marTop w:val="0"/>
          <w:marBottom w:val="0"/>
          <w:divBdr>
            <w:top w:val="none" w:sz="0" w:space="0" w:color="auto"/>
            <w:left w:val="none" w:sz="0" w:space="0" w:color="auto"/>
            <w:bottom w:val="none" w:sz="0" w:space="0" w:color="auto"/>
            <w:right w:val="none" w:sz="0" w:space="0" w:color="auto"/>
          </w:divBdr>
        </w:div>
        <w:div w:id="314919785">
          <w:marLeft w:val="640"/>
          <w:marRight w:val="0"/>
          <w:marTop w:val="0"/>
          <w:marBottom w:val="0"/>
          <w:divBdr>
            <w:top w:val="none" w:sz="0" w:space="0" w:color="auto"/>
            <w:left w:val="none" w:sz="0" w:space="0" w:color="auto"/>
            <w:bottom w:val="none" w:sz="0" w:space="0" w:color="auto"/>
            <w:right w:val="none" w:sz="0" w:space="0" w:color="auto"/>
          </w:divBdr>
        </w:div>
        <w:div w:id="981695639">
          <w:marLeft w:val="640"/>
          <w:marRight w:val="0"/>
          <w:marTop w:val="0"/>
          <w:marBottom w:val="0"/>
          <w:divBdr>
            <w:top w:val="none" w:sz="0" w:space="0" w:color="auto"/>
            <w:left w:val="none" w:sz="0" w:space="0" w:color="auto"/>
            <w:bottom w:val="none" w:sz="0" w:space="0" w:color="auto"/>
            <w:right w:val="none" w:sz="0" w:space="0" w:color="auto"/>
          </w:divBdr>
        </w:div>
        <w:div w:id="620261507">
          <w:marLeft w:val="640"/>
          <w:marRight w:val="0"/>
          <w:marTop w:val="0"/>
          <w:marBottom w:val="0"/>
          <w:divBdr>
            <w:top w:val="none" w:sz="0" w:space="0" w:color="auto"/>
            <w:left w:val="none" w:sz="0" w:space="0" w:color="auto"/>
            <w:bottom w:val="none" w:sz="0" w:space="0" w:color="auto"/>
            <w:right w:val="none" w:sz="0" w:space="0" w:color="auto"/>
          </w:divBdr>
        </w:div>
        <w:div w:id="1592936388">
          <w:marLeft w:val="640"/>
          <w:marRight w:val="0"/>
          <w:marTop w:val="0"/>
          <w:marBottom w:val="0"/>
          <w:divBdr>
            <w:top w:val="none" w:sz="0" w:space="0" w:color="auto"/>
            <w:left w:val="none" w:sz="0" w:space="0" w:color="auto"/>
            <w:bottom w:val="none" w:sz="0" w:space="0" w:color="auto"/>
            <w:right w:val="none" w:sz="0" w:space="0" w:color="auto"/>
          </w:divBdr>
        </w:div>
        <w:div w:id="90247979">
          <w:marLeft w:val="640"/>
          <w:marRight w:val="0"/>
          <w:marTop w:val="0"/>
          <w:marBottom w:val="0"/>
          <w:divBdr>
            <w:top w:val="none" w:sz="0" w:space="0" w:color="auto"/>
            <w:left w:val="none" w:sz="0" w:space="0" w:color="auto"/>
            <w:bottom w:val="none" w:sz="0" w:space="0" w:color="auto"/>
            <w:right w:val="none" w:sz="0" w:space="0" w:color="auto"/>
          </w:divBdr>
        </w:div>
        <w:div w:id="384109511">
          <w:marLeft w:val="640"/>
          <w:marRight w:val="0"/>
          <w:marTop w:val="0"/>
          <w:marBottom w:val="0"/>
          <w:divBdr>
            <w:top w:val="none" w:sz="0" w:space="0" w:color="auto"/>
            <w:left w:val="none" w:sz="0" w:space="0" w:color="auto"/>
            <w:bottom w:val="none" w:sz="0" w:space="0" w:color="auto"/>
            <w:right w:val="none" w:sz="0" w:space="0" w:color="auto"/>
          </w:divBdr>
        </w:div>
        <w:div w:id="229002551">
          <w:marLeft w:val="640"/>
          <w:marRight w:val="0"/>
          <w:marTop w:val="0"/>
          <w:marBottom w:val="0"/>
          <w:divBdr>
            <w:top w:val="none" w:sz="0" w:space="0" w:color="auto"/>
            <w:left w:val="none" w:sz="0" w:space="0" w:color="auto"/>
            <w:bottom w:val="none" w:sz="0" w:space="0" w:color="auto"/>
            <w:right w:val="none" w:sz="0" w:space="0" w:color="auto"/>
          </w:divBdr>
        </w:div>
        <w:div w:id="1907297595">
          <w:marLeft w:val="640"/>
          <w:marRight w:val="0"/>
          <w:marTop w:val="0"/>
          <w:marBottom w:val="0"/>
          <w:divBdr>
            <w:top w:val="none" w:sz="0" w:space="0" w:color="auto"/>
            <w:left w:val="none" w:sz="0" w:space="0" w:color="auto"/>
            <w:bottom w:val="none" w:sz="0" w:space="0" w:color="auto"/>
            <w:right w:val="none" w:sz="0" w:space="0" w:color="auto"/>
          </w:divBdr>
        </w:div>
      </w:divsChild>
    </w:div>
    <w:div w:id="854419389">
      <w:bodyDiv w:val="1"/>
      <w:marLeft w:val="0"/>
      <w:marRight w:val="0"/>
      <w:marTop w:val="0"/>
      <w:marBottom w:val="0"/>
      <w:divBdr>
        <w:top w:val="none" w:sz="0" w:space="0" w:color="auto"/>
        <w:left w:val="none" w:sz="0" w:space="0" w:color="auto"/>
        <w:bottom w:val="none" w:sz="0" w:space="0" w:color="auto"/>
        <w:right w:val="none" w:sz="0" w:space="0" w:color="auto"/>
      </w:divBdr>
    </w:div>
    <w:div w:id="857235149">
      <w:bodyDiv w:val="1"/>
      <w:marLeft w:val="0"/>
      <w:marRight w:val="0"/>
      <w:marTop w:val="0"/>
      <w:marBottom w:val="0"/>
      <w:divBdr>
        <w:top w:val="none" w:sz="0" w:space="0" w:color="auto"/>
        <w:left w:val="none" w:sz="0" w:space="0" w:color="auto"/>
        <w:bottom w:val="none" w:sz="0" w:space="0" w:color="auto"/>
        <w:right w:val="none" w:sz="0" w:space="0" w:color="auto"/>
      </w:divBdr>
      <w:divsChild>
        <w:div w:id="1318071795">
          <w:marLeft w:val="640"/>
          <w:marRight w:val="0"/>
          <w:marTop w:val="0"/>
          <w:marBottom w:val="0"/>
          <w:divBdr>
            <w:top w:val="none" w:sz="0" w:space="0" w:color="auto"/>
            <w:left w:val="none" w:sz="0" w:space="0" w:color="auto"/>
            <w:bottom w:val="none" w:sz="0" w:space="0" w:color="auto"/>
            <w:right w:val="none" w:sz="0" w:space="0" w:color="auto"/>
          </w:divBdr>
        </w:div>
        <w:div w:id="1493830837">
          <w:marLeft w:val="640"/>
          <w:marRight w:val="0"/>
          <w:marTop w:val="0"/>
          <w:marBottom w:val="0"/>
          <w:divBdr>
            <w:top w:val="none" w:sz="0" w:space="0" w:color="auto"/>
            <w:left w:val="none" w:sz="0" w:space="0" w:color="auto"/>
            <w:bottom w:val="none" w:sz="0" w:space="0" w:color="auto"/>
            <w:right w:val="none" w:sz="0" w:space="0" w:color="auto"/>
          </w:divBdr>
        </w:div>
        <w:div w:id="2043943175">
          <w:marLeft w:val="640"/>
          <w:marRight w:val="0"/>
          <w:marTop w:val="0"/>
          <w:marBottom w:val="0"/>
          <w:divBdr>
            <w:top w:val="none" w:sz="0" w:space="0" w:color="auto"/>
            <w:left w:val="none" w:sz="0" w:space="0" w:color="auto"/>
            <w:bottom w:val="none" w:sz="0" w:space="0" w:color="auto"/>
            <w:right w:val="none" w:sz="0" w:space="0" w:color="auto"/>
          </w:divBdr>
        </w:div>
        <w:div w:id="1938253296">
          <w:marLeft w:val="640"/>
          <w:marRight w:val="0"/>
          <w:marTop w:val="0"/>
          <w:marBottom w:val="0"/>
          <w:divBdr>
            <w:top w:val="none" w:sz="0" w:space="0" w:color="auto"/>
            <w:left w:val="none" w:sz="0" w:space="0" w:color="auto"/>
            <w:bottom w:val="none" w:sz="0" w:space="0" w:color="auto"/>
            <w:right w:val="none" w:sz="0" w:space="0" w:color="auto"/>
          </w:divBdr>
        </w:div>
        <w:div w:id="1122266921">
          <w:marLeft w:val="640"/>
          <w:marRight w:val="0"/>
          <w:marTop w:val="0"/>
          <w:marBottom w:val="0"/>
          <w:divBdr>
            <w:top w:val="none" w:sz="0" w:space="0" w:color="auto"/>
            <w:left w:val="none" w:sz="0" w:space="0" w:color="auto"/>
            <w:bottom w:val="none" w:sz="0" w:space="0" w:color="auto"/>
            <w:right w:val="none" w:sz="0" w:space="0" w:color="auto"/>
          </w:divBdr>
        </w:div>
        <w:div w:id="49810472">
          <w:marLeft w:val="640"/>
          <w:marRight w:val="0"/>
          <w:marTop w:val="0"/>
          <w:marBottom w:val="0"/>
          <w:divBdr>
            <w:top w:val="none" w:sz="0" w:space="0" w:color="auto"/>
            <w:left w:val="none" w:sz="0" w:space="0" w:color="auto"/>
            <w:bottom w:val="none" w:sz="0" w:space="0" w:color="auto"/>
            <w:right w:val="none" w:sz="0" w:space="0" w:color="auto"/>
          </w:divBdr>
        </w:div>
        <w:div w:id="275990720">
          <w:marLeft w:val="640"/>
          <w:marRight w:val="0"/>
          <w:marTop w:val="0"/>
          <w:marBottom w:val="0"/>
          <w:divBdr>
            <w:top w:val="none" w:sz="0" w:space="0" w:color="auto"/>
            <w:left w:val="none" w:sz="0" w:space="0" w:color="auto"/>
            <w:bottom w:val="none" w:sz="0" w:space="0" w:color="auto"/>
            <w:right w:val="none" w:sz="0" w:space="0" w:color="auto"/>
          </w:divBdr>
        </w:div>
        <w:div w:id="1553925693">
          <w:marLeft w:val="640"/>
          <w:marRight w:val="0"/>
          <w:marTop w:val="0"/>
          <w:marBottom w:val="0"/>
          <w:divBdr>
            <w:top w:val="none" w:sz="0" w:space="0" w:color="auto"/>
            <w:left w:val="none" w:sz="0" w:space="0" w:color="auto"/>
            <w:bottom w:val="none" w:sz="0" w:space="0" w:color="auto"/>
            <w:right w:val="none" w:sz="0" w:space="0" w:color="auto"/>
          </w:divBdr>
        </w:div>
        <w:div w:id="244262412">
          <w:marLeft w:val="640"/>
          <w:marRight w:val="0"/>
          <w:marTop w:val="0"/>
          <w:marBottom w:val="0"/>
          <w:divBdr>
            <w:top w:val="none" w:sz="0" w:space="0" w:color="auto"/>
            <w:left w:val="none" w:sz="0" w:space="0" w:color="auto"/>
            <w:bottom w:val="none" w:sz="0" w:space="0" w:color="auto"/>
            <w:right w:val="none" w:sz="0" w:space="0" w:color="auto"/>
          </w:divBdr>
        </w:div>
        <w:div w:id="266088154">
          <w:marLeft w:val="640"/>
          <w:marRight w:val="0"/>
          <w:marTop w:val="0"/>
          <w:marBottom w:val="0"/>
          <w:divBdr>
            <w:top w:val="none" w:sz="0" w:space="0" w:color="auto"/>
            <w:left w:val="none" w:sz="0" w:space="0" w:color="auto"/>
            <w:bottom w:val="none" w:sz="0" w:space="0" w:color="auto"/>
            <w:right w:val="none" w:sz="0" w:space="0" w:color="auto"/>
          </w:divBdr>
        </w:div>
        <w:div w:id="1284534338">
          <w:marLeft w:val="640"/>
          <w:marRight w:val="0"/>
          <w:marTop w:val="0"/>
          <w:marBottom w:val="0"/>
          <w:divBdr>
            <w:top w:val="none" w:sz="0" w:space="0" w:color="auto"/>
            <w:left w:val="none" w:sz="0" w:space="0" w:color="auto"/>
            <w:bottom w:val="none" w:sz="0" w:space="0" w:color="auto"/>
            <w:right w:val="none" w:sz="0" w:space="0" w:color="auto"/>
          </w:divBdr>
        </w:div>
        <w:div w:id="929435102">
          <w:marLeft w:val="640"/>
          <w:marRight w:val="0"/>
          <w:marTop w:val="0"/>
          <w:marBottom w:val="0"/>
          <w:divBdr>
            <w:top w:val="none" w:sz="0" w:space="0" w:color="auto"/>
            <w:left w:val="none" w:sz="0" w:space="0" w:color="auto"/>
            <w:bottom w:val="none" w:sz="0" w:space="0" w:color="auto"/>
            <w:right w:val="none" w:sz="0" w:space="0" w:color="auto"/>
          </w:divBdr>
        </w:div>
        <w:div w:id="561525702">
          <w:marLeft w:val="640"/>
          <w:marRight w:val="0"/>
          <w:marTop w:val="0"/>
          <w:marBottom w:val="0"/>
          <w:divBdr>
            <w:top w:val="none" w:sz="0" w:space="0" w:color="auto"/>
            <w:left w:val="none" w:sz="0" w:space="0" w:color="auto"/>
            <w:bottom w:val="none" w:sz="0" w:space="0" w:color="auto"/>
            <w:right w:val="none" w:sz="0" w:space="0" w:color="auto"/>
          </w:divBdr>
        </w:div>
        <w:div w:id="1671448553">
          <w:marLeft w:val="640"/>
          <w:marRight w:val="0"/>
          <w:marTop w:val="0"/>
          <w:marBottom w:val="0"/>
          <w:divBdr>
            <w:top w:val="none" w:sz="0" w:space="0" w:color="auto"/>
            <w:left w:val="none" w:sz="0" w:space="0" w:color="auto"/>
            <w:bottom w:val="none" w:sz="0" w:space="0" w:color="auto"/>
            <w:right w:val="none" w:sz="0" w:space="0" w:color="auto"/>
          </w:divBdr>
        </w:div>
        <w:div w:id="1630546422">
          <w:marLeft w:val="640"/>
          <w:marRight w:val="0"/>
          <w:marTop w:val="0"/>
          <w:marBottom w:val="0"/>
          <w:divBdr>
            <w:top w:val="none" w:sz="0" w:space="0" w:color="auto"/>
            <w:left w:val="none" w:sz="0" w:space="0" w:color="auto"/>
            <w:bottom w:val="none" w:sz="0" w:space="0" w:color="auto"/>
            <w:right w:val="none" w:sz="0" w:space="0" w:color="auto"/>
          </w:divBdr>
        </w:div>
        <w:div w:id="1872838178">
          <w:marLeft w:val="640"/>
          <w:marRight w:val="0"/>
          <w:marTop w:val="0"/>
          <w:marBottom w:val="0"/>
          <w:divBdr>
            <w:top w:val="none" w:sz="0" w:space="0" w:color="auto"/>
            <w:left w:val="none" w:sz="0" w:space="0" w:color="auto"/>
            <w:bottom w:val="none" w:sz="0" w:space="0" w:color="auto"/>
            <w:right w:val="none" w:sz="0" w:space="0" w:color="auto"/>
          </w:divBdr>
        </w:div>
        <w:div w:id="219827387">
          <w:marLeft w:val="640"/>
          <w:marRight w:val="0"/>
          <w:marTop w:val="0"/>
          <w:marBottom w:val="0"/>
          <w:divBdr>
            <w:top w:val="none" w:sz="0" w:space="0" w:color="auto"/>
            <w:left w:val="none" w:sz="0" w:space="0" w:color="auto"/>
            <w:bottom w:val="none" w:sz="0" w:space="0" w:color="auto"/>
            <w:right w:val="none" w:sz="0" w:space="0" w:color="auto"/>
          </w:divBdr>
        </w:div>
        <w:div w:id="1220633619">
          <w:marLeft w:val="640"/>
          <w:marRight w:val="0"/>
          <w:marTop w:val="0"/>
          <w:marBottom w:val="0"/>
          <w:divBdr>
            <w:top w:val="none" w:sz="0" w:space="0" w:color="auto"/>
            <w:left w:val="none" w:sz="0" w:space="0" w:color="auto"/>
            <w:bottom w:val="none" w:sz="0" w:space="0" w:color="auto"/>
            <w:right w:val="none" w:sz="0" w:space="0" w:color="auto"/>
          </w:divBdr>
        </w:div>
        <w:div w:id="1214391576">
          <w:marLeft w:val="640"/>
          <w:marRight w:val="0"/>
          <w:marTop w:val="0"/>
          <w:marBottom w:val="0"/>
          <w:divBdr>
            <w:top w:val="none" w:sz="0" w:space="0" w:color="auto"/>
            <w:left w:val="none" w:sz="0" w:space="0" w:color="auto"/>
            <w:bottom w:val="none" w:sz="0" w:space="0" w:color="auto"/>
            <w:right w:val="none" w:sz="0" w:space="0" w:color="auto"/>
          </w:divBdr>
        </w:div>
        <w:div w:id="170217064">
          <w:marLeft w:val="640"/>
          <w:marRight w:val="0"/>
          <w:marTop w:val="0"/>
          <w:marBottom w:val="0"/>
          <w:divBdr>
            <w:top w:val="none" w:sz="0" w:space="0" w:color="auto"/>
            <w:left w:val="none" w:sz="0" w:space="0" w:color="auto"/>
            <w:bottom w:val="none" w:sz="0" w:space="0" w:color="auto"/>
            <w:right w:val="none" w:sz="0" w:space="0" w:color="auto"/>
          </w:divBdr>
        </w:div>
        <w:div w:id="961569689">
          <w:marLeft w:val="640"/>
          <w:marRight w:val="0"/>
          <w:marTop w:val="0"/>
          <w:marBottom w:val="0"/>
          <w:divBdr>
            <w:top w:val="none" w:sz="0" w:space="0" w:color="auto"/>
            <w:left w:val="none" w:sz="0" w:space="0" w:color="auto"/>
            <w:bottom w:val="none" w:sz="0" w:space="0" w:color="auto"/>
            <w:right w:val="none" w:sz="0" w:space="0" w:color="auto"/>
          </w:divBdr>
        </w:div>
        <w:div w:id="550266188">
          <w:marLeft w:val="640"/>
          <w:marRight w:val="0"/>
          <w:marTop w:val="0"/>
          <w:marBottom w:val="0"/>
          <w:divBdr>
            <w:top w:val="none" w:sz="0" w:space="0" w:color="auto"/>
            <w:left w:val="none" w:sz="0" w:space="0" w:color="auto"/>
            <w:bottom w:val="none" w:sz="0" w:space="0" w:color="auto"/>
            <w:right w:val="none" w:sz="0" w:space="0" w:color="auto"/>
          </w:divBdr>
        </w:div>
        <w:div w:id="2093043053">
          <w:marLeft w:val="640"/>
          <w:marRight w:val="0"/>
          <w:marTop w:val="0"/>
          <w:marBottom w:val="0"/>
          <w:divBdr>
            <w:top w:val="none" w:sz="0" w:space="0" w:color="auto"/>
            <w:left w:val="none" w:sz="0" w:space="0" w:color="auto"/>
            <w:bottom w:val="none" w:sz="0" w:space="0" w:color="auto"/>
            <w:right w:val="none" w:sz="0" w:space="0" w:color="auto"/>
          </w:divBdr>
        </w:div>
        <w:div w:id="1248613251">
          <w:marLeft w:val="640"/>
          <w:marRight w:val="0"/>
          <w:marTop w:val="0"/>
          <w:marBottom w:val="0"/>
          <w:divBdr>
            <w:top w:val="none" w:sz="0" w:space="0" w:color="auto"/>
            <w:left w:val="none" w:sz="0" w:space="0" w:color="auto"/>
            <w:bottom w:val="none" w:sz="0" w:space="0" w:color="auto"/>
            <w:right w:val="none" w:sz="0" w:space="0" w:color="auto"/>
          </w:divBdr>
        </w:div>
        <w:div w:id="1970087838">
          <w:marLeft w:val="640"/>
          <w:marRight w:val="0"/>
          <w:marTop w:val="0"/>
          <w:marBottom w:val="0"/>
          <w:divBdr>
            <w:top w:val="none" w:sz="0" w:space="0" w:color="auto"/>
            <w:left w:val="none" w:sz="0" w:space="0" w:color="auto"/>
            <w:bottom w:val="none" w:sz="0" w:space="0" w:color="auto"/>
            <w:right w:val="none" w:sz="0" w:space="0" w:color="auto"/>
          </w:divBdr>
        </w:div>
        <w:div w:id="319699217">
          <w:marLeft w:val="640"/>
          <w:marRight w:val="0"/>
          <w:marTop w:val="0"/>
          <w:marBottom w:val="0"/>
          <w:divBdr>
            <w:top w:val="none" w:sz="0" w:space="0" w:color="auto"/>
            <w:left w:val="none" w:sz="0" w:space="0" w:color="auto"/>
            <w:bottom w:val="none" w:sz="0" w:space="0" w:color="auto"/>
            <w:right w:val="none" w:sz="0" w:space="0" w:color="auto"/>
          </w:divBdr>
        </w:div>
        <w:div w:id="955600567">
          <w:marLeft w:val="640"/>
          <w:marRight w:val="0"/>
          <w:marTop w:val="0"/>
          <w:marBottom w:val="0"/>
          <w:divBdr>
            <w:top w:val="none" w:sz="0" w:space="0" w:color="auto"/>
            <w:left w:val="none" w:sz="0" w:space="0" w:color="auto"/>
            <w:bottom w:val="none" w:sz="0" w:space="0" w:color="auto"/>
            <w:right w:val="none" w:sz="0" w:space="0" w:color="auto"/>
          </w:divBdr>
        </w:div>
      </w:divsChild>
    </w:div>
    <w:div w:id="857431099">
      <w:bodyDiv w:val="1"/>
      <w:marLeft w:val="0"/>
      <w:marRight w:val="0"/>
      <w:marTop w:val="0"/>
      <w:marBottom w:val="0"/>
      <w:divBdr>
        <w:top w:val="none" w:sz="0" w:space="0" w:color="auto"/>
        <w:left w:val="none" w:sz="0" w:space="0" w:color="auto"/>
        <w:bottom w:val="none" w:sz="0" w:space="0" w:color="auto"/>
        <w:right w:val="none" w:sz="0" w:space="0" w:color="auto"/>
      </w:divBdr>
      <w:divsChild>
        <w:div w:id="159782019">
          <w:marLeft w:val="640"/>
          <w:marRight w:val="0"/>
          <w:marTop w:val="0"/>
          <w:marBottom w:val="0"/>
          <w:divBdr>
            <w:top w:val="none" w:sz="0" w:space="0" w:color="auto"/>
            <w:left w:val="none" w:sz="0" w:space="0" w:color="auto"/>
            <w:bottom w:val="none" w:sz="0" w:space="0" w:color="auto"/>
            <w:right w:val="none" w:sz="0" w:space="0" w:color="auto"/>
          </w:divBdr>
        </w:div>
        <w:div w:id="990982423">
          <w:marLeft w:val="640"/>
          <w:marRight w:val="0"/>
          <w:marTop w:val="0"/>
          <w:marBottom w:val="0"/>
          <w:divBdr>
            <w:top w:val="none" w:sz="0" w:space="0" w:color="auto"/>
            <w:left w:val="none" w:sz="0" w:space="0" w:color="auto"/>
            <w:bottom w:val="none" w:sz="0" w:space="0" w:color="auto"/>
            <w:right w:val="none" w:sz="0" w:space="0" w:color="auto"/>
          </w:divBdr>
        </w:div>
        <w:div w:id="1923563113">
          <w:marLeft w:val="640"/>
          <w:marRight w:val="0"/>
          <w:marTop w:val="0"/>
          <w:marBottom w:val="0"/>
          <w:divBdr>
            <w:top w:val="none" w:sz="0" w:space="0" w:color="auto"/>
            <w:left w:val="none" w:sz="0" w:space="0" w:color="auto"/>
            <w:bottom w:val="none" w:sz="0" w:space="0" w:color="auto"/>
            <w:right w:val="none" w:sz="0" w:space="0" w:color="auto"/>
          </w:divBdr>
        </w:div>
        <w:div w:id="142816778">
          <w:marLeft w:val="640"/>
          <w:marRight w:val="0"/>
          <w:marTop w:val="0"/>
          <w:marBottom w:val="0"/>
          <w:divBdr>
            <w:top w:val="none" w:sz="0" w:space="0" w:color="auto"/>
            <w:left w:val="none" w:sz="0" w:space="0" w:color="auto"/>
            <w:bottom w:val="none" w:sz="0" w:space="0" w:color="auto"/>
            <w:right w:val="none" w:sz="0" w:space="0" w:color="auto"/>
          </w:divBdr>
        </w:div>
        <w:div w:id="1250892708">
          <w:marLeft w:val="640"/>
          <w:marRight w:val="0"/>
          <w:marTop w:val="0"/>
          <w:marBottom w:val="0"/>
          <w:divBdr>
            <w:top w:val="none" w:sz="0" w:space="0" w:color="auto"/>
            <w:left w:val="none" w:sz="0" w:space="0" w:color="auto"/>
            <w:bottom w:val="none" w:sz="0" w:space="0" w:color="auto"/>
            <w:right w:val="none" w:sz="0" w:space="0" w:color="auto"/>
          </w:divBdr>
        </w:div>
        <w:div w:id="1638679869">
          <w:marLeft w:val="640"/>
          <w:marRight w:val="0"/>
          <w:marTop w:val="0"/>
          <w:marBottom w:val="0"/>
          <w:divBdr>
            <w:top w:val="none" w:sz="0" w:space="0" w:color="auto"/>
            <w:left w:val="none" w:sz="0" w:space="0" w:color="auto"/>
            <w:bottom w:val="none" w:sz="0" w:space="0" w:color="auto"/>
            <w:right w:val="none" w:sz="0" w:space="0" w:color="auto"/>
          </w:divBdr>
        </w:div>
        <w:div w:id="497816351">
          <w:marLeft w:val="640"/>
          <w:marRight w:val="0"/>
          <w:marTop w:val="0"/>
          <w:marBottom w:val="0"/>
          <w:divBdr>
            <w:top w:val="none" w:sz="0" w:space="0" w:color="auto"/>
            <w:left w:val="none" w:sz="0" w:space="0" w:color="auto"/>
            <w:bottom w:val="none" w:sz="0" w:space="0" w:color="auto"/>
            <w:right w:val="none" w:sz="0" w:space="0" w:color="auto"/>
          </w:divBdr>
        </w:div>
        <w:div w:id="1553152684">
          <w:marLeft w:val="640"/>
          <w:marRight w:val="0"/>
          <w:marTop w:val="0"/>
          <w:marBottom w:val="0"/>
          <w:divBdr>
            <w:top w:val="none" w:sz="0" w:space="0" w:color="auto"/>
            <w:left w:val="none" w:sz="0" w:space="0" w:color="auto"/>
            <w:bottom w:val="none" w:sz="0" w:space="0" w:color="auto"/>
            <w:right w:val="none" w:sz="0" w:space="0" w:color="auto"/>
          </w:divBdr>
        </w:div>
        <w:div w:id="121924921">
          <w:marLeft w:val="640"/>
          <w:marRight w:val="0"/>
          <w:marTop w:val="0"/>
          <w:marBottom w:val="0"/>
          <w:divBdr>
            <w:top w:val="none" w:sz="0" w:space="0" w:color="auto"/>
            <w:left w:val="none" w:sz="0" w:space="0" w:color="auto"/>
            <w:bottom w:val="none" w:sz="0" w:space="0" w:color="auto"/>
            <w:right w:val="none" w:sz="0" w:space="0" w:color="auto"/>
          </w:divBdr>
        </w:div>
        <w:div w:id="604700747">
          <w:marLeft w:val="640"/>
          <w:marRight w:val="0"/>
          <w:marTop w:val="0"/>
          <w:marBottom w:val="0"/>
          <w:divBdr>
            <w:top w:val="none" w:sz="0" w:space="0" w:color="auto"/>
            <w:left w:val="none" w:sz="0" w:space="0" w:color="auto"/>
            <w:bottom w:val="none" w:sz="0" w:space="0" w:color="auto"/>
            <w:right w:val="none" w:sz="0" w:space="0" w:color="auto"/>
          </w:divBdr>
        </w:div>
        <w:div w:id="62066094">
          <w:marLeft w:val="640"/>
          <w:marRight w:val="0"/>
          <w:marTop w:val="0"/>
          <w:marBottom w:val="0"/>
          <w:divBdr>
            <w:top w:val="none" w:sz="0" w:space="0" w:color="auto"/>
            <w:left w:val="none" w:sz="0" w:space="0" w:color="auto"/>
            <w:bottom w:val="none" w:sz="0" w:space="0" w:color="auto"/>
            <w:right w:val="none" w:sz="0" w:space="0" w:color="auto"/>
          </w:divBdr>
        </w:div>
        <w:div w:id="40594490">
          <w:marLeft w:val="640"/>
          <w:marRight w:val="0"/>
          <w:marTop w:val="0"/>
          <w:marBottom w:val="0"/>
          <w:divBdr>
            <w:top w:val="none" w:sz="0" w:space="0" w:color="auto"/>
            <w:left w:val="none" w:sz="0" w:space="0" w:color="auto"/>
            <w:bottom w:val="none" w:sz="0" w:space="0" w:color="auto"/>
            <w:right w:val="none" w:sz="0" w:space="0" w:color="auto"/>
          </w:divBdr>
        </w:div>
        <w:div w:id="192768624">
          <w:marLeft w:val="640"/>
          <w:marRight w:val="0"/>
          <w:marTop w:val="0"/>
          <w:marBottom w:val="0"/>
          <w:divBdr>
            <w:top w:val="none" w:sz="0" w:space="0" w:color="auto"/>
            <w:left w:val="none" w:sz="0" w:space="0" w:color="auto"/>
            <w:bottom w:val="none" w:sz="0" w:space="0" w:color="auto"/>
            <w:right w:val="none" w:sz="0" w:space="0" w:color="auto"/>
          </w:divBdr>
        </w:div>
        <w:div w:id="1417482933">
          <w:marLeft w:val="640"/>
          <w:marRight w:val="0"/>
          <w:marTop w:val="0"/>
          <w:marBottom w:val="0"/>
          <w:divBdr>
            <w:top w:val="none" w:sz="0" w:space="0" w:color="auto"/>
            <w:left w:val="none" w:sz="0" w:space="0" w:color="auto"/>
            <w:bottom w:val="none" w:sz="0" w:space="0" w:color="auto"/>
            <w:right w:val="none" w:sz="0" w:space="0" w:color="auto"/>
          </w:divBdr>
        </w:div>
        <w:div w:id="1082798909">
          <w:marLeft w:val="640"/>
          <w:marRight w:val="0"/>
          <w:marTop w:val="0"/>
          <w:marBottom w:val="0"/>
          <w:divBdr>
            <w:top w:val="none" w:sz="0" w:space="0" w:color="auto"/>
            <w:left w:val="none" w:sz="0" w:space="0" w:color="auto"/>
            <w:bottom w:val="none" w:sz="0" w:space="0" w:color="auto"/>
            <w:right w:val="none" w:sz="0" w:space="0" w:color="auto"/>
          </w:divBdr>
        </w:div>
        <w:div w:id="1653296185">
          <w:marLeft w:val="640"/>
          <w:marRight w:val="0"/>
          <w:marTop w:val="0"/>
          <w:marBottom w:val="0"/>
          <w:divBdr>
            <w:top w:val="none" w:sz="0" w:space="0" w:color="auto"/>
            <w:left w:val="none" w:sz="0" w:space="0" w:color="auto"/>
            <w:bottom w:val="none" w:sz="0" w:space="0" w:color="auto"/>
            <w:right w:val="none" w:sz="0" w:space="0" w:color="auto"/>
          </w:divBdr>
        </w:div>
        <w:div w:id="144862360">
          <w:marLeft w:val="640"/>
          <w:marRight w:val="0"/>
          <w:marTop w:val="0"/>
          <w:marBottom w:val="0"/>
          <w:divBdr>
            <w:top w:val="none" w:sz="0" w:space="0" w:color="auto"/>
            <w:left w:val="none" w:sz="0" w:space="0" w:color="auto"/>
            <w:bottom w:val="none" w:sz="0" w:space="0" w:color="auto"/>
            <w:right w:val="none" w:sz="0" w:space="0" w:color="auto"/>
          </w:divBdr>
        </w:div>
        <w:div w:id="431164119">
          <w:marLeft w:val="640"/>
          <w:marRight w:val="0"/>
          <w:marTop w:val="0"/>
          <w:marBottom w:val="0"/>
          <w:divBdr>
            <w:top w:val="none" w:sz="0" w:space="0" w:color="auto"/>
            <w:left w:val="none" w:sz="0" w:space="0" w:color="auto"/>
            <w:bottom w:val="none" w:sz="0" w:space="0" w:color="auto"/>
            <w:right w:val="none" w:sz="0" w:space="0" w:color="auto"/>
          </w:divBdr>
        </w:div>
        <w:div w:id="712582266">
          <w:marLeft w:val="640"/>
          <w:marRight w:val="0"/>
          <w:marTop w:val="0"/>
          <w:marBottom w:val="0"/>
          <w:divBdr>
            <w:top w:val="none" w:sz="0" w:space="0" w:color="auto"/>
            <w:left w:val="none" w:sz="0" w:space="0" w:color="auto"/>
            <w:bottom w:val="none" w:sz="0" w:space="0" w:color="auto"/>
            <w:right w:val="none" w:sz="0" w:space="0" w:color="auto"/>
          </w:divBdr>
        </w:div>
        <w:div w:id="1023360744">
          <w:marLeft w:val="640"/>
          <w:marRight w:val="0"/>
          <w:marTop w:val="0"/>
          <w:marBottom w:val="0"/>
          <w:divBdr>
            <w:top w:val="none" w:sz="0" w:space="0" w:color="auto"/>
            <w:left w:val="none" w:sz="0" w:space="0" w:color="auto"/>
            <w:bottom w:val="none" w:sz="0" w:space="0" w:color="auto"/>
            <w:right w:val="none" w:sz="0" w:space="0" w:color="auto"/>
          </w:divBdr>
        </w:div>
        <w:div w:id="1664813362">
          <w:marLeft w:val="640"/>
          <w:marRight w:val="0"/>
          <w:marTop w:val="0"/>
          <w:marBottom w:val="0"/>
          <w:divBdr>
            <w:top w:val="none" w:sz="0" w:space="0" w:color="auto"/>
            <w:left w:val="none" w:sz="0" w:space="0" w:color="auto"/>
            <w:bottom w:val="none" w:sz="0" w:space="0" w:color="auto"/>
            <w:right w:val="none" w:sz="0" w:space="0" w:color="auto"/>
          </w:divBdr>
        </w:div>
        <w:div w:id="1678924535">
          <w:marLeft w:val="640"/>
          <w:marRight w:val="0"/>
          <w:marTop w:val="0"/>
          <w:marBottom w:val="0"/>
          <w:divBdr>
            <w:top w:val="none" w:sz="0" w:space="0" w:color="auto"/>
            <w:left w:val="none" w:sz="0" w:space="0" w:color="auto"/>
            <w:bottom w:val="none" w:sz="0" w:space="0" w:color="auto"/>
            <w:right w:val="none" w:sz="0" w:space="0" w:color="auto"/>
          </w:divBdr>
        </w:div>
        <w:div w:id="1188105510">
          <w:marLeft w:val="640"/>
          <w:marRight w:val="0"/>
          <w:marTop w:val="0"/>
          <w:marBottom w:val="0"/>
          <w:divBdr>
            <w:top w:val="none" w:sz="0" w:space="0" w:color="auto"/>
            <w:left w:val="none" w:sz="0" w:space="0" w:color="auto"/>
            <w:bottom w:val="none" w:sz="0" w:space="0" w:color="auto"/>
            <w:right w:val="none" w:sz="0" w:space="0" w:color="auto"/>
          </w:divBdr>
        </w:div>
        <w:div w:id="1863278026">
          <w:marLeft w:val="640"/>
          <w:marRight w:val="0"/>
          <w:marTop w:val="0"/>
          <w:marBottom w:val="0"/>
          <w:divBdr>
            <w:top w:val="none" w:sz="0" w:space="0" w:color="auto"/>
            <w:left w:val="none" w:sz="0" w:space="0" w:color="auto"/>
            <w:bottom w:val="none" w:sz="0" w:space="0" w:color="auto"/>
            <w:right w:val="none" w:sz="0" w:space="0" w:color="auto"/>
          </w:divBdr>
        </w:div>
        <w:div w:id="513805294">
          <w:marLeft w:val="640"/>
          <w:marRight w:val="0"/>
          <w:marTop w:val="0"/>
          <w:marBottom w:val="0"/>
          <w:divBdr>
            <w:top w:val="none" w:sz="0" w:space="0" w:color="auto"/>
            <w:left w:val="none" w:sz="0" w:space="0" w:color="auto"/>
            <w:bottom w:val="none" w:sz="0" w:space="0" w:color="auto"/>
            <w:right w:val="none" w:sz="0" w:space="0" w:color="auto"/>
          </w:divBdr>
        </w:div>
        <w:div w:id="853769088">
          <w:marLeft w:val="640"/>
          <w:marRight w:val="0"/>
          <w:marTop w:val="0"/>
          <w:marBottom w:val="0"/>
          <w:divBdr>
            <w:top w:val="none" w:sz="0" w:space="0" w:color="auto"/>
            <w:left w:val="none" w:sz="0" w:space="0" w:color="auto"/>
            <w:bottom w:val="none" w:sz="0" w:space="0" w:color="auto"/>
            <w:right w:val="none" w:sz="0" w:space="0" w:color="auto"/>
          </w:divBdr>
        </w:div>
        <w:div w:id="898251119">
          <w:marLeft w:val="640"/>
          <w:marRight w:val="0"/>
          <w:marTop w:val="0"/>
          <w:marBottom w:val="0"/>
          <w:divBdr>
            <w:top w:val="none" w:sz="0" w:space="0" w:color="auto"/>
            <w:left w:val="none" w:sz="0" w:space="0" w:color="auto"/>
            <w:bottom w:val="none" w:sz="0" w:space="0" w:color="auto"/>
            <w:right w:val="none" w:sz="0" w:space="0" w:color="auto"/>
          </w:divBdr>
        </w:div>
        <w:div w:id="1206917352">
          <w:marLeft w:val="640"/>
          <w:marRight w:val="0"/>
          <w:marTop w:val="0"/>
          <w:marBottom w:val="0"/>
          <w:divBdr>
            <w:top w:val="none" w:sz="0" w:space="0" w:color="auto"/>
            <w:left w:val="none" w:sz="0" w:space="0" w:color="auto"/>
            <w:bottom w:val="none" w:sz="0" w:space="0" w:color="auto"/>
            <w:right w:val="none" w:sz="0" w:space="0" w:color="auto"/>
          </w:divBdr>
        </w:div>
        <w:div w:id="2128886817">
          <w:marLeft w:val="640"/>
          <w:marRight w:val="0"/>
          <w:marTop w:val="0"/>
          <w:marBottom w:val="0"/>
          <w:divBdr>
            <w:top w:val="none" w:sz="0" w:space="0" w:color="auto"/>
            <w:left w:val="none" w:sz="0" w:space="0" w:color="auto"/>
            <w:bottom w:val="none" w:sz="0" w:space="0" w:color="auto"/>
            <w:right w:val="none" w:sz="0" w:space="0" w:color="auto"/>
          </w:divBdr>
        </w:div>
        <w:div w:id="244657408">
          <w:marLeft w:val="640"/>
          <w:marRight w:val="0"/>
          <w:marTop w:val="0"/>
          <w:marBottom w:val="0"/>
          <w:divBdr>
            <w:top w:val="none" w:sz="0" w:space="0" w:color="auto"/>
            <w:left w:val="none" w:sz="0" w:space="0" w:color="auto"/>
            <w:bottom w:val="none" w:sz="0" w:space="0" w:color="auto"/>
            <w:right w:val="none" w:sz="0" w:space="0" w:color="auto"/>
          </w:divBdr>
        </w:div>
        <w:div w:id="123935212">
          <w:marLeft w:val="640"/>
          <w:marRight w:val="0"/>
          <w:marTop w:val="0"/>
          <w:marBottom w:val="0"/>
          <w:divBdr>
            <w:top w:val="none" w:sz="0" w:space="0" w:color="auto"/>
            <w:left w:val="none" w:sz="0" w:space="0" w:color="auto"/>
            <w:bottom w:val="none" w:sz="0" w:space="0" w:color="auto"/>
            <w:right w:val="none" w:sz="0" w:space="0" w:color="auto"/>
          </w:divBdr>
        </w:div>
        <w:div w:id="490756454">
          <w:marLeft w:val="640"/>
          <w:marRight w:val="0"/>
          <w:marTop w:val="0"/>
          <w:marBottom w:val="0"/>
          <w:divBdr>
            <w:top w:val="none" w:sz="0" w:space="0" w:color="auto"/>
            <w:left w:val="none" w:sz="0" w:space="0" w:color="auto"/>
            <w:bottom w:val="none" w:sz="0" w:space="0" w:color="auto"/>
            <w:right w:val="none" w:sz="0" w:space="0" w:color="auto"/>
          </w:divBdr>
        </w:div>
        <w:div w:id="606276645">
          <w:marLeft w:val="640"/>
          <w:marRight w:val="0"/>
          <w:marTop w:val="0"/>
          <w:marBottom w:val="0"/>
          <w:divBdr>
            <w:top w:val="none" w:sz="0" w:space="0" w:color="auto"/>
            <w:left w:val="none" w:sz="0" w:space="0" w:color="auto"/>
            <w:bottom w:val="none" w:sz="0" w:space="0" w:color="auto"/>
            <w:right w:val="none" w:sz="0" w:space="0" w:color="auto"/>
          </w:divBdr>
        </w:div>
        <w:div w:id="413667151">
          <w:marLeft w:val="640"/>
          <w:marRight w:val="0"/>
          <w:marTop w:val="0"/>
          <w:marBottom w:val="0"/>
          <w:divBdr>
            <w:top w:val="none" w:sz="0" w:space="0" w:color="auto"/>
            <w:left w:val="none" w:sz="0" w:space="0" w:color="auto"/>
            <w:bottom w:val="none" w:sz="0" w:space="0" w:color="auto"/>
            <w:right w:val="none" w:sz="0" w:space="0" w:color="auto"/>
          </w:divBdr>
        </w:div>
        <w:div w:id="1902015801">
          <w:marLeft w:val="640"/>
          <w:marRight w:val="0"/>
          <w:marTop w:val="0"/>
          <w:marBottom w:val="0"/>
          <w:divBdr>
            <w:top w:val="none" w:sz="0" w:space="0" w:color="auto"/>
            <w:left w:val="none" w:sz="0" w:space="0" w:color="auto"/>
            <w:bottom w:val="none" w:sz="0" w:space="0" w:color="auto"/>
            <w:right w:val="none" w:sz="0" w:space="0" w:color="auto"/>
          </w:divBdr>
        </w:div>
        <w:div w:id="856890182">
          <w:marLeft w:val="640"/>
          <w:marRight w:val="0"/>
          <w:marTop w:val="0"/>
          <w:marBottom w:val="0"/>
          <w:divBdr>
            <w:top w:val="none" w:sz="0" w:space="0" w:color="auto"/>
            <w:left w:val="none" w:sz="0" w:space="0" w:color="auto"/>
            <w:bottom w:val="none" w:sz="0" w:space="0" w:color="auto"/>
            <w:right w:val="none" w:sz="0" w:space="0" w:color="auto"/>
          </w:divBdr>
        </w:div>
        <w:div w:id="520362140">
          <w:marLeft w:val="640"/>
          <w:marRight w:val="0"/>
          <w:marTop w:val="0"/>
          <w:marBottom w:val="0"/>
          <w:divBdr>
            <w:top w:val="none" w:sz="0" w:space="0" w:color="auto"/>
            <w:left w:val="none" w:sz="0" w:space="0" w:color="auto"/>
            <w:bottom w:val="none" w:sz="0" w:space="0" w:color="auto"/>
            <w:right w:val="none" w:sz="0" w:space="0" w:color="auto"/>
          </w:divBdr>
        </w:div>
        <w:div w:id="2000692556">
          <w:marLeft w:val="640"/>
          <w:marRight w:val="0"/>
          <w:marTop w:val="0"/>
          <w:marBottom w:val="0"/>
          <w:divBdr>
            <w:top w:val="none" w:sz="0" w:space="0" w:color="auto"/>
            <w:left w:val="none" w:sz="0" w:space="0" w:color="auto"/>
            <w:bottom w:val="none" w:sz="0" w:space="0" w:color="auto"/>
            <w:right w:val="none" w:sz="0" w:space="0" w:color="auto"/>
          </w:divBdr>
        </w:div>
        <w:div w:id="1004288056">
          <w:marLeft w:val="640"/>
          <w:marRight w:val="0"/>
          <w:marTop w:val="0"/>
          <w:marBottom w:val="0"/>
          <w:divBdr>
            <w:top w:val="none" w:sz="0" w:space="0" w:color="auto"/>
            <w:left w:val="none" w:sz="0" w:space="0" w:color="auto"/>
            <w:bottom w:val="none" w:sz="0" w:space="0" w:color="auto"/>
            <w:right w:val="none" w:sz="0" w:space="0" w:color="auto"/>
          </w:divBdr>
        </w:div>
        <w:div w:id="1308508666">
          <w:marLeft w:val="640"/>
          <w:marRight w:val="0"/>
          <w:marTop w:val="0"/>
          <w:marBottom w:val="0"/>
          <w:divBdr>
            <w:top w:val="none" w:sz="0" w:space="0" w:color="auto"/>
            <w:left w:val="none" w:sz="0" w:space="0" w:color="auto"/>
            <w:bottom w:val="none" w:sz="0" w:space="0" w:color="auto"/>
            <w:right w:val="none" w:sz="0" w:space="0" w:color="auto"/>
          </w:divBdr>
        </w:div>
        <w:div w:id="709299877">
          <w:marLeft w:val="640"/>
          <w:marRight w:val="0"/>
          <w:marTop w:val="0"/>
          <w:marBottom w:val="0"/>
          <w:divBdr>
            <w:top w:val="none" w:sz="0" w:space="0" w:color="auto"/>
            <w:left w:val="none" w:sz="0" w:space="0" w:color="auto"/>
            <w:bottom w:val="none" w:sz="0" w:space="0" w:color="auto"/>
            <w:right w:val="none" w:sz="0" w:space="0" w:color="auto"/>
          </w:divBdr>
        </w:div>
        <w:div w:id="2001537466">
          <w:marLeft w:val="640"/>
          <w:marRight w:val="0"/>
          <w:marTop w:val="0"/>
          <w:marBottom w:val="0"/>
          <w:divBdr>
            <w:top w:val="none" w:sz="0" w:space="0" w:color="auto"/>
            <w:left w:val="none" w:sz="0" w:space="0" w:color="auto"/>
            <w:bottom w:val="none" w:sz="0" w:space="0" w:color="auto"/>
            <w:right w:val="none" w:sz="0" w:space="0" w:color="auto"/>
          </w:divBdr>
        </w:div>
        <w:div w:id="1183202805">
          <w:marLeft w:val="640"/>
          <w:marRight w:val="0"/>
          <w:marTop w:val="0"/>
          <w:marBottom w:val="0"/>
          <w:divBdr>
            <w:top w:val="none" w:sz="0" w:space="0" w:color="auto"/>
            <w:left w:val="none" w:sz="0" w:space="0" w:color="auto"/>
            <w:bottom w:val="none" w:sz="0" w:space="0" w:color="auto"/>
            <w:right w:val="none" w:sz="0" w:space="0" w:color="auto"/>
          </w:divBdr>
        </w:div>
        <w:div w:id="644547031">
          <w:marLeft w:val="640"/>
          <w:marRight w:val="0"/>
          <w:marTop w:val="0"/>
          <w:marBottom w:val="0"/>
          <w:divBdr>
            <w:top w:val="none" w:sz="0" w:space="0" w:color="auto"/>
            <w:left w:val="none" w:sz="0" w:space="0" w:color="auto"/>
            <w:bottom w:val="none" w:sz="0" w:space="0" w:color="auto"/>
            <w:right w:val="none" w:sz="0" w:space="0" w:color="auto"/>
          </w:divBdr>
        </w:div>
      </w:divsChild>
    </w:div>
    <w:div w:id="858205713">
      <w:bodyDiv w:val="1"/>
      <w:marLeft w:val="0"/>
      <w:marRight w:val="0"/>
      <w:marTop w:val="0"/>
      <w:marBottom w:val="0"/>
      <w:divBdr>
        <w:top w:val="none" w:sz="0" w:space="0" w:color="auto"/>
        <w:left w:val="none" w:sz="0" w:space="0" w:color="auto"/>
        <w:bottom w:val="none" w:sz="0" w:space="0" w:color="auto"/>
        <w:right w:val="none" w:sz="0" w:space="0" w:color="auto"/>
      </w:divBdr>
      <w:divsChild>
        <w:div w:id="1947347256">
          <w:marLeft w:val="640"/>
          <w:marRight w:val="0"/>
          <w:marTop w:val="0"/>
          <w:marBottom w:val="0"/>
          <w:divBdr>
            <w:top w:val="none" w:sz="0" w:space="0" w:color="auto"/>
            <w:left w:val="none" w:sz="0" w:space="0" w:color="auto"/>
            <w:bottom w:val="none" w:sz="0" w:space="0" w:color="auto"/>
            <w:right w:val="none" w:sz="0" w:space="0" w:color="auto"/>
          </w:divBdr>
        </w:div>
        <w:div w:id="1489328259">
          <w:marLeft w:val="640"/>
          <w:marRight w:val="0"/>
          <w:marTop w:val="0"/>
          <w:marBottom w:val="0"/>
          <w:divBdr>
            <w:top w:val="none" w:sz="0" w:space="0" w:color="auto"/>
            <w:left w:val="none" w:sz="0" w:space="0" w:color="auto"/>
            <w:bottom w:val="none" w:sz="0" w:space="0" w:color="auto"/>
            <w:right w:val="none" w:sz="0" w:space="0" w:color="auto"/>
          </w:divBdr>
        </w:div>
        <w:div w:id="1496844004">
          <w:marLeft w:val="640"/>
          <w:marRight w:val="0"/>
          <w:marTop w:val="0"/>
          <w:marBottom w:val="0"/>
          <w:divBdr>
            <w:top w:val="none" w:sz="0" w:space="0" w:color="auto"/>
            <w:left w:val="none" w:sz="0" w:space="0" w:color="auto"/>
            <w:bottom w:val="none" w:sz="0" w:space="0" w:color="auto"/>
            <w:right w:val="none" w:sz="0" w:space="0" w:color="auto"/>
          </w:divBdr>
        </w:div>
        <w:div w:id="298415725">
          <w:marLeft w:val="640"/>
          <w:marRight w:val="0"/>
          <w:marTop w:val="0"/>
          <w:marBottom w:val="0"/>
          <w:divBdr>
            <w:top w:val="none" w:sz="0" w:space="0" w:color="auto"/>
            <w:left w:val="none" w:sz="0" w:space="0" w:color="auto"/>
            <w:bottom w:val="none" w:sz="0" w:space="0" w:color="auto"/>
            <w:right w:val="none" w:sz="0" w:space="0" w:color="auto"/>
          </w:divBdr>
        </w:div>
        <w:div w:id="787972077">
          <w:marLeft w:val="640"/>
          <w:marRight w:val="0"/>
          <w:marTop w:val="0"/>
          <w:marBottom w:val="0"/>
          <w:divBdr>
            <w:top w:val="none" w:sz="0" w:space="0" w:color="auto"/>
            <w:left w:val="none" w:sz="0" w:space="0" w:color="auto"/>
            <w:bottom w:val="none" w:sz="0" w:space="0" w:color="auto"/>
            <w:right w:val="none" w:sz="0" w:space="0" w:color="auto"/>
          </w:divBdr>
        </w:div>
        <w:div w:id="1030450746">
          <w:marLeft w:val="640"/>
          <w:marRight w:val="0"/>
          <w:marTop w:val="0"/>
          <w:marBottom w:val="0"/>
          <w:divBdr>
            <w:top w:val="none" w:sz="0" w:space="0" w:color="auto"/>
            <w:left w:val="none" w:sz="0" w:space="0" w:color="auto"/>
            <w:bottom w:val="none" w:sz="0" w:space="0" w:color="auto"/>
            <w:right w:val="none" w:sz="0" w:space="0" w:color="auto"/>
          </w:divBdr>
        </w:div>
        <w:div w:id="324673921">
          <w:marLeft w:val="640"/>
          <w:marRight w:val="0"/>
          <w:marTop w:val="0"/>
          <w:marBottom w:val="0"/>
          <w:divBdr>
            <w:top w:val="none" w:sz="0" w:space="0" w:color="auto"/>
            <w:left w:val="none" w:sz="0" w:space="0" w:color="auto"/>
            <w:bottom w:val="none" w:sz="0" w:space="0" w:color="auto"/>
            <w:right w:val="none" w:sz="0" w:space="0" w:color="auto"/>
          </w:divBdr>
        </w:div>
        <w:div w:id="1810856169">
          <w:marLeft w:val="640"/>
          <w:marRight w:val="0"/>
          <w:marTop w:val="0"/>
          <w:marBottom w:val="0"/>
          <w:divBdr>
            <w:top w:val="none" w:sz="0" w:space="0" w:color="auto"/>
            <w:left w:val="none" w:sz="0" w:space="0" w:color="auto"/>
            <w:bottom w:val="none" w:sz="0" w:space="0" w:color="auto"/>
            <w:right w:val="none" w:sz="0" w:space="0" w:color="auto"/>
          </w:divBdr>
        </w:div>
        <w:div w:id="799492953">
          <w:marLeft w:val="640"/>
          <w:marRight w:val="0"/>
          <w:marTop w:val="0"/>
          <w:marBottom w:val="0"/>
          <w:divBdr>
            <w:top w:val="none" w:sz="0" w:space="0" w:color="auto"/>
            <w:left w:val="none" w:sz="0" w:space="0" w:color="auto"/>
            <w:bottom w:val="none" w:sz="0" w:space="0" w:color="auto"/>
            <w:right w:val="none" w:sz="0" w:space="0" w:color="auto"/>
          </w:divBdr>
        </w:div>
        <w:div w:id="1734039100">
          <w:marLeft w:val="640"/>
          <w:marRight w:val="0"/>
          <w:marTop w:val="0"/>
          <w:marBottom w:val="0"/>
          <w:divBdr>
            <w:top w:val="none" w:sz="0" w:space="0" w:color="auto"/>
            <w:left w:val="none" w:sz="0" w:space="0" w:color="auto"/>
            <w:bottom w:val="none" w:sz="0" w:space="0" w:color="auto"/>
            <w:right w:val="none" w:sz="0" w:space="0" w:color="auto"/>
          </w:divBdr>
        </w:div>
        <w:div w:id="100104016">
          <w:marLeft w:val="640"/>
          <w:marRight w:val="0"/>
          <w:marTop w:val="0"/>
          <w:marBottom w:val="0"/>
          <w:divBdr>
            <w:top w:val="none" w:sz="0" w:space="0" w:color="auto"/>
            <w:left w:val="none" w:sz="0" w:space="0" w:color="auto"/>
            <w:bottom w:val="none" w:sz="0" w:space="0" w:color="auto"/>
            <w:right w:val="none" w:sz="0" w:space="0" w:color="auto"/>
          </w:divBdr>
        </w:div>
        <w:div w:id="925722887">
          <w:marLeft w:val="640"/>
          <w:marRight w:val="0"/>
          <w:marTop w:val="0"/>
          <w:marBottom w:val="0"/>
          <w:divBdr>
            <w:top w:val="none" w:sz="0" w:space="0" w:color="auto"/>
            <w:left w:val="none" w:sz="0" w:space="0" w:color="auto"/>
            <w:bottom w:val="none" w:sz="0" w:space="0" w:color="auto"/>
            <w:right w:val="none" w:sz="0" w:space="0" w:color="auto"/>
          </w:divBdr>
        </w:div>
        <w:div w:id="1891768358">
          <w:marLeft w:val="640"/>
          <w:marRight w:val="0"/>
          <w:marTop w:val="0"/>
          <w:marBottom w:val="0"/>
          <w:divBdr>
            <w:top w:val="none" w:sz="0" w:space="0" w:color="auto"/>
            <w:left w:val="none" w:sz="0" w:space="0" w:color="auto"/>
            <w:bottom w:val="none" w:sz="0" w:space="0" w:color="auto"/>
            <w:right w:val="none" w:sz="0" w:space="0" w:color="auto"/>
          </w:divBdr>
        </w:div>
        <w:div w:id="1237322603">
          <w:marLeft w:val="640"/>
          <w:marRight w:val="0"/>
          <w:marTop w:val="0"/>
          <w:marBottom w:val="0"/>
          <w:divBdr>
            <w:top w:val="none" w:sz="0" w:space="0" w:color="auto"/>
            <w:left w:val="none" w:sz="0" w:space="0" w:color="auto"/>
            <w:bottom w:val="none" w:sz="0" w:space="0" w:color="auto"/>
            <w:right w:val="none" w:sz="0" w:space="0" w:color="auto"/>
          </w:divBdr>
        </w:div>
        <w:div w:id="1413696316">
          <w:marLeft w:val="640"/>
          <w:marRight w:val="0"/>
          <w:marTop w:val="0"/>
          <w:marBottom w:val="0"/>
          <w:divBdr>
            <w:top w:val="none" w:sz="0" w:space="0" w:color="auto"/>
            <w:left w:val="none" w:sz="0" w:space="0" w:color="auto"/>
            <w:bottom w:val="none" w:sz="0" w:space="0" w:color="auto"/>
            <w:right w:val="none" w:sz="0" w:space="0" w:color="auto"/>
          </w:divBdr>
        </w:div>
        <w:div w:id="1888181552">
          <w:marLeft w:val="640"/>
          <w:marRight w:val="0"/>
          <w:marTop w:val="0"/>
          <w:marBottom w:val="0"/>
          <w:divBdr>
            <w:top w:val="none" w:sz="0" w:space="0" w:color="auto"/>
            <w:left w:val="none" w:sz="0" w:space="0" w:color="auto"/>
            <w:bottom w:val="none" w:sz="0" w:space="0" w:color="auto"/>
            <w:right w:val="none" w:sz="0" w:space="0" w:color="auto"/>
          </w:divBdr>
        </w:div>
        <w:div w:id="836574076">
          <w:marLeft w:val="640"/>
          <w:marRight w:val="0"/>
          <w:marTop w:val="0"/>
          <w:marBottom w:val="0"/>
          <w:divBdr>
            <w:top w:val="none" w:sz="0" w:space="0" w:color="auto"/>
            <w:left w:val="none" w:sz="0" w:space="0" w:color="auto"/>
            <w:bottom w:val="none" w:sz="0" w:space="0" w:color="auto"/>
            <w:right w:val="none" w:sz="0" w:space="0" w:color="auto"/>
          </w:divBdr>
        </w:div>
        <w:div w:id="831019461">
          <w:marLeft w:val="640"/>
          <w:marRight w:val="0"/>
          <w:marTop w:val="0"/>
          <w:marBottom w:val="0"/>
          <w:divBdr>
            <w:top w:val="none" w:sz="0" w:space="0" w:color="auto"/>
            <w:left w:val="none" w:sz="0" w:space="0" w:color="auto"/>
            <w:bottom w:val="none" w:sz="0" w:space="0" w:color="auto"/>
            <w:right w:val="none" w:sz="0" w:space="0" w:color="auto"/>
          </w:divBdr>
        </w:div>
        <w:div w:id="1148087763">
          <w:marLeft w:val="640"/>
          <w:marRight w:val="0"/>
          <w:marTop w:val="0"/>
          <w:marBottom w:val="0"/>
          <w:divBdr>
            <w:top w:val="none" w:sz="0" w:space="0" w:color="auto"/>
            <w:left w:val="none" w:sz="0" w:space="0" w:color="auto"/>
            <w:bottom w:val="none" w:sz="0" w:space="0" w:color="auto"/>
            <w:right w:val="none" w:sz="0" w:space="0" w:color="auto"/>
          </w:divBdr>
        </w:div>
        <w:div w:id="125852503">
          <w:marLeft w:val="640"/>
          <w:marRight w:val="0"/>
          <w:marTop w:val="0"/>
          <w:marBottom w:val="0"/>
          <w:divBdr>
            <w:top w:val="none" w:sz="0" w:space="0" w:color="auto"/>
            <w:left w:val="none" w:sz="0" w:space="0" w:color="auto"/>
            <w:bottom w:val="none" w:sz="0" w:space="0" w:color="auto"/>
            <w:right w:val="none" w:sz="0" w:space="0" w:color="auto"/>
          </w:divBdr>
        </w:div>
        <w:div w:id="376392567">
          <w:marLeft w:val="640"/>
          <w:marRight w:val="0"/>
          <w:marTop w:val="0"/>
          <w:marBottom w:val="0"/>
          <w:divBdr>
            <w:top w:val="none" w:sz="0" w:space="0" w:color="auto"/>
            <w:left w:val="none" w:sz="0" w:space="0" w:color="auto"/>
            <w:bottom w:val="none" w:sz="0" w:space="0" w:color="auto"/>
            <w:right w:val="none" w:sz="0" w:space="0" w:color="auto"/>
          </w:divBdr>
        </w:div>
        <w:div w:id="1997227067">
          <w:marLeft w:val="640"/>
          <w:marRight w:val="0"/>
          <w:marTop w:val="0"/>
          <w:marBottom w:val="0"/>
          <w:divBdr>
            <w:top w:val="none" w:sz="0" w:space="0" w:color="auto"/>
            <w:left w:val="none" w:sz="0" w:space="0" w:color="auto"/>
            <w:bottom w:val="none" w:sz="0" w:space="0" w:color="auto"/>
            <w:right w:val="none" w:sz="0" w:space="0" w:color="auto"/>
          </w:divBdr>
        </w:div>
        <w:div w:id="1309558052">
          <w:marLeft w:val="640"/>
          <w:marRight w:val="0"/>
          <w:marTop w:val="0"/>
          <w:marBottom w:val="0"/>
          <w:divBdr>
            <w:top w:val="none" w:sz="0" w:space="0" w:color="auto"/>
            <w:left w:val="none" w:sz="0" w:space="0" w:color="auto"/>
            <w:bottom w:val="none" w:sz="0" w:space="0" w:color="auto"/>
            <w:right w:val="none" w:sz="0" w:space="0" w:color="auto"/>
          </w:divBdr>
        </w:div>
        <w:div w:id="1128625730">
          <w:marLeft w:val="640"/>
          <w:marRight w:val="0"/>
          <w:marTop w:val="0"/>
          <w:marBottom w:val="0"/>
          <w:divBdr>
            <w:top w:val="none" w:sz="0" w:space="0" w:color="auto"/>
            <w:left w:val="none" w:sz="0" w:space="0" w:color="auto"/>
            <w:bottom w:val="none" w:sz="0" w:space="0" w:color="auto"/>
            <w:right w:val="none" w:sz="0" w:space="0" w:color="auto"/>
          </w:divBdr>
        </w:div>
        <w:div w:id="847718899">
          <w:marLeft w:val="640"/>
          <w:marRight w:val="0"/>
          <w:marTop w:val="0"/>
          <w:marBottom w:val="0"/>
          <w:divBdr>
            <w:top w:val="none" w:sz="0" w:space="0" w:color="auto"/>
            <w:left w:val="none" w:sz="0" w:space="0" w:color="auto"/>
            <w:bottom w:val="none" w:sz="0" w:space="0" w:color="auto"/>
            <w:right w:val="none" w:sz="0" w:space="0" w:color="auto"/>
          </w:divBdr>
        </w:div>
        <w:div w:id="1763645157">
          <w:marLeft w:val="640"/>
          <w:marRight w:val="0"/>
          <w:marTop w:val="0"/>
          <w:marBottom w:val="0"/>
          <w:divBdr>
            <w:top w:val="none" w:sz="0" w:space="0" w:color="auto"/>
            <w:left w:val="none" w:sz="0" w:space="0" w:color="auto"/>
            <w:bottom w:val="none" w:sz="0" w:space="0" w:color="auto"/>
            <w:right w:val="none" w:sz="0" w:space="0" w:color="auto"/>
          </w:divBdr>
        </w:div>
        <w:div w:id="293488812">
          <w:marLeft w:val="640"/>
          <w:marRight w:val="0"/>
          <w:marTop w:val="0"/>
          <w:marBottom w:val="0"/>
          <w:divBdr>
            <w:top w:val="none" w:sz="0" w:space="0" w:color="auto"/>
            <w:left w:val="none" w:sz="0" w:space="0" w:color="auto"/>
            <w:bottom w:val="none" w:sz="0" w:space="0" w:color="auto"/>
            <w:right w:val="none" w:sz="0" w:space="0" w:color="auto"/>
          </w:divBdr>
        </w:div>
        <w:div w:id="153690831">
          <w:marLeft w:val="640"/>
          <w:marRight w:val="0"/>
          <w:marTop w:val="0"/>
          <w:marBottom w:val="0"/>
          <w:divBdr>
            <w:top w:val="none" w:sz="0" w:space="0" w:color="auto"/>
            <w:left w:val="none" w:sz="0" w:space="0" w:color="auto"/>
            <w:bottom w:val="none" w:sz="0" w:space="0" w:color="auto"/>
            <w:right w:val="none" w:sz="0" w:space="0" w:color="auto"/>
          </w:divBdr>
        </w:div>
        <w:div w:id="1710521718">
          <w:marLeft w:val="640"/>
          <w:marRight w:val="0"/>
          <w:marTop w:val="0"/>
          <w:marBottom w:val="0"/>
          <w:divBdr>
            <w:top w:val="none" w:sz="0" w:space="0" w:color="auto"/>
            <w:left w:val="none" w:sz="0" w:space="0" w:color="auto"/>
            <w:bottom w:val="none" w:sz="0" w:space="0" w:color="auto"/>
            <w:right w:val="none" w:sz="0" w:space="0" w:color="auto"/>
          </w:divBdr>
        </w:div>
        <w:div w:id="2077891935">
          <w:marLeft w:val="640"/>
          <w:marRight w:val="0"/>
          <w:marTop w:val="0"/>
          <w:marBottom w:val="0"/>
          <w:divBdr>
            <w:top w:val="none" w:sz="0" w:space="0" w:color="auto"/>
            <w:left w:val="none" w:sz="0" w:space="0" w:color="auto"/>
            <w:bottom w:val="none" w:sz="0" w:space="0" w:color="auto"/>
            <w:right w:val="none" w:sz="0" w:space="0" w:color="auto"/>
          </w:divBdr>
        </w:div>
        <w:div w:id="1331250703">
          <w:marLeft w:val="640"/>
          <w:marRight w:val="0"/>
          <w:marTop w:val="0"/>
          <w:marBottom w:val="0"/>
          <w:divBdr>
            <w:top w:val="none" w:sz="0" w:space="0" w:color="auto"/>
            <w:left w:val="none" w:sz="0" w:space="0" w:color="auto"/>
            <w:bottom w:val="none" w:sz="0" w:space="0" w:color="auto"/>
            <w:right w:val="none" w:sz="0" w:space="0" w:color="auto"/>
          </w:divBdr>
        </w:div>
        <w:div w:id="2135368524">
          <w:marLeft w:val="640"/>
          <w:marRight w:val="0"/>
          <w:marTop w:val="0"/>
          <w:marBottom w:val="0"/>
          <w:divBdr>
            <w:top w:val="none" w:sz="0" w:space="0" w:color="auto"/>
            <w:left w:val="none" w:sz="0" w:space="0" w:color="auto"/>
            <w:bottom w:val="none" w:sz="0" w:space="0" w:color="auto"/>
            <w:right w:val="none" w:sz="0" w:space="0" w:color="auto"/>
          </w:divBdr>
        </w:div>
        <w:div w:id="1882476093">
          <w:marLeft w:val="640"/>
          <w:marRight w:val="0"/>
          <w:marTop w:val="0"/>
          <w:marBottom w:val="0"/>
          <w:divBdr>
            <w:top w:val="none" w:sz="0" w:space="0" w:color="auto"/>
            <w:left w:val="none" w:sz="0" w:space="0" w:color="auto"/>
            <w:bottom w:val="none" w:sz="0" w:space="0" w:color="auto"/>
            <w:right w:val="none" w:sz="0" w:space="0" w:color="auto"/>
          </w:divBdr>
        </w:div>
        <w:div w:id="1497456646">
          <w:marLeft w:val="640"/>
          <w:marRight w:val="0"/>
          <w:marTop w:val="0"/>
          <w:marBottom w:val="0"/>
          <w:divBdr>
            <w:top w:val="none" w:sz="0" w:space="0" w:color="auto"/>
            <w:left w:val="none" w:sz="0" w:space="0" w:color="auto"/>
            <w:bottom w:val="none" w:sz="0" w:space="0" w:color="auto"/>
            <w:right w:val="none" w:sz="0" w:space="0" w:color="auto"/>
          </w:divBdr>
        </w:div>
        <w:div w:id="1043335578">
          <w:marLeft w:val="640"/>
          <w:marRight w:val="0"/>
          <w:marTop w:val="0"/>
          <w:marBottom w:val="0"/>
          <w:divBdr>
            <w:top w:val="none" w:sz="0" w:space="0" w:color="auto"/>
            <w:left w:val="none" w:sz="0" w:space="0" w:color="auto"/>
            <w:bottom w:val="none" w:sz="0" w:space="0" w:color="auto"/>
            <w:right w:val="none" w:sz="0" w:space="0" w:color="auto"/>
          </w:divBdr>
        </w:div>
        <w:div w:id="645553609">
          <w:marLeft w:val="640"/>
          <w:marRight w:val="0"/>
          <w:marTop w:val="0"/>
          <w:marBottom w:val="0"/>
          <w:divBdr>
            <w:top w:val="none" w:sz="0" w:space="0" w:color="auto"/>
            <w:left w:val="none" w:sz="0" w:space="0" w:color="auto"/>
            <w:bottom w:val="none" w:sz="0" w:space="0" w:color="auto"/>
            <w:right w:val="none" w:sz="0" w:space="0" w:color="auto"/>
          </w:divBdr>
        </w:div>
        <w:div w:id="828131748">
          <w:marLeft w:val="640"/>
          <w:marRight w:val="0"/>
          <w:marTop w:val="0"/>
          <w:marBottom w:val="0"/>
          <w:divBdr>
            <w:top w:val="none" w:sz="0" w:space="0" w:color="auto"/>
            <w:left w:val="none" w:sz="0" w:space="0" w:color="auto"/>
            <w:bottom w:val="none" w:sz="0" w:space="0" w:color="auto"/>
            <w:right w:val="none" w:sz="0" w:space="0" w:color="auto"/>
          </w:divBdr>
        </w:div>
        <w:div w:id="1725987126">
          <w:marLeft w:val="640"/>
          <w:marRight w:val="0"/>
          <w:marTop w:val="0"/>
          <w:marBottom w:val="0"/>
          <w:divBdr>
            <w:top w:val="none" w:sz="0" w:space="0" w:color="auto"/>
            <w:left w:val="none" w:sz="0" w:space="0" w:color="auto"/>
            <w:bottom w:val="none" w:sz="0" w:space="0" w:color="auto"/>
            <w:right w:val="none" w:sz="0" w:space="0" w:color="auto"/>
          </w:divBdr>
        </w:div>
        <w:div w:id="915280868">
          <w:marLeft w:val="640"/>
          <w:marRight w:val="0"/>
          <w:marTop w:val="0"/>
          <w:marBottom w:val="0"/>
          <w:divBdr>
            <w:top w:val="none" w:sz="0" w:space="0" w:color="auto"/>
            <w:left w:val="none" w:sz="0" w:space="0" w:color="auto"/>
            <w:bottom w:val="none" w:sz="0" w:space="0" w:color="auto"/>
            <w:right w:val="none" w:sz="0" w:space="0" w:color="auto"/>
          </w:divBdr>
        </w:div>
        <w:div w:id="108816387">
          <w:marLeft w:val="640"/>
          <w:marRight w:val="0"/>
          <w:marTop w:val="0"/>
          <w:marBottom w:val="0"/>
          <w:divBdr>
            <w:top w:val="none" w:sz="0" w:space="0" w:color="auto"/>
            <w:left w:val="none" w:sz="0" w:space="0" w:color="auto"/>
            <w:bottom w:val="none" w:sz="0" w:space="0" w:color="auto"/>
            <w:right w:val="none" w:sz="0" w:space="0" w:color="auto"/>
          </w:divBdr>
        </w:div>
        <w:div w:id="1871988101">
          <w:marLeft w:val="640"/>
          <w:marRight w:val="0"/>
          <w:marTop w:val="0"/>
          <w:marBottom w:val="0"/>
          <w:divBdr>
            <w:top w:val="none" w:sz="0" w:space="0" w:color="auto"/>
            <w:left w:val="none" w:sz="0" w:space="0" w:color="auto"/>
            <w:bottom w:val="none" w:sz="0" w:space="0" w:color="auto"/>
            <w:right w:val="none" w:sz="0" w:space="0" w:color="auto"/>
          </w:divBdr>
        </w:div>
        <w:div w:id="1952853103">
          <w:marLeft w:val="640"/>
          <w:marRight w:val="0"/>
          <w:marTop w:val="0"/>
          <w:marBottom w:val="0"/>
          <w:divBdr>
            <w:top w:val="none" w:sz="0" w:space="0" w:color="auto"/>
            <w:left w:val="none" w:sz="0" w:space="0" w:color="auto"/>
            <w:bottom w:val="none" w:sz="0" w:space="0" w:color="auto"/>
            <w:right w:val="none" w:sz="0" w:space="0" w:color="auto"/>
          </w:divBdr>
        </w:div>
        <w:div w:id="174343037">
          <w:marLeft w:val="640"/>
          <w:marRight w:val="0"/>
          <w:marTop w:val="0"/>
          <w:marBottom w:val="0"/>
          <w:divBdr>
            <w:top w:val="none" w:sz="0" w:space="0" w:color="auto"/>
            <w:left w:val="none" w:sz="0" w:space="0" w:color="auto"/>
            <w:bottom w:val="none" w:sz="0" w:space="0" w:color="auto"/>
            <w:right w:val="none" w:sz="0" w:space="0" w:color="auto"/>
          </w:divBdr>
        </w:div>
        <w:div w:id="1913154382">
          <w:marLeft w:val="640"/>
          <w:marRight w:val="0"/>
          <w:marTop w:val="0"/>
          <w:marBottom w:val="0"/>
          <w:divBdr>
            <w:top w:val="none" w:sz="0" w:space="0" w:color="auto"/>
            <w:left w:val="none" w:sz="0" w:space="0" w:color="auto"/>
            <w:bottom w:val="none" w:sz="0" w:space="0" w:color="auto"/>
            <w:right w:val="none" w:sz="0" w:space="0" w:color="auto"/>
          </w:divBdr>
        </w:div>
      </w:divsChild>
    </w:div>
    <w:div w:id="863247386">
      <w:bodyDiv w:val="1"/>
      <w:marLeft w:val="0"/>
      <w:marRight w:val="0"/>
      <w:marTop w:val="0"/>
      <w:marBottom w:val="0"/>
      <w:divBdr>
        <w:top w:val="none" w:sz="0" w:space="0" w:color="auto"/>
        <w:left w:val="none" w:sz="0" w:space="0" w:color="auto"/>
        <w:bottom w:val="none" w:sz="0" w:space="0" w:color="auto"/>
        <w:right w:val="none" w:sz="0" w:space="0" w:color="auto"/>
      </w:divBdr>
      <w:divsChild>
        <w:div w:id="475607969">
          <w:marLeft w:val="0"/>
          <w:marRight w:val="0"/>
          <w:marTop w:val="0"/>
          <w:marBottom w:val="0"/>
          <w:divBdr>
            <w:top w:val="none" w:sz="0" w:space="0" w:color="auto"/>
            <w:left w:val="none" w:sz="0" w:space="0" w:color="auto"/>
            <w:bottom w:val="none" w:sz="0" w:space="0" w:color="auto"/>
            <w:right w:val="none" w:sz="0" w:space="0" w:color="auto"/>
          </w:divBdr>
          <w:divsChild>
            <w:div w:id="2008901209">
              <w:marLeft w:val="0"/>
              <w:marRight w:val="0"/>
              <w:marTop w:val="0"/>
              <w:marBottom w:val="0"/>
              <w:divBdr>
                <w:top w:val="none" w:sz="0" w:space="0" w:color="auto"/>
                <w:left w:val="none" w:sz="0" w:space="0" w:color="auto"/>
                <w:bottom w:val="none" w:sz="0" w:space="0" w:color="auto"/>
                <w:right w:val="none" w:sz="0" w:space="0" w:color="auto"/>
              </w:divBdr>
              <w:divsChild>
                <w:div w:id="790514466">
                  <w:marLeft w:val="0"/>
                  <w:marRight w:val="0"/>
                  <w:marTop w:val="0"/>
                  <w:marBottom w:val="0"/>
                  <w:divBdr>
                    <w:top w:val="none" w:sz="0" w:space="0" w:color="auto"/>
                    <w:left w:val="none" w:sz="0" w:space="0" w:color="auto"/>
                    <w:bottom w:val="none" w:sz="0" w:space="0" w:color="auto"/>
                    <w:right w:val="none" w:sz="0" w:space="0" w:color="auto"/>
                  </w:divBdr>
                  <w:divsChild>
                    <w:div w:id="1940747987">
                      <w:marLeft w:val="0"/>
                      <w:marRight w:val="0"/>
                      <w:marTop w:val="0"/>
                      <w:marBottom w:val="0"/>
                      <w:divBdr>
                        <w:top w:val="none" w:sz="0" w:space="0" w:color="auto"/>
                        <w:left w:val="none" w:sz="0" w:space="0" w:color="auto"/>
                        <w:bottom w:val="none" w:sz="0" w:space="0" w:color="auto"/>
                        <w:right w:val="none" w:sz="0" w:space="0" w:color="auto"/>
                      </w:divBdr>
                      <w:divsChild>
                        <w:div w:id="2091392102">
                          <w:marLeft w:val="0"/>
                          <w:marRight w:val="0"/>
                          <w:marTop w:val="0"/>
                          <w:marBottom w:val="0"/>
                          <w:divBdr>
                            <w:top w:val="none" w:sz="0" w:space="0" w:color="auto"/>
                            <w:left w:val="none" w:sz="0" w:space="0" w:color="auto"/>
                            <w:bottom w:val="none" w:sz="0" w:space="0" w:color="auto"/>
                            <w:right w:val="none" w:sz="0" w:space="0" w:color="auto"/>
                          </w:divBdr>
                          <w:divsChild>
                            <w:div w:id="594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7500224">
      <w:bodyDiv w:val="1"/>
      <w:marLeft w:val="0"/>
      <w:marRight w:val="0"/>
      <w:marTop w:val="0"/>
      <w:marBottom w:val="0"/>
      <w:divBdr>
        <w:top w:val="none" w:sz="0" w:space="0" w:color="auto"/>
        <w:left w:val="none" w:sz="0" w:space="0" w:color="auto"/>
        <w:bottom w:val="none" w:sz="0" w:space="0" w:color="auto"/>
        <w:right w:val="none" w:sz="0" w:space="0" w:color="auto"/>
      </w:divBdr>
      <w:divsChild>
        <w:div w:id="72550399">
          <w:marLeft w:val="640"/>
          <w:marRight w:val="0"/>
          <w:marTop w:val="0"/>
          <w:marBottom w:val="0"/>
          <w:divBdr>
            <w:top w:val="none" w:sz="0" w:space="0" w:color="auto"/>
            <w:left w:val="none" w:sz="0" w:space="0" w:color="auto"/>
            <w:bottom w:val="none" w:sz="0" w:space="0" w:color="auto"/>
            <w:right w:val="none" w:sz="0" w:space="0" w:color="auto"/>
          </w:divBdr>
        </w:div>
        <w:div w:id="1219321580">
          <w:marLeft w:val="640"/>
          <w:marRight w:val="0"/>
          <w:marTop w:val="0"/>
          <w:marBottom w:val="0"/>
          <w:divBdr>
            <w:top w:val="none" w:sz="0" w:space="0" w:color="auto"/>
            <w:left w:val="none" w:sz="0" w:space="0" w:color="auto"/>
            <w:bottom w:val="none" w:sz="0" w:space="0" w:color="auto"/>
            <w:right w:val="none" w:sz="0" w:space="0" w:color="auto"/>
          </w:divBdr>
        </w:div>
        <w:div w:id="1248809937">
          <w:marLeft w:val="640"/>
          <w:marRight w:val="0"/>
          <w:marTop w:val="0"/>
          <w:marBottom w:val="0"/>
          <w:divBdr>
            <w:top w:val="none" w:sz="0" w:space="0" w:color="auto"/>
            <w:left w:val="none" w:sz="0" w:space="0" w:color="auto"/>
            <w:bottom w:val="none" w:sz="0" w:space="0" w:color="auto"/>
            <w:right w:val="none" w:sz="0" w:space="0" w:color="auto"/>
          </w:divBdr>
        </w:div>
        <w:div w:id="1065756643">
          <w:marLeft w:val="640"/>
          <w:marRight w:val="0"/>
          <w:marTop w:val="0"/>
          <w:marBottom w:val="0"/>
          <w:divBdr>
            <w:top w:val="none" w:sz="0" w:space="0" w:color="auto"/>
            <w:left w:val="none" w:sz="0" w:space="0" w:color="auto"/>
            <w:bottom w:val="none" w:sz="0" w:space="0" w:color="auto"/>
            <w:right w:val="none" w:sz="0" w:space="0" w:color="auto"/>
          </w:divBdr>
        </w:div>
        <w:div w:id="1154102682">
          <w:marLeft w:val="640"/>
          <w:marRight w:val="0"/>
          <w:marTop w:val="0"/>
          <w:marBottom w:val="0"/>
          <w:divBdr>
            <w:top w:val="none" w:sz="0" w:space="0" w:color="auto"/>
            <w:left w:val="none" w:sz="0" w:space="0" w:color="auto"/>
            <w:bottom w:val="none" w:sz="0" w:space="0" w:color="auto"/>
            <w:right w:val="none" w:sz="0" w:space="0" w:color="auto"/>
          </w:divBdr>
        </w:div>
        <w:div w:id="1299452397">
          <w:marLeft w:val="640"/>
          <w:marRight w:val="0"/>
          <w:marTop w:val="0"/>
          <w:marBottom w:val="0"/>
          <w:divBdr>
            <w:top w:val="none" w:sz="0" w:space="0" w:color="auto"/>
            <w:left w:val="none" w:sz="0" w:space="0" w:color="auto"/>
            <w:bottom w:val="none" w:sz="0" w:space="0" w:color="auto"/>
            <w:right w:val="none" w:sz="0" w:space="0" w:color="auto"/>
          </w:divBdr>
        </w:div>
        <w:div w:id="752432604">
          <w:marLeft w:val="640"/>
          <w:marRight w:val="0"/>
          <w:marTop w:val="0"/>
          <w:marBottom w:val="0"/>
          <w:divBdr>
            <w:top w:val="none" w:sz="0" w:space="0" w:color="auto"/>
            <w:left w:val="none" w:sz="0" w:space="0" w:color="auto"/>
            <w:bottom w:val="none" w:sz="0" w:space="0" w:color="auto"/>
            <w:right w:val="none" w:sz="0" w:space="0" w:color="auto"/>
          </w:divBdr>
        </w:div>
        <w:div w:id="887494053">
          <w:marLeft w:val="640"/>
          <w:marRight w:val="0"/>
          <w:marTop w:val="0"/>
          <w:marBottom w:val="0"/>
          <w:divBdr>
            <w:top w:val="none" w:sz="0" w:space="0" w:color="auto"/>
            <w:left w:val="none" w:sz="0" w:space="0" w:color="auto"/>
            <w:bottom w:val="none" w:sz="0" w:space="0" w:color="auto"/>
            <w:right w:val="none" w:sz="0" w:space="0" w:color="auto"/>
          </w:divBdr>
        </w:div>
        <w:div w:id="1777167222">
          <w:marLeft w:val="640"/>
          <w:marRight w:val="0"/>
          <w:marTop w:val="0"/>
          <w:marBottom w:val="0"/>
          <w:divBdr>
            <w:top w:val="none" w:sz="0" w:space="0" w:color="auto"/>
            <w:left w:val="none" w:sz="0" w:space="0" w:color="auto"/>
            <w:bottom w:val="none" w:sz="0" w:space="0" w:color="auto"/>
            <w:right w:val="none" w:sz="0" w:space="0" w:color="auto"/>
          </w:divBdr>
        </w:div>
        <w:div w:id="347026937">
          <w:marLeft w:val="640"/>
          <w:marRight w:val="0"/>
          <w:marTop w:val="0"/>
          <w:marBottom w:val="0"/>
          <w:divBdr>
            <w:top w:val="none" w:sz="0" w:space="0" w:color="auto"/>
            <w:left w:val="none" w:sz="0" w:space="0" w:color="auto"/>
            <w:bottom w:val="none" w:sz="0" w:space="0" w:color="auto"/>
            <w:right w:val="none" w:sz="0" w:space="0" w:color="auto"/>
          </w:divBdr>
        </w:div>
        <w:div w:id="323364434">
          <w:marLeft w:val="640"/>
          <w:marRight w:val="0"/>
          <w:marTop w:val="0"/>
          <w:marBottom w:val="0"/>
          <w:divBdr>
            <w:top w:val="none" w:sz="0" w:space="0" w:color="auto"/>
            <w:left w:val="none" w:sz="0" w:space="0" w:color="auto"/>
            <w:bottom w:val="none" w:sz="0" w:space="0" w:color="auto"/>
            <w:right w:val="none" w:sz="0" w:space="0" w:color="auto"/>
          </w:divBdr>
        </w:div>
        <w:div w:id="153765695">
          <w:marLeft w:val="640"/>
          <w:marRight w:val="0"/>
          <w:marTop w:val="0"/>
          <w:marBottom w:val="0"/>
          <w:divBdr>
            <w:top w:val="none" w:sz="0" w:space="0" w:color="auto"/>
            <w:left w:val="none" w:sz="0" w:space="0" w:color="auto"/>
            <w:bottom w:val="none" w:sz="0" w:space="0" w:color="auto"/>
            <w:right w:val="none" w:sz="0" w:space="0" w:color="auto"/>
          </w:divBdr>
        </w:div>
        <w:div w:id="695079064">
          <w:marLeft w:val="640"/>
          <w:marRight w:val="0"/>
          <w:marTop w:val="0"/>
          <w:marBottom w:val="0"/>
          <w:divBdr>
            <w:top w:val="none" w:sz="0" w:space="0" w:color="auto"/>
            <w:left w:val="none" w:sz="0" w:space="0" w:color="auto"/>
            <w:bottom w:val="none" w:sz="0" w:space="0" w:color="auto"/>
            <w:right w:val="none" w:sz="0" w:space="0" w:color="auto"/>
          </w:divBdr>
        </w:div>
        <w:div w:id="1586914940">
          <w:marLeft w:val="640"/>
          <w:marRight w:val="0"/>
          <w:marTop w:val="0"/>
          <w:marBottom w:val="0"/>
          <w:divBdr>
            <w:top w:val="none" w:sz="0" w:space="0" w:color="auto"/>
            <w:left w:val="none" w:sz="0" w:space="0" w:color="auto"/>
            <w:bottom w:val="none" w:sz="0" w:space="0" w:color="auto"/>
            <w:right w:val="none" w:sz="0" w:space="0" w:color="auto"/>
          </w:divBdr>
        </w:div>
        <w:div w:id="737095904">
          <w:marLeft w:val="640"/>
          <w:marRight w:val="0"/>
          <w:marTop w:val="0"/>
          <w:marBottom w:val="0"/>
          <w:divBdr>
            <w:top w:val="none" w:sz="0" w:space="0" w:color="auto"/>
            <w:left w:val="none" w:sz="0" w:space="0" w:color="auto"/>
            <w:bottom w:val="none" w:sz="0" w:space="0" w:color="auto"/>
            <w:right w:val="none" w:sz="0" w:space="0" w:color="auto"/>
          </w:divBdr>
        </w:div>
        <w:div w:id="1558400106">
          <w:marLeft w:val="640"/>
          <w:marRight w:val="0"/>
          <w:marTop w:val="0"/>
          <w:marBottom w:val="0"/>
          <w:divBdr>
            <w:top w:val="none" w:sz="0" w:space="0" w:color="auto"/>
            <w:left w:val="none" w:sz="0" w:space="0" w:color="auto"/>
            <w:bottom w:val="none" w:sz="0" w:space="0" w:color="auto"/>
            <w:right w:val="none" w:sz="0" w:space="0" w:color="auto"/>
          </w:divBdr>
        </w:div>
        <w:div w:id="1616210001">
          <w:marLeft w:val="640"/>
          <w:marRight w:val="0"/>
          <w:marTop w:val="0"/>
          <w:marBottom w:val="0"/>
          <w:divBdr>
            <w:top w:val="none" w:sz="0" w:space="0" w:color="auto"/>
            <w:left w:val="none" w:sz="0" w:space="0" w:color="auto"/>
            <w:bottom w:val="none" w:sz="0" w:space="0" w:color="auto"/>
            <w:right w:val="none" w:sz="0" w:space="0" w:color="auto"/>
          </w:divBdr>
        </w:div>
        <w:div w:id="350837740">
          <w:marLeft w:val="640"/>
          <w:marRight w:val="0"/>
          <w:marTop w:val="0"/>
          <w:marBottom w:val="0"/>
          <w:divBdr>
            <w:top w:val="none" w:sz="0" w:space="0" w:color="auto"/>
            <w:left w:val="none" w:sz="0" w:space="0" w:color="auto"/>
            <w:bottom w:val="none" w:sz="0" w:space="0" w:color="auto"/>
            <w:right w:val="none" w:sz="0" w:space="0" w:color="auto"/>
          </w:divBdr>
        </w:div>
        <w:div w:id="1479684492">
          <w:marLeft w:val="640"/>
          <w:marRight w:val="0"/>
          <w:marTop w:val="0"/>
          <w:marBottom w:val="0"/>
          <w:divBdr>
            <w:top w:val="none" w:sz="0" w:space="0" w:color="auto"/>
            <w:left w:val="none" w:sz="0" w:space="0" w:color="auto"/>
            <w:bottom w:val="none" w:sz="0" w:space="0" w:color="auto"/>
            <w:right w:val="none" w:sz="0" w:space="0" w:color="auto"/>
          </w:divBdr>
        </w:div>
        <w:div w:id="729303975">
          <w:marLeft w:val="640"/>
          <w:marRight w:val="0"/>
          <w:marTop w:val="0"/>
          <w:marBottom w:val="0"/>
          <w:divBdr>
            <w:top w:val="none" w:sz="0" w:space="0" w:color="auto"/>
            <w:left w:val="none" w:sz="0" w:space="0" w:color="auto"/>
            <w:bottom w:val="none" w:sz="0" w:space="0" w:color="auto"/>
            <w:right w:val="none" w:sz="0" w:space="0" w:color="auto"/>
          </w:divBdr>
        </w:div>
        <w:div w:id="1611931253">
          <w:marLeft w:val="640"/>
          <w:marRight w:val="0"/>
          <w:marTop w:val="0"/>
          <w:marBottom w:val="0"/>
          <w:divBdr>
            <w:top w:val="none" w:sz="0" w:space="0" w:color="auto"/>
            <w:left w:val="none" w:sz="0" w:space="0" w:color="auto"/>
            <w:bottom w:val="none" w:sz="0" w:space="0" w:color="auto"/>
            <w:right w:val="none" w:sz="0" w:space="0" w:color="auto"/>
          </w:divBdr>
        </w:div>
        <w:div w:id="1634870632">
          <w:marLeft w:val="640"/>
          <w:marRight w:val="0"/>
          <w:marTop w:val="0"/>
          <w:marBottom w:val="0"/>
          <w:divBdr>
            <w:top w:val="none" w:sz="0" w:space="0" w:color="auto"/>
            <w:left w:val="none" w:sz="0" w:space="0" w:color="auto"/>
            <w:bottom w:val="none" w:sz="0" w:space="0" w:color="auto"/>
            <w:right w:val="none" w:sz="0" w:space="0" w:color="auto"/>
          </w:divBdr>
        </w:div>
        <w:div w:id="673069751">
          <w:marLeft w:val="640"/>
          <w:marRight w:val="0"/>
          <w:marTop w:val="0"/>
          <w:marBottom w:val="0"/>
          <w:divBdr>
            <w:top w:val="none" w:sz="0" w:space="0" w:color="auto"/>
            <w:left w:val="none" w:sz="0" w:space="0" w:color="auto"/>
            <w:bottom w:val="none" w:sz="0" w:space="0" w:color="auto"/>
            <w:right w:val="none" w:sz="0" w:space="0" w:color="auto"/>
          </w:divBdr>
        </w:div>
        <w:div w:id="1749300007">
          <w:marLeft w:val="640"/>
          <w:marRight w:val="0"/>
          <w:marTop w:val="0"/>
          <w:marBottom w:val="0"/>
          <w:divBdr>
            <w:top w:val="none" w:sz="0" w:space="0" w:color="auto"/>
            <w:left w:val="none" w:sz="0" w:space="0" w:color="auto"/>
            <w:bottom w:val="none" w:sz="0" w:space="0" w:color="auto"/>
            <w:right w:val="none" w:sz="0" w:space="0" w:color="auto"/>
          </w:divBdr>
        </w:div>
        <w:div w:id="91441137">
          <w:marLeft w:val="640"/>
          <w:marRight w:val="0"/>
          <w:marTop w:val="0"/>
          <w:marBottom w:val="0"/>
          <w:divBdr>
            <w:top w:val="none" w:sz="0" w:space="0" w:color="auto"/>
            <w:left w:val="none" w:sz="0" w:space="0" w:color="auto"/>
            <w:bottom w:val="none" w:sz="0" w:space="0" w:color="auto"/>
            <w:right w:val="none" w:sz="0" w:space="0" w:color="auto"/>
          </w:divBdr>
        </w:div>
        <w:div w:id="1940720024">
          <w:marLeft w:val="640"/>
          <w:marRight w:val="0"/>
          <w:marTop w:val="0"/>
          <w:marBottom w:val="0"/>
          <w:divBdr>
            <w:top w:val="none" w:sz="0" w:space="0" w:color="auto"/>
            <w:left w:val="none" w:sz="0" w:space="0" w:color="auto"/>
            <w:bottom w:val="none" w:sz="0" w:space="0" w:color="auto"/>
            <w:right w:val="none" w:sz="0" w:space="0" w:color="auto"/>
          </w:divBdr>
        </w:div>
        <w:div w:id="987854778">
          <w:marLeft w:val="640"/>
          <w:marRight w:val="0"/>
          <w:marTop w:val="0"/>
          <w:marBottom w:val="0"/>
          <w:divBdr>
            <w:top w:val="none" w:sz="0" w:space="0" w:color="auto"/>
            <w:left w:val="none" w:sz="0" w:space="0" w:color="auto"/>
            <w:bottom w:val="none" w:sz="0" w:space="0" w:color="auto"/>
            <w:right w:val="none" w:sz="0" w:space="0" w:color="auto"/>
          </w:divBdr>
        </w:div>
        <w:div w:id="884412328">
          <w:marLeft w:val="640"/>
          <w:marRight w:val="0"/>
          <w:marTop w:val="0"/>
          <w:marBottom w:val="0"/>
          <w:divBdr>
            <w:top w:val="none" w:sz="0" w:space="0" w:color="auto"/>
            <w:left w:val="none" w:sz="0" w:space="0" w:color="auto"/>
            <w:bottom w:val="none" w:sz="0" w:space="0" w:color="auto"/>
            <w:right w:val="none" w:sz="0" w:space="0" w:color="auto"/>
          </w:divBdr>
        </w:div>
        <w:div w:id="1169170697">
          <w:marLeft w:val="640"/>
          <w:marRight w:val="0"/>
          <w:marTop w:val="0"/>
          <w:marBottom w:val="0"/>
          <w:divBdr>
            <w:top w:val="none" w:sz="0" w:space="0" w:color="auto"/>
            <w:left w:val="none" w:sz="0" w:space="0" w:color="auto"/>
            <w:bottom w:val="none" w:sz="0" w:space="0" w:color="auto"/>
            <w:right w:val="none" w:sz="0" w:space="0" w:color="auto"/>
          </w:divBdr>
        </w:div>
        <w:div w:id="1419450335">
          <w:marLeft w:val="640"/>
          <w:marRight w:val="0"/>
          <w:marTop w:val="0"/>
          <w:marBottom w:val="0"/>
          <w:divBdr>
            <w:top w:val="none" w:sz="0" w:space="0" w:color="auto"/>
            <w:left w:val="none" w:sz="0" w:space="0" w:color="auto"/>
            <w:bottom w:val="none" w:sz="0" w:space="0" w:color="auto"/>
            <w:right w:val="none" w:sz="0" w:space="0" w:color="auto"/>
          </w:divBdr>
        </w:div>
        <w:div w:id="1577012385">
          <w:marLeft w:val="640"/>
          <w:marRight w:val="0"/>
          <w:marTop w:val="0"/>
          <w:marBottom w:val="0"/>
          <w:divBdr>
            <w:top w:val="none" w:sz="0" w:space="0" w:color="auto"/>
            <w:left w:val="none" w:sz="0" w:space="0" w:color="auto"/>
            <w:bottom w:val="none" w:sz="0" w:space="0" w:color="auto"/>
            <w:right w:val="none" w:sz="0" w:space="0" w:color="auto"/>
          </w:divBdr>
        </w:div>
        <w:div w:id="294601957">
          <w:marLeft w:val="640"/>
          <w:marRight w:val="0"/>
          <w:marTop w:val="0"/>
          <w:marBottom w:val="0"/>
          <w:divBdr>
            <w:top w:val="none" w:sz="0" w:space="0" w:color="auto"/>
            <w:left w:val="none" w:sz="0" w:space="0" w:color="auto"/>
            <w:bottom w:val="none" w:sz="0" w:space="0" w:color="auto"/>
            <w:right w:val="none" w:sz="0" w:space="0" w:color="auto"/>
          </w:divBdr>
        </w:div>
        <w:div w:id="20594200">
          <w:marLeft w:val="640"/>
          <w:marRight w:val="0"/>
          <w:marTop w:val="0"/>
          <w:marBottom w:val="0"/>
          <w:divBdr>
            <w:top w:val="none" w:sz="0" w:space="0" w:color="auto"/>
            <w:left w:val="none" w:sz="0" w:space="0" w:color="auto"/>
            <w:bottom w:val="none" w:sz="0" w:space="0" w:color="auto"/>
            <w:right w:val="none" w:sz="0" w:space="0" w:color="auto"/>
          </w:divBdr>
        </w:div>
        <w:div w:id="491486439">
          <w:marLeft w:val="640"/>
          <w:marRight w:val="0"/>
          <w:marTop w:val="0"/>
          <w:marBottom w:val="0"/>
          <w:divBdr>
            <w:top w:val="none" w:sz="0" w:space="0" w:color="auto"/>
            <w:left w:val="none" w:sz="0" w:space="0" w:color="auto"/>
            <w:bottom w:val="none" w:sz="0" w:space="0" w:color="auto"/>
            <w:right w:val="none" w:sz="0" w:space="0" w:color="auto"/>
          </w:divBdr>
        </w:div>
        <w:div w:id="559825493">
          <w:marLeft w:val="640"/>
          <w:marRight w:val="0"/>
          <w:marTop w:val="0"/>
          <w:marBottom w:val="0"/>
          <w:divBdr>
            <w:top w:val="none" w:sz="0" w:space="0" w:color="auto"/>
            <w:left w:val="none" w:sz="0" w:space="0" w:color="auto"/>
            <w:bottom w:val="none" w:sz="0" w:space="0" w:color="auto"/>
            <w:right w:val="none" w:sz="0" w:space="0" w:color="auto"/>
          </w:divBdr>
        </w:div>
        <w:div w:id="1920480433">
          <w:marLeft w:val="640"/>
          <w:marRight w:val="0"/>
          <w:marTop w:val="0"/>
          <w:marBottom w:val="0"/>
          <w:divBdr>
            <w:top w:val="none" w:sz="0" w:space="0" w:color="auto"/>
            <w:left w:val="none" w:sz="0" w:space="0" w:color="auto"/>
            <w:bottom w:val="none" w:sz="0" w:space="0" w:color="auto"/>
            <w:right w:val="none" w:sz="0" w:space="0" w:color="auto"/>
          </w:divBdr>
        </w:div>
        <w:div w:id="1731612584">
          <w:marLeft w:val="640"/>
          <w:marRight w:val="0"/>
          <w:marTop w:val="0"/>
          <w:marBottom w:val="0"/>
          <w:divBdr>
            <w:top w:val="none" w:sz="0" w:space="0" w:color="auto"/>
            <w:left w:val="none" w:sz="0" w:space="0" w:color="auto"/>
            <w:bottom w:val="none" w:sz="0" w:space="0" w:color="auto"/>
            <w:right w:val="none" w:sz="0" w:space="0" w:color="auto"/>
          </w:divBdr>
        </w:div>
        <w:div w:id="1739130105">
          <w:marLeft w:val="640"/>
          <w:marRight w:val="0"/>
          <w:marTop w:val="0"/>
          <w:marBottom w:val="0"/>
          <w:divBdr>
            <w:top w:val="none" w:sz="0" w:space="0" w:color="auto"/>
            <w:left w:val="none" w:sz="0" w:space="0" w:color="auto"/>
            <w:bottom w:val="none" w:sz="0" w:space="0" w:color="auto"/>
            <w:right w:val="none" w:sz="0" w:space="0" w:color="auto"/>
          </w:divBdr>
        </w:div>
        <w:div w:id="1765876854">
          <w:marLeft w:val="640"/>
          <w:marRight w:val="0"/>
          <w:marTop w:val="0"/>
          <w:marBottom w:val="0"/>
          <w:divBdr>
            <w:top w:val="none" w:sz="0" w:space="0" w:color="auto"/>
            <w:left w:val="none" w:sz="0" w:space="0" w:color="auto"/>
            <w:bottom w:val="none" w:sz="0" w:space="0" w:color="auto"/>
            <w:right w:val="none" w:sz="0" w:space="0" w:color="auto"/>
          </w:divBdr>
        </w:div>
        <w:div w:id="381295274">
          <w:marLeft w:val="640"/>
          <w:marRight w:val="0"/>
          <w:marTop w:val="0"/>
          <w:marBottom w:val="0"/>
          <w:divBdr>
            <w:top w:val="none" w:sz="0" w:space="0" w:color="auto"/>
            <w:left w:val="none" w:sz="0" w:space="0" w:color="auto"/>
            <w:bottom w:val="none" w:sz="0" w:space="0" w:color="auto"/>
            <w:right w:val="none" w:sz="0" w:space="0" w:color="auto"/>
          </w:divBdr>
        </w:div>
        <w:div w:id="566108112">
          <w:marLeft w:val="640"/>
          <w:marRight w:val="0"/>
          <w:marTop w:val="0"/>
          <w:marBottom w:val="0"/>
          <w:divBdr>
            <w:top w:val="none" w:sz="0" w:space="0" w:color="auto"/>
            <w:left w:val="none" w:sz="0" w:space="0" w:color="auto"/>
            <w:bottom w:val="none" w:sz="0" w:space="0" w:color="auto"/>
            <w:right w:val="none" w:sz="0" w:space="0" w:color="auto"/>
          </w:divBdr>
        </w:div>
        <w:div w:id="74788597">
          <w:marLeft w:val="640"/>
          <w:marRight w:val="0"/>
          <w:marTop w:val="0"/>
          <w:marBottom w:val="0"/>
          <w:divBdr>
            <w:top w:val="none" w:sz="0" w:space="0" w:color="auto"/>
            <w:left w:val="none" w:sz="0" w:space="0" w:color="auto"/>
            <w:bottom w:val="none" w:sz="0" w:space="0" w:color="auto"/>
            <w:right w:val="none" w:sz="0" w:space="0" w:color="auto"/>
          </w:divBdr>
        </w:div>
      </w:divsChild>
    </w:div>
    <w:div w:id="909778131">
      <w:bodyDiv w:val="1"/>
      <w:marLeft w:val="0"/>
      <w:marRight w:val="0"/>
      <w:marTop w:val="0"/>
      <w:marBottom w:val="0"/>
      <w:divBdr>
        <w:top w:val="none" w:sz="0" w:space="0" w:color="auto"/>
        <w:left w:val="none" w:sz="0" w:space="0" w:color="auto"/>
        <w:bottom w:val="none" w:sz="0" w:space="0" w:color="auto"/>
        <w:right w:val="none" w:sz="0" w:space="0" w:color="auto"/>
      </w:divBdr>
      <w:divsChild>
        <w:div w:id="800929006">
          <w:marLeft w:val="640"/>
          <w:marRight w:val="0"/>
          <w:marTop w:val="0"/>
          <w:marBottom w:val="0"/>
          <w:divBdr>
            <w:top w:val="none" w:sz="0" w:space="0" w:color="auto"/>
            <w:left w:val="none" w:sz="0" w:space="0" w:color="auto"/>
            <w:bottom w:val="none" w:sz="0" w:space="0" w:color="auto"/>
            <w:right w:val="none" w:sz="0" w:space="0" w:color="auto"/>
          </w:divBdr>
        </w:div>
        <w:div w:id="976690553">
          <w:marLeft w:val="640"/>
          <w:marRight w:val="0"/>
          <w:marTop w:val="0"/>
          <w:marBottom w:val="0"/>
          <w:divBdr>
            <w:top w:val="none" w:sz="0" w:space="0" w:color="auto"/>
            <w:left w:val="none" w:sz="0" w:space="0" w:color="auto"/>
            <w:bottom w:val="none" w:sz="0" w:space="0" w:color="auto"/>
            <w:right w:val="none" w:sz="0" w:space="0" w:color="auto"/>
          </w:divBdr>
        </w:div>
        <w:div w:id="1443961000">
          <w:marLeft w:val="640"/>
          <w:marRight w:val="0"/>
          <w:marTop w:val="0"/>
          <w:marBottom w:val="0"/>
          <w:divBdr>
            <w:top w:val="none" w:sz="0" w:space="0" w:color="auto"/>
            <w:left w:val="none" w:sz="0" w:space="0" w:color="auto"/>
            <w:bottom w:val="none" w:sz="0" w:space="0" w:color="auto"/>
            <w:right w:val="none" w:sz="0" w:space="0" w:color="auto"/>
          </w:divBdr>
        </w:div>
        <w:div w:id="2085881935">
          <w:marLeft w:val="640"/>
          <w:marRight w:val="0"/>
          <w:marTop w:val="0"/>
          <w:marBottom w:val="0"/>
          <w:divBdr>
            <w:top w:val="none" w:sz="0" w:space="0" w:color="auto"/>
            <w:left w:val="none" w:sz="0" w:space="0" w:color="auto"/>
            <w:bottom w:val="none" w:sz="0" w:space="0" w:color="auto"/>
            <w:right w:val="none" w:sz="0" w:space="0" w:color="auto"/>
          </w:divBdr>
        </w:div>
        <w:div w:id="575090581">
          <w:marLeft w:val="640"/>
          <w:marRight w:val="0"/>
          <w:marTop w:val="0"/>
          <w:marBottom w:val="0"/>
          <w:divBdr>
            <w:top w:val="none" w:sz="0" w:space="0" w:color="auto"/>
            <w:left w:val="none" w:sz="0" w:space="0" w:color="auto"/>
            <w:bottom w:val="none" w:sz="0" w:space="0" w:color="auto"/>
            <w:right w:val="none" w:sz="0" w:space="0" w:color="auto"/>
          </w:divBdr>
        </w:div>
        <w:div w:id="197933654">
          <w:marLeft w:val="640"/>
          <w:marRight w:val="0"/>
          <w:marTop w:val="0"/>
          <w:marBottom w:val="0"/>
          <w:divBdr>
            <w:top w:val="none" w:sz="0" w:space="0" w:color="auto"/>
            <w:left w:val="none" w:sz="0" w:space="0" w:color="auto"/>
            <w:bottom w:val="none" w:sz="0" w:space="0" w:color="auto"/>
            <w:right w:val="none" w:sz="0" w:space="0" w:color="auto"/>
          </w:divBdr>
        </w:div>
        <w:div w:id="1107501384">
          <w:marLeft w:val="640"/>
          <w:marRight w:val="0"/>
          <w:marTop w:val="0"/>
          <w:marBottom w:val="0"/>
          <w:divBdr>
            <w:top w:val="none" w:sz="0" w:space="0" w:color="auto"/>
            <w:left w:val="none" w:sz="0" w:space="0" w:color="auto"/>
            <w:bottom w:val="none" w:sz="0" w:space="0" w:color="auto"/>
            <w:right w:val="none" w:sz="0" w:space="0" w:color="auto"/>
          </w:divBdr>
        </w:div>
        <w:div w:id="996153747">
          <w:marLeft w:val="640"/>
          <w:marRight w:val="0"/>
          <w:marTop w:val="0"/>
          <w:marBottom w:val="0"/>
          <w:divBdr>
            <w:top w:val="none" w:sz="0" w:space="0" w:color="auto"/>
            <w:left w:val="none" w:sz="0" w:space="0" w:color="auto"/>
            <w:bottom w:val="none" w:sz="0" w:space="0" w:color="auto"/>
            <w:right w:val="none" w:sz="0" w:space="0" w:color="auto"/>
          </w:divBdr>
        </w:div>
        <w:div w:id="168260141">
          <w:marLeft w:val="640"/>
          <w:marRight w:val="0"/>
          <w:marTop w:val="0"/>
          <w:marBottom w:val="0"/>
          <w:divBdr>
            <w:top w:val="none" w:sz="0" w:space="0" w:color="auto"/>
            <w:left w:val="none" w:sz="0" w:space="0" w:color="auto"/>
            <w:bottom w:val="none" w:sz="0" w:space="0" w:color="auto"/>
            <w:right w:val="none" w:sz="0" w:space="0" w:color="auto"/>
          </w:divBdr>
        </w:div>
        <w:div w:id="2012249911">
          <w:marLeft w:val="640"/>
          <w:marRight w:val="0"/>
          <w:marTop w:val="0"/>
          <w:marBottom w:val="0"/>
          <w:divBdr>
            <w:top w:val="none" w:sz="0" w:space="0" w:color="auto"/>
            <w:left w:val="none" w:sz="0" w:space="0" w:color="auto"/>
            <w:bottom w:val="none" w:sz="0" w:space="0" w:color="auto"/>
            <w:right w:val="none" w:sz="0" w:space="0" w:color="auto"/>
          </w:divBdr>
        </w:div>
        <w:div w:id="1572423151">
          <w:marLeft w:val="640"/>
          <w:marRight w:val="0"/>
          <w:marTop w:val="0"/>
          <w:marBottom w:val="0"/>
          <w:divBdr>
            <w:top w:val="none" w:sz="0" w:space="0" w:color="auto"/>
            <w:left w:val="none" w:sz="0" w:space="0" w:color="auto"/>
            <w:bottom w:val="none" w:sz="0" w:space="0" w:color="auto"/>
            <w:right w:val="none" w:sz="0" w:space="0" w:color="auto"/>
          </w:divBdr>
        </w:div>
        <w:div w:id="529295864">
          <w:marLeft w:val="640"/>
          <w:marRight w:val="0"/>
          <w:marTop w:val="0"/>
          <w:marBottom w:val="0"/>
          <w:divBdr>
            <w:top w:val="none" w:sz="0" w:space="0" w:color="auto"/>
            <w:left w:val="none" w:sz="0" w:space="0" w:color="auto"/>
            <w:bottom w:val="none" w:sz="0" w:space="0" w:color="auto"/>
            <w:right w:val="none" w:sz="0" w:space="0" w:color="auto"/>
          </w:divBdr>
        </w:div>
        <w:div w:id="458425658">
          <w:marLeft w:val="640"/>
          <w:marRight w:val="0"/>
          <w:marTop w:val="0"/>
          <w:marBottom w:val="0"/>
          <w:divBdr>
            <w:top w:val="none" w:sz="0" w:space="0" w:color="auto"/>
            <w:left w:val="none" w:sz="0" w:space="0" w:color="auto"/>
            <w:bottom w:val="none" w:sz="0" w:space="0" w:color="auto"/>
            <w:right w:val="none" w:sz="0" w:space="0" w:color="auto"/>
          </w:divBdr>
        </w:div>
        <w:div w:id="2115704522">
          <w:marLeft w:val="640"/>
          <w:marRight w:val="0"/>
          <w:marTop w:val="0"/>
          <w:marBottom w:val="0"/>
          <w:divBdr>
            <w:top w:val="none" w:sz="0" w:space="0" w:color="auto"/>
            <w:left w:val="none" w:sz="0" w:space="0" w:color="auto"/>
            <w:bottom w:val="none" w:sz="0" w:space="0" w:color="auto"/>
            <w:right w:val="none" w:sz="0" w:space="0" w:color="auto"/>
          </w:divBdr>
        </w:div>
        <w:div w:id="755521284">
          <w:marLeft w:val="640"/>
          <w:marRight w:val="0"/>
          <w:marTop w:val="0"/>
          <w:marBottom w:val="0"/>
          <w:divBdr>
            <w:top w:val="none" w:sz="0" w:space="0" w:color="auto"/>
            <w:left w:val="none" w:sz="0" w:space="0" w:color="auto"/>
            <w:bottom w:val="none" w:sz="0" w:space="0" w:color="auto"/>
            <w:right w:val="none" w:sz="0" w:space="0" w:color="auto"/>
          </w:divBdr>
        </w:div>
        <w:div w:id="52123696">
          <w:marLeft w:val="640"/>
          <w:marRight w:val="0"/>
          <w:marTop w:val="0"/>
          <w:marBottom w:val="0"/>
          <w:divBdr>
            <w:top w:val="none" w:sz="0" w:space="0" w:color="auto"/>
            <w:left w:val="none" w:sz="0" w:space="0" w:color="auto"/>
            <w:bottom w:val="none" w:sz="0" w:space="0" w:color="auto"/>
            <w:right w:val="none" w:sz="0" w:space="0" w:color="auto"/>
          </w:divBdr>
        </w:div>
        <w:div w:id="1139569496">
          <w:marLeft w:val="640"/>
          <w:marRight w:val="0"/>
          <w:marTop w:val="0"/>
          <w:marBottom w:val="0"/>
          <w:divBdr>
            <w:top w:val="none" w:sz="0" w:space="0" w:color="auto"/>
            <w:left w:val="none" w:sz="0" w:space="0" w:color="auto"/>
            <w:bottom w:val="none" w:sz="0" w:space="0" w:color="auto"/>
            <w:right w:val="none" w:sz="0" w:space="0" w:color="auto"/>
          </w:divBdr>
        </w:div>
        <w:div w:id="1048265848">
          <w:marLeft w:val="640"/>
          <w:marRight w:val="0"/>
          <w:marTop w:val="0"/>
          <w:marBottom w:val="0"/>
          <w:divBdr>
            <w:top w:val="none" w:sz="0" w:space="0" w:color="auto"/>
            <w:left w:val="none" w:sz="0" w:space="0" w:color="auto"/>
            <w:bottom w:val="none" w:sz="0" w:space="0" w:color="auto"/>
            <w:right w:val="none" w:sz="0" w:space="0" w:color="auto"/>
          </w:divBdr>
        </w:div>
        <w:div w:id="1678145347">
          <w:marLeft w:val="640"/>
          <w:marRight w:val="0"/>
          <w:marTop w:val="0"/>
          <w:marBottom w:val="0"/>
          <w:divBdr>
            <w:top w:val="none" w:sz="0" w:space="0" w:color="auto"/>
            <w:left w:val="none" w:sz="0" w:space="0" w:color="auto"/>
            <w:bottom w:val="none" w:sz="0" w:space="0" w:color="auto"/>
            <w:right w:val="none" w:sz="0" w:space="0" w:color="auto"/>
          </w:divBdr>
        </w:div>
        <w:div w:id="234751174">
          <w:marLeft w:val="640"/>
          <w:marRight w:val="0"/>
          <w:marTop w:val="0"/>
          <w:marBottom w:val="0"/>
          <w:divBdr>
            <w:top w:val="none" w:sz="0" w:space="0" w:color="auto"/>
            <w:left w:val="none" w:sz="0" w:space="0" w:color="auto"/>
            <w:bottom w:val="none" w:sz="0" w:space="0" w:color="auto"/>
            <w:right w:val="none" w:sz="0" w:space="0" w:color="auto"/>
          </w:divBdr>
        </w:div>
        <w:div w:id="894586054">
          <w:marLeft w:val="640"/>
          <w:marRight w:val="0"/>
          <w:marTop w:val="0"/>
          <w:marBottom w:val="0"/>
          <w:divBdr>
            <w:top w:val="none" w:sz="0" w:space="0" w:color="auto"/>
            <w:left w:val="none" w:sz="0" w:space="0" w:color="auto"/>
            <w:bottom w:val="none" w:sz="0" w:space="0" w:color="auto"/>
            <w:right w:val="none" w:sz="0" w:space="0" w:color="auto"/>
          </w:divBdr>
        </w:div>
        <w:div w:id="1409497850">
          <w:marLeft w:val="640"/>
          <w:marRight w:val="0"/>
          <w:marTop w:val="0"/>
          <w:marBottom w:val="0"/>
          <w:divBdr>
            <w:top w:val="none" w:sz="0" w:space="0" w:color="auto"/>
            <w:left w:val="none" w:sz="0" w:space="0" w:color="auto"/>
            <w:bottom w:val="none" w:sz="0" w:space="0" w:color="auto"/>
            <w:right w:val="none" w:sz="0" w:space="0" w:color="auto"/>
          </w:divBdr>
        </w:div>
        <w:div w:id="1989312125">
          <w:marLeft w:val="640"/>
          <w:marRight w:val="0"/>
          <w:marTop w:val="0"/>
          <w:marBottom w:val="0"/>
          <w:divBdr>
            <w:top w:val="none" w:sz="0" w:space="0" w:color="auto"/>
            <w:left w:val="none" w:sz="0" w:space="0" w:color="auto"/>
            <w:bottom w:val="none" w:sz="0" w:space="0" w:color="auto"/>
            <w:right w:val="none" w:sz="0" w:space="0" w:color="auto"/>
          </w:divBdr>
        </w:div>
        <w:div w:id="757290904">
          <w:marLeft w:val="640"/>
          <w:marRight w:val="0"/>
          <w:marTop w:val="0"/>
          <w:marBottom w:val="0"/>
          <w:divBdr>
            <w:top w:val="none" w:sz="0" w:space="0" w:color="auto"/>
            <w:left w:val="none" w:sz="0" w:space="0" w:color="auto"/>
            <w:bottom w:val="none" w:sz="0" w:space="0" w:color="auto"/>
            <w:right w:val="none" w:sz="0" w:space="0" w:color="auto"/>
          </w:divBdr>
        </w:div>
        <w:div w:id="223372952">
          <w:marLeft w:val="640"/>
          <w:marRight w:val="0"/>
          <w:marTop w:val="0"/>
          <w:marBottom w:val="0"/>
          <w:divBdr>
            <w:top w:val="none" w:sz="0" w:space="0" w:color="auto"/>
            <w:left w:val="none" w:sz="0" w:space="0" w:color="auto"/>
            <w:bottom w:val="none" w:sz="0" w:space="0" w:color="auto"/>
            <w:right w:val="none" w:sz="0" w:space="0" w:color="auto"/>
          </w:divBdr>
        </w:div>
        <w:div w:id="387533764">
          <w:marLeft w:val="640"/>
          <w:marRight w:val="0"/>
          <w:marTop w:val="0"/>
          <w:marBottom w:val="0"/>
          <w:divBdr>
            <w:top w:val="none" w:sz="0" w:space="0" w:color="auto"/>
            <w:left w:val="none" w:sz="0" w:space="0" w:color="auto"/>
            <w:bottom w:val="none" w:sz="0" w:space="0" w:color="auto"/>
            <w:right w:val="none" w:sz="0" w:space="0" w:color="auto"/>
          </w:divBdr>
        </w:div>
        <w:div w:id="128717992">
          <w:marLeft w:val="640"/>
          <w:marRight w:val="0"/>
          <w:marTop w:val="0"/>
          <w:marBottom w:val="0"/>
          <w:divBdr>
            <w:top w:val="none" w:sz="0" w:space="0" w:color="auto"/>
            <w:left w:val="none" w:sz="0" w:space="0" w:color="auto"/>
            <w:bottom w:val="none" w:sz="0" w:space="0" w:color="auto"/>
            <w:right w:val="none" w:sz="0" w:space="0" w:color="auto"/>
          </w:divBdr>
        </w:div>
        <w:div w:id="4405662">
          <w:marLeft w:val="640"/>
          <w:marRight w:val="0"/>
          <w:marTop w:val="0"/>
          <w:marBottom w:val="0"/>
          <w:divBdr>
            <w:top w:val="none" w:sz="0" w:space="0" w:color="auto"/>
            <w:left w:val="none" w:sz="0" w:space="0" w:color="auto"/>
            <w:bottom w:val="none" w:sz="0" w:space="0" w:color="auto"/>
            <w:right w:val="none" w:sz="0" w:space="0" w:color="auto"/>
          </w:divBdr>
        </w:div>
        <w:div w:id="1785689163">
          <w:marLeft w:val="640"/>
          <w:marRight w:val="0"/>
          <w:marTop w:val="0"/>
          <w:marBottom w:val="0"/>
          <w:divBdr>
            <w:top w:val="none" w:sz="0" w:space="0" w:color="auto"/>
            <w:left w:val="none" w:sz="0" w:space="0" w:color="auto"/>
            <w:bottom w:val="none" w:sz="0" w:space="0" w:color="auto"/>
            <w:right w:val="none" w:sz="0" w:space="0" w:color="auto"/>
          </w:divBdr>
        </w:div>
        <w:div w:id="1891187703">
          <w:marLeft w:val="640"/>
          <w:marRight w:val="0"/>
          <w:marTop w:val="0"/>
          <w:marBottom w:val="0"/>
          <w:divBdr>
            <w:top w:val="none" w:sz="0" w:space="0" w:color="auto"/>
            <w:left w:val="none" w:sz="0" w:space="0" w:color="auto"/>
            <w:bottom w:val="none" w:sz="0" w:space="0" w:color="auto"/>
            <w:right w:val="none" w:sz="0" w:space="0" w:color="auto"/>
          </w:divBdr>
        </w:div>
        <w:div w:id="53238176">
          <w:marLeft w:val="640"/>
          <w:marRight w:val="0"/>
          <w:marTop w:val="0"/>
          <w:marBottom w:val="0"/>
          <w:divBdr>
            <w:top w:val="none" w:sz="0" w:space="0" w:color="auto"/>
            <w:left w:val="none" w:sz="0" w:space="0" w:color="auto"/>
            <w:bottom w:val="none" w:sz="0" w:space="0" w:color="auto"/>
            <w:right w:val="none" w:sz="0" w:space="0" w:color="auto"/>
          </w:divBdr>
        </w:div>
        <w:div w:id="782963661">
          <w:marLeft w:val="640"/>
          <w:marRight w:val="0"/>
          <w:marTop w:val="0"/>
          <w:marBottom w:val="0"/>
          <w:divBdr>
            <w:top w:val="none" w:sz="0" w:space="0" w:color="auto"/>
            <w:left w:val="none" w:sz="0" w:space="0" w:color="auto"/>
            <w:bottom w:val="none" w:sz="0" w:space="0" w:color="auto"/>
            <w:right w:val="none" w:sz="0" w:space="0" w:color="auto"/>
          </w:divBdr>
        </w:div>
        <w:div w:id="898370868">
          <w:marLeft w:val="640"/>
          <w:marRight w:val="0"/>
          <w:marTop w:val="0"/>
          <w:marBottom w:val="0"/>
          <w:divBdr>
            <w:top w:val="none" w:sz="0" w:space="0" w:color="auto"/>
            <w:left w:val="none" w:sz="0" w:space="0" w:color="auto"/>
            <w:bottom w:val="none" w:sz="0" w:space="0" w:color="auto"/>
            <w:right w:val="none" w:sz="0" w:space="0" w:color="auto"/>
          </w:divBdr>
        </w:div>
        <w:div w:id="668749449">
          <w:marLeft w:val="640"/>
          <w:marRight w:val="0"/>
          <w:marTop w:val="0"/>
          <w:marBottom w:val="0"/>
          <w:divBdr>
            <w:top w:val="none" w:sz="0" w:space="0" w:color="auto"/>
            <w:left w:val="none" w:sz="0" w:space="0" w:color="auto"/>
            <w:bottom w:val="none" w:sz="0" w:space="0" w:color="auto"/>
            <w:right w:val="none" w:sz="0" w:space="0" w:color="auto"/>
          </w:divBdr>
        </w:div>
        <w:div w:id="994721292">
          <w:marLeft w:val="640"/>
          <w:marRight w:val="0"/>
          <w:marTop w:val="0"/>
          <w:marBottom w:val="0"/>
          <w:divBdr>
            <w:top w:val="none" w:sz="0" w:space="0" w:color="auto"/>
            <w:left w:val="none" w:sz="0" w:space="0" w:color="auto"/>
            <w:bottom w:val="none" w:sz="0" w:space="0" w:color="auto"/>
            <w:right w:val="none" w:sz="0" w:space="0" w:color="auto"/>
          </w:divBdr>
        </w:div>
        <w:div w:id="1096096668">
          <w:marLeft w:val="640"/>
          <w:marRight w:val="0"/>
          <w:marTop w:val="0"/>
          <w:marBottom w:val="0"/>
          <w:divBdr>
            <w:top w:val="none" w:sz="0" w:space="0" w:color="auto"/>
            <w:left w:val="none" w:sz="0" w:space="0" w:color="auto"/>
            <w:bottom w:val="none" w:sz="0" w:space="0" w:color="auto"/>
            <w:right w:val="none" w:sz="0" w:space="0" w:color="auto"/>
          </w:divBdr>
        </w:div>
      </w:divsChild>
    </w:div>
    <w:div w:id="912857180">
      <w:bodyDiv w:val="1"/>
      <w:marLeft w:val="0"/>
      <w:marRight w:val="0"/>
      <w:marTop w:val="0"/>
      <w:marBottom w:val="0"/>
      <w:divBdr>
        <w:top w:val="none" w:sz="0" w:space="0" w:color="auto"/>
        <w:left w:val="none" w:sz="0" w:space="0" w:color="auto"/>
        <w:bottom w:val="none" w:sz="0" w:space="0" w:color="auto"/>
        <w:right w:val="none" w:sz="0" w:space="0" w:color="auto"/>
      </w:divBdr>
      <w:divsChild>
        <w:div w:id="139883702">
          <w:marLeft w:val="640"/>
          <w:marRight w:val="0"/>
          <w:marTop w:val="0"/>
          <w:marBottom w:val="0"/>
          <w:divBdr>
            <w:top w:val="none" w:sz="0" w:space="0" w:color="auto"/>
            <w:left w:val="none" w:sz="0" w:space="0" w:color="auto"/>
            <w:bottom w:val="none" w:sz="0" w:space="0" w:color="auto"/>
            <w:right w:val="none" w:sz="0" w:space="0" w:color="auto"/>
          </w:divBdr>
        </w:div>
        <w:div w:id="747461207">
          <w:marLeft w:val="640"/>
          <w:marRight w:val="0"/>
          <w:marTop w:val="0"/>
          <w:marBottom w:val="0"/>
          <w:divBdr>
            <w:top w:val="none" w:sz="0" w:space="0" w:color="auto"/>
            <w:left w:val="none" w:sz="0" w:space="0" w:color="auto"/>
            <w:bottom w:val="none" w:sz="0" w:space="0" w:color="auto"/>
            <w:right w:val="none" w:sz="0" w:space="0" w:color="auto"/>
          </w:divBdr>
        </w:div>
        <w:div w:id="1680111296">
          <w:marLeft w:val="640"/>
          <w:marRight w:val="0"/>
          <w:marTop w:val="0"/>
          <w:marBottom w:val="0"/>
          <w:divBdr>
            <w:top w:val="none" w:sz="0" w:space="0" w:color="auto"/>
            <w:left w:val="none" w:sz="0" w:space="0" w:color="auto"/>
            <w:bottom w:val="none" w:sz="0" w:space="0" w:color="auto"/>
            <w:right w:val="none" w:sz="0" w:space="0" w:color="auto"/>
          </w:divBdr>
        </w:div>
        <w:div w:id="2108380230">
          <w:marLeft w:val="640"/>
          <w:marRight w:val="0"/>
          <w:marTop w:val="0"/>
          <w:marBottom w:val="0"/>
          <w:divBdr>
            <w:top w:val="none" w:sz="0" w:space="0" w:color="auto"/>
            <w:left w:val="none" w:sz="0" w:space="0" w:color="auto"/>
            <w:bottom w:val="none" w:sz="0" w:space="0" w:color="auto"/>
            <w:right w:val="none" w:sz="0" w:space="0" w:color="auto"/>
          </w:divBdr>
        </w:div>
        <w:div w:id="1199320548">
          <w:marLeft w:val="640"/>
          <w:marRight w:val="0"/>
          <w:marTop w:val="0"/>
          <w:marBottom w:val="0"/>
          <w:divBdr>
            <w:top w:val="none" w:sz="0" w:space="0" w:color="auto"/>
            <w:left w:val="none" w:sz="0" w:space="0" w:color="auto"/>
            <w:bottom w:val="none" w:sz="0" w:space="0" w:color="auto"/>
            <w:right w:val="none" w:sz="0" w:space="0" w:color="auto"/>
          </w:divBdr>
        </w:div>
        <w:div w:id="1771467090">
          <w:marLeft w:val="640"/>
          <w:marRight w:val="0"/>
          <w:marTop w:val="0"/>
          <w:marBottom w:val="0"/>
          <w:divBdr>
            <w:top w:val="none" w:sz="0" w:space="0" w:color="auto"/>
            <w:left w:val="none" w:sz="0" w:space="0" w:color="auto"/>
            <w:bottom w:val="none" w:sz="0" w:space="0" w:color="auto"/>
            <w:right w:val="none" w:sz="0" w:space="0" w:color="auto"/>
          </w:divBdr>
        </w:div>
        <w:div w:id="1238856683">
          <w:marLeft w:val="640"/>
          <w:marRight w:val="0"/>
          <w:marTop w:val="0"/>
          <w:marBottom w:val="0"/>
          <w:divBdr>
            <w:top w:val="none" w:sz="0" w:space="0" w:color="auto"/>
            <w:left w:val="none" w:sz="0" w:space="0" w:color="auto"/>
            <w:bottom w:val="none" w:sz="0" w:space="0" w:color="auto"/>
            <w:right w:val="none" w:sz="0" w:space="0" w:color="auto"/>
          </w:divBdr>
        </w:div>
        <w:div w:id="959803155">
          <w:marLeft w:val="640"/>
          <w:marRight w:val="0"/>
          <w:marTop w:val="0"/>
          <w:marBottom w:val="0"/>
          <w:divBdr>
            <w:top w:val="none" w:sz="0" w:space="0" w:color="auto"/>
            <w:left w:val="none" w:sz="0" w:space="0" w:color="auto"/>
            <w:bottom w:val="none" w:sz="0" w:space="0" w:color="auto"/>
            <w:right w:val="none" w:sz="0" w:space="0" w:color="auto"/>
          </w:divBdr>
        </w:div>
        <w:div w:id="497384316">
          <w:marLeft w:val="640"/>
          <w:marRight w:val="0"/>
          <w:marTop w:val="0"/>
          <w:marBottom w:val="0"/>
          <w:divBdr>
            <w:top w:val="none" w:sz="0" w:space="0" w:color="auto"/>
            <w:left w:val="none" w:sz="0" w:space="0" w:color="auto"/>
            <w:bottom w:val="none" w:sz="0" w:space="0" w:color="auto"/>
            <w:right w:val="none" w:sz="0" w:space="0" w:color="auto"/>
          </w:divBdr>
        </w:div>
        <w:div w:id="77678858">
          <w:marLeft w:val="640"/>
          <w:marRight w:val="0"/>
          <w:marTop w:val="0"/>
          <w:marBottom w:val="0"/>
          <w:divBdr>
            <w:top w:val="none" w:sz="0" w:space="0" w:color="auto"/>
            <w:left w:val="none" w:sz="0" w:space="0" w:color="auto"/>
            <w:bottom w:val="none" w:sz="0" w:space="0" w:color="auto"/>
            <w:right w:val="none" w:sz="0" w:space="0" w:color="auto"/>
          </w:divBdr>
        </w:div>
        <w:div w:id="1439521593">
          <w:marLeft w:val="640"/>
          <w:marRight w:val="0"/>
          <w:marTop w:val="0"/>
          <w:marBottom w:val="0"/>
          <w:divBdr>
            <w:top w:val="none" w:sz="0" w:space="0" w:color="auto"/>
            <w:left w:val="none" w:sz="0" w:space="0" w:color="auto"/>
            <w:bottom w:val="none" w:sz="0" w:space="0" w:color="auto"/>
            <w:right w:val="none" w:sz="0" w:space="0" w:color="auto"/>
          </w:divBdr>
        </w:div>
        <w:div w:id="1757898984">
          <w:marLeft w:val="640"/>
          <w:marRight w:val="0"/>
          <w:marTop w:val="0"/>
          <w:marBottom w:val="0"/>
          <w:divBdr>
            <w:top w:val="none" w:sz="0" w:space="0" w:color="auto"/>
            <w:left w:val="none" w:sz="0" w:space="0" w:color="auto"/>
            <w:bottom w:val="none" w:sz="0" w:space="0" w:color="auto"/>
            <w:right w:val="none" w:sz="0" w:space="0" w:color="auto"/>
          </w:divBdr>
        </w:div>
        <w:div w:id="791284241">
          <w:marLeft w:val="640"/>
          <w:marRight w:val="0"/>
          <w:marTop w:val="0"/>
          <w:marBottom w:val="0"/>
          <w:divBdr>
            <w:top w:val="none" w:sz="0" w:space="0" w:color="auto"/>
            <w:left w:val="none" w:sz="0" w:space="0" w:color="auto"/>
            <w:bottom w:val="none" w:sz="0" w:space="0" w:color="auto"/>
            <w:right w:val="none" w:sz="0" w:space="0" w:color="auto"/>
          </w:divBdr>
        </w:div>
        <w:div w:id="134152925">
          <w:marLeft w:val="640"/>
          <w:marRight w:val="0"/>
          <w:marTop w:val="0"/>
          <w:marBottom w:val="0"/>
          <w:divBdr>
            <w:top w:val="none" w:sz="0" w:space="0" w:color="auto"/>
            <w:left w:val="none" w:sz="0" w:space="0" w:color="auto"/>
            <w:bottom w:val="none" w:sz="0" w:space="0" w:color="auto"/>
            <w:right w:val="none" w:sz="0" w:space="0" w:color="auto"/>
          </w:divBdr>
        </w:div>
        <w:div w:id="1017004294">
          <w:marLeft w:val="640"/>
          <w:marRight w:val="0"/>
          <w:marTop w:val="0"/>
          <w:marBottom w:val="0"/>
          <w:divBdr>
            <w:top w:val="none" w:sz="0" w:space="0" w:color="auto"/>
            <w:left w:val="none" w:sz="0" w:space="0" w:color="auto"/>
            <w:bottom w:val="none" w:sz="0" w:space="0" w:color="auto"/>
            <w:right w:val="none" w:sz="0" w:space="0" w:color="auto"/>
          </w:divBdr>
        </w:div>
        <w:div w:id="442193581">
          <w:marLeft w:val="640"/>
          <w:marRight w:val="0"/>
          <w:marTop w:val="0"/>
          <w:marBottom w:val="0"/>
          <w:divBdr>
            <w:top w:val="none" w:sz="0" w:space="0" w:color="auto"/>
            <w:left w:val="none" w:sz="0" w:space="0" w:color="auto"/>
            <w:bottom w:val="none" w:sz="0" w:space="0" w:color="auto"/>
            <w:right w:val="none" w:sz="0" w:space="0" w:color="auto"/>
          </w:divBdr>
        </w:div>
        <w:div w:id="144277181">
          <w:marLeft w:val="640"/>
          <w:marRight w:val="0"/>
          <w:marTop w:val="0"/>
          <w:marBottom w:val="0"/>
          <w:divBdr>
            <w:top w:val="none" w:sz="0" w:space="0" w:color="auto"/>
            <w:left w:val="none" w:sz="0" w:space="0" w:color="auto"/>
            <w:bottom w:val="none" w:sz="0" w:space="0" w:color="auto"/>
            <w:right w:val="none" w:sz="0" w:space="0" w:color="auto"/>
          </w:divBdr>
        </w:div>
        <w:div w:id="1994528667">
          <w:marLeft w:val="640"/>
          <w:marRight w:val="0"/>
          <w:marTop w:val="0"/>
          <w:marBottom w:val="0"/>
          <w:divBdr>
            <w:top w:val="none" w:sz="0" w:space="0" w:color="auto"/>
            <w:left w:val="none" w:sz="0" w:space="0" w:color="auto"/>
            <w:bottom w:val="none" w:sz="0" w:space="0" w:color="auto"/>
            <w:right w:val="none" w:sz="0" w:space="0" w:color="auto"/>
          </w:divBdr>
        </w:div>
        <w:div w:id="2011566633">
          <w:marLeft w:val="640"/>
          <w:marRight w:val="0"/>
          <w:marTop w:val="0"/>
          <w:marBottom w:val="0"/>
          <w:divBdr>
            <w:top w:val="none" w:sz="0" w:space="0" w:color="auto"/>
            <w:left w:val="none" w:sz="0" w:space="0" w:color="auto"/>
            <w:bottom w:val="none" w:sz="0" w:space="0" w:color="auto"/>
            <w:right w:val="none" w:sz="0" w:space="0" w:color="auto"/>
          </w:divBdr>
        </w:div>
        <w:div w:id="296305533">
          <w:marLeft w:val="640"/>
          <w:marRight w:val="0"/>
          <w:marTop w:val="0"/>
          <w:marBottom w:val="0"/>
          <w:divBdr>
            <w:top w:val="none" w:sz="0" w:space="0" w:color="auto"/>
            <w:left w:val="none" w:sz="0" w:space="0" w:color="auto"/>
            <w:bottom w:val="none" w:sz="0" w:space="0" w:color="auto"/>
            <w:right w:val="none" w:sz="0" w:space="0" w:color="auto"/>
          </w:divBdr>
        </w:div>
        <w:div w:id="858471449">
          <w:marLeft w:val="640"/>
          <w:marRight w:val="0"/>
          <w:marTop w:val="0"/>
          <w:marBottom w:val="0"/>
          <w:divBdr>
            <w:top w:val="none" w:sz="0" w:space="0" w:color="auto"/>
            <w:left w:val="none" w:sz="0" w:space="0" w:color="auto"/>
            <w:bottom w:val="none" w:sz="0" w:space="0" w:color="auto"/>
            <w:right w:val="none" w:sz="0" w:space="0" w:color="auto"/>
          </w:divBdr>
        </w:div>
        <w:div w:id="213005084">
          <w:marLeft w:val="640"/>
          <w:marRight w:val="0"/>
          <w:marTop w:val="0"/>
          <w:marBottom w:val="0"/>
          <w:divBdr>
            <w:top w:val="none" w:sz="0" w:space="0" w:color="auto"/>
            <w:left w:val="none" w:sz="0" w:space="0" w:color="auto"/>
            <w:bottom w:val="none" w:sz="0" w:space="0" w:color="auto"/>
            <w:right w:val="none" w:sz="0" w:space="0" w:color="auto"/>
          </w:divBdr>
        </w:div>
        <w:div w:id="2023236935">
          <w:marLeft w:val="640"/>
          <w:marRight w:val="0"/>
          <w:marTop w:val="0"/>
          <w:marBottom w:val="0"/>
          <w:divBdr>
            <w:top w:val="none" w:sz="0" w:space="0" w:color="auto"/>
            <w:left w:val="none" w:sz="0" w:space="0" w:color="auto"/>
            <w:bottom w:val="none" w:sz="0" w:space="0" w:color="auto"/>
            <w:right w:val="none" w:sz="0" w:space="0" w:color="auto"/>
          </w:divBdr>
        </w:div>
        <w:div w:id="522135564">
          <w:marLeft w:val="640"/>
          <w:marRight w:val="0"/>
          <w:marTop w:val="0"/>
          <w:marBottom w:val="0"/>
          <w:divBdr>
            <w:top w:val="none" w:sz="0" w:space="0" w:color="auto"/>
            <w:left w:val="none" w:sz="0" w:space="0" w:color="auto"/>
            <w:bottom w:val="none" w:sz="0" w:space="0" w:color="auto"/>
            <w:right w:val="none" w:sz="0" w:space="0" w:color="auto"/>
          </w:divBdr>
        </w:div>
        <w:div w:id="2062436419">
          <w:marLeft w:val="640"/>
          <w:marRight w:val="0"/>
          <w:marTop w:val="0"/>
          <w:marBottom w:val="0"/>
          <w:divBdr>
            <w:top w:val="none" w:sz="0" w:space="0" w:color="auto"/>
            <w:left w:val="none" w:sz="0" w:space="0" w:color="auto"/>
            <w:bottom w:val="none" w:sz="0" w:space="0" w:color="auto"/>
            <w:right w:val="none" w:sz="0" w:space="0" w:color="auto"/>
          </w:divBdr>
        </w:div>
        <w:div w:id="127672364">
          <w:marLeft w:val="640"/>
          <w:marRight w:val="0"/>
          <w:marTop w:val="0"/>
          <w:marBottom w:val="0"/>
          <w:divBdr>
            <w:top w:val="none" w:sz="0" w:space="0" w:color="auto"/>
            <w:left w:val="none" w:sz="0" w:space="0" w:color="auto"/>
            <w:bottom w:val="none" w:sz="0" w:space="0" w:color="auto"/>
            <w:right w:val="none" w:sz="0" w:space="0" w:color="auto"/>
          </w:divBdr>
        </w:div>
        <w:div w:id="305860629">
          <w:marLeft w:val="640"/>
          <w:marRight w:val="0"/>
          <w:marTop w:val="0"/>
          <w:marBottom w:val="0"/>
          <w:divBdr>
            <w:top w:val="none" w:sz="0" w:space="0" w:color="auto"/>
            <w:left w:val="none" w:sz="0" w:space="0" w:color="auto"/>
            <w:bottom w:val="none" w:sz="0" w:space="0" w:color="auto"/>
            <w:right w:val="none" w:sz="0" w:space="0" w:color="auto"/>
          </w:divBdr>
        </w:div>
        <w:div w:id="1478449504">
          <w:marLeft w:val="640"/>
          <w:marRight w:val="0"/>
          <w:marTop w:val="0"/>
          <w:marBottom w:val="0"/>
          <w:divBdr>
            <w:top w:val="none" w:sz="0" w:space="0" w:color="auto"/>
            <w:left w:val="none" w:sz="0" w:space="0" w:color="auto"/>
            <w:bottom w:val="none" w:sz="0" w:space="0" w:color="auto"/>
            <w:right w:val="none" w:sz="0" w:space="0" w:color="auto"/>
          </w:divBdr>
        </w:div>
        <w:div w:id="295567401">
          <w:marLeft w:val="640"/>
          <w:marRight w:val="0"/>
          <w:marTop w:val="0"/>
          <w:marBottom w:val="0"/>
          <w:divBdr>
            <w:top w:val="none" w:sz="0" w:space="0" w:color="auto"/>
            <w:left w:val="none" w:sz="0" w:space="0" w:color="auto"/>
            <w:bottom w:val="none" w:sz="0" w:space="0" w:color="auto"/>
            <w:right w:val="none" w:sz="0" w:space="0" w:color="auto"/>
          </w:divBdr>
        </w:div>
        <w:div w:id="2097095012">
          <w:marLeft w:val="640"/>
          <w:marRight w:val="0"/>
          <w:marTop w:val="0"/>
          <w:marBottom w:val="0"/>
          <w:divBdr>
            <w:top w:val="none" w:sz="0" w:space="0" w:color="auto"/>
            <w:left w:val="none" w:sz="0" w:space="0" w:color="auto"/>
            <w:bottom w:val="none" w:sz="0" w:space="0" w:color="auto"/>
            <w:right w:val="none" w:sz="0" w:space="0" w:color="auto"/>
          </w:divBdr>
        </w:div>
        <w:div w:id="1809084005">
          <w:marLeft w:val="640"/>
          <w:marRight w:val="0"/>
          <w:marTop w:val="0"/>
          <w:marBottom w:val="0"/>
          <w:divBdr>
            <w:top w:val="none" w:sz="0" w:space="0" w:color="auto"/>
            <w:left w:val="none" w:sz="0" w:space="0" w:color="auto"/>
            <w:bottom w:val="none" w:sz="0" w:space="0" w:color="auto"/>
            <w:right w:val="none" w:sz="0" w:space="0" w:color="auto"/>
          </w:divBdr>
        </w:div>
        <w:div w:id="1730418879">
          <w:marLeft w:val="640"/>
          <w:marRight w:val="0"/>
          <w:marTop w:val="0"/>
          <w:marBottom w:val="0"/>
          <w:divBdr>
            <w:top w:val="none" w:sz="0" w:space="0" w:color="auto"/>
            <w:left w:val="none" w:sz="0" w:space="0" w:color="auto"/>
            <w:bottom w:val="none" w:sz="0" w:space="0" w:color="auto"/>
            <w:right w:val="none" w:sz="0" w:space="0" w:color="auto"/>
          </w:divBdr>
        </w:div>
        <w:div w:id="392193424">
          <w:marLeft w:val="640"/>
          <w:marRight w:val="0"/>
          <w:marTop w:val="0"/>
          <w:marBottom w:val="0"/>
          <w:divBdr>
            <w:top w:val="none" w:sz="0" w:space="0" w:color="auto"/>
            <w:left w:val="none" w:sz="0" w:space="0" w:color="auto"/>
            <w:bottom w:val="none" w:sz="0" w:space="0" w:color="auto"/>
            <w:right w:val="none" w:sz="0" w:space="0" w:color="auto"/>
          </w:divBdr>
        </w:div>
        <w:div w:id="384068209">
          <w:marLeft w:val="640"/>
          <w:marRight w:val="0"/>
          <w:marTop w:val="0"/>
          <w:marBottom w:val="0"/>
          <w:divBdr>
            <w:top w:val="none" w:sz="0" w:space="0" w:color="auto"/>
            <w:left w:val="none" w:sz="0" w:space="0" w:color="auto"/>
            <w:bottom w:val="none" w:sz="0" w:space="0" w:color="auto"/>
            <w:right w:val="none" w:sz="0" w:space="0" w:color="auto"/>
          </w:divBdr>
        </w:div>
        <w:div w:id="23987138">
          <w:marLeft w:val="640"/>
          <w:marRight w:val="0"/>
          <w:marTop w:val="0"/>
          <w:marBottom w:val="0"/>
          <w:divBdr>
            <w:top w:val="none" w:sz="0" w:space="0" w:color="auto"/>
            <w:left w:val="none" w:sz="0" w:space="0" w:color="auto"/>
            <w:bottom w:val="none" w:sz="0" w:space="0" w:color="auto"/>
            <w:right w:val="none" w:sz="0" w:space="0" w:color="auto"/>
          </w:divBdr>
        </w:div>
        <w:div w:id="355545261">
          <w:marLeft w:val="640"/>
          <w:marRight w:val="0"/>
          <w:marTop w:val="0"/>
          <w:marBottom w:val="0"/>
          <w:divBdr>
            <w:top w:val="none" w:sz="0" w:space="0" w:color="auto"/>
            <w:left w:val="none" w:sz="0" w:space="0" w:color="auto"/>
            <w:bottom w:val="none" w:sz="0" w:space="0" w:color="auto"/>
            <w:right w:val="none" w:sz="0" w:space="0" w:color="auto"/>
          </w:divBdr>
        </w:div>
        <w:div w:id="154034716">
          <w:marLeft w:val="640"/>
          <w:marRight w:val="0"/>
          <w:marTop w:val="0"/>
          <w:marBottom w:val="0"/>
          <w:divBdr>
            <w:top w:val="none" w:sz="0" w:space="0" w:color="auto"/>
            <w:left w:val="none" w:sz="0" w:space="0" w:color="auto"/>
            <w:bottom w:val="none" w:sz="0" w:space="0" w:color="auto"/>
            <w:right w:val="none" w:sz="0" w:space="0" w:color="auto"/>
          </w:divBdr>
        </w:div>
        <w:div w:id="168327753">
          <w:marLeft w:val="640"/>
          <w:marRight w:val="0"/>
          <w:marTop w:val="0"/>
          <w:marBottom w:val="0"/>
          <w:divBdr>
            <w:top w:val="none" w:sz="0" w:space="0" w:color="auto"/>
            <w:left w:val="none" w:sz="0" w:space="0" w:color="auto"/>
            <w:bottom w:val="none" w:sz="0" w:space="0" w:color="auto"/>
            <w:right w:val="none" w:sz="0" w:space="0" w:color="auto"/>
          </w:divBdr>
        </w:div>
        <w:div w:id="1854343862">
          <w:marLeft w:val="640"/>
          <w:marRight w:val="0"/>
          <w:marTop w:val="0"/>
          <w:marBottom w:val="0"/>
          <w:divBdr>
            <w:top w:val="none" w:sz="0" w:space="0" w:color="auto"/>
            <w:left w:val="none" w:sz="0" w:space="0" w:color="auto"/>
            <w:bottom w:val="none" w:sz="0" w:space="0" w:color="auto"/>
            <w:right w:val="none" w:sz="0" w:space="0" w:color="auto"/>
          </w:divBdr>
        </w:div>
        <w:div w:id="1958901560">
          <w:marLeft w:val="640"/>
          <w:marRight w:val="0"/>
          <w:marTop w:val="0"/>
          <w:marBottom w:val="0"/>
          <w:divBdr>
            <w:top w:val="none" w:sz="0" w:space="0" w:color="auto"/>
            <w:left w:val="none" w:sz="0" w:space="0" w:color="auto"/>
            <w:bottom w:val="none" w:sz="0" w:space="0" w:color="auto"/>
            <w:right w:val="none" w:sz="0" w:space="0" w:color="auto"/>
          </w:divBdr>
        </w:div>
        <w:div w:id="1496649250">
          <w:marLeft w:val="640"/>
          <w:marRight w:val="0"/>
          <w:marTop w:val="0"/>
          <w:marBottom w:val="0"/>
          <w:divBdr>
            <w:top w:val="none" w:sz="0" w:space="0" w:color="auto"/>
            <w:left w:val="none" w:sz="0" w:space="0" w:color="auto"/>
            <w:bottom w:val="none" w:sz="0" w:space="0" w:color="auto"/>
            <w:right w:val="none" w:sz="0" w:space="0" w:color="auto"/>
          </w:divBdr>
        </w:div>
        <w:div w:id="1934509968">
          <w:marLeft w:val="640"/>
          <w:marRight w:val="0"/>
          <w:marTop w:val="0"/>
          <w:marBottom w:val="0"/>
          <w:divBdr>
            <w:top w:val="none" w:sz="0" w:space="0" w:color="auto"/>
            <w:left w:val="none" w:sz="0" w:space="0" w:color="auto"/>
            <w:bottom w:val="none" w:sz="0" w:space="0" w:color="auto"/>
            <w:right w:val="none" w:sz="0" w:space="0" w:color="auto"/>
          </w:divBdr>
        </w:div>
      </w:divsChild>
    </w:div>
    <w:div w:id="915238830">
      <w:bodyDiv w:val="1"/>
      <w:marLeft w:val="0"/>
      <w:marRight w:val="0"/>
      <w:marTop w:val="0"/>
      <w:marBottom w:val="0"/>
      <w:divBdr>
        <w:top w:val="none" w:sz="0" w:space="0" w:color="auto"/>
        <w:left w:val="none" w:sz="0" w:space="0" w:color="auto"/>
        <w:bottom w:val="none" w:sz="0" w:space="0" w:color="auto"/>
        <w:right w:val="none" w:sz="0" w:space="0" w:color="auto"/>
      </w:divBdr>
      <w:divsChild>
        <w:div w:id="1471361580">
          <w:marLeft w:val="640"/>
          <w:marRight w:val="0"/>
          <w:marTop w:val="0"/>
          <w:marBottom w:val="0"/>
          <w:divBdr>
            <w:top w:val="none" w:sz="0" w:space="0" w:color="auto"/>
            <w:left w:val="none" w:sz="0" w:space="0" w:color="auto"/>
            <w:bottom w:val="none" w:sz="0" w:space="0" w:color="auto"/>
            <w:right w:val="none" w:sz="0" w:space="0" w:color="auto"/>
          </w:divBdr>
        </w:div>
        <w:div w:id="2036078362">
          <w:marLeft w:val="640"/>
          <w:marRight w:val="0"/>
          <w:marTop w:val="0"/>
          <w:marBottom w:val="0"/>
          <w:divBdr>
            <w:top w:val="none" w:sz="0" w:space="0" w:color="auto"/>
            <w:left w:val="none" w:sz="0" w:space="0" w:color="auto"/>
            <w:bottom w:val="none" w:sz="0" w:space="0" w:color="auto"/>
            <w:right w:val="none" w:sz="0" w:space="0" w:color="auto"/>
          </w:divBdr>
        </w:div>
        <w:div w:id="662658556">
          <w:marLeft w:val="640"/>
          <w:marRight w:val="0"/>
          <w:marTop w:val="0"/>
          <w:marBottom w:val="0"/>
          <w:divBdr>
            <w:top w:val="none" w:sz="0" w:space="0" w:color="auto"/>
            <w:left w:val="none" w:sz="0" w:space="0" w:color="auto"/>
            <w:bottom w:val="none" w:sz="0" w:space="0" w:color="auto"/>
            <w:right w:val="none" w:sz="0" w:space="0" w:color="auto"/>
          </w:divBdr>
        </w:div>
        <w:div w:id="2100443578">
          <w:marLeft w:val="640"/>
          <w:marRight w:val="0"/>
          <w:marTop w:val="0"/>
          <w:marBottom w:val="0"/>
          <w:divBdr>
            <w:top w:val="none" w:sz="0" w:space="0" w:color="auto"/>
            <w:left w:val="none" w:sz="0" w:space="0" w:color="auto"/>
            <w:bottom w:val="none" w:sz="0" w:space="0" w:color="auto"/>
            <w:right w:val="none" w:sz="0" w:space="0" w:color="auto"/>
          </w:divBdr>
        </w:div>
        <w:div w:id="1502115510">
          <w:marLeft w:val="640"/>
          <w:marRight w:val="0"/>
          <w:marTop w:val="0"/>
          <w:marBottom w:val="0"/>
          <w:divBdr>
            <w:top w:val="none" w:sz="0" w:space="0" w:color="auto"/>
            <w:left w:val="none" w:sz="0" w:space="0" w:color="auto"/>
            <w:bottom w:val="none" w:sz="0" w:space="0" w:color="auto"/>
            <w:right w:val="none" w:sz="0" w:space="0" w:color="auto"/>
          </w:divBdr>
        </w:div>
        <w:div w:id="706372999">
          <w:marLeft w:val="640"/>
          <w:marRight w:val="0"/>
          <w:marTop w:val="0"/>
          <w:marBottom w:val="0"/>
          <w:divBdr>
            <w:top w:val="none" w:sz="0" w:space="0" w:color="auto"/>
            <w:left w:val="none" w:sz="0" w:space="0" w:color="auto"/>
            <w:bottom w:val="none" w:sz="0" w:space="0" w:color="auto"/>
            <w:right w:val="none" w:sz="0" w:space="0" w:color="auto"/>
          </w:divBdr>
        </w:div>
        <w:div w:id="1985233528">
          <w:marLeft w:val="640"/>
          <w:marRight w:val="0"/>
          <w:marTop w:val="0"/>
          <w:marBottom w:val="0"/>
          <w:divBdr>
            <w:top w:val="none" w:sz="0" w:space="0" w:color="auto"/>
            <w:left w:val="none" w:sz="0" w:space="0" w:color="auto"/>
            <w:bottom w:val="none" w:sz="0" w:space="0" w:color="auto"/>
            <w:right w:val="none" w:sz="0" w:space="0" w:color="auto"/>
          </w:divBdr>
        </w:div>
        <w:div w:id="1264265621">
          <w:marLeft w:val="640"/>
          <w:marRight w:val="0"/>
          <w:marTop w:val="0"/>
          <w:marBottom w:val="0"/>
          <w:divBdr>
            <w:top w:val="none" w:sz="0" w:space="0" w:color="auto"/>
            <w:left w:val="none" w:sz="0" w:space="0" w:color="auto"/>
            <w:bottom w:val="none" w:sz="0" w:space="0" w:color="auto"/>
            <w:right w:val="none" w:sz="0" w:space="0" w:color="auto"/>
          </w:divBdr>
        </w:div>
        <w:div w:id="106778315">
          <w:marLeft w:val="640"/>
          <w:marRight w:val="0"/>
          <w:marTop w:val="0"/>
          <w:marBottom w:val="0"/>
          <w:divBdr>
            <w:top w:val="none" w:sz="0" w:space="0" w:color="auto"/>
            <w:left w:val="none" w:sz="0" w:space="0" w:color="auto"/>
            <w:bottom w:val="none" w:sz="0" w:space="0" w:color="auto"/>
            <w:right w:val="none" w:sz="0" w:space="0" w:color="auto"/>
          </w:divBdr>
        </w:div>
        <w:div w:id="1763723841">
          <w:marLeft w:val="640"/>
          <w:marRight w:val="0"/>
          <w:marTop w:val="0"/>
          <w:marBottom w:val="0"/>
          <w:divBdr>
            <w:top w:val="none" w:sz="0" w:space="0" w:color="auto"/>
            <w:left w:val="none" w:sz="0" w:space="0" w:color="auto"/>
            <w:bottom w:val="none" w:sz="0" w:space="0" w:color="auto"/>
            <w:right w:val="none" w:sz="0" w:space="0" w:color="auto"/>
          </w:divBdr>
        </w:div>
        <w:div w:id="650911474">
          <w:marLeft w:val="640"/>
          <w:marRight w:val="0"/>
          <w:marTop w:val="0"/>
          <w:marBottom w:val="0"/>
          <w:divBdr>
            <w:top w:val="none" w:sz="0" w:space="0" w:color="auto"/>
            <w:left w:val="none" w:sz="0" w:space="0" w:color="auto"/>
            <w:bottom w:val="none" w:sz="0" w:space="0" w:color="auto"/>
            <w:right w:val="none" w:sz="0" w:space="0" w:color="auto"/>
          </w:divBdr>
        </w:div>
        <w:div w:id="1611477081">
          <w:marLeft w:val="640"/>
          <w:marRight w:val="0"/>
          <w:marTop w:val="0"/>
          <w:marBottom w:val="0"/>
          <w:divBdr>
            <w:top w:val="none" w:sz="0" w:space="0" w:color="auto"/>
            <w:left w:val="none" w:sz="0" w:space="0" w:color="auto"/>
            <w:bottom w:val="none" w:sz="0" w:space="0" w:color="auto"/>
            <w:right w:val="none" w:sz="0" w:space="0" w:color="auto"/>
          </w:divBdr>
        </w:div>
        <w:div w:id="780685986">
          <w:marLeft w:val="640"/>
          <w:marRight w:val="0"/>
          <w:marTop w:val="0"/>
          <w:marBottom w:val="0"/>
          <w:divBdr>
            <w:top w:val="none" w:sz="0" w:space="0" w:color="auto"/>
            <w:left w:val="none" w:sz="0" w:space="0" w:color="auto"/>
            <w:bottom w:val="none" w:sz="0" w:space="0" w:color="auto"/>
            <w:right w:val="none" w:sz="0" w:space="0" w:color="auto"/>
          </w:divBdr>
        </w:div>
        <w:div w:id="913316085">
          <w:marLeft w:val="640"/>
          <w:marRight w:val="0"/>
          <w:marTop w:val="0"/>
          <w:marBottom w:val="0"/>
          <w:divBdr>
            <w:top w:val="none" w:sz="0" w:space="0" w:color="auto"/>
            <w:left w:val="none" w:sz="0" w:space="0" w:color="auto"/>
            <w:bottom w:val="none" w:sz="0" w:space="0" w:color="auto"/>
            <w:right w:val="none" w:sz="0" w:space="0" w:color="auto"/>
          </w:divBdr>
        </w:div>
        <w:div w:id="542983233">
          <w:marLeft w:val="640"/>
          <w:marRight w:val="0"/>
          <w:marTop w:val="0"/>
          <w:marBottom w:val="0"/>
          <w:divBdr>
            <w:top w:val="none" w:sz="0" w:space="0" w:color="auto"/>
            <w:left w:val="none" w:sz="0" w:space="0" w:color="auto"/>
            <w:bottom w:val="none" w:sz="0" w:space="0" w:color="auto"/>
            <w:right w:val="none" w:sz="0" w:space="0" w:color="auto"/>
          </w:divBdr>
        </w:div>
        <w:div w:id="1529949030">
          <w:marLeft w:val="640"/>
          <w:marRight w:val="0"/>
          <w:marTop w:val="0"/>
          <w:marBottom w:val="0"/>
          <w:divBdr>
            <w:top w:val="none" w:sz="0" w:space="0" w:color="auto"/>
            <w:left w:val="none" w:sz="0" w:space="0" w:color="auto"/>
            <w:bottom w:val="none" w:sz="0" w:space="0" w:color="auto"/>
            <w:right w:val="none" w:sz="0" w:space="0" w:color="auto"/>
          </w:divBdr>
        </w:div>
        <w:div w:id="1777675767">
          <w:marLeft w:val="640"/>
          <w:marRight w:val="0"/>
          <w:marTop w:val="0"/>
          <w:marBottom w:val="0"/>
          <w:divBdr>
            <w:top w:val="none" w:sz="0" w:space="0" w:color="auto"/>
            <w:left w:val="none" w:sz="0" w:space="0" w:color="auto"/>
            <w:bottom w:val="none" w:sz="0" w:space="0" w:color="auto"/>
            <w:right w:val="none" w:sz="0" w:space="0" w:color="auto"/>
          </w:divBdr>
        </w:div>
        <w:div w:id="971667341">
          <w:marLeft w:val="640"/>
          <w:marRight w:val="0"/>
          <w:marTop w:val="0"/>
          <w:marBottom w:val="0"/>
          <w:divBdr>
            <w:top w:val="none" w:sz="0" w:space="0" w:color="auto"/>
            <w:left w:val="none" w:sz="0" w:space="0" w:color="auto"/>
            <w:bottom w:val="none" w:sz="0" w:space="0" w:color="auto"/>
            <w:right w:val="none" w:sz="0" w:space="0" w:color="auto"/>
          </w:divBdr>
        </w:div>
        <w:div w:id="520054446">
          <w:marLeft w:val="640"/>
          <w:marRight w:val="0"/>
          <w:marTop w:val="0"/>
          <w:marBottom w:val="0"/>
          <w:divBdr>
            <w:top w:val="none" w:sz="0" w:space="0" w:color="auto"/>
            <w:left w:val="none" w:sz="0" w:space="0" w:color="auto"/>
            <w:bottom w:val="none" w:sz="0" w:space="0" w:color="auto"/>
            <w:right w:val="none" w:sz="0" w:space="0" w:color="auto"/>
          </w:divBdr>
        </w:div>
        <w:div w:id="80877755">
          <w:marLeft w:val="640"/>
          <w:marRight w:val="0"/>
          <w:marTop w:val="0"/>
          <w:marBottom w:val="0"/>
          <w:divBdr>
            <w:top w:val="none" w:sz="0" w:space="0" w:color="auto"/>
            <w:left w:val="none" w:sz="0" w:space="0" w:color="auto"/>
            <w:bottom w:val="none" w:sz="0" w:space="0" w:color="auto"/>
            <w:right w:val="none" w:sz="0" w:space="0" w:color="auto"/>
          </w:divBdr>
        </w:div>
        <w:div w:id="1559630804">
          <w:marLeft w:val="640"/>
          <w:marRight w:val="0"/>
          <w:marTop w:val="0"/>
          <w:marBottom w:val="0"/>
          <w:divBdr>
            <w:top w:val="none" w:sz="0" w:space="0" w:color="auto"/>
            <w:left w:val="none" w:sz="0" w:space="0" w:color="auto"/>
            <w:bottom w:val="none" w:sz="0" w:space="0" w:color="auto"/>
            <w:right w:val="none" w:sz="0" w:space="0" w:color="auto"/>
          </w:divBdr>
        </w:div>
        <w:div w:id="70009045">
          <w:marLeft w:val="640"/>
          <w:marRight w:val="0"/>
          <w:marTop w:val="0"/>
          <w:marBottom w:val="0"/>
          <w:divBdr>
            <w:top w:val="none" w:sz="0" w:space="0" w:color="auto"/>
            <w:left w:val="none" w:sz="0" w:space="0" w:color="auto"/>
            <w:bottom w:val="none" w:sz="0" w:space="0" w:color="auto"/>
            <w:right w:val="none" w:sz="0" w:space="0" w:color="auto"/>
          </w:divBdr>
        </w:div>
        <w:div w:id="182743663">
          <w:marLeft w:val="640"/>
          <w:marRight w:val="0"/>
          <w:marTop w:val="0"/>
          <w:marBottom w:val="0"/>
          <w:divBdr>
            <w:top w:val="none" w:sz="0" w:space="0" w:color="auto"/>
            <w:left w:val="none" w:sz="0" w:space="0" w:color="auto"/>
            <w:bottom w:val="none" w:sz="0" w:space="0" w:color="auto"/>
            <w:right w:val="none" w:sz="0" w:space="0" w:color="auto"/>
          </w:divBdr>
        </w:div>
        <w:div w:id="1910992450">
          <w:marLeft w:val="640"/>
          <w:marRight w:val="0"/>
          <w:marTop w:val="0"/>
          <w:marBottom w:val="0"/>
          <w:divBdr>
            <w:top w:val="none" w:sz="0" w:space="0" w:color="auto"/>
            <w:left w:val="none" w:sz="0" w:space="0" w:color="auto"/>
            <w:bottom w:val="none" w:sz="0" w:space="0" w:color="auto"/>
            <w:right w:val="none" w:sz="0" w:space="0" w:color="auto"/>
          </w:divBdr>
        </w:div>
        <w:div w:id="996541444">
          <w:marLeft w:val="640"/>
          <w:marRight w:val="0"/>
          <w:marTop w:val="0"/>
          <w:marBottom w:val="0"/>
          <w:divBdr>
            <w:top w:val="none" w:sz="0" w:space="0" w:color="auto"/>
            <w:left w:val="none" w:sz="0" w:space="0" w:color="auto"/>
            <w:bottom w:val="none" w:sz="0" w:space="0" w:color="auto"/>
            <w:right w:val="none" w:sz="0" w:space="0" w:color="auto"/>
          </w:divBdr>
        </w:div>
        <w:div w:id="133376412">
          <w:marLeft w:val="640"/>
          <w:marRight w:val="0"/>
          <w:marTop w:val="0"/>
          <w:marBottom w:val="0"/>
          <w:divBdr>
            <w:top w:val="none" w:sz="0" w:space="0" w:color="auto"/>
            <w:left w:val="none" w:sz="0" w:space="0" w:color="auto"/>
            <w:bottom w:val="none" w:sz="0" w:space="0" w:color="auto"/>
            <w:right w:val="none" w:sz="0" w:space="0" w:color="auto"/>
          </w:divBdr>
        </w:div>
        <w:div w:id="1053886321">
          <w:marLeft w:val="640"/>
          <w:marRight w:val="0"/>
          <w:marTop w:val="0"/>
          <w:marBottom w:val="0"/>
          <w:divBdr>
            <w:top w:val="none" w:sz="0" w:space="0" w:color="auto"/>
            <w:left w:val="none" w:sz="0" w:space="0" w:color="auto"/>
            <w:bottom w:val="none" w:sz="0" w:space="0" w:color="auto"/>
            <w:right w:val="none" w:sz="0" w:space="0" w:color="auto"/>
          </w:divBdr>
        </w:div>
        <w:div w:id="1905413538">
          <w:marLeft w:val="640"/>
          <w:marRight w:val="0"/>
          <w:marTop w:val="0"/>
          <w:marBottom w:val="0"/>
          <w:divBdr>
            <w:top w:val="none" w:sz="0" w:space="0" w:color="auto"/>
            <w:left w:val="none" w:sz="0" w:space="0" w:color="auto"/>
            <w:bottom w:val="none" w:sz="0" w:space="0" w:color="auto"/>
            <w:right w:val="none" w:sz="0" w:space="0" w:color="auto"/>
          </w:divBdr>
        </w:div>
        <w:div w:id="197863479">
          <w:marLeft w:val="640"/>
          <w:marRight w:val="0"/>
          <w:marTop w:val="0"/>
          <w:marBottom w:val="0"/>
          <w:divBdr>
            <w:top w:val="none" w:sz="0" w:space="0" w:color="auto"/>
            <w:left w:val="none" w:sz="0" w:space="0" w:color="auto"/>
            <w:bottom w:val="none" w:sz="0" w:space="0" w:color="auto"/>
            <w:right w:val="none" w:sz="0" w:space="0" w:color="auto"/>
          </w:divBdr>
        </w:div>
        <w:div w:id="631056387">
          <w:marLeft w:val="640"/>
          <w:marRight w:val="0"/>
          <w:marTop w:val="0"/>
          <w:marBottom w:val="0"/>
          <w:divBdr>
            <w:top w:val="none" w:sz="0" w:space="0" w:color="auto"/>
            <w:left w:val="none" w:sz="0" w:space="0" w:color="auto"/>
            <w:bottom w:val="none" w:sz="0" w:space="0" w:color="auto"/>
            <w:right w:val="none" w:sz="0" w:space="0" w:color="auto"/>
          </w:divBdr>
        </w:div>
        <w:div w:id="451172230">
          <w:marLeft w:val="640"/>
          <w:marRight w:val="0"/>
          <w:marTop w:val="0"/>
          <w:marBottom w:val="0"/>
          <w:divBdr>
            <w:top w:val="none" w:sz="0" w:space="0" w:color="auto"/>
            <w:left w:val="none" w:sz="0" w:space="0" w:color="auto"/>
            <w:bottom w:val="none" w:sz="0" w:space="0" w:color="auto"/>
            <w:right w:val="none" w:sz="0" w:space="0" w:color="auto"/>
          </w:divBdr>
        </w:div>
        <w:div w:id="2103140028">
          <w:marLeft w:val="640"/>
          <w:marRight w:val="0"/>
          <w:marTop w:val="0"/>
          <w:marBottom w:val="0"/>
          <w:divBdr>
            <w:top w:val="none" w:sz="0" w:space="0" w:color="auto"/>
            <w:left w:val="none" w:sz="0" w:space="0" w:color="auto"/>
            <w:bottom w:val="none" w:sz="0" w:space="0" w:color="auto"/>
            <w:right w:val="none" w:sz="0" w:space="0" w:color="auto"/>
          </w:divBdr>
        </w:div>
        <w:div w:id="1500077824">
          <w:marLeft w:val="640"/>
          <w:marRight w:val="0"/>
          <w:marTop w:val="0"/>
          <w:marBottom w:val="0"/>
          <w:divBdr>
            <w:top w:val="none" w:sz="0" w:space="0" w:color="auto"/>
            <w:left w:val="none" w:sz="0" w:space="0" w:color="auto"/>
            <w:bottom w:val="none" w:sz="0" w:space="0" w:color="auto"/>
            <w:right w:val="none" w:sz="0" w:space="0" w:color="auto"/>
          </w:divBdr>
        </w:div>
        <w:div w:id="446511181">
          <w:marLeft w:val="640"/>
          <w:marRight w:val="0"/>
          <w:marTop w:val="0"/>
          <w:marBottom w:val="0"/>
          <w:divBdr>
            <w:top w:val="none" w:sz="0" w:space="0" w:color="auto"/>
            <w:left w:val="none" w:sz="0" w:space="0" w:color="auto"/>
            <w:bottom w:val="none" w:sz="0" w:space="0" w:color="auto"/>
            <w:right w:val="none" w:sz="0" w:space="0" w:color="auto"/>
          </w:divBdr>
        </w:div>
        <w:div w:id="1097019277">
          <w:marLeft w:val="640"/>
          <w:marRight w:val="0"/>
          <w:marTop w:val="0"/>
          <w:marBottom w:val="0"/>
          <w:divBdr>
            <w:top w:val="none" w:sz="0" w:space="0" w:color="auto"/>
            <w:left w:val="none" w:sz="0" w:space="0" w:color="auto"/>
            <w:bottom w:val="none" w:sz="0" w:space="0" w:color="auto"/>
            <w:right w:val="none" w:sz="0" w:space="0" w:color="auto"/>
          </w:divBdr>
        </w:div>
        <w:div w:id="1727876772">
          <w:marLeft w:val="640"/>
          <w:marRight w:val="0"/>
          <w:marTop w:val="0"/>
          <w:marBottom w:val="0"/>
          <w:divBdr>
            <w:top w:val="none" w:sz="0" w:space="0" w:color="auto"/>
            <w:left w:val="none" w:sz="0" w:space="0" w:color="auto"/>
            <w:bottom w:val="none" w:sz="0" w:space="0" w:color="auto"/>
            <w:right w:val="none" w:sz="0" w:space="0" w:color="auto"/>
          </w:divBdr>
        </w:div>
        <w:div w:id="907619307">
          <w:marLeft w:val="640"/>
          <w:marRight w:val="0"/>
          <w:marTop w:val="0"/>
          <w:marBottom w:val="0"/>
          <w:divBdr>
            <w:top w:val="none" w:sz="0" w:space="0" w:color="auto"/>
            <w:left w:val="none" w:sz="0" w:space="0" w:color="auto"/>
            <w:bottom w:val="none" w:sz="0" w:space="0" w:color="auto"/>
            <w:right w:val="none" w:sz="0" w:space="0" w:color="auto"/>
          </w:divBdr>
        </w:div>
        <w:div w:id="252083166">
          <w:marLeft w:val="640"/>
          <w:marRight w:val="0"/>
          <w:marTop w:val="0"/>
          <w:marBottom w:val="0"/>
          <w:divBdr>
            <w:top w:val="none" w:sz="0" w:space="0" w:color="auto"/>
            <w:left w:val="none" w:sz="0" w:space="0" w:color="auto"/>
            <w:bottom w:val="none" w:sz="0" w:space="0" w:color="auto"/>
            <w:right w:val="none" w:sz="0" w:space="0" w:color="auto"/>
          </w:divBdr>
        </w:div>
        <w:div w:id="2108772213">
          <w:marLeft w:val="640"/>
          <w:marRight w:val="0"/>
          <w:marTop w:val="0"/>
          <w:marBottom w:val="0"/>
          <w:divBdr>
            <w:top w:val="none" w:sz="0" w:space="0" w:color="auto"/>
            <w:left w:val="none" w:sz="0" w:space="0" w:color="auto"/>
            <w:bottom w:val="none" w:sz="0" w:space="0" w:color="auto"/>
            <w:right w:val="none" w:sz="0" w:space="0" w:color="auto"/>
          </w:divBdr>
        </w:div>
        <w:div w:id="1582518877">
          <w:marLeft w:val="640"/>
          <w:marRight w:val="0"/>
          <w:marTop w:val="0"/>
          <w:marBottom w:val="0"/>
          <w:divBdr>
            <w:top w:val="none" w:sz="0" w:space="0" w:color="auto"/>
            <w:left w:val="none" w:sz="0" w:space="0" w:color="auto"/>
            <w:bottom w:val="none" w:sz="0" w:space="0" w:color="auto"/>
            <w:right w:val="none" w:sz="0" w:space="0" w:color="auto"/>
          </w:divBdr>
        </w:div>
        <w:div w:id="1803881621">
          <w:marLeft w:val="640"/>
          <w:marRight w:val="0"/>
          <w:marTop w:val="0"/>
          <w:marBottom w:val="0"/>
          <w:divBdr>
            <w:top w:val="none" w:sz="0" w:space="0" w:color="auto"/>
            <w:left w:val="none" w:sz="0" w:space="0" w:color="auto"/>
            <w:bottom w:val="none" w:sz="0" w:space="0" w:color="auto"/>
            <w:right w:val="none" w:sz="0" w:space="0" w:color="auto"/>
          </w:divBdr>
        </w:div>
        <w:div w:id="283195664">
          <w:marLeft w:val="640"/>
          <w:marRight w:val="0"/>
          <w:marTop w:val="0"/>
          <w:marBottom w:val="0"/>
          <w:divBdr>
            <w:top w:val="none" w:sz="0" w:space="0" w:color="auto"/>
            <w:left w:val="none" w:sz="0" w:space="0" w:color="auto"/>
            <w:bottom w:val="none" w:sz="0" w:space="0" w:color="auto"/>
            <w:right w:val="none" w:sz="0" w:space="0" w:color="auto"/>
          </w:divBdr>
        </w:div>
      </w:divsChild>
    </w:div>
    <w:div w:id="921253484">
      <w:bodyDiv w:val="1"/>
      <w:marLeft w:val="0"/>
      <w:marRight w:val="0"/>
      <w:marTop w:val="0"/>
      <w:marBottom w:val="0"/>
      <w:divBdr>
        <w:top w:val="none" w:sz="0" w:space="0" w:color="auto"/>
        <w:left w:val="none" w:sz="0" w:space="0" w:color="auto"/>
        <w:bottom w:val="none" w:sz="0" w:space="0" w:color="auto"/>
        <w:right w:val="none" w:sz="0" w:space="0" w:color="auto"/>
      </w:divBdr>
      <w:divsChild>
        <w:div w:id="1786851155">
          <w:marLeft w:val="640"/>
          <w:marRight w:val="0"/>
          <w:marTop w:val="0"/>
          <w:marBottom w:val="0"/>
          <w:divBdr>
            <w:top w:val="none" w:sz="0" w:space="0" w:color="auto"/>
            <w:left w:val="none" w:sz="0" w:space="0" w:color="auto"/>
            <w:bottom w:val="none" w:sz="0" w:space="0" w:color="auto"/>
            <w:right w:val="none" w:sz="0" w:space="0" w:color="auto"/>
          </w:divBdr>
        </w:div>
        <w:div w:id="681123798">
          <w:marLeft w:val="640"/>
          <w:marRight w:val="0"/>
          <w:marTop w:val="0"/>
          <w:marBottom w:val="0"/>
          <w:divBdr>
            <w:top w:val="none" w:sz="0" w:space="0" w:color="auto"/>
            <w:left w:val="none" w:sz="0" w:space="0" w:color="auto"/>
            <w:bottom w:val="none" w:sz="0" w:space="0" w:color="auto"/>
            <w:right w:val="none" w:sz="0" w:space="0" w:color="auto"/>
          </w:divBdr>
        </w:div>
        <w:div w:id="865942838">
          <w:marLeft w:val="640"/>
          <w:marRight w:val="0"/>
          <w:marTop w:val="0"/>
          <w:marBottom w:val="0"/>
          <w:divBdr>
            <w:top w:val="none" w:sz="0" w:space="0" w:color="auto"/>
            <w:left w:val="none" w:sz="0" w:space="0" w:color="auto"/>
            <w:bottom w:val="none" w:sz="0" w:space="0" w:color="auto"/>
            <w:right w:val="none" w:sz="0" w:space="0" w:color="auto"/>
          </w:divBdr>
        </w:div>
        <w:div w:id="1046221001">
          <w:marLeft w:val="640"/>
          <w:marRight w:val="0"/>
          <w:marTop w:val="0"/>
          <w:marBottom w:val="0"/>
          <w:divBdr>
            <w:top w:val="none" w:sz="0" w:space="0" w:color="auto"/>
            <w:left w:val="none" w:sz="0" w:space="0" w:color="auto"/>
            <w:bottom w:val="none" w:sz="0" w:space="0" w:color="auto"/>
            <w:right w:val="none" w:sz="0" w:space="0" w:color="auto"/>
          </w:divBdr>
        </w:div>
        <w:div w:id="1090200518">
          <w:marLeft w:val="640"/>
          <w:marRight w:val="0"/>
          <w:marTop w:val="0"/>
          <w:marBottom w:val="0"/>
          <w:divBdr>
            <w:top w:val="none" w:sz="0" w:space="0" w:color="auto"/>
            <w:left w:val="none" w:sz="0" w:space="0" w:color="auto"/>
            <w:bottom w:val="none" w:sz="0" w:space="0" w:color="auto"/>
            <w:right w:val="none" w:sz="0" w:space="0" w:color="auto"/>
          </w:divBdr>
        </w:div>
        <w:div w:id="1646347846">
          <w:marLeft w:val="640"/>
          <w:marRight w:val="0"/>
          <w:marTop w:val="0"/>
          <w:marBottom w:val="0"/>
          <w:divBdr>
            <w:top w:val="none" w:sz="0" w:space="0" w:color="auto"/>
            <w:left w:val="none" w:sz="0" w:space="0" w:color="auto"/>
            <w:bottom w:val="none" w:sz="0" w:space="0" w:color="auto"/>
            <w:right w:val="none" w:sz="0" w:space="0" w:color="auto"/>
          </w:divBdr>
        </w:div>
        <w:div w:id="1815827455">
          <w:marLeft w:val="640"/>
          <w:marRight w:val="0"/>
          <w:marTop w:val="0"/>
          <w:marBottom w:val="0"/>
          <w:divBdr>
            <w:top w:val="none" w:sz="0" w:space="0" w:color="auto"/>
            <w:left w:val="none" w:sz="0" w:space="0" w:color="auto"/>
            <w:bottom w:val="none" w:sz="0" w:space="0" w:color="auto"/>
            <w:right w:val="none" w:sz="0" w:space="0" w:color="auto"/>
          </w:divBdr>
        </w:div>
        <w:div w:id="1128596117">
          <w:marLeft w:val="640"/>
          <w:marRight w:val="0"/>
          <w:marTop w:val="0"/>
          <w:marBottom w:val="0"/>
          <w:divBdr>
            <w:top w:val="none" w:sz="0" w:space="0" w:color="auto"/>
            <w:left w:val="none" w:sz="0" w:space="0" w:color="auto"/>
            <w:bottom w:val="none" w:sz="0" w:space="0" w:color="auto"/>
            <w:right w:val="none" w:sz="0" w:space="0" w:color="auto"/>
          </w:divBdr>
        </w:div>
        <w:div w:id="2058579744">
          <w:marLeft w:val="640"/>
          <w:marRight w:val="0"/>
          <w:marTop w:val="0"/>
          <w:marBottom w:val="0"/>
          <w:divBdr>
            <w:top w:val="none" w:sz="0" w:space="0" w:color="auto"/>
            <w:left w:val="none" w:sz="0" w:space="0" w:color="auto"/>
            <w:bottom w:val="none" w:sz="0" w:space="0" w:color="auto"/>
            <w:right w:val="none" w:sz="0" w:space="0" w:color="auto"/>
          </w:divBdr>
        </w:div>
        <w:div w:id="2068992845">
          <w:marLeft w:val="640"/>
          <w:marRight w:val="0"/>
          <w:marTop w:val="0"/>
          <w:marBottom w:val="0"/>
          <w:divBdr>
            <w:top w:val="none" w:sz="0" w:space="0" w:color="auto"/>
            <w:left w:val="none" w:sz="0" w:space="0" w:color="auto"/>
            <w:bottom w:val="none" w:sz="0" w:space="0" w:color="auto"/>
            <w:right w:val="none" w:sz="0" w:space="0" w:color="auto"/>
          </w:divBdr>
        </w:div>
        <w:div w:id="921452612">
          <w:marLeft w:val="640"/>
          <w:marRight w:val="0"/>
          <w:marTop w:val="0"/>
          <w:marBottom w:val="0"/>
          <w:divBdr>
            <w:top w:val="none" w:sz="0" w:space="0" w:color="auto"/>
            <w:left w:val="none" w:sz="0" w:space="0" w:color="auto"/>
            <w:bottom w:val="none" w:sz="0" w:space="0" w:color="auto"/>
            <w:right w:val="none" w:sz="0" w:space="0" w:color="auto"/>
          </w:divBdr>
        </w:div>
        <w:div w:id="1334837511">
          <w:marLeft w:val="640"/>
          <w:marRight w:val="0"/>
          <w:marTop w:val="0"/>
          <w:marBottom w:val="0"/>
          <w:divBdr>
            <w:top w:val="none" w:sz="0" w:space="0" w:color="auto"/>
            <w:left w:val="none" w:sz="0" w:space="0" w:color="auto"/>
            <w:bottom w:val="none" w:sz="0" w:space="0" w:color="auto"/>
            <w:right w:val="none" w:sz="0" w:space="0" w:color="auto"/>
          </w:divBdr>
        </w:div>
        <w:div w:id="1277253224">
          <w:marLeft w:val="640"/>
          <w:marRight w:val="0"/>
          <w:marTop w:val="0"/>
          <w:marBottom w:val="0"/>
          <w:divBdr>
            <w:top w:val="none" w:sz="0" w:space="0" w:color="auto"/>
            <w:left w:val="none" w:sz="0" w:space="0" w:color="auto"/>
            <w:bottom w:val="none" w:sz="0" w:space="0" w:color="auto"/>
            <w:right w:val="none" w:sz="0" w:space="0" w:color="auto"/>
          </w:divBdr>
        </w:div>
        <w:div w:id="978996505">
          <w:marLeft w:val="640"/>
          <w:marRight w:val="0"/>
          <w:marTop w:val="0"/>
          <w:marBottom w:val="0"/>
          <w:divBdr>
            <w:top w:val="none" w:sz="0" w:space="0" w:color="auto"/>
            <w:left w:val="none" w:sz="0" w:space="0" w:color="auto"/>
            <w:bottom w:val="none" w:sz="0" w:space="0" w:color="auto"/>
            <w:right w:val="none" w:sz="0" w:space="0" w:color="auto"/>
          </w:divBdr>
        </w:div>
        <w:div w:id="344216400">
          <w:marLeft w:val="640"/>
          <w:marRight w:val="0"/>
          <w:marTop w:val="0"/>
          <w:marBottom w:val="0"/>
          <w:divBdr>
            <w:top w:val="none" w:sz="0" w:space="0" w:color="auto"/>
            <w:left w:val="none" w:sz="0" w:space="0" w:color="auto"/>
            <w:bottom w:val="none" w:sz="0" w:space="0" w:color="auto"/>
            <w:right w:val="none" w:sz="0" w:space="0" w:color="auto"/>
          </w:divBdr>
        </w:div>
        <w:div w:id="1464688776">
          <w:marLeft w:val="640"/>
          <w:marRight w:val="0"/>
          <w:marTop w:val="0"/>
          <w:marBottom w:val="0"/>
          <w:divBdr>
            <w:top w:val="none" w:sz="0" w:space="0" w:color="auto"/>
            <w:left w:val="none" w:sz="0" w:space="0" w:color="auto"/>
            <w:bottom w:val="none" w:sz="0" w:space="0" w:color="auto"/>
            <w:right w:val="none" w:sz="0" w:space="0" w:color="auto"/>
          </w:divBdr>
        </w:div>
        <w:div w:id="1401097054">
          <w:marLeft w:val="640"/>
          <w:marRight w:val="0"/>
          <w:marTop w:val="0"/>
          <w:marBottom w:val="0"/>
          <w:divBdr>
            <w:top w:val="none" w:sz="0" w:space="0" w:color="auto"/>
            <w:left w:val="none" w:sz="0" w:space="0" w:color="auto"/>
            <w:bottom w:val="none" w:sz="0" w:space="0" w:color="auto"/>
            <w:right w:val="none" w:sz="0" w:space="0" w:color="auto"/>
          </w:divBdr>
        </w:div>
        <w:div w:id="224028997">
          <w:marLeft w:val="640"/>
          <w:marRight w:val="0"/>
          <w:marTop w:val="0"/>
          <w:marBottom w:val="0"/>
          <w:divBdr>
            <w:top w:val="none" w:sz="0" w:space="0" w:color="auto"/>
            <w:left w:val="none" w:sz="0" w:space="0" w:color="auto"/>
            <w:bottom w:val="none" w:sz="0" w:space="0" w:color="auto"/>
            <w:right w:val="none" w:sz="0" w:space="0" w:color="auto"/>
          </w:divBdr>
        </w:div>
        <w:div w:id="740106049">
          <w:marLeft w:val="640"/>
          <w:marRight w:val="0"/>
          <w:marTop w:val="0"/>
          <w:marBottom w:val="0"/>
          <w:divBdr>
            <w:top w:val="none" w:sz="0" w:space="0" w:color="auto"/>
            <w:left w:val="none" w:sz="0" w:space="0" w:color="auto"/>
            <w:bottom w:val="none" w:sz="0" w:space="0" w:color="auto"/>
            <w:right w:val="none" w:sz="0" w:space="0" w:color="auto"/>
          </w:divBdr>
        </w:div>
        <w:div w:id="2071270149">
          <w:marLeft w:val="640"/>
          <w:marRight w:val="0"/>
          <w:marTop w:val="0"/>
          <w:marBottom w:val="0"/>
          <w:divBdr>
            <w:top w:val="none" w:sz="0" w:space="0" w:color="auto"/>
            <w:left w:val="none" w:sz="0" w:space="0" w:color="auto"/>
            <w:bottom w:val="none" w:sz="0" w:space="0" w:color="auto"/>
            <w:right w:val="none" w:sz="0" w:space="0" w:color="auto"/>
          </w:divBdr>
        </w:div>
        <w:div w:id="395517770">
          <w:marLeft w:val="640"/>
          <w:marRight w:val="0"/>
          <w:marTop w:val="0"/>
          <w:marBottom w:val="0"/>
          <w:divBdr>
            <w:top w:val="none" w:sz="0" w:space="0" w:color="auto"/>
            <w:left w:val="none" w:sz="0" w:space="0" w:color="auto"/>
            <w:bottom w:val="none" w:sz="0" w:space="0" w:color="auto"/>
            <w:right w:val="none" w:sz="0" w:space="0" w:color="auto"/>
          </w:divBdr>
        </w:div>
        <w:div w:id="1673022558">
          <w:marLeft w:val="640"/>
          <w:marRight w:val="0"/>
          <w:marTop w:val="0"/>
          <w:marBottom w:val="0"/>
          <w:divBdr>
            <w:top w:val="none" w:sz="0" w:space="0" w:color="auto"/>
            <w:left w:val="none" w:sz="0" w:space="0" w:color="auto"/>
            <w:bottom w:val="none" w:sz="0" w:space="0" w:color="auto"/>
            <w:right w:val="none" w:sz="0" w:space="0" w:color="auto"/>
          </w:divBdr>
        </w:div>
        <w:div w:id="2120483696">
          <w:marLeft w:val="640"/>
          <w:marRight w:val="0"/>
          <w:marTop w:val="0"/>
          <w:marBottom w:val="0"/>
          <w:divBdr>
            <w:top w:val="none" w:sz="0" w:space="0" w:color="auto"/>
            <w:left w:val="none" w:sz="0" w:space="0" w:color="auto"/>
            <w:bottom w:val="none" w:sz="0" w:space="0" w:color="auto"/>
            <w:right w:val="none" w:sz="0" w:space="0" w:color="auto"/>
          </w:divBdr>
        </w:div>
        <w:div w:id="416246383">
          <w:marLeft w:val="640"/>
          <w:marRight w:val="0"/>
          <w:marTop w:val="0"/>
          <w:marBottom w:val="0"/>
          <w:divBdr>
            <w:top w:val="none" w:sz="0" w:space="0" w:color="auto"/>
            <w:left w:val="none" w:sz="0" w:space="0" w:color="auto"/>
            <w:bottom w:val="none" w:sz="0" w:space="0" w:color="auto"/>
            <w:right w:val="none" w:sz="0" w:space="0" w:color="auto"/>
          </w:divBdr>
        </w:div>
        <w:div w:id="39673383">
          <w:marLeft w:val="640"/>
          <w:marRight w:val="0"/>
          <w:marTop w:val="0"/>
          <w:marBottom w:val="0"/>
          <w:divBdr>
            <w:top w:val="none" w:sz="0" w:space="0" w:color="auto"/>
            <w:left w:val="none" w:sz="0" w:space="0" w:color="auto"/>
            <w:bottom w:val="none" w:sz="0" w:space="0" w:color="auto"/>
            <w:right w:val="none" w:sz="0" w:space="0" w:color="auto"/>
          </w:divBdr>
        </w:div>
        <w:div w:id="2130661445">
          <w:marLeft w:val="640"/>
          <w:marRight w:val="0"/>
          <w:marTop w:val="0"/>
          <w:marBottom w:val="0"/>
          <w:divBdr>
            <w:top w:val="none" w:sz="0" w:space="0" w:color="auto"/>
            <w:left w:val="none" w:sz="0" w:space="0" w:color="auto"/>
            <w:bottom w:val="none" w:sz="0" w:space="0" w:color="auto"/>
            <w:right w:val="none" w:sz="0" w:space="0" w:color="auto"/>
          </w:divBdr>
        </w:div>
        <w:div w:id="1993168453">
          <w:marLeft w:val="640"/>
          <w:marRight w:val="0"/>
          <w:marTop w:val="0"/>
          <w:marBottom w:val="0"/>
          <w:divBdr>
            <w:top w:val="none" w:sz="0" w:space="0" w:color="auto"/>
            <w:left w:val="none" w:sz="0" w:space="0" w:color="auto"/>
            <w:bottom w:val="none" w:sz="0" w:space="0" w:color="auto"/>
            <w:right w:val="none" w:sz="0" w:space="0" w:color="auto"/>
          </w:divBdr>
        </w:div>
        <w:div w:id="739711994">
          <w:marLeft w:val="640"/>
          <w:marRight w:val="0"/>
          <w:marTop w:val="0"/>
          <w:marBottom w:val="0"/>
          <w:divBdr>
            <w:top w:val="none" w:sz="0" w:space="0" w:color="auto"/>
            <w:left w:val="none" w:sz="0" w:space="0" w:color="auto"/>
            <w:bottom w:val="none" w:sz="0" w:space="0" w:color="auto"/>
            <w:right w:val="none" w:sz="0" w:space="0" w:color="auto"/>
          </w:divBdr>
        </w:div>
        <w:div w:id="1395543828">
          <w:marLeft w:val="640"/>
          <w:marRight w:val="0"/>
          <w:marTop w:val="0"/>
          <w:marBottom w:val="0"/>
          <w:divBdr>
            <w:top w:val="none" w:sz="0" w:space="0" w:color="auto"/>
            <w:left w:val="none" w:sz="0" w:space="0" w:color="auto"/>
            <w:bottom w:val="none" w:sz="0" w:space="0" w:color="auto"/>
            <w:right w:val="none" w:sz="0" w:space="0" w:color="auto"/>
          </w:divBdr>
        </w:div>
        <w:div w:id="2075621622">
          <w:marLeft w:val="640"/>
          <w:marRight w:val="0"/>
          <w:marTop w:val="0"/>
          <w:marBottom w:val="0"/>
          <w:divBdr>
            <w:top w:val="none" w:sz="0" w:space="0" w:color="auto"/>
            <w:left w:val="none" w:sz="0" w:space="0" w:color="auto"/>
            <w:bottom w:val="none" w:sz="0" w:space="0" w:color="auto"/>
            <w:right w:val="none" w:sz="0" w:space="0" w:color="auto"/>
          </w:divBdr>
        </w:div>
        <w:div w:id="62222686">
          <w:marLeft w:val="640"/>
          <w:marRight w:val="0"/>
          <w:marTop w:val="0"/>
          <w:marBottom w:val="0"/>
          <w:divBdr>
            <w:top w:val="none" w:sz="0" w:space="0" w:color="auto"/>
            <w:left w:val="none" w:sz="0" w:space="0" w:color="auto"/>
            <w:bottom w:val="none" w:sz="0" w:space="0" w:color="auto"/>
            <w:right w:val="none" w:sz="0" w:space="0" w:color="auto"/>
          </w:divBdr>
        </w:div>
        <w:div w:id="580525166">
          <w:marLeft w:val="640"/>
          <w:marRight w:val="0"/>
          <w:marTop w:val="0"/>
          <w:marBottom w:val="0"/>
          <w:divBdr>
            <w:top w:val="none" w:sz="0" w:space="0" w:color="auto"/>
            <w:left w:val="none" w:sz="0" w:space="0" w:color="auto"/>
            <w:bottom w:val="none" w:sz="0" w:space="0" w:color="auto"/>
            <w:right w:val="none" w:sz="0" w:space="0" w:color="auto"/>
          </w:divBdr>
        </w:div>
        <w:div w:id="539049345">
          <w:marLeft w:val="640"/>
          <w:marRight w:val="0"/>
          <w:marTop w:val="0"/>
          <w:marBottom w:val="0"/>
          <w:divBdr>
            <w:top w:val="none" w:sz="0" w:space="0" w:color="auto"/>
            <w:left w:val="none" w:sz="0" w:space="0" w:color="auto"/>
            <w:bottom w:val="none" w:sz="0" w:space="0" w:color="auto"/>
            <w:right w:val="none" w:sz="0" w:space="0" w:color="auto"/>
          </w:divBdr>
        </w:div>
        <w:div w:id="405229579">
          <w:marLeft w:val="640"/>
          <w:marRight w:val="0"/>
          <w:marTop w:val="0"/>
          <w:marBottom w:val="0"/>
          <w:divBdr>
            <w:top w:val="none" w:sz="0" w:space="0" w:color="auto"/>
            <w:left w:val="none" w:sz="0" w:space="0" w:color="auto"/>
            <w:bottom w:val="none" w:sz="0" w:space="0" w:color="auto"/>
            <w:right w:val="none" w:sz="0" w:space="0" w:color="auto"/>
          </w:divBdr>
        </w:div>
        <w:div w:id="1581023153">
          <w:marLeft w:val="640"/>
          <w:marRight w:val="0"/>
          <w:marTop w:val="0"/>
          <w:marBottom w:val="0"/>
          <w:divBdr>
            <w:top w:val="none" w:sz="0" w:space="0" w:color="auto"/>
            <w:left w:val="none" w:sz="0" w:space="0" w:color="auto"/>
            <w:bottom w:val="none" w:sz="0" w:space="0" w:color="auto"/>
            <w:right w:val="none" w:sz="0" w:space="0" w:color="auto"/>
          </w:divBdr>
        </w:div>
        <w:div w:id="1337266574">
          <w:marLeft w:val="640"/>
          <w:marRight w:val="0"/>
          <w:marTop w:val="0"/>
          <w:marBottom w:val="0"/>
          <w:divBdr>
            <w:top w:val="none" w:sz="0" w:space="0" w:color="auto"/>
            <w:left w:val="none" w:sz="0" w:space="0" w:color="auto"/>
            <w:bottom w:val="none" w:sz="0" w:space="0" w:color="auto"/>
            <w:right w:val="none" w:sz="0" w:space="0" w:color="auto"/>
          </w:divBdr>
        </w:div>
        <w:div w:id="1465805410">
          <w:marLeft w:val="640"/>
          <w:marRight w:val="0"/>
          <w:marTop w:val="0"/>
          <w:marBottom w:val="0"/>
          <w:divBdr>
            <w:top w:val="none" w:sz="0" w:space="0" w:color="auto"/>
            <w:left w:val="none" w:sz="0" w:space="0" w:color="auto"/>
            <w:bottom w:val="none" w:sz="0" w:space="0" w:color="auto"/>
            <w:right w:val="none" w:sz="0" w:space="0" w:color="auto"/>
          </w:divBdr>
        </w:div>
        <w:div w:id="266809879">
          <w:marLeft w:val="640"/>
          <w:marRight w:val="0"/>
          <w:marTop w:val="0"/>
          <w:marBottom w:val="0"/>
          <w:divBdr>
            <w:top w:val="none" w:sz="0" w:space="0" w:color="auto"/>
            <w:left w:val="none" w:sz="0" w:space="0" w:color="auto"/>
            <w:bottom w:val="none" w:sz="0" w:space="0" w:color="auto"/>
            <w:right w:val="none" w:sz="0" w:space="0" w:color="auto"/>
          </w:divBdr>
        </w:div>
        <w:div w:id="137963951">
          <w:marLeft w:val="640"/>
          <w:marRight w:val="0"/>
          <w:marTop w:val="0"/>
          <w:marBottom w:val="0"/>
          <w:divBdr>
            <w:top w:val="none" w:sz="0" w:space="0" w:color="auto"/>
            <w:left w:val="none" w:sz="0" w:space="0" w:color="auto"/>
            <w:bottom w:val="none" w:sz="0" w:space="0" w:color="auto"/>
            <w:right w:val="none" w:sz="0" w:space="0" w:color="auto"/>
          </w:divBdr>
        </w:div>
        <w:div w:id="648510520">
          <w:marLeft w:val="640"/>
          <w:marRight w:val="0"/>
          <w:marTop w:val="0"/>
          <w:marBottom w:val="0"/>
          <w:divBdr>
            <w:top w:val="none" w:sz="0" w:space="0" w:color="auto"/>
            <w:left w:val="none" w:sz="0" w:space="0" w:color="auto"/>
            <w:bottom w:val="none" w:sz="0" w:space="0" w:color="auto"/>
            <w:right w:val="none" w:sz="0" w:space="0" w:color="auto"/>
          </w:divBdr>
        </w:div>
        <w:div w:id="1316837181">
          <w:marLeft w:val="640"/>
          <w:marRight w:val="0"/>
          <w:marTop w:val="0"/>
          <w:marBottom w:val="0"/>
          <w:divBdr>
            <w:top w:val="none" w:sz="0" w:space="0" w:color="auto"/>
            <w:left w:val="none" w:sz="0" w:space="0" w:color="auto"/>
            <w:bottom w:val="none" w:sz="0" w:space="0" w:color="auto"/>
            <w:right w:val="none" w:sz="0" w:space="0" w:color="auto"/>
          </w:divBdr>
        </w:div>
        <w:div w:id="1663048063">
          <w:marLeft w:val="640"/>
          <w:marRight w:val="0"/>
          <w:marTop w:val="0"/>
          <w:marBottom w:val="0"/>
          <w:divBdr>
            <w:top w:val="none" w:sz="0" w:space="0" w:color="auto"/>
            <w:left w:val="none" w:sz="0" w:space="0" w:color="auto"/>
            <w:bottom w:val="none" w:sz="0" w:space="0" w:color="auto"/>
            <w:right w:val="none" w:sz="0" w:space="0" w:color="auto"/>
          </w:divBdr>
        </w:div>
      </w:divsChild>
    </w:div>
    <w:div w:id="931278126">
      <w:bodyDiv w:val="1"/>
      <w:marLeft w:val="0"/>
      <w:marRight w:val="0"/>
      <w:marTop w:val="0"/>
      <w:marBottom w:val="0"/>
      <w:divBdr>
        <w:top w:val="none" w:sz="0" w:space="0" w:color="auto"/>
        <w:left w:val="none" w:sz="0" w:space="0" w:color="auto"/>
        <w:bottom w:val="none" w:sz="0" w:space="0" w:color="auto"/>
        <w:right w:val="none" w:sz="0" w:space="0" w:color="auto"/>
      </w:divBdr>
    </w:div>
    <w:div w:id="932200216">
      <w:bodyDiv w:val="1"/>
      <w:marLeft w:val="0"/>
      <w:marRight w:val="0"/>
      <w:marTop w:val="0"/>
      <w:marBottom w:val="0"/>
      <w:divBdr>
        <w:top w:val="none" w:sz="0" w:space="0" w:color="auto"/>
        <w:left w:val="none" w:sz="0" w:space="0" w:color="auto"/>
        <w:bottom w:val="none" w:sz="0" w:space="0" w:color="auto"/>
        <w:right w:val="none" w:sz="0" w:space="0" w:color="auto"/>
      </w:divBdr>
    </w:div>
    <w:div w:id="935283194">
      <w:bodyDiv w:val="1"/>
      <w:marLeft w:val="0"/>
      <w:marRight w:val="0"/>
      <w:marTop w:val="0"/>
      <w:marBottom w:val="0"/>
      <w:divBdr>
        <w:top w:val="none" w:sz="0" w:space="0" w:color="auto"/>
        <w:left w:val="none" w:sz="0" w:space="0" w:color="auto"/>
        <w:bottom w:val="none" w:sz="0" w:space="0" w:color="auto"/>
        <w:right w:val="none" w:sz="0" w:space="0" w:color="auto"/>
      </w:divBdr>
      <w:divsChild>
        <w:div w:id="1745639117">
          <w:marLeft w:val="640"/>
          <w:marRight w:val="0"/>
          <w:marTop w:val="0"/>
          <w:marBottom w:val="0"/>
          <w:divBdr>
            <w:top w:val="none" w:sz="0" w:space="0" w:color="auto"/>
            <w:left w:val="none" w:sz="0" w:space="0" w:color="auto"/>
            <w:bottom w:val="none" w:sz="0" w:space="0" w:color="auto"/>
            <w:right w:val="none" w:sz="0" w:space="0" w:color="auto"/>
          </w:divBdr>
        </w:div>
        <w:div w:id="1593469121">
          <w:marLeft w:val="640"/>
          <w:marRight w:val="0"/>
          <w:marTop w:val="0"/>
          <w:marBottom w:val="0"/>
          <w:divBdr>
            <w:top w:val="none" w:sz="0" w:space="0" w:color="auto"/>
            <w:left w:val="none" w:sz="0" w:space="0" w:color="auto"/>
            <w:bottom w:val="none" w:sz="0" w:space="0" w:color="auto"/>
            <w:right w:val="none" w:sz="0" w:space="0" w:color="auto"/>
          </w:divBdr>
        </w:div>
        <w:div w:id="1522040459">
          <w:marLeft w:val="640"/>
          <w:marRight w:val="0"/>
          <w:marTop w:val="0"/>
          <w:marBottom w:val="0"/>
          <w:divBdr>
            <w:top w:val="none" w:sz="0" w:space="0" w:color="auto"/>
            <w:left w:val="none" w:sz="0" w:space="0" w:color="auto"/>
            <w:bottom w:val="none" w:sz="0" w:space="0" w:color="auto"/>
            <w:right w:val="none" w:sz="0" w:space="0" w:color="auto"/>
          </w:divBdr>
        </w:div>
        <w:div w:id="2123643407">
          <w:marLeft w:val="640"/>
          <w:marRight w:val="0"/>
          <w:marTop w:val="0"/>
          <w:marBottom w:val="0"/>
          <w:divBdr>
            <w:top w:val="none" w:sz="0" w:space="0" w:color="auto"/>
            <w:left w:val="none" w:sz="0" w:space="0" w:color="auto"/>
            <w:bottom w:val="none" w:sz="0" w:space="0" w:color="auto"/>
            <w:right w:val="none" w:sz="0" w:space="0" w:color="auto"/>
          </w:divBdr>
        </w:div>
        <w:div w:id="1143080273">
          <w:marLeft w:val="640"/>
          <w:marRight w:val="0"/>
          <w:marTop w:val="0"/>
          <w:marBottom w:val="0"/>
          <w:divBdr>
            <w:top w:val="none" w:sz="0" w:space="0" w:color="auto"/>
            <w:left w:val="none" w:sz="0" w:space="0" w:color="auto"/>
            <w:bottom w:val="none" w:sz="0" w:space="0" w:color="auto"/>
            <w:right w:val="none" w:sz="0" w:space="0" w:color="auto"/>
          </w:divBdr>
        </w:div>
        <w:div w:id="486558542">
          <w:marLeft w:val="640"/>
          <w:marRight w:val="0"/>
          <w:marTop w:val="0"/>
          <w:marBottom w:val="0"/>
          <w:divBdr>
            <w:top w:val="none" w:sz="0" w:space="0" w:color="auto"/>
            <w:left w:val="none" w:sz="0" w:space="0" w:color="auto"/>
            <w:bottom w:val="none" w:sz="0" w:space="0" w:color="auto"/>
            <w:right w:val="none" w:sz="0" w:space="0" w:color="auto"/>
          </w:divBdr>
        </w:div>
        <w:div w:id="92209889">
          <w:marLeft w:val="640"/>
          <w:marRight w:val="0"/>
          <w:marTop w:val="0"/>
          <w:marBottom w:val="0"/>
          <w:divBdr>
            <w:top w:val="none" w:sz="0" w:space="0" w:color="auto"/>
            <w:left w:val="none" w:sz="0" w:space="0" w:color="auto"/>
            <w:bottom w:val="none" w:sz="0" w:space="0" w:color="auto"/>
            <w:right w:val="none" w:sz="0" w:space="0" w:color="auto"/>
          </w:divBdr>
        </w:div>
        <w:div w:id="318850668">
          <w:marLeft w:val="640"/>
          <w:marRight w:val="0"/>
          <w:marTop w:val="0"/>
          <w:marBottom w:val="0"/>
          <w:divBdr>
            <w:top w:val="none" w:sz="0" w:space="0" w:color="auto"/>
            <w:left w:val="none" w:sz="0" w:space="0" w:color="auto"/>
            <w:bottom w:val="none" w:sz="0" w:space="0" w:color="auto"/>
            <w:right w:val="none" w:sz="0" w:space="0" w:color="auto"/>
          </w:divBdr>
        </w:div>
        <w:div w:id="1948076292">
          <w:marLeft w:val="640"/>
          <w:marRight w:val="0"/>
          <w:marTop w:val="0"/>
          <w:marBottom w:val="0"/>
          <w:divBdr>
            <w:top w:val="none" w:sz="0" w:space="0" w:color="auto"/>
            <w:left w:val="none" w:sz="0" w:space="0" w:color="auto"/>
            <w:bottom w:val="none" w:sz="0" w:space="0" w:color="auto"/>
            <w:right w:val="none" w:sz="0" w:space="0" w:color="auto"/>
          </w:divBdr>
        </w:div>
        <w:div w:id="1922374262">
          <w:marLeft w:val="640"/>
          <w:marRight w:val="0"/>
          <w:marTop w:val="0"/>
          <w:marBottom w:val="0"/>
          <w:divBdr>
            <w:top w:val="none" w:sz="0" w:space="0" w:color="auto"/>
            <w:left w:val="none" w:sz="0" w:space="0" w:color="auto"/>
            <w:bottom w:val="none" w:sz="0" w:space="0" w:color="auto"/>
            <w:right w:val="none" w:sz="0" w:space="0" w:color="auto"/>
          </w:divBdr>
        </w:div>
        <w:div w:id="777330192">
          <w:marLeft w:val="640"/>
          <w:marRight w:val="0"/>
          <w:marTop w:val="0"/>
          <w:marBottom w:val="0"/>
          <w:divBdr>
            <w:top w:val="none" w:sz="0" w:space="0" w:color="auto"/>
            <w:left w:val="none" w:sz="0" w:space="0" w:color="auto"/>
            <w:bottom w:val="none" w:sz="0" w:space="0" w:color="auto"/>
            <w:right w:val="none" w:sz="0" w:space="0" w:color="auto"/>
          </w:divBdr>
        </w:div>
        <w:div w:id="232355749">
          <w:marLeft w:val="640"/>
          <w:marRight w:val="0"/>
          <w:marTop w:val="0"/>
          <w:marBottom w:val="0"/>
          <w:divBdr>
            <w:top w:val="none" w:sz="0" w:space="0" w:color="auto"/>
            <w:left w:val="none" w:sz="0" w:space="0" w:color="auto"/>
            <w:bottom w:val="none" w:sz="0" w:space="0" w:color="auto"/>
            <w:right w:val="none" w:sz="0" w:space="0" w:color="auto"/>
          </w:divBdr>
        </w:div>
        <w:div w:id="1796286488">
          <w:marLeft w:val="640"/>
          <w:marRight w:val="0"/>
          <w:marTop w:val="0"/>
          <w:marBottom w:val="0"/>
          <w:divBdr>
            <w:top w:val="none" w:sz="0" w:space="0" w:color="auto"/>
            <w:left w:val="none" w:sz="0" w:space="0" w:color="auto"/>
            <w:bottom w:val="none" w:sz="0" w:space="0" w:color="auto"/>
            <w:right w:val="none" w:sz="0" w:space="0" w:color="auto"/>
          </w:divBdr>
        </w:div>
      </w:divsChild>
    </w:div>
    <w:div w:id="939991492">
      <w:bodyDiv w:val="1"/>
      <w:marLeft w:val="0"/>
      <w:marRight w:val="0"/>
      <w:marTop w:val="0"/>
      <w:marBottom w:val="0"/>
      <w:divBdr>
        <w:top w:val="none" w:sz="0" w:space="0" w:color="auto"/>
        <w:left w:val="none" w:sz="0" w:space="0" w:color="auto"/>
        <w:bottom w:val="none" w:sz="0" w:space="0" w:color="auto"/>
        <w:right w:val="none" w:sz="0" w:space="0" w:color="auto"/>
      </w:divBdr>
    </w:div>
    <w:div w:id="942224879">
      <w:bodyDiv w:val="1"/>
      <w:marLeft w:val="0"/>
      <w:marRight w:val="0"/>
      <w:marTop w:val="0"/>
      <w:marBottom w:val="0"/>
      <w:divBdr>
        <w:top w:val="none" w:sz="0" w:space="0" w:color="auto"/>
        <w:left w:val="none" w:sz="0" w:space="0" w:color="auto"/>
        <w:bottom w:val="none" w:sz="0" w:space="0" w:color="auto"/>
        <w:right w:val="none" w:sz="0" w:space="0" w:color="auto"/>
      </w:divBdr>
      <w:divsChild>
        <w:div w:id="916480080">
          <w:marLeft w:val="640"/>
          <w:marRight w:val="0"/>
          <w:marTop w:val="0"/>
          <w:marBottom w:val="0"/>
          <w:divBdr>
            <w:top w:val="none" w:sz="0" w:space="0" w:color="auto"/>
            <w:left w:val="none" w:sz="0" w:space="0" w:color="auto"/>
            <w:bottom w:val="none" w:sz="0" w:space="0" w:color="auto"/>
            <w:right w:val="none" w:sz="0" w:space="0" w:color="auto"/>
          </w:divBdr>
        </w:div>
        <w:div w:id="1463693993">
          <w:marLeft w:val="640"/>
          <w:marRight w:val="0"/>
          <w:marTop w:val="0"/>
          <w:marBottom w:val="0"/>
          <w:divBdr>
            <w:top w:val="none" w:sz="0" w:space="0" w:color="auto"/>
            <w:left w:val="none" w:sz="0" w:space="0" w:color="auto"/>
            <w:bottom w:val="none" w:sz="0" w:space="0" w:color="auto"/>
            <w:right w:val="none" w:sz="0" w:space="0" w:color="auto"/>
          </w:divBdr>
        </w:div>
        <w:div w:id="842934794">
          <w:marLeft w:val="640"/>
          <w:marRight w:val="0"/>
          <w:marTop w:val="0"/>
          <w:marBottom w:val="0"/>
          <w:divBdr>
            <w:top w:val="none" w:sz="0" w:space="0" w:color="auto"/>
            <w:left w:val="none" w:sz="0" w:space="0" w:color="auto"/>
            <w:bottom w:val="none" w:sz="0" w:space="0" w:color="auto"/>
            <w:right w:val="none" w:sz="0" w:space="0" w:color="auto"/>
          </w:divBdr>
        </w:div>
        <w:div w:id="1182165911">
          <w:marLeft w:val="640"/>
          <w:marRight w:val="0"/>
          <w:marTop w:val="0"/>
          <w:marBottom w:val="0"/>
          <w:divBdr>
            <w:top w:val="none" w:sz="0" w:space="0" w:color="auto"/>
            <w:left w:val="none" w:sz="0" w:space="0" w:color="auto"/>
            <w:bottom w:val="none" w:sz="0" w:space="0" w:color="auto"/>
            <w:right w:val="none" w:sz="0" w:space="0" w:color="auto"/>
          </w:divBdr>
        </w:div>
        <w:div w:id="1004363069">
          <w:marLeft w:val="640"/>
          <w:marRight w:val="0"/>
          <w:marTop w:val="0"/>
          <w:marBottom w:val="0"/>
          <w:divBdr>
            <w:top w:val="none" w:sz="0" w:space="0" w:color="auto"/>
            <w:left w:val="none" w:sz="0" w:space="0" w:color="auto"/>
            <w:bottom w:val="none" w:sz="0" w:space="0" w:color="auto"/>
            <w:right w:val="none" w:sz="0" w:space="0" w:color="auto"/>
          </w:divBdr>
        </w:div>
        <w:div w:id="1182819447">
          <w:marLeft w:val="640"/>
          <w:marRight w:val="0"/>
          <w:marTop w:val="0"/>
          <w:marBottom w:val="0"/>
          <w:divBdr>
            <w:top w:val="none" w:sz="0" w:space="0" w:color="auto"/>
            <w:left w:val="none" w:sz="0" w:space="0" w:color="auto"/>
            <w:bottom w:val="none" w:sz="0" w:space="0" w:color="auto"/>
            <w:right w:val="none" w:sz="0" w:space="0" w:color="auto"/>
          </w:divBdr>
        </w:div>
        <w:div w:id="355738114">
          <w:marLeft w:val="640"/>
          <w:marRight w:val="0"/>
          <w:marTop w:val="0"/>
          <w:marBottom w:val="0"/>
          <w:divBdr>
            <w:top w:val="none" w:sz="0" w:space="0" w:color="auto"/>
            <w:left w:val="none" w:sz="0" w:space="0" w:color="auto"/>
            <w:bottom w:val="none" w:sz="0" w:space="0" w:color="auto"/>
            <w:right w:val="none" w:sz="0" w:space="0" w:color="auto"/>
          </w:divBdr>
        </w:div>
        <w:div w:id="1051229009">
          <w:marLeft w:val="640"/>
          <w:marRight w:val="0"/>
          <w:marTop w:val="0"/>
          <w:marBottom w:val="0"/>
          <w:divBdr>
            <w:top w:val="none" w:sz="0" w:space="0" w:color="auto"/>
            <w:left w:val="none" w:sz="0" w:space="0" w:color="auto"/>
            <w:bottom w:val="none" w:sz="0" w:space="0" w:color="auto"/>
            <w:right w:val="none" w:sz="0" w:space="0" w:color="auto"/>
          </w:divBdr>
        </w:div>
        <w:div w:id="16545737">
          <w:marLeft w:val="640"/>
          <w:marRight w:val="0"/>
          <w:marTop w:val="0"/>
          <w:marBottom w:val="0"/>
          <w:divBdr>
            <w:top w:val="none" w:sz="0" w:space="0" w:color="auto"/>
            <w:left w:val="none" w:sz="0" w:space="0" w:color="auto"/>
            <w:bottom w:val="none" w:sz="0" w:space="0" w:color="auto"/>
            <w:right w:val="none" w:sz="0" w:space="0" w:color="auto"/>
          </w:divBdr>
        </w:div>
        <w:div w:id="573977932">
          <w:marLeft w:val="640"/>
          <w:marRight w:val="0"/>
          <w:marTop w:val="0"/>
          <w:marBottom w:val="0"/>
          <w:divBdr>
            <w:top w:val="none" w:sz="0" w:space="0" w:color="auto"/>
            <w:left w:val="none" w:sz="0" w:space="0" w:color="auto"/>
            <w:bottom w:val="none" w:sz="0" w:space="0" w:color="auto"/>
            <w:right w:val="none" w:sz="0" w:space="0" w:color="auto"/>
          </w:divBdr>
        </w:div>
      </w:divsChild>
    </w:div>
    <w:div w:id="956988438">
      <w:bodyDiv w:val="1"/>
      <w:marLeft w:val="0"/>
      <w:marRight w:val="0"/>
      <w:marTop w:val="0"/>
      <w:marBottom w:val="0"/>
      <w:divBdr>
        <w:top w:val="none" w:sz="0" w:space="0" w:color="auto"/>
        <w:left w:val="none" w:sz="0" w:space="0" w:color="auto"/>
        <w:bottom w:val="none" w:sz="0" w:space="0" w:color="auto"/>
        <w:right w:val="none" w:sz="0" w:space="0" w:color="auto"/>
      </w:divBdr>
      <w:divsChild>
        <w:div w:id="144399090">
          <w:marLeft w:val="640"/>
          <w:marRight w:val="0"/>
          <w:marTop w:val="0"/>
          <w:marBottom w:val="0"/>
          <w:divBdr>
            <w:top w:val="none" w:sz="0" w:space="0" w:color="auto"/>
            <w:left w:val="none" w:sz="0" w:space="0" w:color="auto"/>
            <w:bottom w:val="none" w:sz="0" w:space="0" w:color="auto"/>
            <w:right w:val="none" w:sz="0" w:space="0" w:color="auto"/>
          </w:divBdr>
        </w:div>
        <w:div w:id="896431811">
          <w:marLeft w:val="640"/>
          <w:marRight w:val="0"/>
          <w:marTop w:val="0"/>
          <w:marBottom w:val="0"/>
          <w:divBdr>
            <w:top w:val="none" w:sz="0" w:space="0" w:color="auto"/>
            <w:left w:val="none" w:sz="0" w:space="0" w:color="auto"/>
            <w:bottom w:val="none" w:sz="0" w:space="0" w:color="auto"/>
            <w:right w:val="none" w:sz="0" w:space="0" w:color="auto"/>
          </w:divBdr>
        </w:div>
        <w:div w:id="1110856825">
          <w:marLeft w:val="640"/>
          <w:marRight w:val="0"/>
          <w:marTop w:val="0"/>
          <w:marBottom w:val="0"/>
          <w:divBdr>
            <w:top w:val="none" w:sz="0" w:space="0" w:color="auto"/>
            <w:left w:val="none" w:sz="0" w:space="0" w:color="auto"/>
            <w:bottom w:val="none" w:sz="0" w:space="0" w:color="auto"/>
            <w:right w:val="none" w:sz="0" w:space="0" w:color="auto"/>
          </w:divBdr>
        </w:div>
        <w:div w:id="431703031">
          <w:marLeft w:val="640"/>
          <w:marRight w:val="0"/>
          <w:marTop w:val="0"/>
          <w:marBottom w:val="0"/>
          <w:divBdr>
            <w:top w:val="none" w:sz="0" w:space="0" w:color="auto"/>
            <w:left w:val="none" w:sz="0" w:space="0" w:color="auto"/>
            <w:bottom w:val="none" w:sz="0" w:space="0" w:color="auto"/>
            <w:right w:val="none" w:sz="0" w:space="0" w:color="auto"/>
          </w:divBdr>
        </w:div>
        <w:div w:id="190340216">
          <w:marLeft w:val="640"/>
          <w:marRight w:val="0"/>
          <w:marTop w:val="0"/>
          <w:marBottom w:val="0"/>
          <w:divBdr>
            <w:top w:val="none" w:sz="0" w:space="0" w:color="auto"/>
            <w:left w:val="none" w:sz="0" w:space="0" w:color="auto"/>
            <w:bottom w:val="none" w:sz="0" w:space="0" w:color="auto"/>
            <w:right w:val="none" w:sz="0" w:space="0" w:color="auto"/>
          </w:divBdr>
        </w:div>
        <w:div w:id="210463826">
          <w:marLeft w:val="640"/>
          <w:marRight w:val="0"/>
          <w:marTop w:val="0"/>
          <w:marBottom w:val="0"/>
          <w:divBdr>
            <w:top w:val="none" w:sz="0" w:space="0" w:color="auto"/>
            <w:left w:val="none" w:sz="0" w:space="0" w:color="auto"/>
            <w:bottom w:val="none" w:sz="0" w:space="0" w:color="auto"/>
            <w:right w:val="none" w:sz="0" w:space="0" w:color="auto"/>
          </w:divBdr>
        </w:div>
        <w:div w:id="317610704">
          <w:marLeft w:val="640"/>
          <w:marRight w:val="0"/>
          <w:marTop w:val="0"/>
          <w:marBottom w:val="0"/>
          <w:divBdr>
            <w:top w:val="none" w:sz="0" w:space="0" w:color="auto"/>
            <w:left w:val="none" w:sz="0" w:space="0" w:color="auto"/>
            <w:bottom w:val="none" w:sz="0" w:space="0" w:color="auto"/>
            <w:right w:val="none" w:sz="0" w:space="0" w:color="auto"/>
          </w:divBdr>
        </w:div>
        <w:div w:id="1703359659">
          <w:marLeft w:val="640"/>
          <w:marRight w:val="0"/>
          <w:marTop w:val="0"/>
          <w:marBottom w:val="0"/>
          <w:divBdr>
            <w:top w:val="none" w:sz="0" w:space="0" w:color="auto"/>
            <w:left w:val="none" w:sz="0" w:space="0" w:color="auto"/>
            <w:bottom w:val="none" w:sz="0" w:space="0" w:color="auto"/>
            <w:right w:val="none" w:sz="0" w:space="0" w:color="auto"/>
          </w:divBdr>
        </w:div>
        <w:div w:id="1095125411">
          <w:marLeft w:val="640"/>
          <w:marRight w:val="0"/>
          <w:marTop w:val="0"/>
          <w:marBottom w:val="0"/>
          <w:divBdr>
            <w:top w:val="none" w:sz="0" w:space="0" w:color="auto"/>
            <w:left w:val="none" w:sz="0" w:space="0" w:color="auto"/>
            <w:bottom w:val="none" w:sz="0" w:space="0" w:color="auto"/>
            <w:right w:val="none" w:sz="0" w:space="0" w:color="auto"/>
          </w:divBdr>
        </w:div>
        <w:div w:id="1595699978">
          <w:marLeft w:val="640"/>
          <w:marRight w:val="0"/>
          <w:marTop w:val="0"/>
          <w:marBottom w:val="0"/>
          <w:divBdr>
            <w:top w:val="none" w:sz="0" w:space="0" w:color="auto"/>
            <w:left w:val="none" w:sz="0" w:space="0" w:color="auto"/>
            <w:bottom w:val="none" w:sz="0" w:space="0" w:color="auto"/>
            <w:right w:val="none" w:sz="0" w:space="0" w:color="auto"/>
          </w:divBdr>
        </w:div>
        <w:div w:id="880480028">
          <w:marLeft w:val="640"/>
          <w:marRight w:val="0"/>
          <w:marTop w:val="0"/>
          <w:marBottom w:val="0"/>
          <w:divBdr>
            <w:top w:val="none" w:sz="0" w:space="0" w:color="auto"/>
            <w:left w:val="none" w:sz="0" w:space="0" w:color="auto"/>
            <w:bottom w:val="none" w:sz="0" w:space="0" w:color="auto"/>
            <w:right w:val="none" w:sz="0" w:space="0" w:color="auto"/>
          </w:divBdr>
        </w:div>
        <w:div w:id="81143970">
          <w:marLeft w:val="640"/>
          <w:marRight w:val="0"/>
          <w:marTop w:val="0"/>
          <w:marBottom w:val="0"/>
          <w:divBdr>
            <w:top w:val="none" w:sz="0" w:space="0" w:color="auto"/>
            <w:left w:val="none" w:sz="0" w:space="0" w:color="auto"/>
            <w:bottom w:val="none" w:sz="0" w:space="0" w:color="auto"/>
            <w:right w:val="none" w:sz="0" w:space="0" w:color="auto"/>
          </w:divBdr>
        </w:div>
        <w:div w:id="444925261">
          <w:marLeft w:val="640"/>
          <w:marRight w:val="0"/>
          <w:marTop w:val="0"/>
          <w:marBottom w:val="0"/>
          <w:divBdr>
            <w:top w:val="none" w:sz="0" w:space="0" w:color="auto"/>
            <w:left w:val="none" w:sz="0" w:space="0" w:color="auto"/>
            <w:bottom w:val="none" w:sz="0" w:space="0" w:color="auto"/>
            <w:right w:val="none" w:sz="0" w:space="0" w:color="auto"/>
          </w:divBdr>
        </w:div>
        <w:div w:id="1327396565">
          <w:marLeft w:val="640"/>
          <w:marRight w:val="0"/>
          <w:marTop w:val="0"/>
          <w:marBottom w:val="0"/>
          <w:divBdr>
            <w:top w:val="none" w:sz="0" w:space="0" w:color="auto"/>
            <w:left w:val="none" w:sz="0" w:space="0" w:color="auto"/>
            <w:bottom w:val="none" w:sz="0" w:space="0" w:color="auto"/>
            <w:right w:val="none" w:sz="0" w:space="0" w:color="auto"/>
          </w:divBdr>
        </w:div>
      </w:divsChild>
    </w:div>
    <w:div w:id="958534336">
      <w:bodyDiv w:val="1"/>
      <w:marLeft w:val="0"/>
      <w:marRight w:val="0"/>
      <w:marTop w:val="0"/>
      <w:marBottom w:val="0"/>
      <w:divBdr>
        <w:top w:val="none" w:sz="0" w:space="0" w:color="auto"/>
        <w:left w:val="none" w:sz="0" w:space="0" w:color="auto"/>
        <w:bottom w:val="none" w:sz="0" w:space="0" w:color="auto"/>
        <w:right w:val="none" w:sz="0" w:space="0" w:color="auto"/>
      </w:divBdr>
    </w:div>
    <w:div w:id="964889421">
      <w:bodyDiv w:val="1"/>
      <w:marLeft w:val="0"/>
      <w:marRight w:val="0"/>
      <w:marTop w:val="0"/>
      <w:marBottom w:val="0"/>
      <w:divBdr>
        <w:top w:val="none" w:sz="0" w:space="0" w:color="auto"/>
        <w:left w:val="none" w:sz="0" w:space="0" w:color="auto"/>
        <w:bottom w:val="none" w:sz="0" w:space="0" w:color="auto"/>
        <w:right w:val="none" w:sz="0" w:space="0" w:color="auto"/>
      </w:divBdr>
      <w:divsChild>
        <w:div w:id="30420050">
          <w:marLeft w:val="640"/>
          <w:marRight w:val="0"/>
          <w:marTop w:val="0"/>
          <w:marBottom w:val="0"/>
          <w:divBdr>
            <w:top w:val="none" w:sz="0" w:space="0" w:color="auto"/>
            <w:left w:val="none" w:sz="0" w:space="0" w:color="auto"/>
            <w:bottom w:val="none" w:sz="0" w:space="0" w:color="auto"/>
            <w:right w:val="none" w:sz="0" w:space="0" w:color="auto"/>
          </w:divBdr>
        </w:div>
        <w:div w:id="1405954912">
          <w:marLeft w:val="640"/>
          <w:marRight w:val="0"/>
          <w:marTop w:val="0"/>
          <w:marBottom w:val="0"/>
          <w:divBdr>
            <w:top w:val="none" w:sz="0" w:space="0" w:color="auto"/>
            <w:left w:val="none" w:sz="0" w:space="0" w:color="auto"/>
            <w:bottom w:val="none" w:sz="0" w:space="0" w:color="auto"/>
            <w:right w:val="none" w:sz="0" w:space="0" w:color="auto"/>
          </w:divBdr>
        </w:div>
        <w:div w:id="880753146">
          <w:marLeft w:val="640"/>
          <w:marRight w:val="0"/>
          <w:marTop w:val="0"/>
          <w:marBottom w:val="0"/>
          <w:divBdr>
            <w:top w:val="none" w:sz="0" w:space="0" w:color="auto"/>
            <w:left w:val="none" w:sz="0" w:space="0" w:color="auto"/>
            <w:bottom w:val="none" w:sz="0" w:space="0" w:color="auto"/>
            <w:right w:val="none" w:sz="0" w:space="0" w:color="auto"/>
          </w:divBdr>
        </w:div>
        <w:div w:id="362292006">
          <w:marLeft w:val="640"/>
          <w:marRight w:val="0"/>
          <w:marTop w:val="0"/>
          <w:marBottom w:val="0"/>
          <w:divBdr>
            <w:top w:val="none" w:sz="0" w:space="0" w:color="auto"/>
            <w:left w:val="none" w:sz="0" w:space="0" w:color="auto"/>
            <w:bottom w:val="none" w:sz="0" w:space="0" w:color="auto"/>
            <w:right w:val="none" w:sz="0" w:space="0" w:color="auto"/>
          </w:divBdr>
        </w:div>
        <w:div w:id="1657033663">
          <w:marLeft w:val="640"/>
          <w:marRight w:val="0"/>
          <w:marTop w:val="0"/>
          <w:marBottom w:val="0"/>
          <w:divBdr>
            <w:top w:val="none" w:sz="0" w:space="0" w:color="auto"/>
            <w:left w:val="none" w:sz="0" w:space="0" w:color="auto"/>
            <w:bottom w:val="none" w:sz="0" w:space="0" w:color="auto"/>
            <w:right w:val="none" w:sz="0" w:space="0" w:color="auto"/>
          </w:divBdr>
        </w:div>
        <w:div w:id="407075448">
          <w:marLeft w:val="640"/>
          <w:marRight w:val="0"/>
          <w:marTop w:val="0"/>
          <w:marBottom w:val="0"/>
          <w:divBdr>
            <w:top w:val="none" w:sz="0" w:space="0" w:color="auto"/>
            <w:left w:val="none" w:sz="0" w:space="0" w:color="auto"/>
            <w:bottom w:val="none" w:sz="0" w:space="0" w:color="auto"/>
            <w:right w:val="none" w:sz="0" w:space="0" w:color="auto"/>
          </w:divBdr>
        </w:div>
        <w:div w:id="1275819995">
          <w:marLeft w:val="640"/>
          <w:marRight w:val="0"/>
          <w:marTop w:val="0"/>
          <w:marBottom w:val="0"/>
          <w:divBdr>
            <w:top w:val="none" w:sz="0" w:space="0" w:color="auto"/>
            <w:left w:val="none" w:sz="0" w:space="0" w:color="auto"/>
            <w:bottom w:val="none" w:sz="0" w:space="0" w:color="auto"/>
            <w:right w:val="none" w:sz="0" w:space="0" w:color="auto"/>
          </w:divBdr>
        </w:div>
        <w:div w:id="124199321">
          <w:marLeft w:val="640"/>
          <w:marRight w:val="0"/>
          <w:marTop w:val="0"/>
          <w:marBottom w:val="0"/>
          <w:divBdr>
            <w:top w:val="none" w:sz="0" w:space="0" w:color="auto"/>
            <w:left w:val="none" w:sz="0" w:space="0" w:color="auto"/>
            <w:bottom w:val="none" w:sz="0" w:space="0" w:color="auto"/>
            <w:right w:val="none" w:sz="0" w:space="0" w:color="auto"/>
          </w:divBdr>
        </w:div>
        <w:div w:id="1513453757">
          <w:marLeft w:val="640"/>
          <w:marRight w:val="0"/>
          <w:marTop w:val="0"/>
          <w:marBottom w:val="0"/>
          <w:divBdr>
            <w:top w:val="none" w:sz="0" w:space="0" w:color="auto"/>
            <w:left w:val="none" w:sz="0" w:space="0" w:color="auto"/>
            <w:bottom w:val="none" w:sz="0" w:space="0" w:color="auto"/>
            <w:right w:val="none" w:sz="0" w:space="0" w:color="auto"/>
          </w:divBdr>
        </w:div>
        <w:div w:id="465468522">
          <w:marLeft w:val="640"/>
          <w:marRight w:val="0"/>
          <w:marTop w:val="0"/>
          <w:marBottom w:val="0"/>
          <w:divBdr>
            <w:top w:val="none" w:sz="0" w:space="0" w:color="auto"/>
            <w:left w:val="none" w:sz="0" w:space="0" w:color="auto"/>
            <w:bottom w:val="none" w:sz="0" w:space="0" w:color="auto"/>
            <w:right w:val="none" w:sz="0" w:space="0" w:color="auto"/>
          </w:divBdr>
        </w:div>
        <w:div w:id="788815460">
          <w:marLeft w:val="640"/>
          <w:marRight w:val="0"/>
          <w:marTop w:val="0"/>
          <w:marBottom w:val="0"/>
          <w:divBdr>
            <w:top w:val="none" w:sz="0" w:space="0" w:color="auto"/>
            <w:left w:val="none" w:sz="0" w:space="0" w:color="auto"/>
            <w:bottom w:val="none" w:sz="0" w:space="0" w:color="auto"/>
            <w:right w:val="none" w:sz="0" w:space="0" w:color="auto"/>
          </w:divBdr>
        </w:div>
        <w:div w:id="1013995560">
          <w:marLeft w:val="640"/>
          <w:marRight w:val="0"/>
          <w:marTop w:val="0"/>
          <w:marBottom w:val="0"/>
          <w:divBdr>
            <w:top w:val="none" w:sz="0" w:space="0" w:color="auto"/>
            <w:left w:val="none" w:sz="0" w:space="0" w:color="auto"/>
            <w:bottom w:val="none" w:sz="0" w:space="0" w:color="auto"/>
            <w:right w:val="none" w:sz="0" w:space="0" w:color="auto"/>
          </w:divBdr>
        </w:div>
        <w:div w:id="866334563">
          <w:marLeft w:val="640"/>
          <w:marRight w:val="0"/>
          <w:marTop w:val="0"/>
          <w:marBottom w:val="0"/>
          <w:divBdr>
            <w:top w:val="none" w:sz="0" w:space="0" w:color="auto"/>
            <w:left w:val="none" w:sz="0" w:space="0" w:color="auto"/>
            <w:bottom w:val="none" w:sz="0" w:space="0" w:color="auto"/>
            <w:right w:val="none" w:sz="0" w:space="0" w:color="auto"/>
          </w:divBdr>
        </w:div>
        <w:div w:id="2064212142">
          <w:marLeft w:val="640"/>
          <w:marRight w:val="0"/>
          <w:marTop w:val="0"/>
          <w:marBottom w:val="0"/>
          <w:divBdr>
            <w:top w:val="none" w:sz="0" w:space="0" w:color="auto"/>
            <w:left w:val="none" w:sz="0" w:space="0" w:color="auto"/>
            <w:bottom w:val="none" w:sz="0" w:space="0" w:color="auto"/>
            <w:right w:val="none" w:sz="0" w:space="0" w:color="auto"/>
          </w:divBdr>
        </w:div>
        <w:div w:id="751437835">
          <w:marLeft w:val="640"/>
          <w:marRight w:val="0"/>
          <w:marTop w:val="0"/>
          <w:marBottom w:val="0"/>
          <w:divBdr>
            <w:top w:val="none" w:sz="0" w:space="0" w:color="auto"/>
            <w:left w:val="none" w:sz="0" w:space="0" w:color="auto"/>
            <w:bottom w:val="none" w:sz="0" w:space="0" w:color="auto"/>
            <w:right w:val="none" w:sz="0" w:space="0" w:color="auto"/>
          </w:divBdr>
        </w:div>
      </w:divsChild>
    </w:div>
    <w:div w:id="972752464">
      <w:bodyDiv w:val="1"/>
      <w:marLeft w:val="0"/>
      <w:marRight w:val="0"/>
      <w:marTop w:val="0"/>
      <w:marBottom w:val="0"/>
      <w:divBdr>
        <w:top w:val="none" w:sz="0" w:space="0" w:color="auto"/>
        <w:left w:val="none" w:sz="0" w:space="0" w:color="auto"/>
        <w:bottom w:val="none" w:sz="0" w:space="0" w:color="auto"/>
        <w:right w:val="none" w:sz="0" w:space="0" w:color="auto"/>
      </w:divBdr>
      <w:divsChild>
        <w:div w:id="760026608">
          <w:marLeft w:val="640"/>
          <w:marRight w:val="0"/>
          <w:marTop w:val="0"/>
          <w:marBottom w:val="0"/>
          <w:divBdr>
            <w:top w:val="none" w:sz="0" w:space="0" w:color="auto"/>
            <w:left w:val="none" w:sz="0" w:space="0" w:color="auto"/>
            <w:bottom w:val="none" w:sz="0" w:space="0" w:color="auto"/>
            <w:right w:val="none" w:sz="0" w:space="0" w:color="auto"/>
          </w:divBdr>
        </w:div>
        <w:div w:id="1539703253">
          <w:marLeft w:val="640"/>
          <w:marRight w:val="0"/>
          <w:marTop w:val="0"/>
          <w:marBottom w:val="0"/>
          <w:divBdr>
            <w:top w:val="none" w:sz="0" w:space="0" w:color="auto"/>
            <w:left w:val="none" w:sz="0" w:space="0" w:color="auto"/>
            <w:bottom w:val="none" w:sz="0" w:space="0" w:color="auto"/>
            <w:right w:val="none" w:sz="0" w:space="0" w:color="auto"/>
          </w:divBdr>
        </w:div>
        <w:div w:id="1670017951">
          <w:marLeft w:val="640"/>
          <w:marRight w:val="0"/>
          <w:marTop w:val="0"/>
          <w:marBottom w:val="0"/>
          <w:divBdr>
            <w:top w:val="none" w:sz="0" w:space="0" w:color="auto"/>
            <w:left w:val="none" w:sz="0" w:space="0" w:color="auto"/>
            <w:bottom w:val="none" w:sz="0" w:space="0" w:color="auto"/>
            <w:right w:val="none" w:sz="0" w:space="0" w:color="auto"/>
          </w:divBdr>
        </w:div>
        <w:div w:id="938952377">
          <w:marLeft w:val="640"/>
          <w:marRight w:val="0"/>
          <w:marTop w:val="0"/>
          <w:marBottom w:val="0"/>
          <w:divBdr>
            <w:top w:val="none" w:sz="0" w:space="0" w:color="auto"/>
            <w:left w:val="none" w:sz="0" w:space="0" w:color="auto"/>
            <w:bottom w:val="none" w:sz="0" w:space="0" w:color="auto"/>
            <w:right w:val="none" w:sz="0" w:space="0" w:color="auto"/>
          </w:divBdr>
        </w:div>
        <w:div w:id="37975249">
          <w:marLeft w:val="640"/>
          <w:marRight w:val="0"/>
          <w:marTop w:val="0"/>
          <w:marBottom w:val="0"/>
          <w:divBdr>
            <w:top w:val="none" w:sz="0" w:space="0" w:color="auto"/>
            <w:left w:val="none" w:sz="0" w:space="0" w:color="auto"/>
            <w:bottom w:val="none" w:sz="0" w:space="0" w:color="auto"/>
            <w:right w:val="none" w:sz="0" w:space="0" w:color="auto"/>
          </w:divBdr>
        </w:div>
        <w:div w:id="1155684330">
          <w:marLeft w:val="640"/>
          <w:marRight w:val="0"/>
          <w:marTop w:val="0"/>
          <w:marBottom w:val="0"/>
          <w:divBdr>
            <w:top w:val="none" w:sz="0" w:space="0" w:color="auto"/>
            <w:left w:val="none" w:sz="0" w:space="0" w:color="auto"/>
            <w:bottom w:val="none" w:sz="0" w:space="0" w:color="auto"/>
            <w:right w:val="none" w:sz="0" w:space="0" w:color="auto"/>
          </w:divBdr>
        </w:div>
        <w:div w:id="1664163565">
          <w:marLeft w:val="640"/>
          <w:marRight w:val="0"/>
          <w:marTop w:val="0"/>
          <w:marBottom w:val="0"/>
          <w:divBdr>
            <w:top w:val="none" w:sz="0" w:space="0" w:color="auto"/>
            <w:left w:val="none" w:sz="0" w:space="0" w:color="auto"/>
            <w:bottom w:val="none" w:sz="0" w:space="0" w:color="auto"/>
            <w:right w:val="none" w:sz="0" w:space="0" w:color="auto"/>
          </w:divBdr>
        </w:div>
        <w:div w:id="1875460315">
          <w:marLeft w:val="640"/>
          <w:marRight w:val="0"/>
          <w:marTop w:val="0"/>
          <w:marBottom w:val="0"/>
          <w:divBdr>
            <w:top w:val="none" w:sz="0" w:space="0" w:color="auto"/>
            <w:left w:val="none" w:sz="0" w:space="0" w:color="auto"/>
            <w:bottom w:val="none" w:sz="0" w:space="0" w:color="auto"/>
            <w:right w:val="none" w:sz="0" w:space="0" w:color="auto"/>
          </w:divBdr>
        </w:div>
        <w:div w:id="137383927">
          <w:marLeft w:val="640"/>
          <w:marRight w:val="0"/>
          <w:marTop w:val="0"/>
          <w:marBottom w:val="0"/>
          <w:divBdr>
            <w:top w:val="none" w:sz="0" w:space="0" w:color="auto"/>
            <w:left w:val="none" w:sz="0" w:space="0" w:color="auto"/>
            <w:bottom w:val="none" w:sz="0" w:space="0" w:color="auto"/>
            <w:right w:val="none" w:sz="0" w:space="0" w:color="auto"/>
          </w:divBdr>
        </w:div>
        <w:div w:id="1811095764">
          <w:marLeft w:val="640"/>
          <w:marRight w:val="0"/>
          <w:marTop w:val="0"/>
          <w:marBottom w:val="0"/>
          <w:divBdr>
            <w:top w:val="none" w:sz="0" w:space="0" w:color="auto"/>
            <w:left w:val="none" w:sz="0" w:space="0" w:color="auto"/>
            <w:bottom w:val="none" w:sz="0" w:space="0" w:color="auto"/>
            <w:right w:val="none" w:sz="0" w:space="0" w:color="auto"/>
          </w:divBdr>
        </w:div>
        <w:div w:id="647513597">
          <w:marLeft w:val="640"/>
          <w:marRight w:val="0"/>
          <w:marTop w:val="0"/>
          <w:marBottom w:val="0"/>
          <w:divBdr>
            <w:top w:val="none" w:sz="0" w:space="0" w:color="auto"/>
            <w:left w:val="none" w:sz="0" w:space="0" w:color="auto"/>
            <w:bottom w:val="none" w:sz="0" w:space="0" w:color="auto"/>
            <w:right w:val="none" w:sz="0" w:space="0" w:color="auto"/>
          </w:divBdr>
        </w:div>
        <w:div w:id="812449958">
          <w:marLeft w:val="640"/>
          <w:marRight w:val="0"/>
          <w:marTop w:val="0"/>
          <w:marBottom w:val="0"/>
          <w:divBdr>
            <w:top w:val="none" w:sz="0" w:space="0" w:color="auto"/>
            <w:left w:val="none" w:sz="0" w:space="0" w:color="auto"/>
            <w:bottom w:val="none" w:sz="0" w:space="0" w:color="auto"/>
            <w:right w:val="none" w:sz="0" w:space="0" w:color="auto"/>
          </w:divBdr>
        </w:div>
        <w:div w:id="923295917">
          <w:marLeft w:val="640"/>
          <w:marRight w:val="0"/>
          <w:marTop w:val="0"/>
          <w:marBottom w:val="0"/>
          <w:divBdr>
            <w:top w:val="none" w:sz="0" w:space="0" w:color="auto"/>
            <w:left w:val="none" w:sz="0" w:space="0" w:color="auto"/>
            <w:bottom w:val="none" w:sz="0" w:space="0" w:color="auto"/>
            <w:right w:val="none" w:sz="0" w:space="0" w:color="auto"/>
          </w:divBdr>
        </w:div>
        <w:div w:id="977492759">
          <w:marLeft w:val="640"/>
          <w:marRight w:val="0"/>
          <w:marTop w:val="0"/>
          <w:marBottom w:val="0"/>
          <w:divBdr>
            <w:top w:val="none" w:sz="0" w:space="0" w:color="auto"/>
            <w:left w:val="none" w:sz="0" w:space="0" w:color="auto"/>
            <w:bottom w:val="none" w:sz="0" w:space="0" w:color="auto"/>
            <w:right w:val="none" w:sz="0" w:space="0" w:color="auto"/>
          </w:divBdr>
        </w:div>
        <w:div w:id="1186362654">
          <w:marLeft w:val="640"/>
          <w:marRight w:val="0"/>
          <w:marTop w:val="0"/>
          <w:marBottom w:val="0"/>
          <w:divBdr>
            <w:top w:val="none" w:sz="0" w:space="0" w:color="auto"/>
            <w:left w:val="none" w:sz="0" w:space="0" w:color="auto"/>
            <w:bottom w:val="none" w:sz="0" w:space="0" w:color="auto"/>
            <w:right w:val="none" w:sz="0" w:space="0" w:color="auto"/>
          </w:divBdr>
        </w:div>
        <w:div w:id="558396035">
          <w:marLeft w:val="640"/>
          <w:marRight w:val="0"/>
          <w:marTop w:val="0"/>
          <w:marBottom w:val="0"/>
          <w:divBdr>
            <w:top w:val="none" w:sz="0" w:space="0" w:color="auto"/>
            <w:left w:val="none" w:sz="0" w:space="0" w:color="auto"/>
            <w:bottom w:val="none" w:sz="0" w:space="0" w:color="auto"/>
            <w:right w:val="none" w:sz="0" w:space="0" w:color="auto"/>
          </w:divBdr>
        </w:div>
        <w:div w:id="1791701353">
          <w:marLeft w:val="640"/>
          <w:marRight w:val="0"/>
          <w:marTop w:val="0"/>
          <w:marBottom w:val="0"/>
          <w:divBdr>
            <w:top w:val="none" w:sz="0" w:space="0" w:color="auto"/>
            <w:left w:val="none" w:sz="0" w:space="0" w:color="auto"/>
            <w:bottom w:val="none" w:sz="0" w:space="0" w:color="auto"/>
            <w:right w:val="none" w:sz="0" w:space="0" w:color="auto"/>
          </w:divBdr>
        </w:div>
        <w:div w:id="513420753">
          <w:marLeft w:val="640"/>
          <w:marRight w:val="0"/>
          <w:marTop w:val="0"/>
          <w:marBottom w:val="0"/>
          <w:divBdr>
            <w:top w:val="none" w:sz="0" w:space="0" w:color="auto"/>
            <w:left w:val="none" w:sz="0" w:space="0" w:color="auto"/>
            <w:bottom w:val="none" w:sz="0" w:space="0" w:color="auto"/>
            <w:right w:val="none" w:sz="0" w:space="0" w:color="auto"/>
          </w:divBdr>
        </w:div>
        <w:div w:id="1143157957">
          <w:marLeft w:val="640"/>
          <w:marRight w:val="0"/>
          <w:marTop w:val="0"/>
          <w:marBottom w:val="0"/>
          <w:divBdr>
            <w:top w:val="none" w:sz="0" w:space="0" w:color="auto"/>
            <w:left w:val="none" w:sz="0" w:space="0" w:color="auto"/>
            <w:bottom w:val="none" w:sz="0" w:space="0" w:color="auto"/>
            <w:right w:val="none" w:sz="0" w:space="0" w:color="auto"/>
          </w:divBdr>
        </w:div>
        <w:div w:id="736900223">
          <w:marLeft w:val="640"/>
          <w:marRight w:val="0"/>
          <w:marTop w:val="0"/>
          <w:marBottom w:val="0"/>
          <w:divBdr>
            <w:top w:val="none" w:sz="0" w:space="0" w:color="auto"/>
            <w:left w:val="none" w:sz="0" w:space="0" w:color="auto"/>
            <w:bottom w:val="none" w:sz="0" w:space="0" w:color="auto"/>
            <w:right w:val="none" w:sz="0" w:space="0" w:color="auto"/>
          </w:divBdr>
        </w:div>
        <w:div w:id="889262792">
          <w:marLeft w:val="640"/>
          <w:marRight w:val="0"/>
          <w:marTop w:val="0"/>
          <w:marBottom w:val="0"/>
          <w:divBdr>
            <w:top w:val="none" w:sz="0" w:space="0" w:color="auto"/>
            <w:left w:val="none" w:sz="0" w:space="0" w:color="auto"/>
            <w:bottom w:val="none" w:sz="0" w:space="0" w:color="auto"/>
            <w:right w:val="none" w:sz="0" w:space="0" w:color="auto"/>
          </w:divBdr>
        </w:div>
        <w:div w:id="1395157640">
          <w:marLeft w:val="640"/>
          <w:marRight w:val="0"/>
          <w:marTop w:val="0"/>
          <w:marBottom w:val="0"/>
          <w:divBdr>
            <w:top w:val="none" w:sz="0" w:space="0" w:color="auto"/>
            <w:left w:val="none" w:sz="0" w:space="0" w:color="auto"/>
            <w:bottom w:val="none" w:sz="0" w:space="0" w:color="auto"/>
            <w:right w:val="none" w:sz="0" w:space="0" w:color="auto"/>
          </w:divBdr>
        </w:div>
        <w:div w:id="1799568612">
          <w:marLeft w:val="640"/>
          <w:marRight w:val="0"/>
          <w:marTop w:val="0"/>
          <w:marBottom w:val="0"/>
          <w:divBdr>
            <w:top w:val="none" w:sz="0" w:space="0" w:color="auto"/>
            <w:left w:val="none" w:sz="0" w:space="0" w:color="auto"/>
            <w:bottom w:val="none" w:sz="0" w:space="0" w:color="auto"/>
            <w:right w:val="none" w:sz="0" w:space="0" w:color="auto"/>
          </w:divBdr>
        </w:div>
        <w:div w:id="1207176723">
          <w:marLeft w:val="640"/>
          <w:marRight w:val="0"/>
          <w:marTop w:val="0"/>
          <w:marBottom w:val="0"/>
          <w:divBdr>
            <w:top w:val="none" w:sz="0" w:space="0" w:color="auto"/>
            <w:left w:val="none" w:sz="0" w:space="0" w:color="auto"/>
            <w:bottom w:val="none" w:sz="0" w:space="0" w:color="auto"/>
            <w:right w:val="none" w:sz="0" w:space="0" w:color="auto"/>
          </w:divBdr>
        </w:div>
        <w:div w:id="1994526227">
          <w:marLeft w:val="640"/>
          <w:marRight w:val="0"/>
          <w:marTop w:val="0"/>
          <w:marBottom w:val="0"/>
          <w:divBdr>
            <w:top w:val="none" w:sz="0" w:space="0" w:color="auto"/>
            <w:left w:val="none" w:sz="0" w:space="0" w:color="auto"/>
            <w:bottom w:val="none" w:sz="0" w:space="0" w:color="auto"/>
            <w:right w:val="none" w:sz="0" w:space="0" w:color="auto"/>
          </w:divBdr>
        </w:div>
        <w:div w:id="1238711413">
          <w:marLeft w:val="640"/>
          <w:marRight w:val="0"/>
          <w:marTop w:val="0"/>
          <w:marBottom w:val="0"/>
          <w:divBdr>
            <w:top w:val="none" w:sz="0" w:space="0" w:color="auto"/>
            <w:left w:val="none" w:sz="0" w:space="0" w:color="auto"/>
            <w:bottom w:val="none" w:sz="0" w:space="0" w:color="auto"/>
            <w:right w:val="none" w:sz="0" w:space="0" w:color="auto"/>
          </w:divBdr>
        </w:div>
        <w:div w:id="894704588">
          <w:marLeft w:val="640"/>
          <w:marRight w:val="0"/>
          <w:marTop w:val="0"/>
          <w:marBottom w:val="0"/>
          <w:divBdr>
            <w:top w:val="none" w:sz="0" w:space="0" w:color="auto"/>
            <w:left w:val="none" w:sz="0" w:space="0" w:color="auto"/>
            <w:bottom w:val="none" w:sz="0" w:space="0" w:color="auto"/>
            <w:right w:val="none" w:sz="0" w:space="0" w:color="auto"/>
          </w:divBdr>
        </w:div>
        <w:div w:id="193543744">
          <w:marLeft w:val="640"/>
          <w:marRight w:val="0"/>
          <w:marTop w:val="0"/>
          <w:marBottom w:val="0"/>
          <w:divBdr>
            <w:top w:val="none" w:sz="0" w:space="0" w:color="auto"/>
            <w:left w:val="none" w:sz="0" w:space="0" w:color="auto"/>
            <w:bottom w:val="none" w:sz="0" w:space="0" w:color="auto"/>
            <w:right w:val="none" w:sz="0" w:space="0" w:color="auto"/>
          </w:divBdr>
        </w:div>
        <w:div w:id="645355697">
          <w:marLeft w:val="640"/>
          <w:marRight w:val="0"/>
          <w:marTop w:val="0"/>
          <w:marBottom w:val="0"/>
          <w:divBdr>
            <w:top w:val="none" w:sz="0" w:space="0" w:color="auto"/>
            <w:left w:val="none" w:sz="0" w:space="0" w:color="auto"/>
            <w:bottom w:val="none" w:sz="0" w:space="0" w:color="auto"/>
            <w:right w:val="none" w:sz="0" w:space="0" w:color="auto"/>
          </w:divBdr>
        </w:div>
        <w:div w:id="1718164647">
          <w:marLeft w:val="640"/>
          <w:marRight w:val="0"/>
          <w:marTop w:val="0"/>
          <w:marBottom w:val="0"/>
          <w:divBdr>
            <w:top w:val="none" w:sz="0" w:space="0" w:color="auto"/>
            <w:left w:val="none" w:sz="0" w:space="0" w:color="auto"/>
            <w:bottom w:val="none" w:sz="0" w:space="0" w:color="auto"/>
            <w:right w:val="none" w:sz="0" w:space="0" w:color="auto"/>
          </w:divBdr>
        </w:div>
        <w:div w:id="1265263460">
          <w:marLeft w:val="640"/>
          <w:marRight w:val="0"/>
          <w:marTop w:val="0"/>
          <w:marBottom w:val="0"/>
          <w:divBdr>
            <w:top w:val="none" w:sz="0" w:space="0" w:color="auto"/>
            <w:left w:val="none" w:sz="0" w:space="0" w:color="auto"/>
            <w:bottom w:val="none" w:sz="0" w:space="0" w:color="auto"/>
            <w:right w:val="none" w:sz="0" w:space="0" w:color="auto"/>
          </w:divBdr>
        </w:div>
        <w:div w:id="793905533">
          <w:marLeft w:val="640"/>
          <w:marRight w:val="0"/>
          <w:marTop w:val="0"/>
          <w:marBottom w:val="0"/>
          <w:divBdr>
            <w:top w:val="none" w:sz="0" w:space="0" w:color="auto"/>
            <w:left w:val="none" w:sz="0" w:space="0" w:color="auto"/>
            <w:bottom w:val="none" w:sz="0" w:space="0" w:color="auto"/>
            <w:right w:val="none" w:sz="0" w:space="0" w:color="auto"/>
          </w:divBdr>
        </w:div>
        <w:div w:id="1816144087">
          <w:marLeft w:val="640"/>
          <w:marRight w:val="0"/>
          <w:marTop w:val="0"/>
          <w:marBottom w:val="0"/>
          <w:divBdr>
            <w:top w:val="none" w:sz="0" w:space="0" w:color="auto"/>
            <w:left w:val="none" w:sz="0" w:space="0" w:color="auto"/>
            <w:bottom w:val="none" w:sz="0" w:space="0" w:color="auto"/>
            <w:right w:val="none" w:sz="0" w:space="0" w:color="auto"/>
          </w:divBdr>
        </w:div>
        <w:div w:id="1128276197">
          <w:marLeft w:val="640"/>
          <w:marRight w:val="0"/>
          <w:marTop w:val="0"/>
          <w:marBottom w:val="0"/>
          <w:divBdr>
            <w:top w:val="none" w:sz="0" w:space="0" w:color="auto"/>
            <w:left w:val="none" w:sz="0" w:space="0" w:color="auto"/>
            <w:bottom w:val="none" w:sz="0" w:space="0" w:color="auto"/>
            <w:right w:val="none" w:sz="0" w:space="0" w:color="auto"/>
          </w:divBdr>
        </w:div>
        <w:div w:id="1520118536">
          <w:marLeft w:val="640"/>
          <w:marRight w:val="0"/>
          <w:marTop w:val="0"/>
          <w:marBottom w:val="0"/>
          <w:divBdr>
            <w:top w:val="none" w:sz="0" w:space="0" w:color="auto"/>
            <w:left w:val="none" w:sz="0" w:space="0" w:color="auto"/>
            <w:bottom w:val="none" w:sz="0" w:space="0" w:color="auto"/>
            <w:right w:val="none" w:sz="0" w:space="0" w:color="auto"/>
          </w:divBdr>
        </w:div>
        <w:div w:id="4939991">
          <w:marLeft w:val="640"/>
          <w:marRight w:val="0"/>
          <w:marTop w:val="0"/>
          <w:marBottom w:val="0"/>
          <w:divBdr>
            <w:top w:val="none" w:sz="0" w:space="0" w:color="auto"/>
            <w:left w:val="none" w:sz="0" w:space="0" w:color="auto"/>
            <w:bottom w:val="none" w:sz="0" w:space="0" w:color="auto"/>
            <w:right w:val="none" w:sz="0" w:space="0" w:color="auto"/>
          </w:divBdr>
        </w:div>
        <w:div w:id="686954358">
          <w:marLeft w:val="640"/>
          <w:marRight w:val="0"/>
          <w:marTop w:val="0"/>
          <w:marBottom w:val="0"/>
          <w:divBdr>
            <w:top w:val="none" w:sz="0" w:space="0" w:color="auto"/>
            <w:left w:val="none" w:sz="0" w:space="0" w:color="auto"/>
            <w:bottom w:val="none" w:sz="0" w:space="0" w:color="auto"/>
            <w:right w:val="none" w:sz="0" w:space="0" w:color="auto"/>
          </w:divBdr>
        </w:div>
        <w:div w:id="654337404">
          <w:marLeft w:val="640"/>
          <w:marRight w:val="0"/>
          <w:marTop w:val="0"/>
          <w:marBottom w:val="0"/>
          <w:divBdr>
            <w:top w:val="none" w:sz="0" w:space="0" w:color="auto"/>
            <w:left w:val="none" w:sz="0" w:space="0" w:color="auto"/>
            <w:bottom w:val="none" w:sz="0" w:space="0" w:color="auto"/>
            <w:right w:val="none" w:sz="0" w:space="0" w:color="auto"/>
          </w:divBdr>
        </w:div>
        <w:div w:id="895504629">
          <w:marLeft w:val="640"/>
          <w:marRight w:val="0"/>
          <w:marTop w:val="0"/>
          <w:marBottom w:val="0"/>
          <w:divBdr>
            <w:top w:val="none" w:sz="0" w:space="0" w:color="auto"/>
            <w:left w:val="none" w:sz="0" w:space="0" w:color="auto"/>
            <w:bottom w:val="none" w:sz="0" w:space="0" w:color="auto"/>
            <w:right w:val="none" w:sz="0" w:space="0" w:color="auto"/>
          </w:divBdr>
        </w:div>
        <w:div w:id="208148890">
          <w:marLeft w:val="640"/>
          <w:marRight w:val="0"/>
          <w:marTop w:val="0"/>
          <w:marBottom w:val="0"/>
          <w:divBdr>
            <w:top w:val="none" w:sz="0" w:space="0" w:color="auto"/>
            <w:left w:val="none" w:sz="0" w:space="0" w:color="auto"/>
            <w:bottom w:val="none" w:sz="0" w:space="0" w:color="auto"/>
            <w:right w:val="none" w:sz="0" w:space="0" w:color="auto"/>
          </w:divBdr>
        </w:div>
      </w:divsChild>
    </w:div>
    <w:div w:id="1003974939">
      <w:bodyDiv w:val="1"/>
      <w:marLeft w:val="0"/>
      <w:marRight w:val="0"/>
      <w:marTop w:val="0"/>
      <w:marBottom w:val="0"/>
      <w:divBdr>
        <w:top w:val="none" w:sz="0" w:space="0" w:color="auto"/>
        <w:left w:val="none" w:sz="0" w:space="0" w:color="auto"/>
        <w:bottom w:val="none" w:sz="0" w:space="0" w:color="auto"/>
        <w:right w:val="none" w:sz="0" w:space="0" w:color="auto"/>
      </w:divBdr>
      <w:divsChild>
        <w:div w:id="521355964">
          <w:marLeft w:val="640"/>
          <w:marRight w:val="0"/>
          <w:marTop w:val="0"/>
          <w:marBottom w:val="0"/>
          <w:divBdr>
            <w:top w:val="none" w:sz="0" w:space="0" w:color="auto"/>
            <w:left w:val="none" w:sz="0" w:space="0" w:color="auto"/>
            <w:bottom w:val="none" w:sz="0" w:space="0" w:color="auto"/>
            <w:right w:val="none" w:sz="0" w:space="0" w:color="auto"/>
          </w:divBdr>
        </w:div>
        <w:div w:id="306395180">
          <w:marLeft w:val="640"/>
          <w:marRight w:val="0"/>
          <w:marTop w:val="0"/>
          <w:marBottom w:val="0"/>
          <w:divBdr>
            <w:top w:val="none" w:sz="0" w:space="0" w:color="auto"/>
            <w:left w:val="none" w:sz="0" w:space="0" w:color="auto"/>
            <w:bottom w:val="none" w:sz="0" w:space="0" w:color="auto"/>
            <w:right w:val="none" w:sz="0" w:space="0" w:color="auto"/>
          </w:divBdr>
        </w:div>
        <w:div w:id="232204321">
          <w:marLeft w:val="640"/>
          <w:marRight w:val="0"/>
          <w:marTop w:val="0"/>
          <w:marBottom w:val="0"/>
          <w:divBdr>
            <w:top w:val="none" w:sz="0" w:space="0" w:color="auto"/>
            <w:left w:val="none" w:sz="0" w:space="0" w:color="auto"/>
            <w:bottom w:val="none" w:sz="0" w:space="0" w:color="auto"/>
            <w:right w:val="none" w:sz="0" w:space="0" w:color="auto"/>
          </w:divBdr>
        </w:div>
        <w:div w:id="1919900653">
          <w:marLeft w:val="640"/>
          <w:marRight w:val="0"/>
          <w:marTop w:val="0"/>
          <w:marBottom w:val="0"/>
          <w:divBdr>
            <w:top w:val="none" w:sz="0" w:space="0" w:color="auto"/>
            <w:left w:val="none" w:sz="0" w:space="0" w:color="auto"/>
            <w:bottom w:val="none" w:sz="0" w:space="0" w:color="auto"/>
            <w:right w:val="none" w:sz="0" w:space="0" w:color="auto"/>
          </w:divBdr>
        </w:div>
        <w:div w:id="1120223510">
          <w:marLeft w:val="640"/>
          <w:marRight w:val="0"/>
          <w:marTop w:val="0"/>
          <w:marBottom w:val="0"/>
          <w:divBdr>
            <w:top w:val="none" w:sz="0" w:space="0" w:color="auto"/>
            <w:left w:val="none" w:sz="0" w:space="0" w:color="auto"/>
            <w:bottom w:val="none" w:sz="0" w:space="0" w:color="auto"/>
            <w:right w:val="none" w:sz="0" w:space="0" w:color="auto"/>
          </w:divBdr>
        </w:div>
        <w:div w:id="1835099772">
          <w:marLeft w:val="640"/>
          <w:marRight w:val="0"/>
          <w:marTop w:val="0"/>
          <w:marBottom w:val="0"/>
          <w:divBdr>
            <w:top w:val="none" w:sz="0" w:space="0" w:color="auto"/>
            <w:left w:val="none" w:sz="0" w:space="0" w:color="auto"/>
            <w:bottom w:val="none" w:sz="0" w:space="0" w:color="auto"/>
            <w:right w:val="none" w:sz="0" w:space="0" w:color="auto"/>
          </w:divBdr>
        </w:div>
        <w:div w:id="1917199683">
          <w:marLeft w:val="640"/>
          <w:marRight w:val="0"/>
          <w:marTop w:val="0"/>
          <w:marBottom w:val="0"/>
          <w:divBdr>
            <w:top w:val="none" w:sz="0" w:space="0" w:color="auto"/>
            <w:left w:val="none" w:sz="0" w:space="0" w:color="auto"/>
            <w:bottom w:val="none" w:sz="0" w:space="0" w:color="auto"/>
            <w:right w:val="none" w:sz="0" w:space="0" w:color="auto"/>
          </w:divBdr>
        </w:div>
        <w:div w:id="1712000135">
          <w:marLeft w:val="640"/>
          <w:marRight w:val="0"/>
          <w:marTop w:val="0"/>
          <w:marBottom w:val="0"/>
          <w:divBdr>
            <w:top w:val="none" w:sz="0" w:space="0" w:color="auto"/>
            <w:left w:val="none" w:sz="0" w:space="0" w:color="auto"/>
            <w:bottom w:val="none" w:sz="0" w:space="0" w:color="auto"/>
            <w:right w:val="none" w:sz="0" w:space="0" w:color="auto"/>
          </w:divBdr>
        </w:div>
        <w:div w:id="328484220">
          <w:marLeft w:val="640"/>
          <w:marRight w:val="0"/>
          <w:marTop w:val="0"/>
          <w:marBottom w:val="0"/>
          <w:divBdr>
            <w:top w:val="none" w:sz="0" w:space="0" w:color="auto"/>
            <w:left w:val="none" w:sz="0" w:space="0" w:color="auto"/>
            <w:bottom w:val="none" w:sz="0" w:space="0" w:color="auto"/>
            <w:right w:val="none" w:sz="0" w:space="0" w:color="auto"/>
          </w:divBdr>
        </w:div>
        <w:div w:id="700086670">
          <w:marLeft w:val="640"/>
          <w:marRight w:val="0"/>
          <w:marTop w:val="0"/>
          <w:marBottom w:val="0"/>
          <w:divBdr>
            <w:top w:val="none" w:sz="0" w:space="0" w:color="auto"/>
            <w:left w:val="none" w:sz="0" w:space="0" w:color="auto"/>
            <w:bottom w:val="none" w:sz="0" w:space="0" w:color="auto"/>
            <w:right w:val="none" w:sz="0" w:space="0" w:color="auto"/>
          </w:divBdr>
        </w:div>
        <w:div w:id="1284314217">
          <w:marLeft w:val="640"/>
          <w:marRight w:val="0"/>
          <w:marTop w:val="0"/>
          <w:marBottom w:val="0"/>
          <w:divBdr>
            <w:top w:val="none" w:sz="0" w:space="0" w:color="auto"/>
            <w:left w:val="none" w:sz="0" w:space="0" w:color="auto"/>
            <w:bottom w:val="none" w:sz="0" w:space="0" w:color="auto"/>
            <w:right w:val="none" w:sz="0" w:space="0" w:color="auto"/>
          </w:divBdr>
        </w:div>
        <w:div w:id="215826223">
          <w:marLeft w:val="640"/>
          <w:marRight w:val="0"/>
          <w:marTop w:val="0"/>
          <w:marBottom w:val="0"/>
          <w:divBdr>
            <w:top w:val="none" w:sz="0" w:space="0" w:color="auto"/>
            <w:left w:val="none" w:sz="0" w:space="0" w:color="auto"/>
            <w:bottom w:val="none" w:sz="0" w:space="0" w:color="auto"/>
            <w:right w:val="none" w:sz="0" w:space="0" w:color="auto"/>
          </w:divBdr>
        </w:div>
        <w:div w:id="654187211">
          <w:marLeft w:val="640"/>
          <w:marRight w:val="0"/>
          <w:marTop w:val="0"/>
          <w:marBottom w:val="0"/>
          <w:divBdr>
            <w:top w:val="none" w:sz="0" w:space="0" w:color="auto"/>
            <w:left w:val="none" w:sz="0" w:space="0" w:color="auto"/>
            <w:bottom w:val="none" w:sz="0" w:space="0" w:color="auto"/>
            <w:right w:val="none" w:sz="0" w:space="0" w:color="auto"/>
          </w:divBdr>
        </w:div>
        <w:div w:id="1413162902">
          <w:marLeft w:val="640"/>
          <w:marRight w:val="0"/>
          <w:marTop w:val="0"/>
          <w:marBottom w:val="0"/>
          <w:divBdr>
            <w:top w:val="none" w:sz="0" w:space="0" w:color="auto"/>
            <w:left w:val="none" w:sz="0" w:space="0" w:color="auto"/>
            <w:bottom w:val="none" w:sz="0" w:space="0" w:color="auto"/>
            <w:right w:val="none" w:sz="0" w:space="0" w:color="auto"/>
          </w:divBdr>
        </w:div>
        <w:div w:id="229656633">
          <w:marLeft w:val="640"/>
          <w:marRight w:val="0"/>
          <w:marTop w:val="0"/>
          <w:marBottom w:val="0"/>
          <w:divBdr>
            <w:top w:val="none" w:sz="0" w:space="0" w:color="auto"/>
            <w:left w:val="none" w:sz="0" w:space="0" w:color="auto"/>
            <w:bottom w:val="none" w:sz="0" w:space="0" w:color="auto"/>
            <w:right w:val="none" w:sz="0" w:space="0" w:color="auto"/>
          </w:divBdr>
        </w:div>
        <w:div w:id="1131904192">
          <w:marLeft w:val="640"/>
          <w:marRight w:val="0"/>
          <w:marTop w:val="0"/>
          <w:marBottom w:val="0"/>
          <w:divBdr>
            <w:top w:val="none" w:sz="0" w:space="0" w:color="auto"/>
            <w:left w:val="none" w:sz="0" w:space="0" w:color="auto"/>
            <w:bottom w:val="none" w:sz="0" w:space="0" w:color="auto"/>
            <w:right w:val="none" w:sz="0" w:space="0" w:color="auto"/>
          </w:divBdr>
        </w:div>
        <w:div w:id="706612521">
          <w:marLeft w:val="640"/>
          <w:marRight w:val="0"/>
          <w:marTop w:val="0"/>
          <w:marBottom w:val="0"/>
          <w:divBdr>
            <w:top w:val="none" w:sz="0" w:space="0" w:color="auto"/>
            <w:left w:val="none" w:sz="0" w:space="0" w:color="auto"/>
            <w:bottom w:val="none" w:sz="0" w:space="0" w:color="auto"/>
            <w:right w:val="none" w:sz="0" w:space="0" w:color="auto"/>
          </w:divBdr>
        </w:div>
        <w:div w:id="749933645">
          <w:marLeft w:val="640"/>
          <w:marRight w:val="0"/>
          <w:marTop w:val="0"/>
          <w:marBottom w:val="0"/>
          <w:divBdr>
            <w:top w:val="none" w:sz="0" w:space="0" w:color="auto"/>
            <w:left w:val="none" w:sz="0" w:space="0" w:color="auto"/>
            <w:bottom w:val="none" w:sz="0" w:space="0" w:color="auto"/>
            <w:right w:val="none" w:sz="0" w:space="0" w:color="auto"/>
          </w:divBdr>
        </w:div>
        <w:div w:id="1409380494">
          <w:marLeft w:val="640"/>
          <w:marRight w:val="0"/>
          <w:marTop w:val="0"/>
          <w:marBottom w:val="0"/>
          <w:divBdr>
            <w:top w:val="none" w:sz="0" w:space="0" w:color="auto"/>
            <w:left w:val="none" w:sz="0" w:space="0" w:color="auto"/>
            <w:bottom w:val="none" w:sz="0" w:space="0" w:color="auto"/>
            <w:right w:val="none" w:sz="0" w:space="0" w:color="auto"/>
          </w:divBdr>
        </w:div>
        <w:div w:id="1747680256">
          <w:marLeft w:val="640"/>
          <w:marRight w:val="0"/>
          <w:marTop w:val="0"/>
          <w:marBottom w:val="0"/>
          <w:divBdr>
            <w:top w:val="none" w:sz="0" w:space="0" w:color="auto"/>
            <w:left w:val="none" w:sz="0" w:space="0" w:color="auto"/>
            <w:bottom w:val="none" w:sz="0" w:space="0" w:color="auto"/>
            <w:right w:val="none" w:sz="0" w:space="0" w:color="auto"/>
          </w:divBdr>
        </w:div>
        <w:div w:id="1958098434">
          <w:marLeft w:val="640"/>
          <w:marRight w:val="0"/>
          <w:marTop w:val="0"/>
          <w:marBottom w:val="0"/>
          <w:divBdr>
            <w:top w:val="none" w:sz="0" w:space="0" w:color="auto"/>
            <w:left w:val="none" w:sz="0" w:space="0" w:color="auto"/>
            <w:bottom w:val="none" w:sz="0" w:space="0" w:color="auto"/>
            <w:right w:val="none" w:sz="0" w:space="0" w:color="auto"/>
          </w:divBdr>
        </w:div>
        <w:div w:id="1153135173">
          <w:marLeft w:val="640"/>
          <w:marRight w:val="0"/>
          <w:marTop w:val="0"/>
          <w:marBottom w:val="0"/>
          <w:divBdr>
            <w:top w:val="none" w:sz="0" w:space="0" w:color="auto"/>
            <w:left w:val="none" w:sz="0" w:space="0" w:color="auto"/>
            <w:bottom w:val="none" w:sz="0" w:space="0" w:color="auto"/>
            <w:right w:val="none" w:sz="0" w:space="0" w:color="auto"/>
          </w:divBdr>
        </w:div>
        <w:div w:id="223613084">
          <w:marLeft w:val="640"/>
          <w:marRight w:val="0"/>
          <w:marTop w:val="0"/>
          <w:marBottom w:val="0"/>
          <w:divBdr>
            <w:top w:val="none" w:sz="0" w:space="0" w:color="auto"/>
            <w:left w:val="none" w:sz="0" w:space="0" w:color="auto"/>
            <w:bottom w:val="none" w:sz="0" w:space="0" w:color="auto"/>
            <w:right w:val="none" w:sz="0" w:space="0" w:color="auto"/>
          </w:divBdr>
        </w:div>
        <w:div w:id="1254436895">
          <w:marLeft w:val="640"/>
          <w:marRight w:val="0"/>
          <w:marTop w:val="0"/>
          <w:marBottom w:val="0"/>
          <w:divBdr>
            <w:top w:val="none" w:sz="0" w:space="0" w:color="auto"/>
            <w:left w:val="none" w:sz="0" w:space="0" w:color="auto"/>
            <w:bottom w:val="none" w:sz="0" w:space="0" w:color="auto"/>
            <w:right w:val="none" w:sz="0" w:space="0" w:color="auto"/>
          </w:divBdr>
        </w:div>
        <w:div w:id="891119416">
          <w:marLeft w:val="640"/>
          <w:marRight w:val="0"/>
          <w:marTop w:val="0"/>
          <w:marBottom w:val="0"/>
          <w:divBdr>
            <w:top w:val="none" w:sz="0" w:space="0" w:color="auto"/>
            <w:left w:val="none" w:sz="0" w:space="0" w:color="auto"/>
            <w:bottom w:val="none" w:sz="0" w:space="0" w:color="auto"/>
            <w:right w:val="none" w:sz="0" w:space="0" w:color="auto"/>
          </w:divBdr>
        </w:div>
        <w:div w:id="1182625517">
          <w:marLeft w:val="640"/>
          <w:marRight w:val="0"/>
          <w:marTop w:val="0"/>
          <w:marBottom w:val="0"/>
          <w:divBdr>
            <w:top w:val="none" w:sz="0" w:space="0" w:color="auto"/>
            <w:left w:val="none" w:sz="0" w:space="0" w:color="auto"/>
            <w:bottom w:val="none" w:sz="0" w:space="0" w:color="auto"/>
            <w:right w:val="none" w:sz="0" w:space="0" w:color="auto"/>
          </w:divBdr>
        </w:div>
        <w:div w:id="1600403813">
          <w:marLeft w:val="640"/>
          <w:marRight w:val="0"/>
          <w:marTop w:val="0"/>
          <w:marBottom w:val="0"/>
          <w:divBdr>
            <w:top w:val="none" w:sz="0" w:space="0" w:color="auto"/>
            <w:left w:val="none" w:sz="0" w:space="0" w:color="auto"/>
            <w:bottom w:val="none" w:sz="0" w:space="0" w:color="auto"/>
            <w:right w:val="none" w:sz="0" w:space="0" w:color="auto"/>
          </w:divBdr>
        </w:div>
        <w:div w:id="1702363961">
          <w:marLeft w:val="640"/>
          <w:marRight w:val="0"/>
          <w:marTop w:val="0"/>
          <w:marBottom w:val="0"/>
          <w:divBdr>
            <w:top w:val="none" w:sz="0" w:space="0" w:color="auto"/>
            <w:left w:val="none" w:sz="0" w:space="0" w:color="auto"/>
            <w:bottom w:val="none" w:sz="0" w:space="0" w:color="auto"/>
            <w:right w:val="none" w:sz="0" w:space="0" w:color="auto"/>
          </w:divBdr>
        </w:div>
        <w:div w:id="1760909615">
          <w:marLeft w:val="640"/>
          <w:marRight w:val="0"/>
          <w:marTop w:val="0"/>
          <w:marBottom w:val="0"/>
          <w:divBdr>
            <w:top w:val="none" w:sz="0" w:space="0" w:color="auto"/>
            <w:left w:val="none" w:sz="0" w:space="0" w:color="auto"/>
            <w:bottom w:val="none" w:sz="0" w:space="0" w:color="auto"/>
            <w:right w:val="none" w:sz="0" w:space="0" w:color="auto"/>
          </w:divBdr>
        </w:div>
        <w:div w:id="708190465">
          <w:marLeft w:val="640"/>
          <w:marRight w:val="0"/>
          <w:marTop w:val="0"/>
          <w:marBottom w:val="0"/>
          <w:divBdr>
            <w:top w:val="none" w:sz="0" w:space="0" w:color="auto"/>
            <w:left w:val="none" w:sz="0" w:space="0" w:color="auto"/>
            <w:bottom w:val="none" w:sz="0" w:space="0" w:color="auto"/>
            <w:right w:val="none" w:sz="0" w:space="0" w:color="auto"/>
          </w:divBdr>
        </w:div>
        <w:div w:id="4141367">
          <w:marLeft w:val="640"/>
          <w:marRight w:val="0"/>
          <w:marTop w:val="0"/>
          <w:marBottom w:val="0"/>
          <w:divBdr>
            <w:top w:val="none" w:sz="0" w:space="0" w:color="auto"/>
            <w:left w:val="none" w:sz="0" w:space="0" w:color="auto"/>
            <w:bottom w:val="none" w:sz="0" w:space="0" w:color="auto"/>
            <w:right w:val="none" w:sz="0" w:space="0" w:color="auto"/>
          </w:divBdr>
        </w:div>
        <w:div w:id="1262029462">
          <w:marLeft w:val="640"/>
          <w:marRight w:val="0"/>
          <w:marTop w:val="0"/>
          <w:marBottom w:val="0"/>
          <w:divBdr>
            <w:top w:val="none" w:sz="0" w:space="0" w:color="auto"/>
            <w:left w:val="none" w:sz="0" w:space="0" w:color="auto"/>
            <w:bottom w:val="none" w:sz="0" w:space="0" w:color="auto"/>
            <w:right w:val="none" w:sz="0" w:space="0" w:color="auto"/>
          </w:divBdr>
        </w:div>
        <w:div w:id="801268736">
          <w:marLeft w:val="640"/>
          <w:marRight w:val="0"/>
          <w:marTop w:val="0"/>
          <w:marBottom w:val="0"/>
          <w:divBdr>
            <w:top w:val="none" w:sz="0" w:space="0" w:color="auto"/>
            <w:left w:val="none" w:sz="0" w:space="0" w:color="auto"/>
            <w:bottom w:val="none" w:sz="0" w:space="0" w:color="auto"/>
            <w:right w:val="none" w:sz="0" w:space="0" w:color="auto"/>
          </w:divBdr>
        </w:div>
        <w:div w:id="1217618610">
          <w:marLeft w:val="640"/>
          <w:marRight w:val="0"/>
          <w:marTop w:val="0"/>
          <w:marBottom w:val="0"/>
          <w:divBdr>
            <w:top w:val="none" w:sz="0" w:space="0" w:color="auto"/>
            <w:left w:val="none" w:sz="0" w:space="0" w:color="auto"/>
            <w:bottom w:val="none" w:sz="0" w:space="0" w:color="auto"/>
            <w:right w:val="none" w:sz="0" w:space="0" w:color="auto"/>
          </w:divBdr>
        </w:div>
        <w:div w:id="884682735">
          <w:marLeft w:val="640"/>
          <w:marRight w:val="0"/>
          <w:marTop w:val="0"/>
          <w:marBottom w:val="0"/>
          <w:divBdr>
            <w:top w:val="none" w:sz="0" w:space="0" w:color="auto"/>
            <w:left w:val="none" w:sz="0" w:space="0" w:color="auto"/>
            <w:bottom w:val="none" w:sz="0" w:space="0" w:color="auto"/>
            <w:right w:val="none" w:sz="0" w:space="0" w:color="auto"/>
          </w:divBdr>
        </w:div>
        <w:div w:id="1049842398">
          <w:marLeft w:val="640"/>
          <w:marRight w:val="0"/>
          <w:marTop w:val="0"/>
          <w:marBottom w:val="0"/>
          <w:divBdr>
            <w:top w:val="none" w:sz="0" w:space="0" w:color="auto"/>
            <w:left w:val="none" w:sz="0" w:space="0" w:color="auto"/>
            <w:bottom w:val="none" w:sz="0" w:space="0" w:color="auto"/>
            <w:right w:val="none" w:sz="0" w:space="0" w:color="auto"/>
          </w:divBdr>
        </w:div>
        <w:div w:id="1878199984">
          <w:marLeft w:val="640"/>
          <w:marRight w:val="0"/>
          <w:marTop w:val="0"/>
          <w:marBottom w:val="0"/>
          <w:divBdr>
            <w:top w:val="none" w:sz="0" w:space="0" w:color="auto"/>
            <w:left w:val="none" w:sz="0" w:space="0" w:color="auto"/>
            <w:bottom w:val="none" w:sz="0" w:space="0" w:color="auto"/>
            <w:right w:val="none" w:sz="0" w:space="0" w:color="auto"/>
          </w:divBdr>
        </w:div>
        <w:div w:id="1817725114">
          <w:marLeft w:val="640"/>
          <w:marRight w:val="0"/>
          <w:marTop w:val="0"/>
          <w:marBottom w:val="0"/>
          <w:divBdr>
            <w:top w:val="none" w:sz="0" w:space="0" w:color="auto"/>
            <w:left w:val="none" w:sz="0" w:space="0" w:color="auto"/>
            <w:bottom w:val="none" w:sz="0" w:space="0" w:color="auto"/>
            <w:right w:val="none" w:sz="0" w:space="0" w:color="auto"/>
          </w:divBdr>
        </w:div>
        <w:div w:id="29764583">
          <w:marLeft w:val="640"/>
          <w:marRight w:val="0"/>
          <w:marTop w:val="0"/>
          <w:marBottom w:val="0"/>
          <w:divBdr>
            <w:top w:val="none" w:sz="0" w:space="0" w:color="auto"/>
            <w:left w:val="none" w:sz="0" w:space="0" w:color="auto"/>
            <w:bottom w:val="none" w:sz="0" w:space="0" w:color="auto"/>
            <w:right w:val="none" w:sz="0" w:space="0" w:color="auto"/>
          </w:divBdr>
        </w:div>
        <w:div w:id="1303120737">
          <w:marLeft w:val="640"/>
          <w:marRight w:val="0"/>
          <w:marTop w:val="0"/>
          <w:marBottom w:val="0"/>
          <w:divBdr>
            <w:top w:val="none" w:sz="0" w:space="0" w:color="auto"/>
            <w:left w:val="none" w:sz="0" w:space="0" w:color="auto"/>
            <w:bottom w:val="none" w:sz="0" w:space="0" w:color="auto"/>
            <w:right w:val="none" w:sz="0" w:space="0" w:color="auto"/>
          </w:divBdr>
        </w:div>
        <w:div w:id="2099790301">
          <w:marLeft w:val="640"/>
          <w:marRight w:val="0"/>
          <w:marTop w:val="0"/>
          <w:marBottom w:val="0"/>
          <w:divBdr>
            <w:top w:val="none" w:sz="0" w:space="0" w:color="auto"/>
            <w:left w:val="none" w:sz="0" w:space="0" w:color="auto"/>
            <w:bottom w:val="none" w:sz="0" w:space="0" w:color="auto"/>
            <w:right w:val="none" w:sz="0" w:space="0" w:color="auto"/>
          </w:divBdr>
        </w:div>
        <w:div w:id="1228684897">
          <w:marLeft w:val="640"/>
          <w:marRight w:val="0"/>
          <w:marTop w:val="0"/>
          <w:marBottom w:val="0"/>
          <w:divBdr>
            <w:top w:val="none" w:sz="0" w:space="0" w:color="auto"/>
            <w:left w:val="none" w:sz="0" w:space="0" w:color="auto"/>
            <w:bottom w:val="none" w:sz="0" w:space="0" w:color="auto"/>
            <w:right w:val="none" w:sz="0" w:space="0" w:color="auto"/>
          </w:divBdr>
        </w:div>
        <w:div w:id="1192568119">
          <w:marLeft w:val="640"/>
          <w:marRight w:val="0"/>
          <w:marTop w:val="0"/>
          <w:marBottom w:val="0"/>
          <w:divBdr>
            <w:top w:val="none" w:sz="0" w:space="0" w:color="auto"/>
            <w:left w:val="none" w:sz="0" w:space="0" w:color="auto"/>
            <w:bottom w:val="none" w:sz="0" w:space="0" w:color="auto"/>
            <w:right w:val="none" w:sz="0" w:space="0" w:color="auto"/>
          </w:divBdr>
        </w:div>
      </w:divsChild>
    </w:div>
    <w:div w:id="1018700766">
      <w:bodyDiv w:val="1"/>
      <w:marLeft w:val="0"/>
      <w:marRight w:val="0"/>
      <w:marTop w:val="0"/>
      <w:marBottom w:val="0"/>
      <w:divBdr>
        <w:top w:val="none" w:sz="0" w:space="0" w:color="auto"/>
        <w:left w:val="none" w:sz="0" w:space="0" w:color="auto"/>
        <w:bottom w:val="none" w:sz="0" w:space="0" w:color="auto"/>
        <w:right w:val="none" w:sz="0" w:space="0" w:color="auto"/>
      </w:divBdr>
      <w:divsChild>
        <w:div w:id="292177461">
          <w:marLeft w:val="640"/>
          <w:marRight w:val="0"/>
          <w:marTop w:val="0"/>
          <w:marBottom w:val="0"/>
          <w:divBdr>
            <w:top w:val="none" w:sz="0" w:space="0" w:color="auto"/>
            <w:left w:val="none" w:sz="0" w:space="0" w:color="auto"/>
            <w:bottom w:val="none" w:sz="0" w:space="0" w:color="auto"/>
            <w:right w:val="none" w:sz="0" w:space="0" w:color="auto"/>
          </w:divBdr>
        </w:div>
        <w:div w:id="1125540371">
          <w:marLeft w:val="640"/>
          <w:marRight w:val="0"/>
          <w:marTop w:val="0"/>
          <w:marBottom w:val="0"/>
          <w:divBdr>
            <w:top w:val="none" w:sz="0" w:space="0" w:color="auto"/>
            <w:left w:val="none" w:sz="0" w:space="0" w:color="auto"/>
            <w:bottom w:val="none" w:sz="0" w:space="0" w:color="auto"/>
            <w:right w:val="none" w:sz="0" w:space="0" w:color="auto"/>
          </w:divBdr>
        </w:div>
        <w:div w:id="1021666541">
          <w:marLeft w:val="640"/>
          <w:marRight w:val="0"/>
          <w:marTop w:val="0"/>
          <w:marBottom w:val="0"/>
          <w:divBdr>
            <w:top w:val="none" w:sz="0" w:space="0" w:color="auto"/>
            <w:left w:val="none" w:sz="0" w:space="0" w:color="auto"/>
            <w:bottom w:val="none" w:sz="0" w:space="0" w:color="auto"/>
            <w:right w:val="none" w:sz="0" w:space="0" w:color="auto"/>
          </w:divBdr>
        </w:div>
        <w:div w:id="1168835607">
          <w:marLeft w:val="640"/>
          <w:marRight w:val="0"/>
          <w:marTop w:val="0"/>
          <w:marBottom w:val="0"/>
          <w:divBdr>
            <w:top w:val="none" w:sz="0" w:space="0" w:color="auto"/>
            <w:left w:val="none" w:sz="0" w:space="0" w:color="auto"/>
            <w:bottom w:val="none" w:sz="0" w:space="0" w:color="auto"/>
            <w:right w:val="none" w:sz="0" w:space="0" w:color="auto"/>
          </w:divBdr>
        </w:div>
        <w:div w:id="1987321179">
          <w:marLeft w:val="640"/>
          <w:marRight w:val="0"/>
          <w:marTop w:val="0"/>
          <w:marBottom w:val="0"/>
          <w:divBdr>
            <w:top w:val="none" w:sz="0" w:space="0" w:color="auto"/>
            <w:left w:val="none" w:sz="0" w:space="0" w:color="auto"/>
            <w:bottom w:val="none" w:sz="0" w:space="0" w:color="auto"/>
            <w:right w:val="none" w:sz="0" w:space="0" w:color="auto"/>
          </w:divBdr>
        </w:div>
        <w:div w:id="338969754">
          <w:marLeft w:val="640"/>
          <w:marRight w:val="0"/>
          <w:marTop w:val="0"/>
          <w:marBottom w:val="0"/>
          <w:divBdr>
            <w:top w:val="none" w:sz="0" w:space="0" w:color="auto"/>
            <w:left w:val="none" w:sz="0" w:space="0" w:color="auto"/>
            <w:bottom w:val="none" w:sz="0" w:space="0" w:color="auto"/>
            <w:right w:val="none" w:sz="0" w:space="0" w:color="auto"/>
          </w:divBdr>
        </w:div>
        <w:div w:id="262735497">
          <w:marLeft w:val="640"/>
          <w:marRight w:val="0"/>
          <w:marTop w:val="0"/>
          <w:marBottom w:val="0"/>
          <w:divBdr>
            <w:top w:val="none" w:sz="0" w:space="0" w:color="auto"/>
            <w:left w:val="none" w:sz="0" w:space="0" w:color="auto"/>
            <w:bottom w:val="none" w:sz="0" w:space="0" w:color="auto"/>
            <w:right w:val="none" w:sz="0" w:space="0" w:color="auto"/>
          </w:divBdr>
        </w:div>
        <w:div w:id="1632247821">
          <w:marLeft w:val="640"/>
          <w:marRight w:val="0"/>
          <w:marTop w:val="0"/>
          <w:marBottom w:val="0"/>
          <w:divBdr>
            <w:top w:val="none" w:sz="0" w:space="0" w:color="auto"/>
            <w:left w:val="none" w:sz="0" w:space="0" w:color="auto"/>
            <w:bottom w:val="none" w:sz="0" w:space="0" w:color="auto"/>
            <w:right w:val="none" w:sz="0" w:space="0" w:color="auto"/>
          </w:divBdr>
        </w:div>
        <w:div w:id="234125821">
          <w:marLeft w:val="640"/>
          <w:marRight w:val="0"/>
          <w:marTop w:val="0"/>
          <w:marBottom w:val="0"/>
          <w:divBdr>
            <w:top w:val="none" w:sz="0" w:space="0" w:color="auto"/>
            <w:left w:val="none" w:sz="0" w:space="0" w:color="auto"/>
            <w:bottom w:val="none" w:sz="0" w:space="0" w:color="auto"/>
            <w:right w:val="none" w:sz="0" w:space="0" w:color="auto"/>
          </w:divBdr>
        </w:div>
        <w:div w:id="917984561">
          <w:marLeft w:val="640"/>
          <w:marRight w:val="0"/>
          <w:marTop w:val="0"/>
          <w:marBottom w:val="0"/>
          <w:divBdr>
            <w:top w:val="none" w:sz="0" w:space="0" w:color="auto"/>
            <w:left w:val="none" w:sz="0" w:space="0" w:color="auto"/>
            <w:bottom w:val="none" w:sz="0" w:space="0" w:color="auto"/>
            <w:right w:val="none" w:sz="0" w:space="0" w:color="auto"/>
          </w:divBdr>
        </w:div>
        <w:div w:id="13313995">
          <w:marLeft w:val="640"/>
          <w:marRight w:val="0"/>
          <w:marTop w:val="0"/>
          <w:marBottom w:val="0"/>
          <w:divBdr>
            <w:top w:val="none" w:sz="0" w:space="0" w:color="auto"/>
            <w:left w:val="none" w:sz="0" w:space="0" w:color="auto"/>
            <w:bottom w:val="none" w:sz="0" w:space="0" w:color="auto"/>
            <w:right w:val="none" w:sz="0" w:space="0" w:color="auto"/>
          </w:divBdr>
        </w:div>
        <w:div w:id="747767367">
          <w:marLeft w:val="640"/>
          <w:marRight w:val="0"/>
          <w:marTop w:val="0"/>
          <w:marBottom w:val="0"/>
          <w:divBdr>
            <w:top w:val="none" w:sz="0" w:space="0" w:color="auto"/>
            <w:left w:val="none" w:sz="0" w:space="0" w:color="auto"/>
            <w:bottom w:val="none" w:sz="0" w:space="0" w:color="auto"/>
            <w:right w:val="none" w:sz="0" w:space="0" w:color="auto"/>
          </w:divBdr>
        </w:div>
        <w:div w:id="891043990">
          <w:marLeft w:val="640"/>
          <w:marRight w:val="0"/>
          <w:marTop w:val="0"/>
          <w:marBottom w:val="0"/>
          <w:divBdr>
            <w:top w:val="none" w:sz="0" w:space="0" w:color="auto"/>
            <w:left w:val="none" w:sz="0" w:space="0" w:color="auto"/>
            <w:bottom w:val="none" w:sz="0" w:space="0" w:color="auto"/>
            <w:right w:val="none" w:sz="0" w:space="0" w:color="auto"/>
          </w:divBdr>
        </w:div>
        <w:div w:id="854000356">
          <w:marLeft w:val="640"/>
          <w:marRight w:val="0"/>
          <w:marTop w:val="0"/>
          <w:marBottom w:val="0"/>
          <w:divBdr>
            <w:top w:val="none" w:sz="0" w:space="0" w:color="auto"/>
            <w:left w:val="none" w:sz="0" w:space="0" w:color="auto"/>
            <w:bottom w:val="none" w:sz="0" w:space="0" w:color="auto"/>
            <w:right w:val="none" w:sz="0" w:space="0" w:color="auto"/>
          </w:divBdr>
        </w:div>
        <w:div w:id="644897059">
          <w:marLeft w:val="640"/>
          <w:marRight w:val="0"/>
          <w:marTop w:val="0"/>
          <w:marBottom w:val="0"/>
          <w:divBdr>
            <w:top w:val="none" w:sz="0" w:space="0" w:color="auto"/>
            <w:left w:val="none" w:sz="0" w:space="0" w:color="auto"/>
            <w:bottom w:val="none" w:sz="0" w:space="0" w:color="auto"/>
            <w:right w:val="none" w:sz="0" w:space="0" w:color="auto"/>
          </w:divBdr>
        </w:div>
        <w:div w:id="1688822632">
          <w:marLeft w:val="640"/>
          <w:marRight w:val="0"/>
          <w:marTop w:val="0"/>
          <w:marBottom w:val="0"/>
          <w:divBdr>
            <w:top w:val="none" w:sz="0" w:space="0" w:color="auto"/>
            <w:left w:val="none" w:sz="0" w:space="0" w:color="auto"/>
            <w:bottom w:val="none" w:sz="0" w:space="0" w:color="auto"/>
            <w:right w:val="none" w:sz="0" w:space="0" w:color="auto"/>
          </w:divBdr>
        </w:div>
        <w:div w:id="82915287">
          <w:marLeft w:val="640"/>
          <w:marRight w:val="0"/>
          <w:marTop w:val="0"/>
          <w:marBottom w:val="0"/>
          <w:divBdr>
            <w:top w:val="none" w:sz="0" w:space="0" w:color="auto"/>
            <w:left w:val="none" w:sz="0" w:space="0" w:color="auto"/>
            <w:bottom w:val="none" w:sz="0" w:space="0" w:color="auto"/>
            <w:right w:val="none" w:sz="0" w:space="0" w:color="auto"/>
          </w:divBdr>
        </w:div>
        <w:div w:id="2008165060">
          <w:marLeft w:val="640"/>
          <w:marRight w:val="0"/>
          <w:marTop w:val="0"/>
          <w:marBottom w:val="0"/>
          <w:divBdr>
            <w:top w:val="none" w:sz="0" w:space="0" w:color="auto"/>
            <w:left w:val="none" w:sz="0" w:space="0" w:color="auto"/>
            <w:bottom w:val="none" w:sz="0" w:space="0" w:color="auto"/>
            <w:right w:val="none" w:sz="0" w:space="0" w:color="auto"/>
          </w:divBdr>
        </w:div>
        <w:div w:id="663583225">
          <w:marLeft w:val="640"/>
          <w:marRight w:val="0"/>
          <w:marTop w:val="0"/>
          <w:marBottom w:val="0"/>
          <w:divBdr>
            <w:top w:val="none" w:sz="0" w:space="0" w:color="auto"/>
            <w:left w:val="none" w:sz="0" w:space="0" w:color="auto"/>
            <w:bottom w:val="none" w:sz="0" w:space="0" w:color="auto"/>
            <w:right w:val="none" w:sz="0" w:space="0" w:color="auto"/>
          </w:divBdr>
        </w:div>
        <w:div w:id="1008869291">
          <w:marLeft w:val="640"/>
          <w:marRight w:val="0"/>
          <w:marTop w:val="0"/>
          <w:marBottom w:val="0"/>
          <w:divBdr>
            <w:top w:val="none" w:sz="0" w:space="0" w:color="auto"/>
            <w:left w:val="none" w:sz="0" w:space="0" w:color="auto"/>
            <w:bottom w:val="none" w:sz="0" w:space="0" w:color="auto"/>
            <w:right w:val="none" w:sz="0" w:space="0" w:color="auto"/>
          </w:divBdr>
        </w:div>
        <w:div w:id="386925404">
          <w:marLeft w:val="640"/>
          <w:marRight w:val="0"/>
          <w:marTop w:val="0"/>
          <w:marBottom w:val="0"/>
          <w:divBdr>
            <w:top w:val="none" w:sz="0" w:space="0" w:color="auto"/>
            <w:left w:val="none" w:sz="0" w:space="0" w:color="auto"/>
            <w:bottom w:val="none" w:sz="0" w:space="0" w:color="auto"/>
            <w:right w:val="none" w:sz="0" w:space="0" w:color="auto"/>
          </w:divBdr>
        </w:div>
        <w:div w:id="1054235415">
          <w:marLeft w:val="640"/>
          <w:marRight w:val="0"/>
          <w:marTop w:val="0"/>
          <w:marBottom w:val="0"/>
          <w:divBdr>
            <w:top w:val="none" w:sz="0" w:space="0" w:color="auto"/>
            <w:left w:val="none" w:sz="0" w:space="0" w:color="auto"/>
            <w:bottom w:val="none" w:sz="0" w:space="0" w:color="auto"/>
            <w:right w:val="none" w:sz="0" w:space="0" w:color="auto"/>
          </w:divBdr>
        </w:div>
        <w:div w:id="350256384">
          <w:marLeft w:val="640"/>
          <w:marRight w:val="0"/>
          <w:marTop w:val="0"/>
          <w:marBottom w:val="0"/>
          <w:divBdr>
            <w:top w:val="none" w:sz="0" w:space="0" w:color="auto"/>
            <w:left w:val="none" w:sz="0" w:space="0" w:color="auto"/>
            <w:bottom w:val="none" w:sz="0" w:space="0" w:color="auto"/>
            <w:right w:val="none" w:sz="0" w:space="0" w:color="auto"/>
          </w:divBdr>
        </w:div>
        <w:div w:id="1619026113">
          <w:marLeft w:val="640"/>
          <w:marRight w:val="0"/>
          <w:marTop w:val="0"/>
          <w:marBottom w:val="0"/>
          <w:divBdr>
            <w:top w:val="none" w:sz="0" w:space="0" w:color="auto"/>
            <w:left w:val="none" w:sz="0" w:space="0" w:color="auto"/>
            <w:bottom w:val="none" w:sz="0" w:space="0" w:color="auto"/>
            <w:right w:val="none" w:sz="0" w:space="0" w:color="auto"/>
          </w:divBdr>
        </w:div>
        <w:div w:id="1761368316">
          <w:marLeft w:val="640"/>
          <w:marRight w:val="0"/>
          <w:marTop w:val="0"/>
          <w:marBottom w:val="0"/>
          <w:divBdr>
            <w:top w:val="none" w:sz="0" w:space="0" w:color="auto"/>
            <w:left w:val="none" w:sz="0" w:space="0" w:color="auto"/>
            <w:bottom w:val="none" w:sz="0" w:space="0" w:color="auto"/>
            <w:right w:val="none" w:sz="0" w:space="0" w:color="auto"/>
          </w:divBdr>
        </w:div>
        <w:div w:id="1180704804">
          <w:marLeft w:val="640"/>
          <w:marRight w:val="0"/>
          <w:marTop w:val="0"/>
          <w:marBottom w:val="0"/>
          <w:divBdr>
            <w:top w:val="none" w:sz="0" w:space="0" w:color="auto"/>
            <w:left w:val="none" w:sz="0" w:space="0" w:color="auto"/>
            <w:bottom w:val="none" w:sz="0" w:space="0" w:color="auto"/>
            <w:right w:val="none" w:sz="0" w:space="0" w:color="auto"/>
          </w:divBdr>
        </w:div>
        <w:div w:id="967126452">
          <w:marLeft w:val="640"/>
          <w:marRight w:val="0"/>
          <w:marTop w:val="0"/>
          <w:marBottom w:val="0"/>
          <w:divBdr>
            <w:top w:val="none" w:sz="0" w:space="0" w:color="auto"/>
            <w:left w:val="none" w:sz="0" w:space="0" w:color="auto"/>
            <w:bottom w:val="none" w:sz="0" w:space="0" w:color="auto"/>
            <w:right w:val="none" w:sz="0" w:space="0" w:color="auto"/>
          </w:divBdr>
        </w:div>
        <w:div w:id="383256514">
          <w:marLeft w:val="640"/>
          <w:marRight w:val="0"/>
          <w:marTop w:val="0"/>
          <w:marBottom w:val="0"/>
          <w:divBdr>
            <w:top w:val="none" w:sz="0" w:space="0" w:color="auto"/>
            <w:left w:val="none" w:sz="0" w:space="0" w:color="auto"/>
            <w:bottom w:val="none" w:sz="0" w:space="0" w:color="auto"/>
            <w:right w:val="none" w:sz="0" w:space="0" w:color="auto"/>
          </w:divBdr>
        </w:div>
        <w:div w:id="1470784999">
          <w:marLeft w:val="640"/>
          <w:marRight w:val="0"/>
          <w:marTop w:val="0"/>
          <w:marBottom w:val="0"/>
          <w:divBdr>
            <w:top w:val="none" w:sz="0" w:space="0" w:color="auto"/>
            <w:left w:val="none" w:sz="0" w:space="0" w:color="auto"/>
            <w:bottom w:val="none" w:sz="0" w:space="0" w:color="auto"/>
            <w:right w:val="none" w:sz="0" w:space="0" w:color="auto"/>
          </w:divBdr>
        </w:div>
        <w:div w:id="373892557">
          <w:marLeft w:val="640"/>
          <w:marRight w:val="0"/>
          <w:marTop w:val="0"/>
          <w:marBottom w:val="0"/>
          <w:divBdr>
            <w:top w:val="none" w:sz="0" w:space="0" w:color="auto"/>
            <w:left w:val="none" w:sz="0" w:space="0" w:color="auto"/>
            <w:bottom w:val="none" w:sz="0" w:space="0" w:color="auto"/>
            <w:right w:val="none" w:sz="0" w:space="0" w:color="auto"/>
          </w:divBdr>
        </w:div>
        <w:div w:id="1317026272">
          <w:marLeft w:val="640"/>
          <w:marRight w:val="0"/>
          <w:marTop w:val="0"/>
          <w:marBottom w:val="0"/>
          <w:divBdr>
            <w:top w:val="none" w:sz="0" w:space="0" w:color="auto"/>
            <w:left w:val="none" w:sz="0" w:space="0" w:color="auto"/>
            <w:bottom w:val="none" w:sz="0" w:space="0" w:color="auto"/>
            <w:right w:val="none" w:sz="0" w:space="0" w:color="auto"/>
          </w:divBdr>
        </w:div>
        <w:div w:id="487525738">
          <w:marLeft w:val="640"/>
          <w:marRight w:val="0"/>
          <w:marTop w:val="0"/>
          <w:marBottom w:val="0"/>
          <w:divBdr>
            <w:top w:val="none" w:sz="0" w:space="0" w:color="auto"/>
            <w:left w:val="none" w:sz="0" w:space="0" w:color="auto"/>
            <w:bottom w:val="none" w:sz="0" w:space="0" w:color="auto"/>
            <w:right w:val="none" w:sz="0" w:space="0" w:color="auto"/>
          </w:divBdr>
        </w:div>
        <w:div w:id="1445806446">
          <w:marLeft w:val="640"/>
          <w:marRight w:val="0"/>
          <w:marTop w:val="0"/>
          <w:marBottom w:val="0"/>
          <w:divBdr>
            <w:top w:val="none" w:sz="0" w:space="0" w:color="auto"/>
            <w:left w:val="none" w:sz="0" w:space="0" w:color="auto"/>
            <w:bottom w:val="none" w:sz="0" w:space="0" w:color="auto"/>
            <w:right w:val="none" w:sz="0" w:space="0" w:color="auto"/>
          </w:divBdr>
        </w:div>
        <w:div w:id="1536847595">
          <w:marLeft w:val="640"/>
          <w:marRight w:val="0"/>
          <w:marTop w:val="0"/>
          <w:marBottom w:val="0"/>
          <w:divBdr>
            <w:top w:val="none" w:sz="0" w:space="0" w:color="auto"/>
            <w:left w:val="none" w:sz="0" w:space="0" w:color="auto"/>
            <w:bottom w:val="none" w:sz="0" w:space="0" w:color="auto"/>
            <w:right w:val="none" w:sz="0" w:space="0" w:color="auto"/>
          </w:divBdr>
        </w:div>
        <w:div w:id="1559393370">
          <w:marLeft w:val="640"/>
          <w:marRight w:val="0"/>
          <w:marTop w:val="0"/>
          <w:marBottom w:val="0"/>
          <w:divBdr>
            <w:top w:val="none" w:sz="0" w:space="0" w:color="auto"/>
            <w:left w:val="none" w:sz="0" w:space="0" w:color="auto"/>
            <w:bottom w:val="none" w:sz="0" w:space="0" w:color="auto"/>
            <w:right w:val="none" w:sz="0" w:space="0" w:color="auto"/>
          </w:divBdr>
        </w:div>
        <w:div w:id="156699267">
          <w:marLeft w:val="640"/>
          <w:marRight w:val="0"/>
          <w:marTop w:val="0"/>
          <w:marBottom w:val="0"/>
          <w:divBdr>
            <w:top w:val="none" w:sz="0" w:space="0" w:color="auto"/>
            <w:left w:val="none" w:sz="0" w:space="0" w:color="auto"/>
            <w:bottom w:val="none" w:sz="0" w:space="0" w:color="auto"/>
            <w:right w:val="none" w:sz="0" w:space="0" w:color="auto"/>
          </w:divBdr>
        </w:div>
        <w:div w:id="201675117">
          <w:marLeft w:val="640"/>
          <w:marRight w:val="0"/>
          <w:marTop w:val="0"/>
          <w:marBottom w:val="0"/>
          <w:divBdr>
            <w:top w:val="none" w:sz="0" w:space="0" w:color="auto"/>
            <w:left w:val="none" w:sz="0" w:space="0" w:color="auto"/>
            <w:bottom w:val="none" w:sz="0" w:space="0" w:color="auto"/>
            <w:right w:val="none" w:sz="0" w:space="0" w:color="auto"/>
          </w:divBdr>
        </w:div>
        <w:div w:id="143278183">
          <w:marLeft w:val="640"/>
          <w:marRight w:val="0"/>
          <w:marTop w:val="0"/>
          <w:marBottom w:val="0"/>
          <w:divBdr>
            <w:top w:val="none" w:sz="0" w:space="0" w:color="auto"/>
            <w:left w:val="none" w:sz="0" w:space="0" w:color="auto"/>
            <w:bottom w:val="none" w:sz="0" w:space="0" w:color="auto"/>
            <w:right w:val="none" w:sz="0" w:space="0" w:color="auto"/>
          </w:divBdr>
        </w:div>
        <w:div w:id="231041372">
          <w:marLeft w:val="640"/>
          <w:marRight w:val="0"/>
          <w:marTop w:val="0"/>
          <w:marBottom w:val="0"/>
          <w:divBdr>
            <w:top w:val="none" w:sz="0" w:space="0" w:color="auto"/>
            <w:left w:val="none" w:sz="0" w:space="0" w:color="auto"/>
            <w:bottom w:val="none" w:sz="0" w:space="0" w:color="auto"/>
            <w:right w:val="none" w:sz="0" w:space="0" w:color="auto"/>
          </w:divBdr>
        </w:div>
        <w:div w:id="115951178">
          <w:marLeft w:val="640"/>
          <w:marRight w:val="0"/>
          <w:marTop w:val="0"/>
          <w:marBottom w:val="0"/>
          <w:divBdr>
            <w:top w:val="none" w:sz="0" w:space="0" w:color="auto"/>
            <w:left w:val="none" w:sz="0" w:space="0" w:color="auto"/>
            <w:bottom w:val="none" w:sz="0" w:space="0" w:color="auto"/>
            <w:right w:val="none" w:sz="0" w:space="0" w:color="auto"/>
          </w:divBdr>
        </w:div>
        <w:div w:id="535701998">
          <w:marLeft w:val="640"/>
          <w:marRight w:val="0"/>
          <w:marTop w:val="0"/>
          <w:marBottom w:val="0"/>
          <w:divBdr>
            <w:top w:val="none" w:sz="0" w:space="0" w:color="auto"/>
            <w:left w:val="none" w:sz="0" w:space="0" w:color="auto"/>
            <w:bottom w:val="none" w:sz="0" w:space="0" w:color="auto"/>
            <w:right w:val="none" w:sz="0" w:space="0" w:color="auto"/>
          </w:divBdr>
        </w:div>
        <w:div w:id="652300019">
          <w:marLeft w:val="640"/>
          <w:marRight w:val="0"/>
          <w:marTop w:val="0"/>
          <w:marBottom w:val="0"/>
          <w:divBdr>
            <w:top w:val="none" w:sz="0" w:space="0" w:color="auto"/>
            <w:left w:val="none" w:sz="0" w:space="0" w:color="auto"/>
            <w:bottom w:val="none" w:sz="0" w:space="0" w:color="auto"/>
            <w:right w:val="none" w:sz="0" w:space="0" w:color="auto"/>
          </w:divBdr>
        </w:div>
      </w:divsChild>
    </w:div>
    <w:div w:id="1025211384">
      <w:bodyDiv w:val="1"/>
      <w:marLeft w:val="0"/>
      <w:marRight w:val="0"/>
      <w:marTop w:val="0"/>
      <w:marBottom w:val="0"/>
      <w:divBdr>
        <w:top w:val="none" w:sz="0" w:space="0" w:color="auto"/>
        <w:left w:val="none" w:sz="0" w:space="0" w:color="auto"/>
        <w:bottom w:val="none" w:sz="0" w:space="0" w:color="auto"/>
        <w:right w:val="none" w:sz="0" w:space="0" w:color="auto"/>
      </w:divBdr>
    </w:div>
    <w:div w:id="1026323353">
      <w:bodyDiv w:val="1"/>
      <w:marLeft w:val="0"/>
      <w:marRight w:val="0"/>
      <w:marTop w:val="0"/>
      <w:marBottom w:val="0"/>
      <w:divBdr>
        <w:top w:val="none" w:sz="0" w:space="0" w:color="auto"/>
        <w:left w:val="none" w:sz="0" w:space="0" w:color="auto"/>
        <w:bottom w:val="none" w:sz="0" w:space="0" w:color="auto"/>
        <w:right w:val="none" w:sz="0" w:space="0" w:color="auto"/>
      </w:divBdr>
      <w:divsChild>
        <w:div w:id="902637046">
          <w:marLeft w:val="640"/>
          <w:marRight w:val="0"/>
          <w:marTop w:val="0"/>
          <w:marBottom w:val="0"/>
          <w:divBdr>
            <w:top w:val="none" w:sz="0" w:space="0" w:color="auto"/>
            <w:left w:val="none" w:sz="0" w:space="0" w:color="auto"/>
            <w:bottom w:val="none" w:sz="0" w:space="0" w:color="auto"/>
            <w:right w:val="none" w:sz="0" w:space="0" w:color="auto"/>
          </w:divBdr>
        </w:div>
        <w:div w:id="552890959">
          <w:marLeft w:val="640"/>
          <w:marRight w:val="0"/>
          <w:marTop w:val="0"/>
          <w:marBottom w:val="0"/>
          <w:divBdr>
            <w:top w:val="none" w:sz="0" w:space="0" w:color="auto"/>
            <w:left w:val="none" w:sz="0" w:space="0" w:color="auto"/>
            <w:bottom w:val="none" w:sz="0" w:space="0" w:color="auto"/>
            <w:right w:val="none" w:sz="0" w:space="0" w:color="auto"/>
          </w:divBdr>
        </w:div>
        <w:div w:id="761486461">
          <w:marLeft w:val="640"/>
          <w:marRight w:val="0"/>
          <w:marTop w:val="0"/>
          <w:marBottom w:val="0"/>
          <w:divBdr>
            <w:top w:val="none" w:sz="0" w:space="0" w:color="auto"/>
            <w:left w:val="none" w:sz="0" w:space="0" w:color="auto"/>
            <w:bottom w:val="none" w:sz="0" w:space="0" w:color="auto"/>
            <w:right w:val="none" w:sz="0" w:space="0" w:color="auto"/>
          </w:divBdr>
        </w:div>
        <w:div w:id="541794860">
          <w:marLeft w:val="640"/>
          <w:marRight w:val="0"/>
          <w:marTop w:val="0"/>
          <w:marBottom w:val="0"/>
          <w:divBdr>
            <w:top w:val="none" w:sz="0" w:space="0" w:color="auto"/>
            <w:left w:val="none" w:sz="0" w:space="0" w:color="auto"/>
            <w:bottom w:val="none" w:sz="0" w:space="0" w:color="auto"/>
            <w:right w:val="none" w:sz="0" w:space="0" w:color="auto"/>
          </w:divBdr>
        </w:div>
        <w:div w:id="1263299860">
          <w:marLeft w:val="640"/>
          <w:marRight w:val="0"/>
          <w:marTop w:val="0"/>
          <w:marBottom w:val="0"/>
          <w:divBdr>
            <w:top w:val="none" w:sz="0" w:space="0" w:color="auto"/>
            <w:left w:val="none" w:sz="0" w:space="0" w:color="auto"/>
            <w:bottom w:val="none" w:sz="0" w:space="0" w:color="auto"/>
            <w:right w:val="none" w:sz="0" w:space="0" w:color="auto"/>
          </w:divBdr>
        </w:div>
        <w:div w:id="1986078699">
          <w:marLeft w:val="640"/>
          <w:marRight w:val="0"/>
          <w:marTop w:val="0"/>
          <w:marBottom w:val="0"/>
          <w:divBdr>
            <w:top w:val="none" w:sz="0" w:space="0" w:color="auto"/>
            <w:left w:val="none" w:sz="0" w:space="0" w:color="auto"/>
            <w:bottom w:val="none" w:sz="0" w:space="0" w:color="auto"/>
            <w:right w:val="none" w:sz="0" w:space="0" w:color="auto"/>
          </w:divBdr>
        </w:div>
        <w:div w:id="748309312">
          <w:marLeft w:val="640"/>
          <w:marRight w:val="0"/>
          <w:marTop w:val="0"/>
          <w:marBottom w:val="0"/>
          <w:divBdr>
            <w:top w:val="none" w:sz="0" w:space="0" w:color="auto"/>
            <w:left w:val="none" w:sz="0" w:space="0" w:color="auto"/>
            <w:bottom w:val="none" w:sz="0" w:space="0" w:color="auto"/>
            <w:right w:val="none" w:sz="0" w:space="0" w:color="auto"/>
          </w:divBdr>
        </w:div>
        <w:div w:id="378749026">
          <w:marLeft w:val="640"/>
          <w:marRight w:val="0"/>
          <w:marTop w:val="0"/>
          <w:marBottom w:val="0"/>
          <w:divBdr>
            <w:top w:val="none" w:sz="0" w:space="0" w:color="auto"/>
            <w:left w:val="none" w:sz="0" w:space="0" w:color="auto"/>
            <w:bottom w:val="none" w:sz="0" w:space="0" w:color="auto"/>
            <w:right w:val="none" w:sz="0" w:space="0" w:color="auto"/>
          </w:divBdr>
        </w:div>
        <w:div w:id="424423955">
          <w:marLeft w:val="640"/>
          <w:marRight w:val="0"/>
          <w:marTop w:val="0"/>
          <w:marBottom w:val="0"/>
          <w:divBdr>
            <w:top w:val="none" w:sz="0" w:space="0" w:color="auto"/>
            <w:left w:val="none" w:sz="0" w:space="0" w:color="auto"/>
            <w:bottom w:val="none" w:sz="0" w:space="0" w:color="auto"/>
            <w:right w:val="none" w:sz="0" w:space="0" w:color="auto"/>
          </w:divBdr>
        </w:div>
        <w:div w:id="330648428">
          <w:marLeft w:val="640"/>
          <w:marRight w:val="0"/>
          <w:marTop w:val="0"/>
          <w:marBottom w:val="0"/>
          <w:divBdr>
            <w:top w:val="none" w:sz="0" w:space="0" w:color="auto"/>
            <w:left w:val="none" w:sz="0" w:space="0" w:color="auto"/>
            <w:bottom w:val="none" w:sz="0" w:space="0" w:color="auto"/>
            <w:right w:val="none" w:sz="0" w:space="0" w:color="auto"/>
          </w:divBdr>
        </w:div>
        <w:div w:id="872620793">
          <w:marLeft w:val="640"/>
          <w:marRight w:val="0"/>
          <w:marTop w:val="0"/>
          <w:marBottom w:val="0"/>
          <w:divBdr>
            <w:top w:val="none" w:sz="0" w:space="0" w:color="auto"/>
            <w:left w:val="none" w:sz="0" w:space="0" w:color="auto"/>
            <w:bottom w:val="none" w:sz="0" w:space="0" w:color="auto"/>
            <w:right w:val="none" w:sz="0" w:space="0" w:color="auto"/>
          </w:divBdr>
        </w:div>
        <w:div w:id="1467579182">
          <w:marLeft w:val="640"/>
          <w:marRight w:val="0"/>
          <w:marTop w:val="0"/>
          <w:marBottom w:val="0"/>
          <w:divBdr>
            <w:top w:val="none" w:sz="0" w:space="0" w:color="auto"/>
            <w:left w:val="none" w:sz="0" w:space="0" w:color="auto"/>
            <w:bottom w:val="none" w:sz="0" w:space="0" w:color="auto"/>
            <w:right w:val="none" w:sz="0" w:space="0" w:color="auto"/>
          </w:divBdr>
        </w:div>
        <w:div w:id="1014454726">
          <w:marLeft w:val="640"/>
          <w:marRight w:val="0"/>
          <w:marTop w:val="0"/>
          <w:marBottom w:val="0"/>
          <w:divBdr>
            <w:top w:val="none" w:sz="0" w:space="0" w:color="auto"/>
            <w:left w:val="none" w:sz="0" w:space="0" w:color="auto"/>
            <w:bottom w:val="none" w:sz="0" w:space="0" w:color="auto"/>
            <w:right w:val="none" w:sz="0" w:space="0" w:color="auto"/>
          </w:divBdr>
        </w:div>
        <w:div w:id="1753698529">
          <w:marLeft w:val="640"/>
          <w:marRight w:val="0"/>
          <w:marTop w:val="0"/>
          <w:marBottom w:val="0"/>
          <w:divBdr>
            <w:top w:val="none" w:sz="0" w:space="0" w:color="auto"/>
            <w:left w:val="none" w:sz="0" w:space="0" w:color="auto"/>
            <w:bottom w:val="none" w:sz="0" w:space="0" w:color="auto"/>
            <w:right w:val="none" w:sz="0" w:space="0" w:color="auto"/>
          </w:divBdr>
        </w:div>
        <w:div w:id="1280138867">
          <w:marLeft w:val="640"/>
          <w:marRight w:val="0"/>
          <w:marTop w:val="0"/>
          <w:marBottom w:val="0"/>
          <w:divBdr>
            <w:top w:val="none" w:sz="0" w:space="0" w:color="auto"/>
            <w:left w:val="none" w:sz="0" w:space="0" w:color="auto"/>
            <w:bottom w:val="none" w:sz="0" w:space="0" w:color="auto"/>
            <w:right w:val="none" w:sz="0" w:space="0" w:color="auto"/>
          </w:divBdr>
        </w:div>
        <w:div w:id="2114663671">
          <w:marLeft w:val="640"/>
          <w:marRight w:val="0"/>
          <w:marTop w:val="0"/>
          <w:marBottom w:val="0"/>
          <w:divBdr>
            <w:top w:val="none" w:sz="0" w:space="0" w:color="auto"/>
            <w:left w:val="none" w:sz="0" w:space="0" w:color="auto"/>
            <w:bottom w:val="none" w:sz="0" w:space="0" w:color="auto"/>
            <w:right w:val="none" w:sz="0" w:space="0" w:color="auto"/>
          </w:divBdr>
        </w:div>
        <w:div w:id="1488550637">
          <w:marLeft w:val="640"/>
          <w:marRight w:val="0"/>
          <w:marTop w:val="0"/>
          <w:marBottom w:val="0"/>
          <w:divBdr>
            <w:top w:val="none" w:sz="0" w:space="0" w:color="auto"/>
            <w:left w:val="none" w:sz="0" w:space="0" w:color="auto"/>
            <w:bottom w:val="none" w:sz="0" w:space="0" w:color="auto"/>
            <w:right w:val="none" w:sz="0" w:space="0" w:color="auto"/>
          </w:divBdr>
        </w:div>
        <w:div w:id="1088191001">
          <w:marLeft w:val="640"/>
          <w:marRight w:val="0"/>
          <w:marTop w:val="0"/>
          <w:marBottom w:val="0"/>
          <w:divBdr>
            <w:top w:val="none" w:sz="0" w:space="0" w:color="auto"/>
            <w:left w:val="none" w:sz="0" w:space="0" w:color="auto"/>
            <w:bottom w:val="none" w:sz="0" w:space="0" w:color="auto"/>
            <w:right w:val="none" w:sz="0" w:space="0" w:color="auto"/>
          </w:divBdr>
        </w:div>
        <w:div w:id="1295405572">
          <w:marLeft w:val="640"/>
          <w:marRight w:val="0"/>
          <w:marTop w:val="0"/>
          <w:marBottom w:val="0"/>
          <w:divBdr>
            <w:top w:val="none" w:sz="0" w:space="0" w:color="auto"/>
            <w:left w:val="none" w:sz="0" w:space="0" w:color="auto"/>
            <w:bottom w:val="none" w:sz="0" w:space="0" w:color="auto"/>
            <w:right w:val="none" w:sz="0" w:space="0" w:color="auto"/>
          </w:divBdr>
        </w:div>
        <w:div w:id="81688229">
          <w:marLeft w:val="640"/>
          <w:marRight w:val="0"/>
          <w:marTop w:val="0"/>
          <w:marBottom w:val="0"/>
          <w:divBdr>
            <w:top w:val="none" w:sz="0" w:space="0" w:color="auto"/>
            <w:left w:val="none" w:sz="0" w:space="0" w:color="auto"/>
            <w:bottom w:val="none" w:sz="0" w:space="0" w:color="auto"/>
            <w:right w:val="none" w:sz="0" w:space="0" w:color="auto"/>
          </w:divBdr>
        </w:div>
        <w:div w:id="225921036">
          <w:marLeft w:val="640"/>
          <w:marRight w:val="0"/>
          <w:marTop w:val="0"/>
          <w:marBottom w:val="0"/>
          <w:divBdr>
            <w:top w:val="none" w:sz="0" w:space="0" w:color="auto"/>
            <w:left w:val="none" w:sz="0" w:space="0" w:color="auto"/>
            <w:bottom w:val="none" w:sz="0" w:space="0" w:color="auto"/>
            <w:right w:val="none" w:sz="0" w:space="0" w:color="auto"/>
          </w:divBdr>
        </w:div>
        <w:div w:id="951088579">
          <w:marLeft w:val="640"/>
          <w:marRight w:val="0"/>
          <w:marTop w:val="0"/>
          <w:marBottom w:val="0"/>
          <w:divBdr>
            <w:top w:val="none" w:sz="0" w:space="0" w:color="auto"/>
            <w:left w:val="none" w:sz="0" w:space="0" w:color="auto"/>
            <w:bottom w:val="none" w:sz="0" w:space="0" w:color="auto"/>
            <w:right w:val="none" w:sz="0" w:space="0" w:color="auto"/>
          </w:divBdr>
        </w:div>
        <w:div w:id="1236865823">
          <w:marLeft w:val="640"/>
          <w:marRight w:val="0"/>
          <w:marTop w:val="0"/>
          <w:marBottom w:val="0"/>
          <w:divBdr>
            <w:top w:val="none" w:sz="0" w:space="0" w:color="auto"/>
            <w:left w:val="none" w:sz="0" w:space="0" w:color="auto"/>
            <w:bottom w:val="none" w:sz="0" w:space="0" w:color="auto"/>
            <w:right w:val="none" w:sz="0" w:space="0" w:color="auto"/>
          </w:divBdr>
        </w:div>
        <w:div w:id="1188182490">
          <w:marLeft w:val="640"/>
          <w:marRight w:val="0"/>
          <w:marTop w:val="0"/>
          <w:marBottom w:val="0"/>
          <w:divBdr>
            <w:top w:val="none" w:sz="0" w:space="0" w:color="auto"/>
            <w:left w:val="none" w:sz="0" w:space="0" w:color="auto"/>
            <w:bottom w:val="none" w:sz="0" w:space="0" w:color="auto"/>
            <w:right w:val="none" w:sz="0" w:space="0" w:color="auto"/>
          </w:divBdr>
        </w:div>
        <w:div w:id="1230770487">
          <w:marLeft w:val="640"/>
          <w:marRight w:val="0"/>
          <w:marTop w:val="0"/>
          <w:marBottom w:val="0"/>
          <w:divBdr>
            <w:top w:val="none" w:sz="0" w:space="0" w:color="auto"/>
            <w:left w:val="none" w:sz="0" w:space="0" w:color="auto"/>
            <w:bottom w:val="none" w:sz="0" w:space="0" w:color="auto"/>
            <w:right w:val="none" w:sz="0" w:space="0" w:color="auto"/>
          </w:divBdr>
        </w:div>
        <w:div w:id="1988970129">
          <w:marLeft w:val="640"/>
          <w:marRight w:val="0"/>
          <w:marTop w:val="0"/>
          <w:marBottom w:val="0"/>
          <w:divBdr>
            <w:top w:val="none" w:sz="0" w:space="0" w:color="auto"/>
            <w:left w:val="none" w:sz="0" w:space="0" w:color="auto"/>
            <w:bottom w:val="none" w:sz="0" w:space="0" w:color="auto"/>
            <w:right w:val="none" w:sz="0" w:space="0" w:color="auto"/>
          </w:divBdr>
        </w:div>
        <w:div w:id="761142829">
          <w:marLeft w:val="640"/>
          <w:marRight w:val="0"/>
          <w:marTop w:val="0"/>
          <w:marBottom w:val="0"/>
          <w:divBdr>
            <w:top w:val="none" w:sz="0" w:space="0" w:color="auto"/>
            <w:left w:val="none" w:sz="0" w:space="0" w:color="auto"/>
            <w:bottom w:val="none" w:sz="0" w:space="0" w:color="auto"/>
            <w:right w:val="none" w:sz="0" w:space="0" w:color="auto"/>
          </w:divBdr>
        </w:div>
        <w:div w:id="1080299139">
          <w:marLeft w:val="640"/>
          <w:marRight w:val="0"/>
          <w:marTop w:val="0"/>
          <w:marBottom w:val="0"/>
          <w:divBdr>
            <w:top w:val="none" w:sz="0" w:space="0" w:color="auto"/>
            <w:left w:val="none" w:sz="0" w:space="0" w:color="auto"/>
            <w:bottom w:val="none" w:sz="0" w:space="0" w:color="auto"/>
            <w:right w:val="none" w:sz="0" w:space="0" w:color="auto"/>
          </w:divBdr>
        </w:div>
        <w:div w:id="2123457634">
          <w:marLeft w:val="640"/>
          <w:marRight w:val="0"/>
          <w:marTop w:val="0"/>
          <w:marBottom w:val="0"/>
          <w:divBdr>
            <w:top w:val="none" w:sz="0" w:space="0" w:color="auto"/>
            <w:left w:val="none" w:sz="0" w:space="0" w:color="auto"/>
            <w:bottom w:val="none" w:sz="0" w:space="0" w:color="auto"/>
            <w:right w:val="none" w:sz="0" w:space="0" w:color="auto"/>
          </w:divBdr>
        </w:div>
        <w:div w:id="832064508">
          <w:marLeft w:val="640"/>
          <w:marRight w:val="0"/>
          <w:marTop w:val="0"/>
          <w:marBottom w:val="0"/>
          <w:divBdr>
            <w:top w:val="none" w:sz="0" w:space="0" w:color="auto"/>
            <w:left w:val="none" w:sz="0" w:space="0" w:color="auto"/>
            <w:bottom w:val="none" w:sz="0" w:space="0" w:color="auto"/>
            <w:right w:val="none" w:sz="0" w:space="0" w:color="auto"/>
          </w:divBdr>
        </w:div>
        <w:div w:id="165290595">
          <w:marLeft w:val="640"/>
          <w:marRight w:val="0"/>
          <w:marTop w:val="0"/>
          <w:marBottom w:val="0"/>
          <w:divBdr>
            <w:top w:val="none" w:sz="0" w:space="0" w:color="auto"/>
            <w:left w:val="none" w:sz="0" w:space="0" w:color="auto"/>
            <w:bottom w:val="none" w:sz="0" w:space="0" w:color="auto"/>
            <w:right w:val="none" w:sz="0" w:space="0" w:color="auto"/>
          </w:divBdr>
        </w:div>
        <w:div w:id="163278451">
          <w:marLeft w:val="640"/>
          <w:marRight w:val="0"/>
          <w:marTop w:val="0"/>
          <w:marBottom w:val="0"/>
          <w:divBdr>
            <w:top w:val="none" w:sz="0" w:space="0" w:color="auto"/>
            <w:left w:val="none" w:sz="0" w:space="0" w:color="auto"/>
            <w:bottom w:val="none" w:sz="0" w:space="0" w:color="auto"/>
            <w:right w:val="none" w:sz="0" w:space="0" w:color="auto"/>
          </w:divBdr>
        </w:div>
        <w:div w:id="1699314144">
          <w:marLeft w:val="640"/>
          <w:marRight w:val="0"/>
          <w:marTop w:val="0"/>
          <w:marBottom w:val="0"/>
          <w:divBdr>
            <w:top w:val="none" w:sz="0" w:space="0" w:color="auto"/>
            <w:left w:val="none" w:sz="0" w:space="0" w:color="auto"/>
            <w:bottom w:val="none" w:sz="0" w:space="0" w:color="auto"/>
            <w:right w:val="none" w:sz="0" w:space="0" w:color="auto"/>
          </w:divBdr>
        </w:div>
        <w:div w:id="910584815">
          <w:marLeft w:val="640"/>
          <w:marRight w:val="0"/>
          <w:marTop w:val="0"/>
          <w:marBottom w:val="0"/>
          <w:divBdr>
            <w:top w:val="none" w:sz="0" w:space="0" w:color="auto"/>
            <w:left w:val="none" w:sz="0" w:space="0" w:color="auto"/>
            <w:bottom w:val="none" w:sz="0" w:space="0" w:color="auto"/>
            <w:right w:val="none" w:sz="0" w:space="0" w:color="auto"/>
          </w:divBdr>
        </w:div>
        <w:div w:id="1057121182">
          <w:marLeft w:val="640"/>
          <w:marRight w:val="0"/>
          <w:marTop w:val="0"/>
          <w:marBottom w:val="0"/>
          <w:divBdr>
            <w:top w:val="none" w:sz="0" w:space="0" w:color="auto"/>
            <w:left w:val="none" w:sz="0" w:space="0" w:color="auto"/>
            <w:bottom w:val="none" w:sz="0" w:space="0" w:color="auto"/>
            <w:right w:val="none" w:sz="0" w:space="0" w:color="auto"/>
          </w:divBdr>
        </w:div>
        <w:div w:id="309098443">
          <w:marLeft w:val="640"/>
          <w:marRight w:val="0"/>
          <w:marTop w:val="0"/>
          <w:marBottom w:val="0"/>
          <w:divBdr>
            <w:top w:val="none" w:sz="0" w:space="0" w:color="auto"/>
            <w:left w:val="none" w:sz="0" w:space="0" w:color="auto"/>
            <w:bottom w:val="none" w:sz="0" w:space="0" w:color="auto"/>
            <w:right w:val="none" w:sz="0" w:space="0" w:color="auto"/>
          </w:divBdr>
        </w:div>
        <w:div w:id="1580358588">
          <w:marLeft w:val="640"/>
          <w:marRight w:val="0"/>
          <w:marTop w:val="0"/>
          <w:marBottom w:val="0"/>
          <w:divBdr>
            <w:top w:val="none" w:sz="0" w:space="0" w:color="auto"/>
            <w:left w:val="none" w:sz="0" w:space="0" w:color="auto"/>
            <w:bottom w:val="none" w:sz="0" w:space="0" w:color="auto"/>
            <w:right w:val="none" w:sz="0" w:space="0" w:color="auto"/>
          </w:divBdr>
        </w:div>
        <w:div w:id="355473707">
          <w:marLeft w:val="640"/>
          <w:marRight w:val="0"/>
          <w:marTop w:val="0"/>
          <w:marBottom w:val="0"/>
          <w:divBdr>
            <w:top w:val="none" w:sz="0" w:space="0" w:color="auto"/>
            <w:left w:val="none" w:sz="0" w:space="0" w:color="auto"/>
            <w:bottom w:val="none" w:sz="0" w:space="0" w:color="auto"/>
            <w:right w:val="none" w:sz="0" w:space="0" w:color="auto"/>
          </w:divBdr>
        </w:div>
        <w:div w:id="1334532554">
          <w:marLeft w:val="640"/>
          <w:marRight w:val="0"/>
          <w:marTop w:val="0"/>
          <w:marBottom w:val="0"/>
          <w:divBdr>
            <w:top w:val="none" w:sz="0" w:space="0" w:color="auto"/>
            <w:left w:val="none" w:sz="0" w:space="0" w:color="auto"/>
            <w:bottom w:val="none" w:sz="0" w:space="0" w:color="auto"/>
            <w:right w:val="none" w:sz="0" w:space="0" w:color="auto"/>
          </w:divBdr>
        </w:div>
        <w:div w:id="346250362">
          <w:marLeft w:val="640"/>
          <w:marRight w:val="0"/>
          <w:marTop w:val="0"/>
          <w:marBottom w:val="0"/>
          <w:divBdr>
            <w:top w:val="none" w:sz="0" w:space="0" w:color="auto"/>
            <w:left w:val="none" w:sz="0" w:space="0" w:color="auto"/>
            <w:bottom w:val="none" w:sz="0" w:space="0" w:color="auto"/>
            <w:right w:val="none" w:sz="0" w:space="0" w:color="auto"/>
          </w:divBdr>
        </w:div>
        <w:div w:id="991756976">
          <w:marLeft w:val="640"/>
          <w:marRight w:val="0"/>
          <w:marTop w:val="0"/>
          <w:marBottom w:val="0"/>
          <w:divBdr>
            <w:top w:val="none" w:sz="0" w:space="0" w:color="auto"/>
            <w:left w:val="none" w:sz="0" w:space="0" w:color="auto"/>
            <w:bottom w:val="none" w:sz="0" w:space="0" w:color="auto"/>
            <w:right w:val="none" w:sz="0" w:space="0" w:color="auto"/>
          </w:divBdr>
        </w:div>
        <w:div w:id="1105883845">
          <w:marLeft w:val="640"/>
          <w:marRight w:val="0"/>
          <w:marTop w:val="0"/>
          <w:marBottom w:val="0"/>
          <w:divBdr>
            <w:top w:val="none" w:sz="0" w:space="0" w:color="auto"/>
            <w:left w:val="none" w:sz="0" w:space="0" w:color="auto"/>
            <w:bottom w:val="none" w:sz="0" w:space="0" w:color="auto"/>
            <w:right w:val="none" w:sz="0" w:space="0" w:color="auto"/>
          </w:divBdr>
        </w:div>
      </w:divsChild>
    </w:div>
    <w:div w:id="1057625870">
      <w:bodyDiv w:val="1"/>
      <w:marLeft w:val="0"/>
      <w:marRight w:val="0"/>
      <w:marTop w:val="0"/>
      <w:marBottom w:val="0"/>
      <w:divBdr>
        <w:top w:val="none" w:sz="0" w:space="0" w:color="auto"/>
        <w:left w:val="none" w:sz="0" w:space="0" w:color="auto"/>
        <w:bottom w:val="none" w:sz="0" w:space="0" w:color="auto"/>
        <w:right w:val="none" w:sz="0" w:space="0" w:color="auto"/>
      </w:divBdr>
      <w:divsChild>
        <w:div w:id="1062797921">
          <w:marLeft w:val="640"/>
          <w:marRight w:val="0"/>
          <w:marTop w:val="0"/>
          <w:marBottom w:val="0"/>
          <w:divBdr>
            <w:top w:val="none" w:sz="0" w:space="0" w:color="auto"/>
            <w:left w:val="none" w:sz="0" w:space="0" w:color="auto"/>
            <w:bottom w:val="none" w:sz="0" w:space="0" w:color="auto"/>
            <w:right w:val="none" w:sz="0" w:space="0" w:color="auto"/>
          </w:divBdr>
        </w:div>
        <w:div w:id="31923884">
          <w:marLeft w:val="640"/>
          <w:marRight w:val="0"/>
          <w:marTop w:val="0"/>
          <w:marBottom w:val="0"/>
          <w:divBdr>
            <w:top w:val="none" w:sz="0" w:space="0" w:color="auto"/>
            <w:left w:val="none" w:sz="0" w:space="0" w:color="auto"/>
            <w:bottom w:val="none" w:sz="0" w:space="0" w:color="auto"/>
            <w:right w:val="none" w:sz="0" w:space="0" w:color="auto"/>
          </w:divBdr>
        </w:div>
        <w:div w:id="1728185660">
          <w:marLeft w:val="640"/>
          <w:marRight w:val="0"/>
          <w:marTop w:val="0"/>
          <w:marBottom w:val="0"/>
          <w:divBdr>
            <w:top w:val="none" w:sz="0" w:space="0" w:color="auto"/>
            <w:left w:val="none" w:sz="0" w:space="0" w:color="auto"/>
            <w:bottom w:val="none" w:sz="0" w:space="0" w:color="auto"/>
            <w:right w:val="none" w:sz="0" w:space="0" w:color="auto"/>
          </w:divBdr>
        </w:div>
        <w:div w:id="1426540605">
          <w:marLeft w:val="640"/>
          <w:marRight w:val="0"/>
          <w:marTop w:val="0"/>
          <w:marBottom w:val="0"/>
          <w:divBdr>
            <w:top w:val="none" w:sz="0" w:space="0" w:color="auto"/>
            <w:left w:val="none" w:sz="0" w:space="0" w:color="auto"/>
            <w:bottom w:val="none" w:sz="0" w:space="0" w:color="auto"/>
            <w:right w:val="none" w:sz="0" w:space="0" w:color="auto"/>
          </w:divBdr>
        </w:div>
        <w:div w:id="1398624190">
          <w:marLeft w:val="640"/>
          <w:marRight w:val="0"/>
          <w:marTop w:val="0"/>
          <w:marBottom w:val="0"/>
          <w:divBdr>
            <w:top w:val="none" w:sz="0" w:space="0" w:color="auto"/>
            <w:left w:val="none" w:sz="0" w:space="0" w:color="auto"/>
            <w:bottom w:val="none" w:sz="0" w:space="0" w:color="auto"/>
            <w:right w:val="none" w:sz="0" w:space="0" w:color="auto"/>
          </w:divBdr>
        </w:div>
        <w:div w:id="428163200">
          <w:marLeft w:val="640"/>
          <w:marRight w:val="0"/>
          <w:marTop w:val="0"/>
          <w:marBottom w:val="0"/>
          <w:divBdr>
            <w:top w:val="none" w:sz="0" w:space="0" w:color="auto"/>
            <w:left w:val="none" w:sz="0" w:space="0" w:color="auto"/>
            <w:bottom w:val="none" w:sz="0" w:space="0" w:color="auto"/>
            <w:right w:val="none" w:sz="0" w:space="0" w:color="auto"/>
          </w:divBdr>
        </w:div>
        <w:div w:id="2022733742">
          <w:marLeft w:val="640"/>
          <w:marRight w:val="0"/>
          <w:marTop w:val="0"/>
          <w:marBottom w:val="0"/>
          <w:divBdr>
            <w:top w:val="none" w:sz="0" w:space="0" w:color="auto"/>
            <w:left w:val="none" w:sz="0" w:space="0" w:color="auto"/>
            <w:bottom w:val="none" w:sz="0" w:space="0" w:color="auto"/>
            <w:right w:val="none" w:sz="0" w:space="0" w:color="auto"/>
          </w:divBdr>
        </w:div>
        <w:div w:id="1569922979">
          <w:marLeft w:val="640"/>
          <w:marRight w:val="0"/>
          <w:marTop w:val="0"/>
          <w:marBottom w:val="0"/>
          <w:divBdr>
            <w:top w:val="none" w:sz="0" w:space="0" w:color="auto"/>
            <w:left w:val="none" w:sz="0" w:space="0" w:color="auto"/>
            <w:bottom w:val="none" w:sz="0" w:space="0" w:color="auto"/>
            <w:right w:val="none" w:sz="0" w:space="0" w:color="auto"/>
          </w:divBdr>
        </w:div>
        <w:div w:id="442263602">
          <w:marLeft w:val="640"/>
          <w:marRight w:val="0"/>
          <w:marTop w:val="0"/>
          <w:marBottom w:val="0"/>
          <w:divBdr>
            <w:top w:val="none" w:sz="0" w:space="0" w:color="auto"/>
            <w:left w:val="none" w:sz="0" w:space="0" w:color="auto"/>
            <w:bottom w:val="none" w:sz="0" w:space="0" w:color="auto"/>
            <w:right w:val="none" w:sz="0" w:space="0" w:color="auto"/>
          </w:divBdr>
        </w:div>
        <w:div w:id="908807082">
          <w:marLeft w:val="640"/>
          <w:marRight w:val="0"/>
          <w:marTop w:val="0"/>
          <w:marBottom w:val="0"/>
          <w:divBdr>
            <w:top w:val="none" w:sz="0" w:space="0" w:color="auto"/>
            <w:left w:val="none" w:sz="0" w:space="0" w:color="auto"/>
            <w:bottom w:val="none" w:sz="0" w:space="0" w:color="auto"/>
            <w:right w:val="none" w:sz="0" w:space="0" w:color="auto"/>
          </w:divBdr>
        </w:div>
        <w:div w:id="372458795">
          <w:marLeft w:val="640"/>
          <w:marRight w:val="0"/>
          <w:marTop w:val="0"/>
          <w:marBottom w:val="0"/>
          <w:divBdr>
            <w:top w:val="none" w:sz="0" w:space="0" w:color="auto"/>
            <w:left w:val="none" w:sz="0" w:space="0" w:color="auto"/>
            <w:bottom w:val="none" w:sz="0" w:space="0" w:color="auto"/>
            <w:right w:val="none" w:sz="0" w:space="0" w:color="auto"/>
          </w:divBdr>
        </w:div>
        <w:div w:id="1925645040">
          <w:marLeft w:val="640"/>
          <w:marRight w:val="0"/>
          <w:marTop w:val="0"/>
          <w:marBottom w:val="0"/>
          <w:divBdr>
            <w:top w:val="none" w:sz="0" w:space="0" w:color="auto"/>
            <w:left w:val="none" w:sz="0" w:space="0" w:color="auto"/>
            <w:bottom w:val="none" w:sz="0" w:space="0" w:color="auto"/>
            <w:right w:val="none" w:sz="0" w:space="0" w:color="auto"/>
          </w:divBdr>
        </w:div>
        <w:div w:id="1723825431">
          <w:marLeft w:val="640"/>
          <w:marRight w:val="0"/>
          <w:marTop w:val="0"/>
          <w:marBottom w:val="0"/>
          <w:divBdr>
            <w:top w:val="none" w:sz="0" w:space="0" w:color="auto"/>
            <w:left w:val="none" w:sz="0" w:space="0" w:color="auto"/>
            <w:bottom w:val="none" w:sz="0" w:space="0" w:color="auto"/>
            <w:right w:val="none" w:sz="0" w:space="0" w:color="auto"/>
          </w:divBdr>
        </w:div>
        <w:div w:id="120150071">
          <w:marLeft w:val="640"/>
          <w:marRight w:val="0"/>
          <w:marTop w:val="0"/>
          <w:marBottom w:val="0"/>
          <w:divBdr>
            <w:top w:val="none" w:sz="0" w:space="0" w:color="auto"/>
            <w:left w:val="none" w:sz="0" w:space="0" w:color="auto"/>
            <w:bottom w:val="none" w:sz="0" w:space="0" w:color="auto"/>
            <w:right w:val="none" w:sz="0" w:space="0" w:color="auto"/>
          </w:divBdr>
        </w:div>
        <w:div w:id="462501497">
          <w:marLeft w:val="640"/>
          <w:marRight w:val="0"/>
          <w:marTop w:val="0"/>
          <w:marBottom w:val="0"/>
          <w:divBdr>
            <w:top w:val="none" w:sz="0" w:space="0" w:color="auto"/>
            <w:left w:val="none" w:sz="0" w:space="0" w:color="auto"/>
            <w:bottom w:val="none" w:sz="0" w:space="0" w:color="auto"/>
            <w:right w:val="none" w:sz="0" w:space="0" w:color="auto"/>
          </w:divBdr>
        </w:div>
        <w:div w:id="1290472107">
          <w:marLeft w:val="640"/>
          <w:marRight w:val="0"/>
          <w:marTop w:val="0"/>
          <w:marBottom w:val="0"/>
          <w:divBdr>
            <w:top w:val="none" w:sz="0" w:space="0" w:color="auto"/>
            <w:left w:val="none" w:sz="0" w:space="0" w:color="auto"/>
            <w:bottom w:val="none" w:sz="0" w:space="0" w:color="auto"/>
            <w:right w:val="none" w:sz="0" w:space="0" w:color="auto"/>
          </w:divBdr>
        </w:div>
        <w:div w:id="1718043853">
          <w:marLeft w:val="640"/>
          <w:marRight w:val="0"/>
          <w:marTop w:val="0"/>
          <w:marBottom w:val="0"/>
          <w:divBdr>
            <w:top w:val="none" w:sz="0" w:space="0" w:color="auto"/>
            <w:left w:val="none" w:sz="0" w:space="0" w:color="auto"/>
            <w:bottom w:val="none" w:sz="0" w:space="0" w:color="auto"/>
            <w:right w:val="none" w:sz="0" w:space="0" w:color="auto"/>
          </w:divBdr>
        </w:div>
        <w:div w:id="94714199">
          <w:marLeft w:val="640"/>
          <w:marRight w:val="0"/>
          <w:marTop w:val="0"/>
          <w:marBottom w:val="0"/>
          <w:divBdr>
            <w:top w:val="none" w:sz="0" w:space="0" w:color="auto"/>
            <w:left w:val="none" w:sz="0" w:space="0" w:color="auto"/>
            <w:bottom w:val="none" w:sz="0" w:space="0" w:color="auto"/>
            <w:right w:val="none" w:sz="0" w:space="0" w:color="auto"/>
          </w:divBdr>
        </w:div>
        <w:div w:id="376012227">
          <w:marLeft w:val="640"/>
          <w:marRight w:val="0"/>
          <w:marTop w:val="0"/>
          <w:marBottom w:val="0"/>
          <w:divBdr>
            <w:top w:val="none" w:sz="0" w:space="0" w:color="auto"/>
            <w:left w:val="none" w:sz="0" w:space="0" w:color="auto"/>
            <w:bottom w:val="none" w:sz="0" w:space="0" w:color="auto"/>
            <w:right w:val="none" w:sz="0" w:space="0" w:color="auto"/>
          </w:divBdr>
        </w:div>
        <w:div w:id="1494375858">
          <w:marLeft w:val="640"/>
          <w:marRight w:val="0"/>
          <w:marTop w:val="0"/>
          <w:marBottom w:val="0"/>
          <w:divBdr>
            <w:top w:val="none" w:sz="0" w:space="0" w:color="auto"/>
            <w:left w:val="none" w:sz="0" w:space="0" w:color="auto"/>
            <w:bottom w:val="none" w:sz="0" w:space="0" w:color="auto"/>
            <w:right w:val="none" w:sz="0" w:space="0" w:color="auto"/>
          </w:divBdr>
        </w:div>
        <w:div w:id="1175457617">
          <w:marLeft w:val="640"/>
          <w:marRight w:val="0"/>
          <w:marTop w:val="0"/>
          <w:marBottom w:val="0"/>
          <w:divBdr>
            <w:top w:val="none" w:sz="0" w:space="0" w:color="auto"/>
            <w:left w:val="none" w:sz="0" w:space="0" w:color="auto"/>
            <w:bottom w:val="none" w:sz="0" w:space="0" w:color="auto"/>
            <w:right w:val="none" w:sz="0" w:space="0" w:color="auto"/>
          </w:divBdr>
        </w:div>
        <w:div w:id="238029809">
          <w:marLeft w:val="640"/>
          <w:marRight w:val="0"/>
          <w:marTop w:val="0"/>
          <w:marBottom w:val="0"/>
          <w:divBdr>
            <w:top w:val="none" w:sz="0" w:space="0" w:color="auto"/>
            <w:left w:val="none" w:sz="0" w:space="0" w:color="auto"/>
            <w:bottom w:val="none" w:sz="0" w:space="0" w:color="auto"/>
            <w:right w:val="none" w:sz="0" w:space="0" w:color="auto"/>
          </w:divBdr>
        </w:div>
        <w:div w:id="198587374">
          <w:marLeft w:val="640"/>
          <w:marRight w:val="0"/>
          <w:marTop w:val="0"/>
          <w:marBottom w:val="0"/>
          <w:divBdr>
            <w:top w:val="none" w:sz="0" w:space="0" w:color="auto"/>
            <w:left w:val="none" w:sz="0" w:space="0" w:color="auto"/>
            <w:bottom w:val="none" w:sz="0" w:space="0" w:color="auto"/>
            <w:right w:val="none" w:sz="0" w:space="0" w:color="auto"/>
          </w:divBdr>
        </w:div>
        <w:div w:id="516192276">
          <w:marLeft w:val="640"/>
          <w:marRight w:val="0"/>
          <w:marTop w:val="0"/>
          <w:marBottom w:val="0"/>
          <w:divBdr>
            <w:top w:val="none" w:sz="0" w:space="0" w:color="auto"/>
            <w:left w:val="none" w:sz="0" w:space="0" w:color="auto"/>
            <w:bottom w:val="none" w:sz="0" w:space="0" w:color="auto"/>
            <w:right w:val="none" w:sz="0" w:space="0" w:color="auto"/>
          </w:divBdr>
        </w:div>
        <w:div w:id="269121492">
          <w:marLeft w:val="640"/>
          <w:marRight w:val="0"/>
          <w:marTop w:val="0"/>
          <w:marBottom w:val="0"/>
          <w:divBdr>
            <w:top w:val="none" w:sz="0" w:space="0" w:color="auto"/>
            <w:left w:val="none" w:sz="0" w:space="0" w:color="auto"/>
            <w:bottom w:val="none" w:sz="0" w:space="0" w:color="auto"/>
            <w:right w:val="none" w:sz="0" w:space="0" w:color="auto"/>
          </w:divBdr>
        </w:div>
        <w:div w:id="868566145">
          <w:marLeft w:val="640"/>
          <w:marRight w:val="0"/>
          <w:marTop w:val="0"/>
          <w:marBottom w:val="0"/>
          <w:divBdr>
            <w:top w:val="none" w:sz="0" w:space="0" w:color="auto"/>
            <w:left w:val="none" w:sz="0" w:space="0" w:color="auto"/>
            <w:bottom w:val="none" w:sz="0" w:space="0" w:color="auto"/>
            <w:right w:val="none" w:sz="0" w:space="0" w:color="auto"/>
          </w:divBdr>
        </w:div>
        <w:div w:id="754548313">
          <w:marLeft w:val="640"/>
          <w:marRight w:val="0"/>
          <w:marTop w:val="0"/>
          <w:marBottom w:val="0"/>
          <w:divBdr>
            <w:top w:val="none" w:sz="0" w:space="0" w:color="auto"/>
            <w:left w:val="none" w:sz="0" w:space="0" w:color="auto"/>
            <w:bottom w:val="none" w:sz="0" w:space="0" w:color="auto"/>
            <w:right w:val="none" w:sz="0" w:space="0" w:color="auto"/>
          </w:divBdr>
        </w:div>
        <w:div w:id="395662666">
          <w:marLeft w:val="640"/>
          <w:marRight w:val="0"/>
          <w:marTop w:val="0"/>
          <w:marBottom w:val="0"/>
          <w:divBdr>
            <w:top w:val="none" w:sz="0" w:space="0" w:color="auto"/>
            <w:left w:val="none" w:sz="0" w:space="0" w:color="auto"/>
            <w:bottom w:val="none" w:sz="0" w:space="0" w:color="auto"/>
            <w:right w:val="none" w:sz="0" w:space="0" w:color="auto"/>
          </w:divBdr>
        </w:div>
        <w:div w:id="1036780997">
          <w:marLeft w:val="640"/>
          <w:marRight w:val="0"/>
          <w:marTop w:val="0"/>
          <w:marBottom w:val="0"/>
          <w:divBdr>
            <w:top w:val="none" w:sz="0" w:space="0" w:color="auto"/>
            <w:left w:val="none" w:sz="0" w:space="0" w:color="auto"/>
            <w:bottom w:val="none" w:sz="0" w:space="0" w:color="auto"/>
            <w:right w:val="none" w:sz="0" w:space="0" w:color="auto"/>
          </w:divBdr>
        </w:div>
        <w:div w:id="770201242">
          <w:marLeft w:val="640"/>
          <w:marRight w:val="0"/>
          <w:marTop w:val="0"/>
          <w:marBottom w:val="0"/>
          <w:divBdr>
            <w:top w:val="none" w:sz="0" w:space="0" w:color="auto"/>
            <w:left w:val="none" w:sz="0" w:space="0" w:color="auto"/>
            <w:bottom w:val="none" w:sz="0" w:space="0" w:color="auto"/>
            <w:right w:val="none" w:sz="0" w:space="0" w:color="auto"/>
          </w:divBdr>
        </w:div>
        <w:div w:id="225606786">
          <w:marLeft w:val="640"/>
          <w:marRight w:val="0"/>
          <w:marTop w:val="0"/>
          <w:marBottom w:val="0"/>
          <w:divBdr>
            <w:top w:val="none" w:sz="0" w:space="0" w:color="auto"/>
            <w:left w:val="none" w:sz="0" w:space="0" w:color="auto"/>
            <w:bottom w:val="none" w:sz="0" w:space="0" w:color="auto"/>
            <w:right w:val="none" w:sz="0" w:space="0" w:color="auto"/>
          </w:divBdr>
        </w:div>
        <w:div w:id="1476221388">
          <w:marLeft w:val="640"/>
          <w:marRight w:val="0"/>
          <w:marTop w:val="0"/>
          <w:marBottom w:val="0"/>
          <w:divBdr>
            <w:top w:val="none" w:sz="0" w:space="0" w:color="auto"/>
            <w:left w:val="none" w:sz="0" w:space="0" w:color="auto"/>
            <w:bottom w:val="none" w:sz="0" w:space="0" w:color="auto"/>
            <w:right w:val="none" w:sz="0" w:space="0" w:color="auto"/>
          </w:divBdr>
        </w:div>
        <w:div w:id="723406973">
          <w:marLeft w:val="640"/>
          <w:marRight w:val="0"/>
          <w:marTop w:val="0"/>
          <w:marBottom w:val="0"/>
          <w:divBdr>
            <w:top w:val="none" w:sz="0" w:space="0" w:color="auto"/>
            <w:left w:val="none" w:sz="0" w:space="0" w:color="auto"/>
            <w:bottom w:val="none" w:sz="0" w:space="0" w:color="auto"/>
            <w:right w:val="none" w:sz="0" w:space="0" w:color="auto"/>
          </w:divBdr>
        </w:div>
        <w:div w:id="1256401881">
          <w:marLeft w:val="640"/>
          <w:marRight w:val="0"/>
          <w:marTop w:val="0"/>
          <w:marBottom w:val="0"/>
          <w:divBdr>
            <w:top w:val="none" w:sz="0" w:space="0" w:color="auto"/>
            <w:left w:val="none" w:sz="0" w:space="0" w:color="auto"/>
            <w:bottom w:val="none" w:sz="0" w:space="0" w:color="auto"/>
            <w:right w:val="none" w:sz="0" w:space="0" w:color="auto"/>
          </w:divBdr>
        </w:div>
        <w:div w:id="1185904727">
          <w:marLeft w:val="640"/>
          <w:marRight w:val="0"/>
          <w:marTop w:val="0"/>
          <w:marBottom w:val="0"/>
          <w:divBdr>
            <w:top w:val="none" w:sz="0" w:space="0" w:color="auto"/>
            <w:left w:val="none" w:sz="0" w:space="0" w:color="auto"/>
            <w:bottom w:val="none" w:sz="0" w:space="0" w:color="auto"/>
            <w:right w:val="none" w:sz="0" w:space="0" w:color="auto"/>
          </w:divBdr>
        </w:div>
      </w:divsChild>
    </w:div>
    <w:div w:id="1072579763">
      <w:bodyDiv w:val="1"/>
      <w:marLeft w:val="0"/>
      <w:marRight w:val="0"/>
      <w:marTop w:val="0"/>
      <w:marBottom w:val="0"/>
      <w:divBdr>
        <w:top w:val="none" w:sz="0" w:space="0" w:color="auto"/>
        <w:left w:val="none" w:sz="0" w:space="0" w:color="auto"/>
        <w:bottom w:val="none" w:sz="0" w:space="0" w:color="auto"/>
        <w:right w:val="none" w:sz="0" w:space="0" w:color="auto"/>
      </w:divBdr>
      <w:divsChild>
        <w:div w:id="569269673">
          <w:marLeft w:val="640"/>
          <w:marRight w:val="0"/>
          <w:marTop w:val="0"/>
          <w:marBottom w:val="0"/>
          <w:divBdr>
            <w:top w:val="none" w:sz="0" w:space="0" w:color="auto"/>
            <w:left w:val="none" w:sz="0" w:space="0" w:color="auto"/>
            <w:bottom w:val="none" w:sz="0" w:space="0" w:color="auto"/>
            <w:right w:val="none" w:sz="0" w:space="0" w:color="auto"/>
          </w:divBdr>
        </w:div>
        <w:div w:id="1145732130">
          <w:marLeft w:val="640"/>
          <w:marRight w:val="0"/>
          <w:marTop w:val="0"/>
          <w:marBottom w:val="0"/>
          <w:divBdr>
            <w:top w:val="none" w:sz="0" w:space="0" w:color="auto"/>
            <w:left w:val="none" w:sz="0" w:space="0" w:color="auto"/>
            <w:bottom w:val="none" w:sz="0" w:space="0" w:color="auto"/>
            <w:right w:val="none" w:sz="0" w:space="0" w:color="auto"/>
          </w:divBdr>
        </w:div>
        <w:div w:id="1268007798">
          <w:marLeft w:val="640"/>
          <w:marRight w:val="0"/>
          <w:marTop w:val="0"/>
          <w:marBottom w:val="0"/>
          <w:divBdr>
            <w:top w:val="none" w:sz="0" w:space="0" w:color="auto"/>
            <w:left w:val="none" w:sz="0" w:space="0" w:color="auto"/>
            <w:bottom w:val="none" w:sz="0" w:space="0" w:color="auto"/>
            <w:right w:val="none" w:sz="0" w:space="0" w:color="auto"/>
          </w:divBdr>
        </w:div>
        <w:div w:id="817266446">
          <w:marLeft w:val="640"/>
          <w:marRight w:val="0"/>
          <w:marTop w:val="0"/>
          <w:marBottom w:val="0"/>
          <w:divBdr>
            <w:top w:val="none" w:sz="0" w:space="0" w:color="auto"/>
            <w:left w:val="none" w:sz="0" w:space="0" w:color="auto"/>
            <w:bottom w:val="none" w:sz="0" w:space="0" w:color="auto"/>
            <w:right w:val="none" w:sz="0" w:space="0" w:color="auto"/>
          </w:divBdr>
        </w:div>
        <w:div w:id="823010561">
          <w:marLeft w:val="640"/>
          <w:marRight w:val="0"/>
          <w:marTop w:val="0"/>
          <w:marBottom w:val="0"/>
          <w:divBdr>
            <w:top w:val="none" w:sz="0" w:space="0" w:color="auto"/>
            <w:left w:val="none" w:sz="0" w:space="0" w:color="auto"/>
            <w:bottom w:val="none" w:sz="0" w:space="0" w:color="auto"/>
            <w:right w:val="none" w:sz="0" w:space="0" w:color="auto"/>
          </w:divBdr>
        </w:div>
        <w:div w:id="1352758470">
          <w:marLeft w:val="640"/>
          <w:marRight w:val="0"/>
          <w:marTop w:val="0"/>
          <w:marBottom w:val="0"/>
          <w:divBdr>
            <w:top w:val="none" w:sz="0" w:space="0" w:color="auto"/>
            <w:left w:val="none" w:sz="0" w:space="0" w:color="auto"/>
            <w:bottom w:val="none" w:sz="0" w:space="0" w:color="auto"/>
            <w:right w:val="none" w:sz="0" w:space="0" w:color="auto"/>
          </w:divBdr>
        </w:div>
        <w:div w:id="2054231172">
          <w:marLeft w:val="640"/>
          <w:marRight w:val="0"/>
          <w:marTop w:val="0"/>
          <w:marBottom w:val="0"/>
          <w:divBdr>
            <w:top w:val="none" w:sz="0" w:space="0" w:color="auto"/>
            <w:left w:val="none" w:sz="0" w:space="0" w:color="auto"/>
            <w:bottom w:val="none" w:sz="0" w:space="0" w:color="auto"/>
            <w:right w:val="none" w:sz="0" w:space="0" w:color="auto"/>
          </w:divBdr>
        </w:div>
        <w:div w:id="1609656288">
          <w:marLeft w:val="640"/>
          <w:marRight w:val="0"/>
          <w:marTop w:val="0"/>
          <w:marBottom w:val="0"/>
          <w:divBdr>
            <w:top w:val="none" w:sz="0" w:space="0" w:color="auto"/>
            <w:left w:val="none" w:sz="0" w:space="0" w:color="auto"/>
            <w:bottom w:val="none" w:sz="0" w:space="0" w:color="auto"/>
            <w:right w:val="none" w:sz="0" w:space="0" w:color="auto"/>
          </w:divBdr>
        </w:div>
        <w:div w:id="1800873906">
          <w:marLeft w:val="640"/>
          <w:marRight w:val="0"/>
          <w:marTop w:val="0"/>
          <w:marBottom w:val="0"/>
          <w:divBdr>
            <w:top w:val="none" w:sz="0" w:space="0" w:color="auto"/>
            <w:left w:val="none" w:sz="0" w:space="0" w:color="auto"/>
            <w:bottom w:val="none" w:sz="0" w:space="0" w:color="auto"/>
            <w:right w:val="none" w:sz="0" w:space="0" w:color="auto"/>
          </w:divBdr>
        </w:div>
        <w:div w:id="231698134">
          <w:marLeft w:val="640"/>
          <w:marRight w:val="0"/>
          <w:marTop w:val="0"/>
          <w:marBottom w:val="0"/>
          <w:divBdr>
            <w:top w:val="none" w:sz="0" w:space="0" w:color="auto"/>
            <w:left w:val="none" w:sz="0" w:space="0" w:color="auto"/>
            <w:bottom w:val="none" w:sz="0" w:space="0" w:color="auto"/>
            <w:right w:val="none" w:sz="0" w:space="0" w:color="auto"/>
          </w:divBdr>
        </w:div>
        <w:div w:id="1749644718">
          <w:marLeft w:val="640"/>
          <w:marRight w:val="0"/>
          <w:marTop w:val="0"/>
          <w:marBottom w:val="0"/>
          <w:divBdr>
            <w:top w:val="none" w:sz="0" w:space="0" w:color="auto"/>
            <w:left w:val="none" w:sz="0" w:space="0" w:color="auto"/>
            <w:bottom w:val="none" w:sz="0" w:space="0" w:color="auto"/>
            <w:right w:val="none" w:sz="0" w:space="0" w:color="auto"/>
          </w:divBdr>
        </w:div>
        <w:div w:id="1690135558">
          <w:marLeft w:val="640"/>
          <w:marRight w:val="0"/>
          <w:marTop w:val="0"/>
          <w:marBottom w:val="0"/>
          <w:divBdr>
            <w:top w:val="none" w:sz="0" w:space="0" w:color="auto"/>
            <w:left w:val="none" w:sz="0" w:space="0" w:color="auto"/>
            <w:bottom w:val="none" w:sz="0" w:space="0" w:color="auto"/>
            <w:right w:val="none" w:sz="0" w:space="0" w:color="auto"/>
          </w:divBdr>
        </w:div>
        <w:div w:id="1510829960">
          <w:marLeft w:val="640"/>
          <w:marRight w:val="0"/>
          <w:marTop w:val="0"/>
          <w:marBottom w:val="0"/>
          <w:divBdr>
            <w:top w:val="none" w:sz="0" w:space="0" w:color="auto"/>
            <w:left w:val="none" w:sz="0" w:space="0" w:color="auto"/>
            <w:bottom w:val="none" w:sz="0" w:space="0" w:color="auto"/>
            <w:right w:val="none" w:sz="0" w:space="0" w:color="auto"/>
          </w:divBdr>
        </w:div>
        <w:div w:id="367029232">
          <w:marLeft w:val="640"/>
          <w:marRight w:val="0"/>
          <w:marTop w:val="0"/>
          <w:marBottom w:val="0"/>
          <w:divBdr>
            <w:top w:val="none" w:sz="0" w:space="0" w:color="auto"/>
            <w:left w:val="none" w:sz="0" w:space="0" w:color="auto"/>
            <w:bottom w:val="none" w:sz="0" w:space="0" w:color="auto"/>
            <w:right w:val="none" w:sz="0" w:space="0" w:color="auto"/>
          </w:divBdr>
        </w:div>
        <w:div w:id="968558979">
          <w:marLeft w:val="640"/>
          <w:marRight w:val="0"/>
          <w:marTop w:val="0"/>
          <w:marBottom w:val="0"/>
          <w:divBdr>
            <w:top w:val="none" w:sz="0" w:space="0" w:color="auto"/>
            <w:left w:val="none" w:sz="0" w:space="0" w:color="auto"/>
            <w:bottom w:val="none" w:sz="0" w:space="0" w:color="auto"/>
            <w:right w:val="none" w:sz="0" w:space="0" w:color="auto"/>
          </w:divBdr>
        </w:div>
        <w:div w:id="1691680993">
          <w:marLeft w:val="640"/>
          <w:marRight w:val="0"/>
          <w:marTop w:val="0"/>
          <w:marBottom w:val="0"/>
          <w:divBdr>
            <w:top w:val="none" w:sz="0" w:space="0" w:color="auto"/>
            <w:left w:val="none" w:sz="0" w:space="0" w:color="auto"/>
            <w:bottom w:val="none" w:sz="0" w:space="0" w:color="auto"/>
            <w:right w:val="none" w:sz="0" w:space="0" w:color="auto"/>
          </w:divBdr>
        </w:div>
        <w:div w:id="826895208">
          <w:marLeft w:val="640"/>
          <w:marRight w:val="0"/>
          <w:marTop w:val="0"/>
          <w:marBottom w:val="0"/>
          <w:divBdr>
            <w:top w:val="none" w:sz="0" w:space="0" w:color="auto"/>
            <w:left w:val="none" w:sz="0" w:space="0" w:color="auto"/>
            <w:bottom w:val="none" w:sz="0" w:space="0" w:color="auto"/>
            <w:right w:val="none" w:sz="0" w:space="0" w:color="auto"/>
          </w:divBdr>
        </w:div>
        <w:div w:id="1705475850">
          <w:marLeft w:val="640"/>
          <w:marRight w:val="0"/>
          <w:marTop w:val="0"/>
          <w:marBottom w:val="0"/>
          <w:divBdr>
            <w:top w:val="none" w:sz="0" w:space="0" w:color="auto"/>
            <w:left w:val="none" w:sz="0" w:space="0" w:color="auto"/>
            <w:bottom w:val="none" w:sz="0" w:space="0" w:color="auto"/>
            <w:right w:val="none" w:sz="0" w:space="0" w:color="auto"/>
          </w:divBdr>
        </w:div>
        <w:div w:id="1134912975">
          <w:marLeft w:val="640"/>
          <w:marRight w:val="0"/>
          <w:marTop w:val="0"/>
          <w:marBottom w:val="0"/>
          <w:divBdr>
            <w:top w:val="none" w:sz="0" w:space="0" w:color="auto"/>
            <w:left w:val="none" w:sz="0" w:space="0" w:color="auto"/>
            <w:bottom w:val="none" w:sz="0" w:space="0" w:color="auto"/>
            <w:right w:val="none" w:sz="0" w:space="0" w:color="auto"/>
          </w:divBdr>
        </w:div>
        <w:div w:id="1716008278">
          <w:marLeft w:val="640"/>
          <w:marRight w:val="0"/>
          <w:marTop w:val="0"/>
          <w:marBottom w:val="0"/>
          <w:divBdr>
            <w:top w:val="none" w:sz="0" w:space="0" w:color="auto"/>
            <w:left w:val="none" w:sz="0" w:space="0" w:color="auto"/>
            <w:bottom w:val="none" w:sz="0" w:space="0" w:color="auto"/>
            <w:right w:val="none" w:sz="0" w:space="0" w:color="auto"/>
          </w:divBdr>
        </w:div>
        <w:div w:id="1084692510">
          <w:marLeft w:val="640"/>
          <w:marRight w:val="0"/>
          <w:marTop w:val="0"/>
          <w:marBottom w:val="0"/>
          <w:divBdr>
            <w:top w:val="none" w:sz="0" w:space="0" w:color="auto"/>
            <w:left w:val="none" w:sz="0" w:space="0" w:color="auto"/>
            <w:bottom w:val="none" w:sz="0" w:space="0" w:color="auto"/>
            <w:right w:val="none" w:sz="0" w:space="0" w:color="auto"/>
          </w:divBdr>
        </w:div>
        <w:div w:id="804006886">
          <w:marLeft w:val="640"/>
          <w:marRight w:val="0"/>
          <w:marTop w:val="0"/>
          <w:marBottom w:val="0"/>
          <w:divBdr>
            <w:top w:val="none" w:sz="0" w:space="0" w:color="auto"/>
            <w:left w:val="none" w:sz="0" w:space="0" w:color="auto"/>
            <w:bottom w:val="none" w:sz="0" w:space="0" w:color="auto"/>
            <w:right w:val="none" w:sz="0" w:space="0" w:color="auto"/>
          </w:divBdr>
        </w:div>
        <w:div w:id="907112047">
          <w:marLeft w:val="640"/>
          <w:marRight w:val="0"/>
          <w:marTop w:val="0"/>
          <w:marBottom w:val="0"/>
          <w:divBdr>
            <w:top w:val="none" w:sz="0" w:space="0" w:color="auto"/>
            <w:left w:val="none" w:sz="0" w:space="0" w:color="auto"/>
            <w:bottom w:val="none" w:sz="0" w:space="0" w:color="auto"/>
            <w:right w:val="none" w:sz="0" w:space="0" w:color="auto"/>
          </w:divBdr>
        </w:div>
        <w:div w:id="749497524">
          <w:marLeft w:val="640"/>
          <w:marRight w:val="0"/>
          <w:marTop w:val="0"/>
          <w:marBottom w:val="0"/>
          <w:divBdr>
            <w:top w:val="none" w:sz="0" w:space="0" w:color="auto"/>
            <w:left w:val="none" w:sz="0" w:space="0" w:color="auto"/>
            <w:bottom w:val="none" w:sz="0" w:space="0" w:color="auto"/>
            <w:right w:val="none" w:sz="0" w:space="0" w:color="auto"/>
          </w:divBdr>
        </w:div>
        <w:div w:id="1412852135">
          <w:marLeft w:val="640"/>
          <w:marRight w:val="0"/>
          <w:marTop w:val="0"/>
          <w:marBottom w:val="0"/>
          <w:divBdr>
            <w:top w:val="none" w:sz="0" w:space="0" w:color="auto"/>
            <w:left w:val="none" w:sz="0" w:space="0" w:color="auto"/>
            <w:bottom w:val="none" w:sz="0" w:space="0" w:color="auto"/>
            <w:right w:val="none" w:sz="0" w:space="0" w:color="auto"/>
          </w:divBdr>
        </w:div>
        <w:div w:id="370493227">
          <w:marLeft w:val="640"/>
          <w:marRight w:val="0"/>
          <w:marTop w:val="0"/>
          <w:marBottom w:val="0"/>
          <w:divBdr>
            <w:top w:val="none" w:sz="0" w:space="0" w:color="auto"/>
            <w:left w:val="none" w:sz="0" w:space="0" w:color="auto"/>
            <w:bottom w:val="none" w:sz="0" w:space="0" w:color="auto"/>
            <w:right w:val="none" w:sz="0" w:space="0" w:color="auto"/>
          </w:divBdr>
        </w:div>
        <w:div w:id="499466866">
          <w:marLeft w:val="640"/>
          <w:marRight w:val="0"/>
          <w:marTop w:val="0"/>
          <w:marBottom w:val="0"/>
          <w:divBdr>
            <w:top w:val="none" w:sz="0" w:space="0" w:color="auto"/>
            <w:left w:val="none" w:sz="0" w:space="0" w:color="auto"/>
            <w:bottom w:val="none" w:sz="0" w:space="0" w:color="auto"/>
            <w:right w:val="none" w:sz="0" w:space="0" w:color="auto"/>
          </w:divBdr>
        </w:div>
        <w:div w:id="1607424049">
          <w:marLeft w:val="640"/>
          <w:marRight w:val="0"/>
          <w:marTop w:val="0"/>
          <w:marBottom w:val="0"/>
          <w:divBdr>
            <w:top w:val="none" w:sz="0" w:space="0" w:color="auto"/>
            <w:left w:val="none" w:sz="0" w:space="0" w:color="auto"/>
            <w:bottom w:val="none" w:sz="0" w:space="0" w:color="auto"/>
            <w:right w:val="none" w:sz="0" w:space="0" w:color="auto"/>
          </w:divBdr>
        </w:div>
        <w:div w:id="223956719">
          <w:marLeft w:val="640"/>
          <w:marRight w:val="0"/>
          <w:marTop w:val="0"/>
          <w:marBottom w:val="0"/>
          <w:divBdr>
            <w:top w:val="none" w:sz="0" w:space="0" w:color="auto"/>
            <w:left w:val="none" w:sz="0" w:space="0" w:color="auto"/>
            <w:bottom w:val="none" w:sz="0" w:space="0" w:color="auto"/>
            <w:right w:val="none" w:sz="0" w:space="0" w:color="auto"/>
          </w:divBdr>
        </w:div>
        <w:div w:id="429858827">
          <w:marLeft w:val="640"/>
          <w:marRight w:val="0"/>
          <w:marTop w:val="0"/>
          <w:marBottom w:val="0"/>
          <w:divBdr>
            <w:top w:val="none" w:sz="0" w:space="0" w:color="auto"/>
            <w:left w:val="none" w:sz="0" w:space="0" w:color="auto"/>
            <w:bottom w:val="none" w:sz="0" w:space="0" w:color="auto"/>
            <w:right w:val="none" w:sz="0" w:space="0" w:color="auto"/>
          </w:divBdr>
        </w:div>
        <w:div w:id="802887758">
          <w:marLeft w:val="640"/>
          <w:marRight w:val="0"/>
          <w:marTop w:val="0"/>
          <w:marBottom w:val="0"/>
          <w:divBdr>
            <w:top w:val="none" w:sz="0" w:space="0" w:color="auto"/>
            <w:left w:val="none" w:sz="0" w:space="0" w:color="auto"/>
            <w:bottom w:val="none" w:sz="0" w:space="0" w:color="auto"/>
            <w:right w:val="none" w:sz="0" w:space="0" w:color="auto"/>
          </w:divBdr>
        </w:div>
        <w:div w:id="252788413">
          <w:marLeft w:val="640"/>
          <w:marRight w:val="0"/>
          <w:marTop w:val="0"/>
          <w:marBottom w:val="0"/>
          <w:divBdr>
            <w:top w:val="none" w:sz="0" w:space="0" w:color="auto"/>
            <w:left w:val="none" w:sz="0" w:space="0" w:color="auto"/>
            <w:bottom w:val="none" w:sz="0" w:space="0" w:color="auto"/>
            <w:right w:val="none" w:sz="0" w:space="0" w:color="auto"/>
          </w:divBdr>
        </w:div>
        <w:div w:id="499778782">
          <w:marLeft w:val="640"/>
          <w:marRight w:val="0"/>
          <w:marTop w:val="0"/>
          <w:marBottom w:val="0"/>
          <w:divBdr>
            <w:top w:val="none" w:sz="0" w:space="0" w:color="auto"/>
            <w:left w:val="none" w:sz="0" w:space="0" w:color="auto"/>
            <w:bottom w:val="none" w:sz="0" w:space="0" w:color="auto"/>
            <w:right w:val="none" w:sz="0" w:space="0" w:color="auto"/>
          </w:divBdr>
        </w:div>
        <w:div w:id="206258718">
          <w:marLeft w:val="640"/>
          <w:marRight w:val="0"/>
          <w:marTop w:val="0"/>
          <w:marBottom w:val="0"/>
          <w:divBdr>
            <w:top w:val="none" w:sz="0" w:space="0" w:color="auto"/>
            <w:left w:val="none" w:sz="0" w:space="0" w:color="auto"/>
            <w:bottom w:val="none" w:sz="0" w:space="0" w:color="auto"/>
            <w:right w:val="none" w:sz="0" w:space="0" w:color="auto"/>
          </w:divBdr>
        </w:div>
        <w:div w:id="40791872">
          <w:marLeft w:val="640"/>
          <w:marRight w:val="0"/>
          <w:marTop w:val="0"/>
          <w:marBottom w:val="0"/>
          <w:divBdr>
            <w:top w:val="none" w:sz="0" w:space="0" w:color="auto"/>
            <w:left w:val="none" w:sz="0" w:space="0" w:color="auto"/>
            <w:bottom w:val="none" w:sz="0" w:space="0" w:color="auto"/>
            <w:right w:val="none" w:sz="0" w:space="0" w:color="auto"/>
          </w:divBdr>
        </w:div>
        <w:div w:id="456531864">
          <w:marLeft w:val="640"/>
          <w:marRight w:val="0"/>
          <w:marTop w:val="0"/>
          <w:marBottom w:val="0"/>
          <w:divBdr>
            <w:top w:val="none" w:sz="0" w:space="0" w:color="auto"/>
            <w:left w:val="none" w:sz="0" w:space="0" w:color="auto"/>
            <w:bottom w:val="none" w:sz="0" w:space="0" w:color="auto"/>
            <w:right w:val="none" w:sz="0" w:space="0" w:color="auto"/>
          </w:divBdr>
        </w:div>
        <w:div w:id="495461623">
          <w:marLeft w:val="640"/>
          <w:marRight w:val="0"/>
          <w:marTop w:val="0"/>
          <w:marBottom w:val="0"/>
          <w:divBdr>
            <w:top w:val="none" w:sz="0" w:space="0" w:color="auto"/>
            <w:left w:val="none" w:sz="0" w:space="0" w:color="auto"/>
            <w:bottom w:val="none" w:sz="0" w:space="0" w:color="auto"/>
            <w:right w:val="none" w:sz="0" w:space="0" w:color="auto"/>
          </w:divBdr>
        </w:div>
        <w:div w:id="1000504985">
          <w:marLeft w:val="640"/>
          <w:marRight w:val="0"/>
          <w:marTop w:val="0"/>
          <w:marBottom w:val="0"/>
          <w:divBdr>
            <w:top w:val="none" w:sz="0" w:space="0" w:color="auto"/>
            <w:left w:val="none" w:sz="0" w:space="0" w:color="auto"/>
            <w:bottom w:val="none" w:sz="0" w:space="0" w:color="auto"/>
            <w:right w:val="none" w:sz="0" w:space="0" w:color="auto"/>
          </w:divBdr>
        </w:div>
        <w:div w:id="121535203">
          <w:marLeft w:val="640"/>
          <w:marRight w:val="0"/>
          <w:marTop w:val="0"/>
          <w:marBottom w:val="0"/>
          <w:divBdr>
            <w:top w:val="none" w:sz="0" w:space="0" w:color="auto"/>
            <w:left w:val="none" w:sz="0" w:space="0" w:color="auto"/>
            <w:bottom w:val="none" w:sz="0" w:space="0" w:color="auto"/>
            <w:right w:val="none" w:sz="0" w:space="0" w:color="auto"/>
          </w:divBdr>
        </w:div>
        <w:div w:id="696464265">
          <w:marLeft w:val="640"/>
          <w:marRight w:val="0"/>
          <w:marTop w:val="0"/>
          <w:marBottom w:val="0"/>
          <w:divBdr>
            <w:top w:val="none" w:sz="0" w:space="0" w:color="auto"/>
            <w:left w:val="none" w:sz="0" w:space="0" w:color="auto"/>
            <w:bottom w:val="none" w:sz="0" w:space="0" w:color="auto"/>
            <w:right w:val="none" w:sz="0" w:space="0" w:color="auto"/>
          </w:divBdr>
        </w:div>
        <w:div w:id="696976537">
          <w:marLeft w:val="640"/>
          <w:marRight w:val="0"/>
          <w:marTop w:val="0"/>
          <w:marBottom w:val="0"/>
          <w:divBdr>
            <w:top w:val="none" w:sz="0" w:space="0" w:color="auto"/>
            <w:left w:val="none" w:sz="0" w:space="0" w:color="auto"/>
            <w:bottom w:val="none" w:sz="0" w:space="0" w:color="auto"/>
            <w:right w:val="none" w:sz="0" w:space="0" w:color="auto"/>
          </w:divBdr>
        </w:div>
      </w:divsChild>
    </w:div>
    <w:div w:id="1081638520">
      <w:bodyDiv w:val="1"/>
      <w:marLeft w:val="0"/>
      <w:marRight w:val="0"/>
      <w:marTop w:val="0"/>
      <w:marBottom w:val="0"/>
      <w:divBdr>
        <w:top w:val="none" w:sz="0" w:space="0" w:color="auto"/>
        <w:left w:val="none" w:sz="0" w:space="0" w:color="auto"/>
        <w:bottom w:val="none" w:sz="0" w:space="0" w:color="auto"/>
        <w:right w:val="none" w:sz="0" w:space="0" w:color="auto"/>
      </w:divBdr>
      <w:divsChild>
        <w:div w:id="791289238">
          <w:marLeft w:val="640"/>
          <w:marRight w:val="0"/>
          <w:marTop w:val="0"/>
          <w:marBottom w:val="0"/>
          <w:divBdr>
            <w:top w:val="none" w:sz="0" w:space="0" w:color="auto"/>
            <w:left w:val="none" w:sz="0" w:space="0" w:color="auto"/>
            <w:bottom w:val="none" w:sz="0" w:space="0" w:color="auto"/>
            <w:right w:val="none" w:sz="0" w:space="0" w:color="auto"/>
          </w:divBdr>
        </w:div>
        <w:div w:id="716319210">
          <w:marLeft w:val="640"/>
          <w:marRight w:val="0"/>
          <w:marTop w:val="0"/>
          <w:marBottom w:val="0"/>
          <w:divBdr>
            <w:top w:val="none" w:sz="0" w:space="0" w:color="auto"/>
            <w:left w:val="none" w:sz="0" w:space="0" w:color="auto"/>
            <w:bottom w:val="none" w:sz="0" w:space="0" w:color="auto"/>
            <w:right w:val="none" w:sz="0" w:space="0" w:color="auto"/>
          </w:divBdr>
        </w:div>
        <w:div w:id="159083819">
          <w:marLeft w:val="640"/>
          <w:marRight w:val="0"/>
          <w:marTop w:val="0"/>
          <w:marBottom w:val="0"/>
          <w:divBdr>
            <w:top w:val="none" w:sz="0" w:space="0" w:color="auto"/>
            <w:left w:val="none" w:sz="0" w:space="0" w:color="auto"/>
            <w:bottom w:val="none" w:sz="0" w:space="0" w:color="auto"/>
            <w:right w:val="none" w:sz="0" w:space="0" w:color="auto"/>
          </w:divBdr>
        </w:div>
        <w:div w:id="367996945">
          <w:marLeft w:val="640"/>
          <w:marRight w:val="0"/>
          <w:marTop w:val="0"/>
          <w:marBottom w:val="0"/>
          <w:divBdr>
            <w:top w:val="none" w:sz="0" w:space="0" w:color="auto"/>
            <w:left w:val="none" w:sz="0" w:space="0" w:color="auto"/>
            <w:bottom w:val="none" w:sz="0" w:space="0" w:color="auto"/>
            <w:right w:val="none" w:sz="0" w:space="0" w:color="auto"/>
          </w:divBdr>
        </w:div>
        <w:div w:id="620839796">
          <w:marLeft w:val="640"/>
          <w:marRight w:val="0"/>
          <w:marTop w:val="0"/>
          <w:marBottom w:val="0"/>
          <w:divBdr>
            <w:top w:val="none" w:sz="0" w:space="0" w:color="auto"/>
            <w:left w:val="none" w:sz="0" w:space="0" w:color="auto"/>
            <w:bottom w:val="none" w:sz="0" w:space="0" w:color="auto"/>
            <w:right w:val="none" w:sz="0" w:space="0" w:color="auto"/>
          </w:divBdr>
        </w:div>
        <w:div w:id="971014012">
          <w:marLeft w:val="640"/>
          <w:marRight w:val="0"/>
          <w:marTop w:val="0"/>
          <w:marBottom w:val="0"/>
          <w:divBdr>
            <w:top w:val="none" w:sz="0" w:space="0" w:color="auto"/>
            <w:left w:val="none" w:sz="0" w:space="0" w:color="auto"/>
            <w:bottom w:val="none" w:sz="0" w:space="0" w:color="auto"/>
            <w:right w:val="none" w:sz="0" w:space="0" w:color="auto"/>
          </w:divBdr>
        </w:div>
        <w:div w:id="68238086">
          <w:marLeft w:val="640"/>
          <w:marRight w:val="0"/>
          <w:marTop w:val="0"/>
          <w:marBottom w:val="0"/>
          <w:divBdr>
            <w:top w:val="none" w:sz="0" w:space="0" w:color="auto"/>
            <w:left w:val="none" w:sz="0" w:space="0" w:color="auto"/>
            <w:bottom w:val="none" w:sz="0" w:space="0" w:color="auto"/>
            <w:right w:val="none" w:sz="0" w:space="0" w:color="auto"/>
          </w:divBdr>
        </w:div>
        <w:div w:id="978917826">
          <w:marLeft w:val="640"/>
          <w:marRight w:val="0"/>
          <w:marTop w:val="0"/>
          <w:marBottom w:val="0"/>
          <w:divBdr>
            <w:top w:val="none" w:sz="0" w:space="0" w:color="auto"/>
            <w:left w:val="none" w:sz="0" w:space="0" w:color="auto"/>
            <w:bottom w:val="none" w:sz="0" w:space="0" w:color="auto"/>
            <w:right w:val="none" w:sz="0" w:space="0" w:color="auto"/>
          </w:divBdr>
        </w:div>
        <w:div w:id="1997340910">
          <w:marLeft w:val="640"/>
          <w:marRight w:val="0"/>
          <w:marTop w:val="0"/>
          <w:marBottom w:val="0"/>
          <w:divBdr>
            <w:top w:val="none" w:sz="0" w:space="0" w:color="auto"/>
            <w:left w:val="none" w:sz="0" w:space="0" w:color="auto"/>
            <w:bottom w:val="none" w:sz="0" w:space="0" w:color="auto"/>
            <w:right w:val="none" w:sz="0" w:space="0" w:color="auto"/>
          </w:divBdr>
        </w:div>
        <w:div w:id="224342923">
          <w:marLeft w:val="640"/>
          <w:marRight w:val="0"/>
          <w:marTop w:val="0"/>
          <w:marBottom w:val="0"/>
          <w:divBdr>
            <w:top w:val="none" w:sz="0" w:space="0" w:color="auto"/>
            <w:left w:val="none" w:sz="0" w:space="0" w:color="auto"/>
            <w:bottom w:val="none" w:sz="0" w:space="0" w:color="auto"/>
            <w:right w:val="none" w:sz="0" w:space="0" w:color="auto"/>
          </w:divBdr>
        </w:div>
        <w:div w:id="485977464">
          <w:marLeft w:val="640"/>
          <w:marRight w:val="0"/>
          <w:marTop w:val="0"/>
          <w:marBottom w:val="0"/>
          <w:divBdr>
            <w:top w:val="none" w:sz="0" w:space="0" w:color="auto"/>
            <w:left w:val="none" w:sz="0" w:space="0" w:color="auto"/>
            <w:bottom w:val="none" w:sz="0" w:space="0" w:color="auto"/>
            <w:right w:val="none" w:sz="0" w:space="0" w:color="auto"/>
          </w:divBdr>
        </w:div>
        <w:div w:id="1799179169">
          <w:marLeft w:val="640"/>
          <w:marRight w:val="0"/>
          <w:marTop w:val="0"/>
          <w:marBottom w:val="0"/>
          <w:divBdr>
            <w:top w:val="none" w:sz="0" w:space="0" w:color="auto"/>
            <w:left w:val="none" w:sz="0" w:space="0" w:color="auto"/>
            <w:bottom w:val="none" w:sz="0" w:space="0" w:color="auto"/>
            <w:right w:val="none" w:sz="0" w:space="0" w:color="auto"/>
          </w:divBdr>
        </w:div>
        <w:div w:id="433792987">
          <w:marLeft w:val="640"/>
          <w:marRight w:val="0"/>
          <w:marTop w:val="0"/>
          <w:marBottom w:val="0"/>
          <w:divBdr>
            <w:top w:val="none" w:sz="0" w:space="0" w:color="auto"/>
            <w:left w:val="none" w:sz="0" w:space="0" w:color="auto"/>
            <w:bottom w:val="none" w:sz="0" w:space="0" w:color="auto"/>
            <w:right w:val="none" w:sz="0" w:space="0" w:color="auto"/>
          </w:divBdr>
        </w:div>
        <w:div w:id="111363125">
          <w:marLeft w:val="640"/>
          <w:marRight w:val="0"/>
          <w:marTop w:val="0"/>
          <w:marBottom w:val="0"/>
          <w:divBdr>
            <w:top w:val="none" w:sz="0" w:space="0" w:color="auto"/>
            <w:left w:val="none" w:sz="0" w:space="0" w:color="auto"/>
            <w:bottom w:val="none" w:sz="0" w:space="0" w:color="auto"/>
            <w:right w:val="none" w:sz="0" w:space="0" w:color="auto"/>
          </w:divBdr>
        </w:div>
        <w:div w:id="1443453963">
          <w:marLeft w:val="640"/>
          <w:marRight w:val="0"/>
          <w:marTop w:val="0"/>
          <w:marBottom w:val="0"/>
          <w:divBdr>
            <w:top w:val="none" w:sz="0" w:space="0" w:color="auto"/>
            <w:left w:val="none" w:sz="0" w:space="0" w:color="auto"/>
            <w:bottom w:val="none" w:sz="0" w:space="0" w:color="auto"/>
            <w:right w:val="none" w:sz="0" w:space="0" w:color="auto"/>
          </w:divBdr>
        </w:div>
        <w:div w:id="1966424094">
          <w:marLeft w:val="640"/>
          <w:marRight w:val="0"/>
          <w:marTop w:val="0"/>
          <w:marBottom w:val="0"/>
          <w:divBdr>
            <w:top w:val="none" w:sz="0" w:space="0" w:color="auto"/>
            <w:left w:val="none" w:sz="0" w:space="0" w:color="auto"/>
            <w:bottom w:val="none" w:sz="0" w:space="0" w:color="auto"/>
            <w:right w:val="none" w:sz="0" w:space="0" w:color="auto"/>
          </w:divBdr>
        </w:div>
        <w:div w:id="1178806787">
          <w:marLeft w:val="640"/>
          <w:marRight w:val="0"/>
          <w:marTop w:val="0"/>
          <w:marBottom w:val="0"/>
          <w:divBdr>
            <w:top w:val="none" w:sz="0" w:space="0" w:color="auto"/>
            <w:left w:val="none" w:sz="0" w:space="0" w:color="auto"/>
            <w:bottom w:val="none" w:sz="0" w:space="0" w:color="auto"/>
            <w:right w:val="none" w:sz="0" w:space="0" w:color="auto"/>
          </w:divBdr>
        </w:div>
        <w:div w:id="2057967820">
          <w:marLeft w:val="640"/>
          <w:marRight w:val="0"/>
          <w:marTop w:val="0"/>
          <w:marBottom w:val="0"/>
          <w:divBdr>
            <w:top w:val="none" w:sz="0" w:space="0" w:color="auto"/>
            <w:left w:val="none" w:sz="0" w:space="0" w:color="auto"/>
            <w:bottom w:val="none" w:sz="0" w:space="0" w:color="auto"/>
            <w:right w:val="none" w:sz="0" w:space="0" w:color="auto"/>
          </w:divBdr>
        </w:div>
        <w:div w:id="441192753">
          <w:marLeft w:val="640"/>
          <w:marRight w:val="0"/>
          <w:marTop w:val="0"/>
          <w:marBottom w:val="0"/>
          <w:divBdr>
            <w:top w:val="none" w:sz="0" w:space="0" w:color="auto"/>
            <w:left w:val="none" w:sz="0" w:space="0" w:color="auto"/>
            <w:bottom w:val="none" w:sz="0" w:space="0" w:color="auto"/>
            <w:right w:val="none" w:sz="0" w:space="0" w:color="auto"/>
          </w:divBdr>
        </w:div>
        <w:div w:id="782268329">
          <w:marLeft w:val="640"/>
          <w:marRight w:val="0"/>
          <w:marTop w:val="0"/>
          <w:marBottom w:val="0"/>
          <w:divBdr>
            <w:top w:val="none" w:sz="0" w:space="0" w:color="auto"/>
            <w:left w:val="none" w:sz="0" w:space="0" w:color="auto"/>
            <w:bottom w:val="none" w:sz="0" w:space="0" w:color="auto"/>
            <w:right w:val="none" w:sz="0" w:space="0" w:color="auto"/>
          </w:divBdr>
        </w:div>
        <w:div w:id="1805464496">
          <w:marLeft w:val="640"/>
          <w:marRight w:val="0"/>
          <w:marTop w:val="0"/>
          <w:marBottom w:val="0"/>
          <w:divBdr>
            <w:top w:val="none" w:sz="0" w:space="0" w:color="auto"/>
            <w:left w:val="none" w:sz="0" w:space="0" w:color="auto"/>
            <w:bottom w:val="none" w:sz="0" w:space="0" w:color="auto"/>
            <w:right w:val="none" w:sz="0" w:space="0" w:color="auto"/>
          </w:divBdr>
        </w:div>
        <w:div w:id="1599875100">
          <w:marLeft w:val="640"/>
          <w:marRight w:val="0"/>
          <w:marTop w:val="0"/>
          <w:marBottom w:val="0"/>
          <w:divBdr>
            <w:top w:val="none" w:sz="0" w:space="0" w:color="auto"/>
            <w:left w:val="none" w:sz="0" w:space="0" w:color="auto"/>
            <w:bottom w:val="none" w:sz="0" w:space="0" w:color="auto"/>
            <w:right w:val="none" w:sz="0" w:space="0" w:color="auto"/>
          </w:divBdr>
        </w:div>
        <w:div w:id="62459037">
          <w:marLeft w:val="640"/>
          <w:marRight w:val="0"/>
          <w:marTop w:val="0"/>
          <w:marBottom w:val="0"/>
          <w:divBdr>
            <w:top w:val="none" w:sz="0" w:space="0" w:color="auto"/>
            <w:left w:val="none" w:sz="0" w:space="0" w:color="auto"/>
            <w:bottom w:val="none" w:sz="0" w:space="0" w:color="auto"/>
            <w:right w:val="none" w:sz="0" w:space="0" w:color="auto"/>
          </w:divBdr>
        </w:div>
        <w:div w:id="379323004">
          <w:marLeft w:val="640"/>
          <w:marRight w:val="0"/>
          <w:marTop w:val="0"/>
          <w:marBottom w:val="0"/>
          <w:divBdr>
            <w:top w:val="none" w:sz="0" w:space="0" w:color="auto"/>
            <w:left w:val="none" w:sz="0" w:space="0" w:color="auto"/>
            <w:bottom w:val="none" w:sz="0" w:space="0" w:color="auto"/>
            <w:right w:val="none" w:sz="0" w:space="0" w:color="auto"/>
          </w:divBdr>
        </w:div>
        <w:div w:id="1338847867">
          <w:marLeft w:val="640"/>
          <w:marRight w:val="0"/>
          <w:marTop w:val="0"/>
          <w:marBottom w:val="0"/>
          <w:divBdr>
            <w:top w:val="none" w:sz="0" w:space="0" w:color="auto"/>
            <w:left w:val="none" w:sz="0" w:space="0" w:color="auto"/>
            <w:bottom w:val="none" w:sz="0" w:space="0" w:color="auto"/>
            <w:right w:val="none" w:sz="0" w:space="0" w:color="auto"/>
          </w:divBdr>
        </w:div>
        <w:div w:id="964970101">
          <w:marLeft w:val="640"/>
          <w:marRight w:val="0"/>
          <w:marTop w:val="0"/>
          <w:marBottom w:val="0"/>
          <w:divBdr>
            <w:top w:val="none" w:sz="0" w:space="0" w:color="auto"/>
            <w:left w:val="none" w:sz="0" w:space="0" w:color="auto"/>
            <w:bottom w:val="none" w:sz="0" w:space="0" w:color="auto"/>
            <w:right w:val="none" w:sz="0" w:space="0" w:color="auto"/>
          </w:divBdr>
        </w:div>
        <w:div w:id="832525275">
          <w:marLeft w:val="640"/>
          <w:marRight w:val="0"/>
          <w:marTop w:val="0"/>
          <w:marBottom w:val="0"/>
          <w:divBdr>
            <w:top w:val="none" w:sz="0" w:space="0" w:color="auto"/>
            <w:left w:val="none" w:sz="0" w:space="0" w:color="auto"/>
            <w:bottom w:val="none" w:sz="0" w:space="0" w:color="auto"/>
            <w:right w:val="none" w:sz="0" w:space="0" w:color="auto"/>
          </w:divBdr>
        </w:div>
        <w:div w:id="817456189">
          <w:marLeft w:val="640"/>
          <w:marRight w:val="0"/>
          <w:marTop w:val="0"/>
          <w:marBottom w:val="0"/>
          <w:divBdr>
            <w:top w:val="none" w:sz="0" w:space="0" w:color="auto"/>
            <w:left w:val="none" w:sz="0" w:space="0" w:color="auto"/>
            <w:bottom w:val="none" w:sz="0" w:space="0" w:color="auto"/>
            <w:right w:val="none" w:sz="0" w:space="0" w:color="auto"/>
          </w:divBdr>
        </w:div>
        <w:div w:id="182785508">
          <w:marLeft w:val="640"/>
          <w:marRight w:val="0"/>
          <w:marTop w:val="0"/>
          <w:marBottom w:val="0"/>
          <w:divBdr>
            <w:top w:val="none" w:sz="0" w:space="0" w:color="auto"/>
            <w:left w:val="none" w:sz="0" w:space="0" w:color="auto"/>
            <w:bottom w:val="none" w:sz="0" w:space="0" w:color="auto"/>
            <w:right w:val="none" w:sz="0" w:space="0" w:color="auto"/>
          </w:divBdr>
        </w:div>
        <w:div w:id="1972394880">
          <w:marLeft w:val="640"/>
          <w:marRight w:val="0"/>
          <w:marTop w:val="0"/>
          <w:marBottom w:val="0"/>
          <w:divBdr>
            <w:top w:val="none" w:sz="0" w:space="0" w:color="auto"/>
            <w:left w:val="none" w:sz="0" w:space="0" w:color="auto"/>
            <w:bottom w:val="none" w:sz="0" w:space="0" w:color="auto"/>
            <w:right w:val="none" w:sz="0" w:space="0" w:color="auto"/>
          </w:divBdr>
        </w:div>
        <w:div w:id="2082408972">
          <w:marLeft w:val="640"/>
          <w:marRight w:val="0"/>
          <w:marTop w:val="0"/>
          <w:marBottom w:val="0"/>
          <w:divBdr>
            <w:top w:val="none" w:sz="0" w:space="0" w:color="auto"/>
            <w:left w:val="none" w:sz="0" w:space="0" w:color="auto"/>
            <w:bottom w:val="none" w:sz="0" w:space="0" w:color="auto"/>
            <w:right w:val="none" w:sz="0" w:space="0" w:color="auto"/>
          </w:divBdr>
        </w:div>
        <w:div w:id="139470453">
          <w:marLeft w:val="640"/>
          <w:marRight w:val="0"/>
          <w:marTop w:val="0"/>
          <w:marBottom w:val="0"/>
          <w:divBdr>
            <w:top w:val="none" w:sz="0" w:space="0" w:color="auto"/>
            <w:left w:val="none" w:sz="0" w:space="0" w:color="auto"/>
            <w:bottom w:val="none" w:sz="0" w:space="0" w:color="auto"/>
            <w:right w:val="none" w:sz="0" w:space="0" w:color="auto"/>
          </w:divBdr>
        </w:div>
        <w:div w:id="1654522338">
          <w:marLeft w:val="640"/>
          <w:marRight w:val="0"/>
          <w:marTop w:val="0"/>
          <w:marBottom w:val="0"/>
          <w:divBdr>
            <w:top w:val="none" w:sz="0" w:space="0" w:color="auto"/>
            <w:left w:val="none" w:sz="0" w:space="0" w:color="auto"/>
            <w:bottom w:val="none" w:sz="0" w:space="0" w:color="auto"/>
            <w:right w:val="none" w:sz="0" w:space="0" w:color="auto"/>
          </w:divBdr>
        </w:div>
      </w:divsChild>
    </w:div>
    <w:div w:id="1085956979">
      <w:bodyDiv w:val="1"/>
      <w:marLeft w:val="0"/>
      <w:marRight w:val="0"/>
      <w:marTop w:val="0"/>
      <w:marBottom w:val="0"/>
      <w:divBdr>
        <w:top w:val="none" w:sz="0" w:space="0" w:color="auto"/>
        <w:left w:val="none" w:sz="0" w:space="0" w:color="auto"/>
        <w:bottom w:val="none" w:sz="0" w:space="0" w:color="auto"/>
        <w:right w:val="none" w:sz="0" w:space="0" w:color="auto"/>
      </w:divBdr>
      <w:divsChild>
        <w:div w:id="1691104345">
          <w:marLeft w:val="0"/>
          <w:marRight w:val="0"/>
          <w:marTop w:val="0"/>
          <w:marBottom w:val="0"/>
          <w:divBdr>
            <w:top w:val="none" w:sz="0" w:space="0" w:color="auto"/>
            <w:left w:val="none" w:sz="0" w:space="0" w:color="auto"/>
            <w:bottom w:val="none" w:sz="0" w:space="0" w:color="auto"/>
            <w:right w:val="none" w:sz="0" w:space="0" w:color="auto"/>
          </w:divBdr>
          <w:divsChild>
            <w:div w:id="89784790">
              <w:marLeft w:val="0"/>
              <w:marRight w:val="0"/>
              <w:marTop w:val="0"/>
              <w:marBottom w:val="0"/>
              <w:divBdr>
                <w:top w:val="none" w:sz="0" w:space="0" w:color="auto"/>
                <w:left w:val="none" w:sz="0" w:space="0" w:color="auto"/>
                <w:bottom w:val="none" w:sz="0" w:space="0" w:color="auto"/>
                <w:right w:val="none" w:sz="0" w:space="0" w:color="auto"/>
              </w:divBdr>
              <w:divsChild>
                <w:div w:id="1864896013">
                  <w:marLeft w:val="0"/>
                  <w:marRight w:val="0"/>
                  <w:marTop w:val="0"/>
                  <w:marBottom w:val="0"/>
                  <w:divBdr>
                    <w:top w:val="none" w:sz="0" w:space="0" w:color="auto"/>
                    <w:left w:val="none" w:sz="0" w:space="0" w:color="auto"/>
                    <w:bottom w:val="none" w:sz="0" w:space="0" w:color="auto"/>
                    <w:right w:val="none" w:sz="0" w:space="0" w:color="auto"/>
                  </w:divBdr>
                  <w:divsChild>
                    <w:div w:id="278492067">
                      <w:marLeft w:val="0"/>
                      <w:marRight w:val="0"/>
                      <w:marTop w:val="0"/>
                      <w:marBottom w:val="0"/>
                      <w:divBdr>
                        <w:top w:val="none" w:sz="0" w:space="0" w:color="auto"/>
                        <w:left w:val="none" w:sz="0" w:space="0" w:color="auto"/>
                        <w:bottom w:val="none" w:sz="0" w:space="0" w:color="auto"/>
                        <w:right w:val="none" w:sz="0" w:space="0" w:color="auto"/>
                      </w:divBdr>
                      <w:divsChild>
                        <w:div w:id="428625455">
                          <w:marLeft w:val="0"/>
                          <w:marRight w:val="0"/>
                          <w:marTop w:val="0"/>
                          <w:marBottom w:val="0"/>
                          <w:divBdr>
                            <w:top w:val="none" w:sz="0" w:space="0" w:color="auto"/>
                            <w:left w:val="none" w:sz="0" w:space="0" w:color="auto"/>
                            <w:bottom w:val="none" w:sz="0" w:space="0" w:color="auto"/>
                            <w:right w:val="none" w:sz="0" w:space="0" w:color="auto"/>
                          </w:divBdr>
                          <w:divsChild>
                            <w:div w:id="3383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138408">
      <w:bodyDiv w:val="1"/>
      <w:marLeft w:val="0"/>
      <w:marRight w:val="0"/>
      <w:marTop w:val="0"/>
      <w:marBottom w:val="0"/>
      <w:divBdr>
        <w:top w:val="none" w:sz="0" w:space="0" w:color="auto"/>
        <w:left w:val="none" w:sz="0" w:space="0" w:color="auto"/>
        <w:bottom w:val="none" w:sz="0" w:space="0" w:color="auto"/>
        <w:right w:val="none" w:sz="0" w:space="0" w:color="auto"/>
      </w:divBdr>
      <w:divsChild>
        <w:div w:id="220212776">
          <w:marLeft w:val="640"/>
          <w:marRight w:val="0"/>
          <w:marTop w:val="0"/>
          <w:marBottom w:val="0"/>
          <w:divBdr>
            <w:top w:val="none" w:sz="0" w:space="0" w:color="auto"/>
            <w:left w:val="none" w:sz="0" w:space="0" w:color="auto"/>
            <w:bottom w:val="none" w:sz="0" w:space="0" w:color="auto"/>
            <w:right w:val="none" w:sz="0" w:space="0" w:color="auto"/>
          </w:divBdr>
        </w:div>
        <w:div w:id="2123915306">
          <w:marLeft w:val="640"/>
          <w:marRight w:val="0"/>
          <w:marTop w:val="0"/>
          <w:marBottom w:val="0"/>
          <w:divBdr>
            <w:top w:val="none" w:sz="0" w:space="0" w:color="auto"/>
            <w:left w:val="none" w:sz="0" w:space="0" w:color="auto"/>
            <w:bottom w:val="none" w:sz="0" w:space="0" w:color="auto"/>
            <w:right w:val="none" w:sz="0" w:space="0" w:color="auto"/>
          </w:divBdr>
        </w:div>
        <w:div w:id="1242105978">
          <w:marLeft w:val="640"/>
          <w:marRight w:val="0"/>
          <w:marTop w:val="0"/>
          <w:marBottom w:val="0"/>
          <w:divBdr>
            <w:top w:val="none" w:sz="0" w:space="0" w:color="auto"/>
            <w:left w:val="none" w:sz="0" w:space="0" w:color="auto"/>
            <w:bottom w:val="none" w:sz="0" w:space="0" w:color="auto"/>
            <w:right w:val="none" w:sz="0" w:space="0" w:color="auto"/>
          </w:divBdr>
        </w:div>
        <w:div w:id="1521317117">
          <w:marLeft w:val="640"/>
          <w:marRight w:val="0"/>
          <w:marTop w:val="0"/>
          <w:marBottom w:val="0"/>
          <w:divBdr>
            <w:top w:val="none" w:sz="0" w:space="0" w:color="auto"/>
            <w:left w:val="none" w:sz="0" w:space="0" w:color="auto"/>
            <w:bottom w:val="none" w:sz="0" w:space="0" w:color="auto"/>
            <w:right w:val="none" w:sz="0" w:space="0" w:color="auto"/>
          </w:divBdr>
        </w:div>
        <w:div w:id="1709184084">
          <w:marLeft w:val="640"/>
          <w:marRight w:val="0"/>
          <w:marTop w:val="0"/>
          <w:marBottom w:val="0"/>
          <w:divBdr>
            <w:top w:val="none" w:sz="0" w:space="0" w:color="auto"/>
            <w:left w:val="none" w:sz="0" w:space="0" w:color="auto"/>
            <w:bottom w:val="none" w:sz="0" w:space="0" w:color="auto"/>
            <w:right w:val="none" w:sz="0" w:space="0" w:color="auto"/>
          </w:divBdr>
        </w:div>
        <w:div w:id="418870302">
          <w:marLeft w:val="640"/>
          <w:marRight w:val="0"/>
          <w:marTop w:val="0"/>
          <w:marBottom w:val="0"/>
          <w:divBdr>
            <w:top w:val="none" w:sz="0" w:space="0" w:color="auto"/>
            <w:left w:val="none" w:sz="0" w:space="0" w:color="auto"/>
            <w:bottom w:val="none" w:sz="0" w:space="0" w:color="auto"/>
            <w:right w:val="none" w:sz="0" w:space="0" w:color="auto"/>
          </w:divBdr>
        </w:div>
        <w:div w:id="283274143">
          <w:marLeft w:val="640"/>
          <w:marRight w:val="0"/>
          <w:marTop w:val="0"/>
          <w:marBottom w:val="0"/>
          <w:divBdr>
            <w:top w:val="none" w:sz="0" w:space="0" w:color="auto"/>
            <w:left w:val="none" w:sz="0" w:space="0" w:color="auto"/>
            <w:bottom w:val="none" w:sz="0" w:space="0" w:color="auto"/>
            <w:right w:val="none" w:sz="0" w:space="0" w:color="auto"/>
          </w:divBdr>
        </w:div>
        <w:div w:id="210698885">
          <w:marLeft w:val="640"/>
          <w:marRight w:val="0"/>
          <w:marTop w:val="0"/>
          <w:marBottom w:val="0"/>
          <w:divBdr>
            <w:top w:val="none" w:sz="0" w:space="0" w:color="auto"/>
            <w:left w:val="none" w:sz="0" w:space="0" w:color="auto"/>
            <w:bottom w:val="none" w:sz="0" w:space="0" w:color="auto"/>
            <w:right w:val="none" w:sz="0" w:space="0" w:color="auto"/>
          </w:divBdr>
        </w:div>
        <w:div w:id="1668823429">
          <w:marLeft w:val="640"/>
          <w:marRight w:val="0"/>
          <w:marTop w:val="0"/>
          <w:marBottom w:val="0"/>
          <w:divBdr>
            <w:top w:val="none" w:sz="0" w:space="0" w:color="auto"/>
            <w:left w:val="none" w:sz="0" w:space="0" w:color="auto"/>
            <w:bottom w:val="none" w:sz="0" w:space="0" w:color="auto"/>
            <w:right w:val="none" w:sz="0" w:space="0" w:color="auto"/>
          </w:divBdr>
        </w:div>
        <w:div w:id="980353987">
          <w:marLeft w:val="640"/>
          <w:marRight w:val="0"/>
          <w:marTop w:val="0"/>
          <w:marBottom w:val="0"/>
          <w:divBdr>
            <w:top w:val="none" w:sz="0" w:space="0" w:color="auto"/>
            <w:left w:val="none" w:sz="0" w:space="0" w:color="auto"/>
            <w:bottom w:val="none" w:sz="0" w:space="0" w:color="auto"/>
            <w:right w:val="none" w:sz="0" w:space="0" w:color="auto"/>
          </w:divBdr>
        </w:div>
        <w:div w:id="1503668479">
          <w:marLeft w:val="640"/>
          <w:marRight w:val="0"/>
          <w:marTop w:val="0"/>
          <w:marBottom w:val="0"/>
          <w:divBdr>
            <w:top w:val="none" w:sz="0" w:space="0" w:color="auto"/>
            <w:left w:val="none" w:sz="0" w:space="0" w:color="auto"/>
            <w:bottom w:val="none" w:sz="0" w:space="0" w:color="auto"/>
            <w:right w:val="none" w:sz="0" w:space="0" w:color="auto"/>
          </w:divBdr>
        </w:div>
        <w:div w:id="1375302566">
          <w:marLeft w:val="640"/>
          <w:marRight w:val="0"/>
          <w:marTop w:val="0"/>
          <w:marBottom w:val="0"/>
          <w:divBdr>
            <w:top w:val="none" w:sz="0" w:space="0" w:color="auto"/>
            <w:left w:val="none" w:sz="0" w:space="0" w:color="auto"/>
            <w:bottom w:val="none" w:sz="0" w:space="0" w:color="auto"/>
            <w:right w:val="none" w:sz="0" w:space="0" w:color="auto"/>
          </w:divBdr>
        </w:div>
        <w:div w:id="567804737">
          <w:marLeft w:val="640"/>
          <w:marRight w:val="0"/>
          <w:marTop w:val="0"/>
          <w:marBottom w:val="0"/>
          <w:divBdr>
            <w:top w:val="none" w:sz="0" w:space="0" w:color="auto"/>
            <w:left w:val="none" w:sz="0" w:space="0" w:color="auto"/>
            <w:bottom w:val="none" w:sz="0" w:space="0" w:color="auto"/>
            <w:right w:val="none" w:sz="0" w:space="0" w:color="auto"/>
          </w:divBdr>
        </w:div>
        <w:div w:id="1169639998">
          <w:marLeft w:val="640"/>
          <w:marRight w:val="0"/>
          <w:marTop w:val="0"/>
          <w:marBottom w:val="0"/>
          <w:divBdr>
            <w:top w:val="none" w:sz="0" w:space="0" w:color="auto"/>
            <w:left w:val="none" w:sz="0" w:space="0" w:color="auto"/>
            <w:bottom w:val="none" w:sz="0" w:space="0" w:color="auto"/>
            <w:right w:val="none" w:sz="0" w:space="0" w:color="auto"/>
          </w:divBdr>
        </w:div>
        <w:div w:id="2095399714">
          <w:marLeft w:val="640"/>
          <w:marRight w:val="0"/>
          <w:marTop w:val="0"/>
          <w:marBottom w:val="0"/>
          <w:divBdr>
            <w:top w:val="none" w:sz="0" w:space="0" w:color="auto"/>
            <w:left w:val="none" w:sz="0" w:space="0" w:color="auto"/>
            <w:bottom w:val="none" w:sz="0" w:space="0" w:color="auto"/>
            <w:right w:val="none" w:sz="0" w:space="0" w:color="auto"/>
          </w:divBdr>
        </w:div>
        <w:div w:id="1283423099">
          <w:marLeft w:val="640"/>
          <w:marRight w:val="0"/>
          <w:marTop w:val="0"/>
          <w:marBottom w:val="0"/>
          <w:divBdr>
            <w:top w:val="none" w:sz="0" w:space="0" w:color="auto"/>
            <w:left w:val="none" w:sz="0" w:space="0" w:color="auto"/>
            <w:bottom w:val="none" w:sz="0" w:space="0" w:color="auto"/>
            <w:right w:val="none" w:sz="0" w:space="0" w:color="auto"/>
          </w:divBdr>
        </w:div>
        <w:div w:id="874388978">
          <w:marLeft w:val="640"/>
          <w:marRight w:val="0"/>
          <w:marTop w:val="0"/>
          <w:marBottom w:val="0"/>
          <w:divBdr>
            <w:top w:val="none" w:sz="0" w:space="0" w:color="auto"/>
            <w:left w:val="none" w:sz="0" w:space="0" w:color="auto"/>
            <w:bottom w:val="none" w:sz="0" w:space="0" w:color="auto"/>
            <w:right w:val="none" w:sz="0" w:space="0" w:color="auto"/>
          </w:divBdr>
        </w:div>
        <w:div w:id="1337927452">
          <w:marLeft w:val="640"/>
          <w:marRight w:val="0"/>
          <w:marTop w:val="0"/>
          <w:marBottom w:val="0"/>
          <w:divBdr>
            <w:top w:val="none" w:sz="0" w:space="0" w:color="auto"/>
            <w:left w:val="none" w:sz="0" w:space="0" w:color="auto"/>
            <w:bottom w:val="none" w:sz="0" w:space="0" w:color="auto"/>
            <w:right w:val="none" w:sz="0" w:space="0" w:color="auto"/>
          </w:divBdr>
        </w:div>
        <w:div w:id="791633402">
          <w:marLeft w:val="640"/>
          <w:marRight w:val="0"/>
          <w:marTop w:val="0"/>
          <w:marBottom w:val="0"/>
          <w:divBdr>
            <w:top w:val="none" w:sz="0" w:space="0" w:color="auto"/>
            <w:left w:val="none" w:sz="0" w:space="0" w:color="auto"/>
            <w:bottom w:val="none" w:sz="0" w:space="0" w:color="auto"/>
            <w:right w:val="none" w:sz="0" w:space="0" w:color="auto"/>
          </w:divBdr>
        </w:div>
        <w:div w:id="151799304">
          <w:marLeft w:val="640"/>
          <w:marRight w:val="0"/>
          <w:marTop w:val="0"/>
          <w:marBottom w:val="0"/>
          <w:divBdr>
            <w:top w:val="none" w:sz="0" w:space="0" w:color="auto"/>
            <w:left w:val="none" w:sz="0" w:space="0" w:color="auto"/>
            <w:bottom w:val="none" w:sz="0" w:space="0" w:color="auto"/>
            <w:right w:val="none" w:sz="0" w:space="0" w:color="auto"/>
          </w:divBdr>
        </w:div>
        <w:div w:id="706877397">
          <w:marLeft w:val="640"/>
          <w:marRight w:val="0"/>
          <w:marTop w:val="0"/>
          <w:marBottom w:val="0"/>
          <w:divBdr>
            <w:top w:val="none" w:sz="0" w:space="0" w:color="auto"/>
            <w:left w:val="none" w:sz="0" w:space="0" w:color="auto"/>
            <w:bottom w:val="none" w:sz="0" w:space="0" w:color="auto"/>
            <w:right w:val="none" w:sz="0" w:space="0" w:color="auto"/>
          </w:divBdr>
        </w:div>
        <w:div w:id="148985259">
          <w:marLeft w:val="640"/>
          <w:marRight w:val="0"/>
          <w:marTop w:val="0"/>
          <w:marBottom w:val="0"/>
          <w:divBdr>
            <w:top w:val="none" w:sz="0" w:space="0" w:color="auto"/>
            <w:left w:val="none" w:sz="0" w:space="0" w:color="auto"/>
            <w:bottom w:val="none" w:sz="0" w:space="0" w:color="auto"/>
            <w:right w:val="none" w:sz="0" w:space="0" w:color="auto"/>
          </w:divBdr>
        </w:div>
        <w:div w:id="1636716608">
          <w:marLeft w:val="640"/>
          <w:marRight w:val="0"/>
          <w:marTop w:val="0"/>
          <w:marBottom w:val="0"/>
          <w:divBdr>
            <w:top w:val="none" w:sz="0" w:space="0" w:color="auto"/>
            <w:left w:val="none" w:sz="0" w:space="0" w:color="auto"/>
            <w:bottom w:val="none" w:sz="0" w:space="0" w:color="auto"/>
            <w:right w:val="none" w:sz="0" w:space="0" w:color="auto"/>
          </w:divBdr>
        </w:div>
        <w:div w:id="595753181">
          <w:marLeft w:val="640"/>
          <w:marRight w:val="0"/>
          <w:marTop w:val="0"/>
          <w:marBottom w:val="0"/>
          <w:divBdr>
            <w:top w:val="none" w:sz="0" w:space="0" w:color="auto"/>
            <w:left w:val="none" w:sz="0" w:space="0" w:color="auto"/>
            <w:bottom w:val="none" w:sz="0" w:space="0" w:color="auto"/>
            <w:right w:val="none" w:sz="0" w:space="0" w:color="auto"/>
          </w:divBdr>
        </w:div>
        <w:div w:id="1806777910">
          <w:marLeft w:val="640"/>
          <w:marRight w:val="0"/>
          <w:marTop w:val="0"/>
          <w:marBottom w:val="0"/>
          <w:divBdr>
            <w:top w:val="none" w:sz="0" w:space="0" w:color="auto"/>
            <w:left w:val="none" w:sz="0" w:space="0" w:color="auto"/>
            <w:bottom w:val="none" w:sz="0" w:space="0" w:color="auto"/>
            <w:right w:val="none" w:sz="0" w:space="0" w:color="auto"/>
          </w:divBdr>
        </w:div>
        <w:div w:id="831914574">
          <w:marLeft w:val="640"/>
          <w:marRight w:val="0"/>
          <w:marTop w:val="0"/>
          <w:marBottom w:val="0"/>
          <w:divBdr>
            <w:top w:val="none" w:sz="0" w:space="0" w:color="auto"/>
            <w:left w:val="none" w:sz="0" w:space="0" w:color="auto"/>
            <w:bottom w:val="none" w:sz="0" w:space="0" w:color="auto"/>
            <w:right w:val="none" w:sz="0" w:space="0" w:color="auto"/>
          </w:divBdr>
        </w:div>
        <w:div w:id="92630377">
          <w:marLeft w:val="640"/>
          <w:marRight w:val="0"/>
          <w:marTop w:val="0"/>
          <w:marBottom w:val="0"/>
          <w:divBdr>
            <w:top w:val="none" w:sz="0" w:space="0" w:color="auto"/>
            <w:left w:val="none" w:sz="0" w:space="0" w:color="auto"/>
            <w:bottom w:val="none" w:sz="0" w:space="0" w:color="auto"/>
            <w:right w:val="none" w:sz="0" w:space="0" w:color="auto"/>
          </w:divBdr>
        </w:div>
        <w:div w:id="253518982">
          <w:marLeft w:val="640"/>
          <w:marRight w:val="0"/>
          <w:marTop w:val="0"/>
          <w:marBottom w:val="0"/>
          <w:divBdr>
            <w:top w:val="none" w:sz="0" w:space="0" w:color="auto"/>
            <w:left w:val="none" w:sz="0" w:space="0" w:color="auto"/>
            <w:bottom w:val="none" w:sz="0" w:space="0" w:color="auto"/>
            <w:right w:val="none" w:sz="0" w:space="0" w:color="auto"/>
          </w:divBdr>
        </w:div>
        <w:div w:id="1022895017">
          <w:marLeft w:val="640"/>
          <w:marRight w:val="0"/>
          <w:marTop w:val="0"/>
          <w:marBottom w:val="0"/>
          <w:divBdr>
            <w:top w:val="none" w:sz="0" w:space="0" w:color="auto"/>
            <w:left w:val="none" w:sz="0" w:space="0" w:color="auto"/>
            <w:bottom w:val="none" w:sz="0" w:space="0" w:color="auto"/>
            <w:right w:val="none" w:sz="0" w:space="0" w:color="auto"/>
          </w:divBdr>
        </w:div>
        <w:div w:id="2124105857">
          <w:marLeft w:val="640"/>
          <w:marRight w:val="0"/>
          <w:marTop w:val="0"/>
          <w:marBottom w:val="0"/>
          <w:divBdr>
            <w:top w:val="none" w:sz="0" w:space="0" w:color="auto"/>
            <w:left w:val="none" w:sz="0" w:space="0" w:color="auto"/>
            <w:bottom w:val="none" w:sz="0" w:space="0" w:color="auto"/>
            <w:right w:val="none" w:sz="0" w:space="0" w:color="auto"/>
          </w:divBdr>
        </w:div>
        <w:div w:id="679742150">
          <w:marLeft w:val="640"/>
          <w:marRight w:val="0"/>
          <w:marTop w:val="0"/>
          <w:marBottom w:val="0"/>
          <w:divBdr>
            <w:top w:val="none" w:sz="0" w:space="0" w:color="auto"/>
            <w:left w:val="none" w:sz="0" w:space="0" w:color="auto"/>
            <w:bottom w:val="none" w:sz="0" w:space="0" w:color="auto"/>
            <w:right w:val="none" w:sz="0" w:space="0" w:color="auto"/>
          </w:divBdr>
        </w:div>
        <w:div w:id="1598513812">
          <w:marLeft w:val="640"/>
          <w:marRight w:val="0"/>
          <w:marTop w:val="0"/>
          <w:marBottom w:val="0"/>
          <w:divBdr>
            <w:top w:val="none" w:sz="0" w:space="0" w:color="auto"/>
            <w:left w:val="none" w:sz="0" w:space="0" w:color="auto"/>
            <w:bottom w:val="none" w:sz="0" w:space="0" w:color="auto"/>
            <w:right w:val="none" w:sz="0" w:space="0" w:color="auto"/>
          </w:divBdr>
        </w:div>
        <w:div w:id="606812332">
          <w:marLeft w:val="640"/>
          <w:marRight w:val="0"/>
          <w:marTop w:val="0"/>
          <w:marBottom w:val="0"/>
          <w:divBdr>
            <w:top w:val="none" w:sz="0" w:space="0" w:color="auto"/>
            <w:left w:val="none" w:sz="0" w:space="0" w:color="auto"/>
            <w:bottom w:val="none" w:sz="0" w:space="0" w:color="auto"/>
            <w:right w:val="none" w:sz="0" w:space="0" w:color="auto"/>
          </w:divBdr>
        </w:div>
        <w:div w:id="409545210">
          <w:marLeft w:val="640"/>
          <w:marRight w:val="0"/>
          <w:marTop w:val="0"/>
          <w:marBottom w:val="0"/>
          <w:divBdr>
            <w:top w:val="none" w:sz="0" w:space="0" w:color="auto"/>
            <w:left w:val="none" w:sz="0" w:space="0" w:color="auto"/>
            <w:bottom w:val="none" w:sz="0" w:space="0" w:color="auto"/>
            <w:right w:val="none" w:sz="0" w:space="0" w:color="auto"/>
          </w:divBdr>
        </w:div>
        <w:div w:id="1819764508">
          <w:marLeft w:val="640"/>
          <w:marRight w:val="0"/>
          <w:marTop w:val="0"/>
          <w:marBottom w:val="0"/>
          <w:divBdr>
            <w:top w:val="none" w:sz="0" w:space="0" w:color="auto"/>
            <w:left w:val="none" w:sz="0" w:space="0" w:color="auto"/>
            <w:bottom w:val="none" w:sz="0" w:space="0" w:color="auto"/>
            <w:right w:val="none" w:sz="0" w:space="0" w:color="auto"/>
          </w:divBdr>
        </w:div>
        <w:div w:id="1483886836">
          <w:marLeft w:val="640"/>
          <w:marRight w:val="0"/>
          <w:marTop w:val="0"/>
          <w:marBottom w:val="0"/>
          <w:divBdr>
            <w:top w:val="none" w:sz="0" w:space="0" w:color="auto"/>
            <w:left w:val="none" w:sz="0" w:space="0" w:color="auto"/>
            <w:bottom w:val="none" w:sz="0" w:space="0" w:color="auto"/>
            <w:right w:val="none" w:sz="0" w:space="0" w:color="auto"/>
          </w:divBdr>
        </w:div>
        <w:div w:id="1598322057">
          <w:marLeft w:val="640"/>
          <w:marRight w:val="0"/>
          <w:marTop w:val="0"/>
          <w:marBottom w:val="0"/>
          <w:divBdr>
            <w:top w:val="none" w:sz="0" w:space="0" w:color="auto"/>
            <w:left w:val="none" w:sz="0" w:space="0" w:color="auto"/>
            <w:bottom w:val="none" w:sz="0" w:space="0" w:color="auto"/>
            <w:right w:val="none" w:sz="0" w:space="0" w:color="auto"/>
          </w:divBdr>
        </w:div>
        <w:div w:id="1444689466">
          <w:marLeft w:val="640"/>
          <w:marRight w:val="0"/>
          <w:marTop w:val="0"/>
          <w:marBottom w:val="0"/>
          <w:divBdr>
            <w:top w:val="none" w:sz="0" w:space="0" w:color="auto"/>
            <w:left w:val="none" w:sz="0" w:space="0" w:color="auto"/>
            <w:bottom w:val="none" w:sz="0" w:space="0" w:color="auto"/>
            <w:right w:val="none" w:sz="0" w:space="0" w:color="auto"/>
          </w:divBdr>
        </w:div>
        <w:div w:id="1562206597">
          <w:marLeft w:val="640"/>
          <w:marRight w:val="0"/>
          <w:marTop w:val="0"/>
          <w:marBottom w:val="0"/>
          <w:divBdr>
            <w:top w:val="none" w:sz="0" w:space="0" w:color="auto"/>
            <w:left w:val="none" w:sz="0" w:space="0" w:color="auto"/>
            <w:bottom w:val="none" w:sz="0" w:space="0" w:color="auto"/>
            <w:right w:val="none" w:sz="0" w:space="0" w:color="auto"/>
          </w:divBdr>
        </w:div>
        <w:div w:id="379860692">
          <w:marLeft w:val="640"/>
          <w:marRight w:val="0"/>
          <w:marTop w:val="0"/>
          <w:marBottom w:val="0"/>
          <w:divBdr>
            <w:top w:val="none" w:sz="0" w:space="0" w:color="auto"/>
            <w:left w:val="none" w:sz="0" w:space="0" w:color="auto"/>
            <w:bottom w:val="none" w:sz="0" w:space="0" w:color="auto"/>
            <w:right w:val="none" w:sz="0" w:space="0" w:color="auto"/>
          </w:divBdr>
        </w:div>
      </w:divsChild>
    </w:div>
    <w:div w:id="1098404732">
      <w:bodyDiv w:val="1"/>
      <w:marLeft w:val="0"/>
      <w:marRight w:val="0"/>
      <w:marTop w:val="0"/>
      <w:marBottom w:val="0"/>
      <w:divBdr>
        <w:top w:val="none" w:sz="0" w:space="0" w:color="auto"/>
        <w:left w:val="none" w:sz="0" w:space="0" w:color="auto"/>
        <w:bottom w:val="none" w:sz="0" w:space="0" w:color="auto"/>
        <w:right w:val="none" w:sz="0" w:space="0" w:color="auto"/>
      </w:divBdr>
    </w:div>
    <w:div w:id="1108812775">
      <w:bodyDiv w:val="1"/>
      <w:marLeft w:val="0"/>
      <w:marRight w:val="0"/>
      <w:marTop w:val="0"/>
      <w:marBottom w:val="0"/>
      <w:divBdr>
        <w:top w:val="none" w:sz="0" w:space="0" w:color="auto"/>
        <w:left w:val="none" w:sz="0" w:space="0" w:color="auto"/>
        <w:bottom w:val="none" w:sz="0" w:space="0" w:color="auto"/>
        <w:right w:val="none" w:sz="0" w:space="0" w:color="auto"/>
      </w:divBdr>
      <w:divsChild>
        <w:div w:id="1034041326">
          <w:marLeft w:val="640"/>
          <w:marRight w:val="0"/>
          <w:marTop w:val="0"/>
          <w:marBottom w:val="0"/>
          <w:divBdr>
            <w:top w:val="none" w:sz="0" w:space="0" w:color="auto"/>
            <w:left w:val="none" w:sz="0" w:space="0" w:color="auto"/>
            <w:bottom w:val="none" w:sz="0" w:space="0" w:color="auto"/>
            <w:right w:val="none" w:sz="0" w:space="0" w:color="auto"/>
          </w:divBdr>
        </w:div>
        <w:div w:id="737677344">
          <w:marLeft w:val="640"/>
          <w:marRight w:val="0"/>
          <w:marTop w:val="0"/>
          <w:marBottom w:val="0"/>
          <w:divBdr>
            <w:top w:val="none" w:sz="0" w:space="0" w:color="auto"/>
            <w:left w:val="none" w:sz="0" w:space="0" w:color="auto"/>
            <w:bottom w:val="none" w:sz="0" w:space="0" w:color="auto"/>
            <w:right w:val="none" w:sz="0" w:space="0" w:color="auto"/>
          </w:divBdr>
        </w:div>
        <w:div w:id="1309940346">
          <w:marLeft w:val="640"/>
          <w:marRight w:val="0"/>
          <w:marTop w:val="0"/>
          <w:marBottom w:val="0"/>
          <w:divBdr>
            <w:top w:val="none" w:sz="0" w:space="0" w:color="auto"/>
            <w:left w:val="none" w:sz="0" w:space="0" w:color="auto"/>
            <w:bottom w:val="none" w:sz="0" w:space="0" w:color="auto"/>
            <w:right w:val="none" w:sz="0" w:space="0" w:color="auto"/>
          </w:divBdr>
        </w:div>
        <w:div w:id="661005982">
          <w:marLeft w:val="640"/>
          <w:marRight w:val="0"/>
          <w:marTop w:val="0"/>
          <w:marBottom w:val="0"/>
          <w:divBdr>
            <w:top w:val="none" w:sz="0" w:space="0" w:color="auto"/>
            <w:left w:val="none" w:sz="0" w:space="0" w:color="auto"/>
            <w:bottom w:val="none" w:sz="0" w:space="0" w:color="auto"/>
            <w:right w:val="none" w:sz="0" w:space="0" w:color="auto"/>
          </w:divBdr>
        </w:div>
        <w:div w:id="456065246">
          <w:marLeft w:val="640"/>
          <w:marRight w:val="0"/>
          <w:marTop w:val="0"/>
          <w:marBottom w:val="0"/>
          <w:divBdr>
            <w:top w:val="none" w:sz="0" w:space="0" w:color="auto"/>
            <w:left w:val="none" w:sz="0" w:space="0" w:color="auto"/>
            <w:bottom w:val="none" w:sz="0" w:space="0" w:color="auto"/>
            <w:right w:val="none" w:sz="0" w:space="0" w:color="auto"/>
          </w:divBdr>
        </w:div>
        <w:div w:id="1354645533">
          <w:marLeft w:val="640"/>
          <w:marRight w:val="0"/>
          <w:marTop w:val="0"/>
          <w:marBottom w:val="0"/>
          <w:divBdr>
            <w:top w:val="none" w:sz="0" w:space="0" w:color="auto"/>
            <w:left w:val="none" w:sz="0" w:space="0" w:color="auto"/>
            <w:bottom w:val="none" w:sz="0" w:space="0" w:color="auto"/>
            <w:right w:val="none" w:sz="0" w:space="0" w:color="auto"/>
          </w:divBdr>
        </w:div>
        <w:div w:id="2827671">
          <w:marLeft w:val="640"/>
          <w:marRight w:val="0"/>
          <w:marTop w:val="0"/>
          <w:marBottom w:val="0"/>
          <w:divBdr>
            <w:top w:val="none" w:sz="0" w:space="0" w:color="auto"/>
            <w:left w:val="none" w:sz="0" w:space="0" w:color="auto"/>
            <w:bottom w:val="none" w:sz="0" w:space="0" w:color="auto"/>
            <w:right w:val="none" w:sz="0" w:space="0" w:color="auto"/>
          </w:divBdr>
        </w:div>
        <w:div w:id="1366833110">
          <w:marLeft w:val="640"/>
          <w:marRight w:val="0"/>
          <w:marTop w:val="0"/>
          <w:marBottom w:val="0"/>
          <w:divBdr>
            <w:top w:val="none" w:sz="0" w:space="0" w:color="auto"/>
            <w:left w:val="none" w:sz="0" w:space="0" w:color="auto"/>
            <w:bottom w:val="none" w:sz="0" w:space="0" w:color="auto"/>
            <w:right w:val="none" w:sz="0" w:space="0" w:color="auto"/>
          </w:divBdr>
        </w:div>
        <w:div w:id="596136094">
          <w:marLeft w:val="640"/>
          <w:marRight w:val="0"/>
          <w:marTop w:val="0"/>
          <w:marBottom w:val="0"/>
          <w:divBdr>
            <w:top w:val="none" w:sz="0" w:space="0" w:color="auto"/>
            <w:left w:val="none" w:sz="0" w:space="0" w:color="auto"/>
            <w:bottom w:val="none" w:sz="0" w:space="0" w:color="auto"/>
            <w:right w:val="none" w:sz="0" w:space="0" w:color="auto"/>
          </w:divBdr>
        </w:div>
        <w:div w:id="595404300">
          <w:marLeft w:val="640"/>
          <w:marRight w:val="0"/>
          <w:marTop w:val="0"/>
          <w:marBottom w:val="0"/>
          <w:divBdr>
            <w:top w:val="none" w:sz="0" w:space="0" w:color="auto"/>
            <w:left w:val="none" w:sz="0" w:space="0" w:color="auto"/>
            <w:bottom w:val="none" w:sz="0" w:space="0" w:color="auto"/>
            <w:right w:val="none" w:sz="0" w:space="0" w:color="auto"/>
          </w:divBdr>
        </w:div>
        <w:div w:id="871189132">
          <w:marLeft w:val="640"/>
          <w:marRight w:val="0"/>
          <w:marTop w:val="0"/>
          <w:marBottom w:val="0"/>
          <w:divBdr>
            <w:top w:val="none" w:sz="0" w:space="0" w:color="auto"/>
            <w:left w:val="none" w:sz="0" w:space="0" w:color="auto"/>
            <w:bottom w:val="none" w:sz="0" w:space="0" w:color="auto"/>
            <w:right w:val="none" w:sz="0" w:space="0" w:color="auto"/>
          </w:divBdr>
        </w:div>
        <w:div w:id="645284063">
          <w:marLeft w:val="640"/>
          <w:marRight w:val="0"/>
          <w:marTop w:val="0"/>
          <w:marBottom w:val="0"/>
          <w:divBdr>
            <w:top w:val="none" w:sz="0" w:space="0" w:color="auto"/>
            <w:left w:val="none" w:sz="0" w:space="0" w:color="auto"/>
            <w:bottom w:val="none" w:sz="0" w:space="0" w:color="auto"/>
            <w:right w:val="none" w:sz="0" w:space="0" w:color="auto"/>
          </w:divBdr>
        </w:div>
        <w:div w:id="2116517503">
          <w:marLeft w:val="640"/>
          <w:marRight w:val="0"/>
          <w:marTop w:val="0"/>
          <w:marBottom w:val="0"/>
          <w:divBdr>
            <w:top w:val="none" w:sz="0" w:space="0" w:color="auto"/>
            <w:left w:val="none" w:sz="0" w:space="0" w:color="auto"/>
            <w:bottom w:val="none" w:sz="0" w:space="0" w:color="auto"/>
            <w:right w:val="none" w:sz="0" w:space="0" w:color="auto"/>
          </w:divBdr>
        </w:div>
        <w:div w:id="107969106">
          <w:marLeft w:val="640"/>
          <w:marRight w:val="0"/>
          <w:marTop w:val="0"/>
          <w:marBottom w:val="0"/>
          <w:divBdr>
            <w:top w:val="none" w:sz="0" w:space="0" w:color="auto"/>
            <w:left w:val="none" w:sz="0" w:space="0" w:color="auto"/>
            <w:bottom w:val="none" w:sz="0" w:space="0" w:color="auto"/>
            <w:right w:val="none" w:sz="0" w:space="0" w:color="auto"/>
          </w:divBdr>
        </w:div>
        <w:div w:id="1667631359">
          <w:marLeft w:val="640"/>
          <w:marRight w:val="0"/>
          <w:marTop w:val="0"/>
          <w:marBottom w:val="0"/>
          <w:divBdr>
            <w:top w:val="none" w:sz="0" w:space="0" w:color="auto"/>
            <w:left w:val="none" w:sz="0" w:space="0" w:color="auto"/>
            <w:bottom w:val="none" w:sz="0" w:space="0" w:color="auto"/>
            <w:right w:val="none" w:sz="0" w:space="0" w:color="auto"/>
          </w:divBdr>
        </w:div>
        <w:div w:id="1398554531">
          <w:marLeft w:val="640"/>
          <w:marRight w:val="0"/>
          <w:marTop w:val="0"/>
          <w:marBottom w:val="0"/>
          <w:divBdr>
            <w:top w:val="none" w:sz="0" w:space="0" w:color="auto"/>
            <w:left w:val="none" w:sz="0" w:space="0" w:color="auto"/>
            <w:bottom w:val="none" w:sz="0" w:space="0" w:color="auto"/>
            <w:right w:val="none" w:sz="0" w:space="0" w:color="auto"/>
          </w:divBdr>
        </w:div>
        <w:div w:id="811942390">
          <w:marLeft w:val="640"/>
          <w:marRight w:val="0"/>
          <w:marTop w:val="0"/>
          <w:marBottom w:val="0"/>
          <w:divBdr>
            <w:top w:val="none" w:sz="0" w:space="0" w:color="auto"/>
            <w:left w:val="none" w:sz="0" w:space="0" w:color="auto"/>
            <w:bottom w:val="none" w:sz="0" w:space="0" w:color="auto"/>
            <w:right w:val="none" w:sz="0" w:space="0" w:color="auto"/>
          </w:divBdr>
        </w:div>
        <w:div w:id="507796285">
          <w:marLeft w:val="640"/>
          <w:marRight w:val="0"/>
          <w:marTop w:val="0"/>
          <w:marBottom w:val="0"/>
          <w:divBdr>
            <w:top w:val="none" w:sz="0" w:space="0" w:color="auto"/>
            <w:left w:val="none" w:sz="0" w:space="0" w:color="auto"/>
            <w:bottom w:val="none" w:sz="0" w:space="0" w:color="auto"/>
            <w:right w:val="none" w:sz="0" w:space="0" w:color="auto"/>
          </w:divBdr>
        </w:div>
        <w:div w:id="647635098">
          <w:marLeft w:val="640"/>
          <w:marRight w:val="0"/>
          <w:marTop w:val="0"/>
          <w:marBottom w:val="0"/>
          <w:divBdr>
            <w:top w:val="none" w:sz="0" w:space="0" w:color="auto"/>
            <w:left w:val="none" w:sz="0" w:space="0" w:color="auto"/>
            <w:bottom w:val="none" w:sz="0" w:space="0" w:color="auto"/>
            <w:right w:val="none" w:sz="0" w:space="0" w:color="auto"/>
          </w:divBdr>
        </w:div>
        <w:div w:id="1804275637">
          <w:marLeft w:val="640"/>
          <w:marRight w:val="0"/>
          <w:marTop w:val="0"/>
          <w:marBottom w:val="0"/>
          <w:divBdr>
            <w:top w:val="none" w:sz="0" w:space="0" w:color="auto"/>
            <w:left w:val="none" w:sz="0" w:space="0" w:color="auto"/>
            <w:bottom w:val="none" w:sz="0" w:space="0" w:color="auto"/>
            <w:right w:val="none" w:sz="0" w:space="0" w:color="auto"/>
          </w:divBdr>
        </w:div>
        <w:div w:id="1061563755">
          <w:marLeft w:val="640"/>
          <w:marRight w:val="0"/>
          <w:marTop w:val="0"/>
          <w:marBottom w:val="0"/>
          <w:divBdr>
            <w:top w:val="none" w:sz="0" w:space="0" w:color="auto"/>
            <w:left w:val="none" w:sz="0" w:space="0" w:color="auto"/>
            <w:bottom w:val="none" w:sz="0" w:space="0" w:color="auto"/>
            <w:right w:val="none" w:sz="0" w:space="0" w:color="auto"/>
          </w:divBdr>
        </w:div>
        <w:div w:id="1512406267">
          <w:marLeft w:val="640"/>
          <w:marRight w:val="0"/>
          <w:marTop w:val="0"/>
          <w:marBottom w:val="0"/>
          <w:divBdr>
            <w:top w:val="none" w:sz="0" w:space="0" w:color="auto"/>
            <w:left w:val="none" w:sz="0" w:space="0" w:color="auto"/>
            <w:bottom w:val="none" w:sz="0" w:space="0" w:color="auto"/>
            <w:right w:val="none" w:sz="0" w:space="0" w:color="auto"/>
          </w:divBdr>
        </w:div>
        <w:div w:id="223641520">
          <w:marLeft w:val="640"/>
          <w:marRight w:val="0"/>
          <w:marTop w:val="0"/>
          <w:marBottom w:val="0"/>
          <w:divBdr>
            <w:top w:val="none" w:sz="0" w:space="0" w:color="auto"/>
            <w:left w:val="none" w:sz="0" w:space="0" w:color="auto"/>
            <w:bottom w:val="none" w:sz="0" w:space="0" w:color="auto"/>
            <w:right w:val="none" w:sz="0" w:space="0" w:color="auto"/>
          </w:divBdr>
        </w:div>
        <w:div w:id="1943609209">
          <w:marLeft w:val="640"/>
          <w:marRight w:val="0"/>
          <w:marTop w:val="0"/>
          <w:marBottom w:val="0"/>
          <w:divBdr>
            <w:top w:val="none" w:sz="0" w:space="0" w:color="auto"/>
            <w:left w:val="none" w:sz="0" w:space="0" w:color="auto"/>
            <w:bottom w:val="none" w:sz="0" w:space="0" w:color="auto"/>
            <w:right w:val="none" w:sz="0" w:space="0" w:color="auto"/>
          </w:divBdr>
        </w:div>
        <w:div w:id="1448503563">
          <w:marLeft w:val="640"/>
          <w:marRight w:val="0"/>
          <w:marTop w:val="0"/>
          <w:marBottom w:val="0"/>
          <w:divBdr>
            <w:top w:val="none" w:sz="0" w:space="0" w:color="auto"/>
            <w:left w:val="none" w:sz="0" w:space="0" w:color="auto"/>
            <w:bottom w:val="none" w:sz="0" w:space="0" w:color="auto"/>
            <w:right w:val="none" w:sz="0" w:space="0" w:color="auto"/>
          </w:divBdr>
        </w:div>
        <w:div w:id="1107965050">
          <w:marLeft w:val="640"/>
          <w:marRight w:val="0"/>
          <w:marTop w:val="0"/>
          <w:marBottom w:val="0"/>
          <w:divBdr>
            <w:top w:val="none" w:sz="0" w:space="0" w:color="auto"/>
            <w:left w:val="none" w:sz="0" w:space="0" w:color="auto"/>
            <w:bottom w:val="none" w:sz="0" w:space="0" w:color="auto"/>
            <w:right w:val="none" w:sz="0" w:space="0" w:color="auto"/>
          </w:divBdr>
        </w:div>
        <w:div w:id="286931918">
          <w:marLeft w:val="640"/>
          <w:marRight w:val="0"/>
          <w:marTop w:val="0"/>
          <w:marBottom w:val="0"/>
          <w:divBdr>
            <w:top w:val="none" w:sz="0" w:space="0" w:color="auto"/>
            <w:left w:val="none" w:sz="0" w:space="0" w:color="auto"/>
            <w:bottom w:val="none" w:sz="0" w:space="0" w:color="auto"/>
            <w:right w:val="none" w:sz="0" w:space="0" w:color="auto"/>
          </w:divBdr>
        </w:div>
        <w:div w:id="968048937">
          <w:marLeft w:val="640"/>
          <w:marRight w:val="0"/>
          <w:marTop w:val="0"/>
          <w:marBottom w:val="0"/>
          <w:divBdr>
            <w:top w:val="none" w:sz="0" w:space="0" w:color="auto"/>
            <w:left w:val="none" w:sz="0" w:space="0" w:color="auto"/>
            <w:bottom w:val="none" w:sz="0" w:space="0" w:color="auto"/>
            <w:right w:val="none" w:sz="0" w:space="0" w:color="auto"/>
          </w:divBdr>
        </w:div>
        <w:div w:id="1416585954">
          <w:marLeft w:val="640"/>
          <w:marRight w:val="0"/>
          <w:marTop w:val="0"/>
          <w:marBottom w:val="0"/>
          <w:divBdr>
            <w:top w:val="none" w:sz="0" w:space="0" w:color="auto"/>
            <w:left w:val="none" w:sz="0" w:space="0" w:color="auto"/>
            <w:bottom w:val="none" w:sz="0" w:space="0" w:color="auto"/>
            <w:right w:val="none" w:sz="0" w:space="0" w:color="auto"/>
          </w:divBdr>
        </w:div>
        <w:div w:id="1490248460">
          <w:marLeft w:val="640"/>
          <w:marRight w:val="0"/>
          <w:marTop w:val="0"/>
          <w:marBottom w:val="0"/>
          <w:divBdr>
            <w:top w:val="none" w:sz="0" w:space="0" w:color="auto"/>
            <w:left w:val="none" w:sz="0" w:space="0" w:color="auto"/>
            <w:bottom w:val="none" w:sz="0" w:space="0" w:color="auto"/>
            <w:right w:val="none" w:sz="0" w:space="0" w:color="auto"/>
          </w:divBdr>
        </w:div>
        <w:div w:id="474838865">
          <w:marLeft w:val="640"/>
          <w:marRight w:val="0"/>
          <w:marTop w:val="0"/>
          <w:marBottom w:val="0"/>
          <w:divBdr>
            <w:top w:val="none" w:sz="0" w:space="0" w:color="auto"/>
            <w:left w:val="none" w:sz="0" w:space="0" w:color="auto"/>
            <w:bottom w:val="none" w:sz="0" w:space="0" w:color="auto"/>
            <w:right w:val="none" w:sz="0" w:space="0" w:color="auto"/>
          </w:divBdr>
        </w:div>
        <w:div w:id="1114793015">
          <w:marLeft w:val="640"/>
          <w:marRight w:val="0"/>
          <w:marTop w:val="0"/>
          <w:marBottom w:val="0"/>
          <w:divBdr>
            <w:top w:val="none" w:sz="0" w:space="0" w:color="auto"/>
            <w:left w:val="none" w:sz="0" w:space="0" w:color="auto"/>
            <w:bottom w:val="none" w:sz="0" w:space="0" w:color="auto"/>
            <w:right w:val="none" w:sz="0" w:space="0" w:color="auto"/>
          </w:divBdr>
        </w:div>
        <w:div w:id="137503025">
          <w:marLeft w:val="640"/>
          <w:marRight w:val="0"/>
          <w:marTop w:val="0"/>
          <w:marBottom w:val="0"/>
          <w:divBdr>
            <w:top w:val="none" w:sz="0" w:space="0" w:color="auto"/>
            <w:left w:val="none" w:sz="0" w:space="0" w:color="auto"/>
            <w:bottom w:val="none" w:sz="0" w:space="0" w:color="auto"/>
            <w:right w:val="none" w:sz="0" w:space="0" w:color="auto"/>
          </w:divBdr>
        </w:div>
        <w:div w:id="246303347">
          <w:marLeft w:val="640"/>
          <w:marRight w:val="0"/>
          <w:marTop w:val="0"/>
          <w:marBottom w:val="0"/>
          <w:divBdr>
            <w:top w:val="none" w:sz="0" w:space="0" w:color="auto"/>
            <w:left w:val="none" w:sz="0" w:space="0" w:color="auto"/>
            <w:bottom w:val="none" w:sz="0" w:space="0" w:color="auto"/>
            <w:right w:val="none" w:sz="0" w:space="0" w:color="auto"/>
          </w:divBdr>
        </w:div>
        <w:div w:id="178201149">
          <w:marLeft w:val="640"/>
          <w:marRight w:val="0"/>
          <w:marTop w:val="0"/>
          <w:marBottom w:val="0"/>
          <w:divBdr>
            <w:top w:val="none" w:sz="0" w:space="0" w:color="auto"/>
            <w:left w:val="none" w:sz="0" w:space="0" w:color="auto"/>
            <w:bottom w:val="none" w:sz="0" w:space="0" w:color="auto"/>
            <w:right w:val="none" w:sz="0" w:space="0" w:color="auto"/>
          </w:divBdr>
        </w:div>
        <w:div w:id="1069496499">
          <w:marLeft w:val="640"/>
          <w:marRight w:val="0"/>
          <w:marTop w:val="0"/>
          <w:marBottom w:val="0"/>
          <w:divBdr>
            <w:top w:val="none" w:sz="0" w:space="0" w:color="auto"/>
            <w:left w:val="none" w:sz="0" w:space="0" w:color="auto"/>
            <w:bottom w:val="none" w:sz="0" w:space="0" w:color="auto"/>
            <w:right w:val="none" w:sz="0" w:space="0" w:color="auto"/>
          </w:divBdr>
        </w:div>
        <w:div w:id="2083944636">
          <w:marLeft w:val="640"/>
          <w:marRight w:val="0"/>
          <w:marTop w:val="0"/>
          <w:marBottom w:val="0"/>
          <w:divBdr>
            <w:top w:val="none" w:sz="0" w:space="0" w:color="auto"/>
            <w:left w:val="none" w:sz="0" w:space="0" w:color="auto"/>
            <w:bottom w:val="none" w:sz="0" w:space="0" w:color="auto"/>
            <w:right w:val="none" w:sz="0" w:space="0" w:color="auto"/>
          </w:divBdr>
        </w:div>
        <w:div w:id="745106669">
          <w:marLeft w:val="640"/>
          <w:marRight w:val="0"/>
          <w:marTop w:val="0"/>
          <w:marBottom w:val="0"/>
          <w:divBdr>
            <w:top w:val="none" w:sz="0" w:space="0" w:color="auto"/>
            <w:left w:val="none" w:sz="0" w:space="0" w:color="auto"/>
            <w:bottom w:val="none" w:sz="0" w:space="0" w:color="auto"/>
            <w:right w:val="none" w:sz="0" w:space="0" w:color="auto"/>
          </w:divBdr>
        </w:div>
        <w:div w:id="1365132081">
          <w:marLeft w:val="640"/>
          <w:marRight w:val="0"/>
          <w:marTop w:val="0"/>
          <w:marBottom w:val="0"/>
          <w:divBdr>
            <w:top w:val="none" w:sz="0" w:space="0" w:color="auto"/>
            <w:left w:val="none" w:sz="0" w:space="0" w:color="auto"/>
            <w:bottom w:val="none" w:sz="0" w:space="0" w:color="auto"/>
            <w:right w:val="none" w:sz="0" w:space="0" w:color="auto"/>
          </w:divBdr>
        </w:div>
        <w:div w:id="143088699">
          <w:marLeft w:val="640"/>
          <w:marRight w:val="0"/>
          <w:marTop w:val="0"/>
          <w:marBottom w:val="0"/>
          <w:divBdr>
            <w:top w:val="none" w:sz="0" w:space="0" w:color="auto"/>
            <w:left w:val="none" w:sz="0" w:space="0" w:color="auto"/>
            <w:bottom w:val="none" w:sz="0" w:space="0" w:color="auto"/>
            <w:right w:val="none" w:sz="0" w:space="0" w:color="auto"/>
          </w:divBdr>
        </w:div>
        <w:div w:id="1074009273">
          <w:marLeft w:val="640"/>
          <w:marRight w:val="0"/>
          <w:marTop w:val="0"/>
          <w:marBottom w:val="0"/>
          <w:divBdr>
            <w:top w:val="none" w:sz="0" w:space="0" w:color="auto"/>
            <w:left w:val="none" w:sz="0" w:space="0" w:color="auto"/>
            <w:bottom w:val="none" w:sz="0" w:space="0" w:color="auto"/>
            <w:right w:val="none" w:sz="0" w:space="0" w:color="auto"/>
          </w:divBdr>
        </w:div>
        <w:div w:id="741877150">
          <w:marLeft w:val="640"/>
          <w:marRight w:val="0"/>
          <w:marTop w:val="0"/>
          <w:marBottom w:val="0"/>
          <w:divBdr>
            <w:top w:val="none" w:sz="0" w:space="0" w:color="auto"/>
            <w:left w:val="none" w:sz="0" w:space="0" w:color="auto"/>
            <w:bottom w:val="none" w:sz="0" w:space="0" w:color="auto"/>
            <w:right w:val="none" w:sz="0" w:space="0" w:color="auto"/>
          </w:divBdr>
        </w:div>
        <w:div w:id="1324315740">
          <w:marLeft w:val="640"/>
          <w:marRight w:val="0"/>
          <w:marTop w:val="0"/>
          <w:marBottom w:val="0"/>
          <w:divBdr>
            <w:top w:val="none" w:sz="0" w:space="0" w:color="auto"/>
            <w:left w:val="none" w:sz="0" w:space="0" w:color="auto"/>
            <w:bottom w:val="none" w:sz="0" w:space="0" w:color="auto"/>
            <w:right w:val="none" w:sz="0" w:space="0" w:color="auto"/>
          </w:divBdr>
        </w:div>
      </w:divsChild>
    </w:div>
    <w:div w:id="1137182871">
      <w:bodyDiv w:val="1"/>
      <w:marLeft w:val="0"/>
      <w:marRight w:val="0"/>
      <w:marTop w:val="0"/>
      <w:marBottom w:val="0"/>
      <w:divBdr>
        <w:top w:val="none" w:sz="0" w:space="0" w:color="auto"/>
        <w:left w:val="none" w:sz="0" w:space="0" w:color="auto"/>
        <w:bottom w:val="none" w:sz="0" w:space="0" w:color="auto"/>
        <w:right w:val="none" w:sz="0" w:space="0" w:color="auto"/>
      </w:divBdr>
      <w:divsChild>
        <w:div w:id="342320318">
          <w:marLeft w:val="640"/>
          <w:marRight w:val="0"/>
          <w:marTop w:val="0"/>
          <w:marBottom w:val="0"/>
          <w:divBdr>
            <w:top w:val="none" w:sz="0" w:space="0" w:color="auto"/>
            <w:left w:val="none" w:sz="0" w:space="0" w:color="auto"/>
            <w:bottom w:val="none" w:sz="0" w:space="0" w:color="auto"/>
            <w:right w:val="none" w:sz="0" w:space="0" w:color="auto"/>
          </w:divBdr>
        </w:div>
        <w:div w:id="1074006307">
          <w:marLeft w:val="640"/>
          <w:marRight w:val="0"/>
          <w:marTop w:val="0"/>
          <w:marBottom w:val="0"/>
          <w:divBdr>
            <w:top w:val="none" w:sz="0" w:space="0" w:color="auto"/>
            <w:left w:val="none" w:sz="0" w:space="0" w:color="auto"/>
            <w:bottom w:val="none" w:sz="0" w:space="0" w:color="auto"/>
            <w:right w:val="none" w:sz="0" w:space="0" w:color="auto"/>
          </w:divBdr>
        </w:div>
        <w:div w:id="446243607">
          <w:marLeft w:val="640"/>
          <w:marRight w:val="0"/>
          <w:marTop w:val="0"/>
          <w:marBottom w:val="0"/>
          <w:divBdr>
            <w:top w:val="none" w:sz="0" w:space="0" w:color="auto"/>
            <w:left w:val="none" w:sz="0" w:space="0" w:color="auto"/>
            <w:bottom w:val="none" w:sz="0" w:space="0" w:color="auto"/>
            <w:right w:val="none" w:sz="0" w:space="0" w:color="auto"/>
          </w:divBdr>
        </w:div>
        <w:div w:id="4485054">
          <w:marLeft w:val="640"/>
          <w:marRight w:val="0"/>
          <w:marTop w:val="0"/>
          <w:marBottom w:val="0"/>
          <w:divBdr>
            <w:top w:val="none" w:sz="0" w:space="0" w:color="auto"/>
            <w:left w:val="none" w:sz="0" w:space="0" w:color="auto"/>
            <w:bottom w:val="none" w:sz="0" w:space="0" w:color="auto"/>
            <w:right w:val="none" w:sz="0" w:space="0" w:color="auto"/>
          </w:divBdr>
        </w:div>
        <w:div w:id="569391523">
          <w:marLeft w:val="640"/>
          <w:marRight w:val="0"/>
          <w:marTop w:val="0"/>
          <w:marBottom w:val="0"/>
          <w:divBdr>
            <w:top w:val="none" w:sz="0" w:space="0" w:color="auto"/>
            <w:left w:val="none" w:sz="0" w:space="0" w:color="auto"/>
            <w:bottom w:val="none" w:sz="0" w:space="0" w:color="auto"/>
            <w:right w:val="none" w:sz="0" w:space="0" w:color="auto"/>
          </w:divBdr>
        </w:div>
        <w:div w:id="1320108785">
          <w:marLeft w:val="640"/>
          <w:marRight w:val="0"/>
          <w:marTop w:val="0"/>
          <w:marBottom w:val="0"/>
          <w:divBdr>
            <w:top w:val="none" w:sz="0" w:space="0" w:color="auto"/>
            <w:left w:val="none" w:sz="0" w:space="0" w:color="auto"/>
            <w:bottom w:val="none" w:sz="0" w:space="0" w:color="auto"/>
            <w:right w:val="none" w:sz="0" w:space="0" w:color="auto"/>
          </w:divBdr>
        </w:div>
        <w:div w:id="1558468191">
          <w:marLeft w:val="640"/>
          <w:marRight w:val="0"/>
          <w:marTop w:val="0"/>
          <w:marBottom w:val="0"/>
          <w:divBdr>
            <w:top w:val="none" w:sz="0" w:space="0" w:color="auto"/>
            <w:left w:val="none" w:sz="0" w:space="0" w:color="auto"/>
            <w:bottom w:val="none" w:sz="0" w:space="0" w:color="auto"/>
            <w:right w:val="none" w:sz="0" w:space="0" w:color="auto"/>
          </w:divBdr>
        </w:div>
        <w:div w:id="692267494">
          <w:marLeft w:val="640"/>
          <w:marRight w:val="0"/>
          <w:marTop w:val="0"/>
          <w:marBottom w:val="0"/>
          <w:divBdr>
            <w:top w:val="none" w:sz="0" w:space="0" w:color="auto"/>
            <w:left w:val="none" w:sz="0" w:space="0" w:color="auto"/>
            <w:bottom w:val="none" w:sz="0" w:space="0" w:color="auto"/>
            <w:right w:val="none" w:sz="0" w:space="0" w:color="auto"/>
          </w:divBdr>
        </w:div>
        <w:div w:id="527568222">
          <w:marLeft w:val="640"/>
          <w:marRight w:val="0"/>
          <w:marTop w:val="0"/>
          <w:marBottom w:val="0"/>
          <w:divBdr>
            <w:top w:val="none" w:sz="0" w:space="0" w:color="auto"/>
            <w:left w:val="none" w:sz="0" w:space="0" w:color="auto"/>
            <w:bottom w:val="none" w:sz="0" w:space="0" w:color="auto"/>
            <w:right w:val="none" w:sz="0" w:space="0" w:color="auto"/>
          </w:divBdr>
        </w:div>
        <w:div w:id="1718625223">
          <w:marLeft w:val="640"/>
          <w:marRight w:val="0"/>
          <w:marTop w:val="0"/>
          <w:marBottom w:val="0"/>
          <w:divBdr>
            <w:top w:val="none" w:sz="0" w:space="0" w:color="auto"/>
            <w:left w:val="none" w:sz="0" w:space="0" w:color="auto"/>
            <w:bottom w:val="none" w:sz="0" w:space="0" w:color="auto"/>
            <w:right w:val="none" w:sz="0" w:space="0" w:color="auto"/>
          </w:divBdr>
        </w:div>
        <w:div w:id="1847668273">
          <w:marLeft w:val="640"/>
          <w:marRight w:val="0"/>
          <w:marTop w:val="0"/>
          <w:marBottom w:val="0"/>
          <w:divBdr>
            <w:top w:val="none" w:sz="0" w:space="0" w:color="auto"/>
            <w:left w:val="none" w:sz="0" w:space="0" w:color="auto"/>
            <w:bottom w:val="none" w:sz="0" w:space="0" w:color="auto"/>
            <w:right w:val="none" w:sz="0" w:space="0" w:color="auto"/>
          </w:divBdr>
        </w:div>
        <w:div w:id="14885011">
          <w:marLeft w:val="640"/>
          <w:marRight w:val="0"/>
          <w:marTop w:val="0"/>
          <w:marBottom w:val="0"/>
          <w:divBdr>
            <w:top w:val="none" w:sz="0" w:space="0" w:color="auto"/>
            <w:left w:val="none" w:sz="0" w:space="0" w:color="auto"/>
            <w:bottom w:val="none" w:sz="0" w:space="0" w:color="auto"/>
            <w:right w:val="none" w:sz="0" w:space="0" w:color="auto"/>
          </w:divBdr>
        </w:div>
        <w:div w:id="1685479598">
          <w:marLeft w:val="640"/>
          <w:marRight w:val="0"/>
          <w:marTop w:val="0"/>
          <w:marBottom w:val="0"/>
          <w:divBdr>
            <w:top w:val="none" w:sz="0" w:space="0" w:color="auto"/>
            <w:left w:val="none" w:sz="0" w:space="0" w:color="auto"/>
            <w:bottom w:val="none" w:sz="0" w:space="0" w:color="auto"/>
            <w:right w:val="none" w:sz="0" w:space="0" w:color="auto"/>
          </w:divBdr>
        </w:div>
        <w:div w:id="73480688">
          <w:marLeft w:val="640"/>
          <w:marRight w:val="0"/>
          <w:marTop w:val="0"/>
          <w:marBottom w:val="0"/>
          <w:divBdr>
            <w:top w:val="none" w:sz="0" w:space="0" w:color="auto"/>
            <w:left w:val="none" w:sz="0" w:space="0" w:color="auto"/>
            <w:bottom w:val="none" w:sz="0" w:space="0" w:color="auto"/>
            <w:right w:val="none" w:sz="0" w:space="0" w:color="auto"/>
          </w:divBdr>
        </w:div>
        <w:div w:id="636951481">
          <w:marLeft w:val="640"/>
          <w:marRight w:val="0"/>
          <w:marTop w:val="0"/>
          <w:marBottom w:val="0"/>
          <w:divBdr>
            <w:top w:val="none" w:sz="0" w:space="0" w:color="auto"/>
            <w:left w:val="none" w:sz="0" w:space="0" w:color="auto"/>
            <w:bottom w:val="none" w:sz="0" w:space="0" w:color="auto"/>
            <w:right w:val="none" w:sz="0" w:space="0" w:color="auto"/>
          </w:divBdr>
        </w:div>
        <w:div w:id="1958294161">
          <w:marLeft w:val="640"/>
          <w:marRight w:val="0"/>
          <w:marTop w:val="0"/>
          <w:marBottom w:val="0"/>
          <w:divBdr>
            <w:top w:val="none" w:sz="0" w:space="0" w:color="auto"/>
            <w:left w:val="none" w:sz="0" w:space="0" w:color="auto"/>
            <w:bottom w:val="none" w:sz="0" w:space="0" w:color="auto"/>
            <w:right w:val="none" w:sz="0" w:space="0" w:color="auto"/>
          </w:divBdr>
        </w:div>
        <w:div w:id="1925918737">
          <w:marLeft w:val="640"/>
          <w:marRight w:val="0"/>
          <w:marTop w:val="0"/>
          <w:marBottom w:val="0"/>
          <w:divBdr>
            <w:top w:val="none" w:sz="0" w:space="0" w:color="auto"/>
            <w:left w:val="none" w:sz="0" w:space="0" w:color="auto"/>
            <w:bottom w:val="none" w:sz="0" w:space="0" w:color="auto"/>
            <w:right w:val="none" w:sz="0" w:space="0" w:color="auto"/>
          </w:divBdr>
        </w:div>
        <w:div w:id="1655597854">
          <w:marLeft w:val="640"/>
          <w:marRight w:val="0"/>
          <w:marTop w:val="0"/>
          <w:marBottom w:val="0"/>
          <w:divBdr>
            <w:top w:val="none" w:sz="0" w:space="0" w:color="auto"/>
            <w:left w:val="none" w:sz="0" w:space="0" w:color="auto"/>
            <w:bottom w:val="none" w:sz="0" w:space="0" w:color="auto"/>
            <w:right w:val="none" w:sz="0" w:space="0" w:color="auto"/>
          </w:divBdr>
        </w:div>
        <w:div w:id="1732730425">
          <w:marLeft w:val="640"/>
          <w:marRight w:val="0"/>
          <w:marTop w:val="0"/>
          <w:marBottom w:val="0"/>
          <w:divBdr>
            <w:top w:val="none" w:sz="0" w:space="0" w:color="auto"/>
            <w:left w:val="none" w:sz="0" w:space="0" w:color="auto"/>
            <w:bottom w:val="none" w:sz="0" w:space="0" w:color="auto"/>
            <w:right w:val="none" w:sz="0" w:space="0" w:color="auto"/>
          </w:divBdr>
        </w:div>
        <w:div w:id="1480658283">
          <w:marLeft w:val="640"/>
          <w:marRight w:val="0"/>
          <w:marTop w:val="0"/>
          <w:marBottom w:val="0"/>
          <w:divBdr>
            <w:top w:val="none" w:sz="0" w:space="0" w:color="auto"/>
            <w:left w:val="none" w:sz="0" w:space="0" w:color="auto"/>
            <w:bottom w:val="none" w:sz="0" w:space="0" w:color="auto"/>
            <w:right w:val="none" w:sz="0" w:space="0" w:color="auto"/>
          </w:divBdr>
        </w:div>
        <w:div w:id="273681530">
          <w:marLeft w:val="640"/>
          <w:marRight w:val="0"/>
          <w:marTop w:val="0"/>
          <w:marBottom w:val="0"/>
          <w:divBdr>
            <w:top w:val="none" w:sz="0" w:space="0" w:color="auto"/>
            <w:left w:val="none" w:sz="0" w:space="0" w:color="auto"/>
            <w:bottom w:val="none" w:sz="0" w:space="0" w:color="auto"/>
            <w:right w:val="none" w:sz="0" w:space="0" w:color="auto"/>
          </w:divBdr>
        </w:div>
        <w:div w:id="743186162">
          <w:marLeft w:val="640"/>
          <w:marRight w:val="0"/>
          <w:marTop w:val="0"/>
          <w:marBottom w:val="0"/>
          <w:divBdr>
            <w:top w:val="none" w:sz="0" w:space="0" w:color="auto"/>
            <w:left w:val="none" w:sz="0" w:space="0" w:color="auto"/>
            <w:bottom w:val="none" w:sz="0" w:space="0" w:color="auto"/>
            <w:right w:val="none" w:sz="0" w:space="0" w:color="auto"/>
          </w:divBdr>
        </w:div>
        <w:div w:id="860558396">
          <w:marLeft w:val="640"/>
          <w:marRight w:val="0"/>
          <w:marTop w:val="0"/>
          <w:marBottom w:val="0"/>
          <w:divBdr>
            <w:top w:val="none" w:sz="0" w:space="0" w:color="auto"/>
            <w:left w:val="none" w:sz="0" w:space="0" w:color="auto"/>
            <w:bottom w:val="none" w:sz="0" w:space="0" w:color="auto"/>
            <w:right w:val="none" w:sz="0" w:space="0" w:color="auto"/>
          </w:divBdr>
        </w:div>
        <w:div w:id="1986005465">
          <w:marLeft w:val="640"/>
          <w:marRight w:val="0"/>
          <w:marTop w:val="0"/>
          <w:marBottom w:val="0"/>
          <w:divBdr>
            <w:top w:val="none" w:sz="0" w:space="0" w:color="auto"/>
            <w:left w:val="none" w:sz="0" w:space="0" w:color="auto"/>
            <w:bottom w:val="none" w:sz="0" w:space="0" w:color="auto"/>
            <w:right w:val="none" w:sz="0" w:space="0" w:color="auto"/>
          </w:divBdr>
        </w:div>
        <w:div w:id="1359158775">
          <w:marLeft w:val="640"/>
          <w:marRight w:val="0"/>
          <w:marTop w:val="0"/>
          <w:marBottom w:val="0"/>
          <w:divBdr>
            <w:top w:val="none" w:sz="0" w:space="0" w:color="auto"/>
            <w:left w:val="none" w:sz="0" w:space="0" w:color="auto"/>
            <w:bottom w:val="none" w:sz="0" w:space="0" w:color="auto"/>
            <w:right w:val="none" w:sz="0" w:space="0" w:color="auto"/>
          </w:divBdr>
        </w:div>
        <w:div w:id="1724209377">
          <w:marLeft w:val="640"/>
          <w:marRight w:val="0"/>
          <w:marTop w:val="0"/>
          <w:marBottom w:val="0"/>
          <w:divBdr>
            <w:top w:val="none" w:sz="0" w:space="0" w:color="auto"/>
            <w:left w:val="none" w:sz="0" w:space="0" w:color="auto"/>
            <w:bottom w:val="none" w:sz="0" w:space="0" w:color="auto"/>
            <w:right w:val="none" w:sz="0" w:space="0" w:color="auto"/>
          </w:divBdr>
        </w:div>
        <w:div w:id="462381603">
          <w:marLeft w:val="640"/>
          <w:marRight w:val="0"/>
          <w:marTop w:val="0"/>
          <w:marBottom w:val="0"/>
          <w:divBdr>
            <w:top w:val="none" w:sz="0" w:space="0" w:color="auto"/>
            <w:left w:val="none" w:sz="0" w:space="0" w:color="auto"/>
            <w:bottom w:val="none" w:sz="0" w:space="0" w:color="auto"/>
            <w:right w:val="none" w:sz="0" w:space="0" w:color="auto"/>
          </w:divBdr>
        </w:div>
        <w:div w:id="970355975">
          <w:marLeft w:val="640"/>
          <w:marRight w:val="0"/>
          <w:marTop w:val="0"/>
          <w:marBottom w:val="0"/>
          <w:divBdr>
            <w:top w:val="none" w:sz="0" w:space="0" w:color="auto"/>
            <w:left w:val="none" w:sz="0" w:space="0" w:color="auto"/>
            <w:bottom w:val="none" w:sz="0" w:space="0" w:color="auto"/>
            <w:right w:val="none" w:sz="0" w:space="0" w:color="auto"/>
          </w:divBdr>
        </w:div>
        <w:div w:id="1194884247">
          <w:marLeft w:val="640"/>
          <w:marRight w:val="0"/>
          <w:marTop w:val="0"/>
          <w:marBottom w:val="0"/>
          <w:divBdr>
            <w:top w:val="none" w:sz="0" w:space="0" w:color="auto"/>
            <w:left w:val="none" w:sz="0" w:space="0" w:color="auto"/>
            <w:bottom w:val="none" w:sz="0" w:space="0" w:color="auto"/>
            <w:right w:val="none" w:sz="0" w:space="0" w:color="auto"/>
          </w:divBdr>
        </w:div>
        <w:div w:id="1384796255">
          <w:marLeft w:val="640"/>
          <w:marRight w:val="0"/>
          <w:marTop w:val="0"/>
          <w:marBottom w:val="0"/>
          <w:divBdr>
            <w:top w:val="none" w:sz="0" w:space="0" w:color="auto"/>
            <w:left w:val="none" w:sz="0" w:space="0" w:color="auto"/>
            <w:bottom w:val="none" w:sz="0" w:space="0" w:color="auto"/>
            <w:right w:val="none" w:sz="0" w:space="0" w:color="auto"/>
          </w:divBdr>
        </w:div>
        <w:div w:id="232394300">
          <w:marLeft w:val="640"/>
          <w:marRight w:val="0"/>
          <w:marTop w:val="0"/>
          <w:marBottom w:val="0"/>
          <w:divBdr>
            <w:top w:val="none" w:sz="0" w:space="0" w:color="auto"/>
            <w:left w:val="none" w:sz="0" w:space="0" w:color="auto"/>
            <w:bottom w:val="none" w:sz="0" w:space="0" w:color="auto"/>
            <w:right w:val="none" w:sz="0" w:space="0" w:color="auto"/>
          </w:divBdr>
        </w:div>
        <w:div w:id="1241520410">
          <w:marLeft w:val="640"/>
          <w:marRight w:val="0"/>
          <w:marTop w:val="0"/>
          <w:marBottom w:val="0"/>
          <w:divBdr>
            <w:top w:val="none" w:sz="0" w:space="0" w:color="auto"/>
            <w:left w:val="none" w:sz="0" w:space="0" w:color="auto"/>
            <w:bottom w:val="none" w:sz="0" w:space="0" w:color="auto"/>
            <w:right w:val="none" w:sz="0" w:space="0" w:color="auto"/>
          </w:divBdr>
        </w:div>
        <w:div w:id="966160000">
          <w:marLeft w:val="640"/>
          <w:marRight w:val="0"/>
          <w:marTop w:val="0"/>
          <w:marBottom w:val="0"/>
          <w:divBdr>
            <w:top w:val="none" w:sz="0" w:space="0" w:color="auto"/>
            <w:left w:val="none" w:sz="0" w:space="0" w:color="auto"/>
            <w:bottom w:val="none" w:sz="0" w:space="0" w:color="auto"/>
            <w:right w:val="none" w:sz="0" w:space="0" w:color="auto"/>
          </w:divBdr>
        </w:div>
        <w:div w:id="599946507">
          <w:marLeft w:val="640"/>
          <w:marRight w:val="0"/>
          <w:marTop w:val="0"/>
          <w:marBottom w:val="0"/>
          <w:divBdr>
            <w:top w:val="none" w:sz="0" w:space="0" w:color="auto"/>
            <w:left w:val="none" w:sz="0" w:space="0" w:color="auto"/>
            <w:bottom w:val="none" w:sz="0" w:space="0" w:color="auto"/>
            <w:right w:val="none" w:sz="0" w:space="0" w:color="auto"/>
          </w:divBdr>
        </w:div>
        <w:div w:id="2075614420">
          <w:marLeft w:val="640"/>
          <w:marRight w:val="0"/>
          <w:marTop w:val="0"/>
          <w:marBottom w:val="0"/>
          <w:divBdr>
            <w:top w:val="none" w:sz="0" w:space="0" w:color="auto"/>
            <w:left w:val="none" w:sz="0" w:space="0" w:color="auto"/>
            <w:bottom w:val="none" w:sz="0" w:space="0" w:color="auto"/>
            <w:right w:val="none" w:sz="0" w:space="0" w:color="auto"/>
          </w:divBdr>
        </w:div>
        <w:div w:id="1698046489">
          <w:marLeft w:val="640"/>
          <w:marRight w:val="0"/>
          <w:marTop w:val="0"/>
          <w:marBottom w:val="0"/>
          <w:divBdr>
            <w:top w:val="none" w:sz="0" w:space="0" w:color="auto"/>
            <w:left w:val="none" w:sz="0" w:space="0" w:color="auto"/>
            <w:bottom w:val="none" w:sz="0" w:space="0" w:color="auto"/>
            <w:right w:val="none" w:sz="0" w:space="0" w:color="auto"/>
          </w:divBdr>
        </w:div>
        <w:div w:id="1733043086">
          <w:marLeft w:val="640"/>
          <w:marRight w:val="0"/>
          <w:marTop w:val="0"/>
          <w:marBottom w:val="0"/>
          <w:divBdr>
            <w:top w:val="none" w:sz="0" w:space="0" w:color="auto"/>
            <w:left w:val="none" w:sz="0" w:space="0" w:color="auto"/>
            <w:bottom w:val="none" w:sz="0" w:space="0" w:color="auto"/>
            <w:right w:val="none" w:sz="0" w:space="0" w:color="auto"/>
          </w:divBdr>
        </w:div>
        <w:div w:id="162624767">
          <w:marLeft w:val="640"/>
          <w:marRight w:val="0"/>
          <w:marTop w:val="0"/>
          <w:marBottom w:val="0"/>
          <w:divBdr>
            <w:top w:val="none" w:sz="0" w:space="0" w:color="auto"/>
            <w:left w:val="none" w:sz="0" w:space="0" w:color="auto"/>
            <w:bottom w:val="none" w:sz="0" w:space="0" w:color="auto"/>
            <w:right w:val="none" w:sz="0" w:space="0" w:color="auto"/>
          </w:divBdr>
        </w:div>
        <w:div w:id="1572041559">
          <w:marLeft w:val="640"/>
          <w:marRight w:val="0"/>
          <w:marTop w:val="0"/>
          <w:marBottom w:val="0"/>
          <w:divBdr>
            <w:top w:val="none" w:sz="0" w:space="0" w:color="auto"/>
            <w:left w:val="none" w:sz="0" w:space="0" w:color="auto"/>
            <w:bottom w:val="none" w:sz="0" w:space="0" w:color="auto"/>
            <w:right w:val="none" w:sz="0" w:space="0" w:color="auto"/>
          </w:divBdr>
        </w:div>
        <w:div w:id="1472483216">
          <w:marLeft w:val="640"/>
          <w:marRight w:val="0"/>
          <w:marTop w:val="0"/>
          <w:marBottom w:val="0"/>
          <w:divBdr>
            <w:top w:val="none" w:sz="0" w:space="0" w:color="auto"/>
            <w:left w:val="none" w:sz="0" w:space="0" w:color="auto"/>
            <w:bottom w:val="none" w:sz="0" w:space="0" w:color="auto"/>
            <w:right w:val="none" w:sz="0" w:space="0" w:color="auto"/>
          </w:divBdr>
        </w:div>
        <w:div w:id="2032140842">
          <w:marLeft w:val="640"/>
          <w:marRight w:val="0"/>
          <w:marTop w:val="0"/>
          <w:marBottom w:val="0"/>
          <w:divBdr>
            <w:top w:val="none" w:sz="0" w:space="0" w:color="auto"/>
            <w:left w:val="none" w:sz="0" w:space="0" w:color="auto"/>
            <w:bottom w:val="none" w:sz="0" w:space="0" w:color="auto"/>
            <w:right w:val="none" w:sz="0" w:space="0" w:color="auto"/>
          </w:divBdr>
        </w:div>
        <w:div w:id="1187715432">
          <w:marLeft w:val="640"/>
          <w:marRight w:val="0"/>
          <w:marTop w:val="0"/>
          <w:marBottom w:val="0"/>
          <w:divBdr>
            <w:top w:val="none" w:sz="0" w:space="0" w:color="auto"/>
            <w:left w:val="none" w:sz="0" w:space="0" w:color="auto"/>
            <w:bottom w:val="none" w:sz="0" w:space="0" w:color="auto"/>
            <w:right w:val="none" w:sz="0" w:space="0" w:color="auto"/>
          </w:divBdr>
        </w:div>
        <w:div w:id="1157766873">
          <w:marLeft w:val="640"/>
          <w:marRight w:val="0"/>
          <w:marTop w:val="0"/>
          <w:marBottom w:val="0"/>
          <w:divBdr>
            <w:top w:val="none" w:sz="0" w:space="0" w:color="auto"/>
            <w:left w:val="none" w:sz="0" w:space="0" w:color="auto"/>
            <w:bottom w:val="none" w:sz="0" w:space="0" w:color="auto"/>
            <w:right w:val="none" w:sz="0" w:space="0" w:color="auto"/>
          </w:divBdr>
        </w:div>
        <w:div w:id="1703817819">
          <w:marLeft w:val="640"/>
          <w:marRight w:val="0"/>
          <w:marTop w:val="0"/>
          <w:marBottom w:val="0"/>
          <w:divBdr>
            <w:top w:val="none" w:sz="0" w:space="0" w:color="auto"/>
            <w:left w:val="none" w:sz="0" w:space="0" w:color="auto"/>
            <w:bottom w:val="none" w:sz="0" w:space="0" w:color="auto"/>
            <w:right w:val="none" w:sz="0" w:space="0" w:color="auto"/>
          </w:divBdr>
        </w:div>
      </w:divsChild>
    </w:div>
    <w:div w:id="1146318232">
      <w:bodyDiv w:val="1"/>
      <w:marLeft w:val="0"/>
      <w:marRight w:val="0"/>
      <w:marTop w:val="0"/>
      <w:marBottom w:val="0"/>
      <w:divBdr>
        <w:top w:val="none" w:sz="0" w:space="0" w:color="auto"/>
        <w:left w:val="none" w:sz="0" w:space="0" w:color="auto"/>
        <w:bottom w:val="none" w:sz="0" w:space="0" w:color="auto"/>
        <w:right w:val="none" w:sz="0" w:space="0" w:color="auto"/>
      </w:divBdr>
      <w:divsChild>
        <w:div w:id="621107723">
          <w:marLeft w:val="640"/>
          <w:marRight w:val="0"/>
          <w:marTop w:val="0"/>
          <w:marBottom w:val="0"/>
          <w:divBdr>
            <w:top w:val="none" w:sz="0" w:space="0" w:color="auto"/>
            <w:left w:val="none" w:sz="0" w:space="0" w:color="auto"/>
            <w:bottom w:val="none" w:sz="0" w:space="0" w:color="auto"/>
            <w:right w:val="none" w:sz="0" w:space="0" w:color="auto"/>
          </w:divBdr>
        </w:div>
        <w:div w:id="550390164">
          <w:marLeft w:val="640"/>
          <w:marRight w:val="0"/>
          <w:marTop w:val="0"/>
          <w:marBottom w:val="0"/>
          <w:divBdr>
            <w:top w:val="none" w:sz="0" w:space="0" w:color="auto"/>
            <w:left w:val="none" w:sz="0" w:space="0" w:color="auto"/>
            <w:bottom w:val="none" w:sz="0" w:space="0" w:color="auto"/>
            <w:right w:val="none" w:sz="0" w:space="0" w:color="auto"/>
          </w:divBdr>
        </w:div>
        <w:div w:id="1852911561">
          <w:marLeft w:val="640"/>
          <w:marRight w:val="0"/>
          <w:marTop w:val="0"/>
          <w:marBottom w:val="0"/>
          <w:divBdr>
            <w:top w:val="none" w:sz="0" w:space="0" w:color="auto"/>
            <w:left w:val="none" w:sz="0" w:space="0" w:color="auto"/>
            <w:bottom w:val="none" w:sz="0" w:space="0" w:color="auto"/>
            <w:right w:val="none" w:sz="0" w:space="0" w:color="auto"/>
          </w:divBdr>
        </w:div>
        <w:div w:id="481774220">
          <w:marLeft w:val="640"/>
          <w:marRight w:val="0"/>
          <w:marTop w:val="0"/>
          <w:marBottom w:val="0"/>
          <w:divBdr>
            <w:top w:val="none" w:sz="0" w:space="0" w:color="auto"/>
            <w:left w:val="none" w:sz="0" w:space="0" w:color="auto"/>
            <w:bottom w:val="none" w:sz="0" w:space="0" w:color="auto"/>
            <w:right w:val="none" w:sz="0" w:space="0" w:color="auto"/>
          </w:divBdr>
        </w:div>
        <w:div w:id="1471165924">
          <w:marLeft w:val="640"/>
          <w:marRight w:val="0"/>
          <w:marTop w:val="0"/>
          <w:marBottom w:val="0"/>
          <w:divBdr>
            <w:top w:val="none" w:sz="0" w:space="0" w:color="auto"/>
            <w:left w:val="none" w:sz="0" w:space="0" w:color="auto"/>
            <w:bottom w:val="none" w:sz="0" w:space="0" w:color="auto"/>
            <w:right w:val="none" w:sz="0" w:space="0" w:color="auto"/>
          </w:divBdr>
        </w:div>
        <w:div w:id="351882758">
          <w:marLeft w:val="640"/>
          <w:marRight w:val="0"/>
          <w:marTop w:val="0"/>
          <w:marBottom w:val="0"/>
          <w:divBdr>
            <w:top w:val="none" w:sz="0" w:space="0" w:color="auto"/>
            <w:left w:val="none" w:sz="0" w:space="0" w:color="auto"/>
            <w:bottom w:val="none" w:sz="0" w:space="0" w:color="auto"/>
            <w:right w:val="none" w:sz="0" w:space="0" w:color="auto"/>
          </w:divBdr>
        </w:div>
        <w:div w:id="701979243">
          <w:marLeft w:val="640"/>
          <w:marRight w:val="0"/>
          <w:marTop w:val="0"/>
          <w:marBottom w:val="0"/>
          <w:divBdr>
            <w:top w:val="none" w:sz="0" w:space="0" w:color="auto"/>
            <w:left w:val="none" w:sz="0" w:space="0" w:color="auto"/>
            <w:bottom w:val="none" w:sz="0" w:space="0" w:color="auto"/>
            <w:right w:val="none" w:sz="0" w:space="0" w:color="auto"/>
          </w:divBdr>
        </w:div>
        <w:div w:id="1641693081">
          <w:marLeft w:val="640"/>
          <w:marRight w:val="0"/>
          <w:marTop w:val="0"/>
          <w:marBottom w:val="0"/>
          <w:divBdr>
            <w:top w:val="none" w:sz="0" w:space="0" w:color="auto"/>
            <w:left w:val="none" w:sz="0" w:space="0" w:color="auto"/>
            <w:bottom w:val="none" w:sz="0" w:space="0" w:color="auto"/>
            <w:right w:val="none" w:sz="0" w:space="0" w:color="auto"/>
          </w:divBdr>
        </w:div>
        <w:div w:id="515654400">
          <w:marLeft w:val="640"/>
          <w:marRight w:val="0"/>
          <w:marTop w:val="0"/>
          <w:marBottom w:val="0"/>
          <w:divBdr>
            <w:top w:val="none" w:sz="0" w:space="0" w:color="auto"/>
            <w:left w:val="none" w:sz="0" w:space="0" w:color="auto"/>
            <w:bottom w:val="none" w:sz="0" w:space="0" w:color="auto"/>
            <w:right w:val="none" w:sz="0" w:space="0" w:color="auto"/>
          </w:divBdr>
        </w:div>
      </w:divsChild>
    </w:div>
    <w:div w:id="1162964139">
      <w:bodyDiv w:val="1"/>
      <w:marLeft w:val="0"/>
      <w:marRight w:val="0"/>
      <w:marTop w:val="0"/>
      <w:marBottom w:val="0"/>
      <w:divBdr>
        <w:top w:val="none" w:sz="0" w:space="0" w:color="auto"/>
        <w:left w:val="none" w:sz="0" w:space="0" w:color="auto"/>
        <w:bottom w:val="none" w:sz="0" w:space="0" w:color="auto"/>
        <w:right w:val="none" w:sz="0" w:space="0" w:color="auto"/>
      </w:divBdr>
      <w:divsChild>
        <w:div w:id="1902985072">
          <w:marLeft w:val="640"/>
          <w:marRight w:val="0"/>
          <w:marTop w:val="0"/>
          <w:marBottom w:val="0"/>
          <w:divBdr>
            <w:top w:val="none" w:sz="0" w:space="0" w:color="auto"/>
            <w:left w:val="none" w:sz="0" w:space="0" w:color="auto"/>
            <w:bottom w:val="none" w:sz="0" w:space="0" w:color="auto"/>
            <w:right w:val="none" w:sz="0" w:space="0" w:color="auto"/>
          </w:divBdr>
        </w:div>
        <w:div w:id="629941744">
          <w:marLeft w:val="640"/>
          <w:marRight w:val="0"/>
          <w:marTop w:val="0"/>
          <w:marBottom w:val="0"/>
          <w:divBdr>
            <w:top w:val="none" w:sz="0" w:space="0" w:color="auto"/>
            <w:left w:val="none" w:sz="0" w:space="0" w:color="auto"/>
            <w:bottom w:val="none" w:sz="0" w:space="0" w:color="auto"/>
            <w:right w:val="none" w:sz="0" w:space="0" w:color="auto"/>
          </w:divBdr>
        </w:div>
        <w:div w:id="1126045774">
          <w:marLeft w:val="640"/>
          <w:marRight w:val="0"/>
          <w:marTop w:val="0"/>
          <w:marBottom w:val="0"/>
          <w:divBdr>
            <w:top w:val="none" w:sz="0" w:space="0" w:color="auto"/>
            <w:left w:val="none" w:sz="0" w:space="0" w:color="auto"/>
            <w:bottom w:val="none" w:sz="0" w:space="0" w:color="auto"/>
            <w:right w:val="none" w:sz="0" w:space="0" w:color="auto"/>
          </w:divBdr>
        </w:div>
        <w:div w:id="259026031">
          <w:marLeft w:val="640"/>
          <w:marRight w:val="0"/>
          <w:marTop w:val="0"/>
          <w:marBottom w:val="0"/>
          <w:divBdr>
            <w:top w:val="none" w:sz="0" w:space="0" w:color="auto"/>
            <w:left w:val="none" w:sz="0" w:space="0" w:color="auto"/>
            <w:bottom w:val="none" w:sz="0" w:space="0" w:color="auto"/>
            <w:right w:val="none" w:sz="0" w:space="0" w:color="auto"/>
          </w:divBdr>
        </w:div>
        <w:div w:id="728112983">
          <w:marLeft w:val="640"/>
          <w:marRight w:val="0"/>
          <w:marTop w:val="0"/>
          <w:marBottom w:val="0"/>
          <w:divBdr>
            <w:top w:val="none" w:sz="0" w:space="0" w:color="auto"/>
            <w:left w:val="none" w:sz="0" w:space="0" w:color="auto"/>
            <w:bottom w:val="none" w:sz="0" w:space="0" w:color="auto"/>
            <w:right w:val="none" w:sz="0" w:space="0" w:color="auto"/>
          </w:divBdr>
        </w:div>
        <w:div w:id="1950811590">
          <w:marLeft w:val="640"/>
          <w:marRight w:val="0"/>
          <w:marTop w:val="0"/>
          <w:marBottom w:val="0"/>
          <w:divBdr>
            <w:top w:val="none" w:sz="0" w:space="0" w:color="auto"/>
            <w:left w:val="none" w:sz="0" w:space="0" w:color="auto"/>
            <w:bottom w:val="none" w:sz="0" w:space="0" w:color="auto"/>
            <w:right w:val="none" w:sz="0" w:space="0" w:color="auto"/>
          </w:divBdr>
        </w:div>
        <w:div w:id="812134699">
          <w:marLeft w:val="640"/>
          <w:marRight w:val="0"/>
          <w:marTop w:val="0"/>
          <w:marBottom w:val="0"/>
          <w:divBdr>
            <w:top w:val="none" w:sz="0" w:space="0" w:color="auto"/>
            <w:left w:val="none" w:sz="0" w:space="0" w:color="auto"/>
            <w:bottom w:val="none" w:sz="0" w:space="0" w:color="auto"/>
            <w:right w:val="none" w:sz="0" w:space="0" w:color="auto"/>
          </w:divBdr>
        </w:div>
        <w:div w:id="1924992083">
          <w:marLeft w:val="640"/>
          <w:marRight w:val="0"/>
          <w:marTop w:val="0"/>
          <w:marBottom w:val="0"/>
          <w:divBdr>
            <w:top w:val="none" w:sz="0" w:space="0" w:color="auto"/>
            <w:left w:val="none" w:sz="0" w:space="0" w:color="auto"/>
            <w:bottom w:val="none" w:sz="0" w:space="0" w:color="auto"/>
            <w:right w:val="none" w:sz="0" w:space="0" w:color="auto"/>
          </w:divBdr>
        </w:div>
        <w:div w:id="2063870954">
          <w:marLeft w:val="640"/>
          <w:marRight w:val="0"/>
          <w:marTop w:val="0"/>
          <w:marBottom w:val="0"/>
          <w:divBdr>
            <w:top w:val="none" w:sz="0" w:space="0" w:color="auto"/>
            <w:left w:val="none" w:sz="0" w:space="0" w:color="auto"/>
            <w:bottom w:val="none" w:sz="0" w:space="0" w:color="auto"/>
            <w:right w:val="none" w:sz="0" w:space="0" w:color="auto"/>
          </w:divBdr>
        </w:div>
        <w:div w:id="1475949593">
          <w:marLeft w:val="640"/>
          <w:marRight w:val="0"/>
          <w:marTop w:val="0"/>
          <w:marBottom w:val="0"/>
          <w:divBdr>
            <w:top w:val="none" w:sz="0" w:space="0" w:color="auto"/>
            <w:left w:val="none" w:sz="0" w:space="0" w:color="auto"/>
            <w:bottom w:val="none" w:sz="0" w:space="0" w:color="auto"/>
            <w:right w:val="none" w:sz="0" w:space="0" w:color="auto"/>
          </w:divBdr>
        </w:div>
        <w:div w:id="221335982">
          <w:marLeft w:val="640"/>
          <w:marRight w:val="0"/>
          <w:marTop w:val="0"/>
          <w:marBottom w:val="0"/>
          <w:divBdr>
            <w:top w:val="none" w:sz="0" w:space="0" w:color="auto"/>
            <w:left w:val="none" w:sz="0" w:space="0" w:color="auto"/>
            <w:bottom w:val="none" w:sz="0" w:space="0" w:color="auto"/>
            <w:right w:val="none" w:sz="0" w:space="0" w:color="auto"/>
          </w:divBdr>
        </w:div>
        <w:div w:id="12848429">
          <w:marLeft w:val="640"/>
          <w:marRight w:val="0"/>
          <w:marTop w:val="0"/>
          <w:marBottom w:val="0"/>
          <w:divBdr>
            <w:top w:val="none" w:sz="0" w:space="0" w:color="auto"/>
            <w:left w:val="none" w:sz="0" w:space="0" w:color="auto"/>
            <w:bottom w:val="none" w:sz="0" w:space="0" w:color="auto"/>
            <w:right w:val="none" w:sz="0" w:space="0" w:color="auto"/>
          </w:divBdr>
        </w:div>
        <w:div w:id="2088577468">
          <w:marLeft w:val="640"/>
          <w:marRight w:val="0"/>
          <w:marTop w:val="0"/>
          <w:marBottom w:val="0"/>
          <w:divBdr>
            <w:top w:val="none" w:sz="0" w:space="0" w:color="auto"/>
            <w:left w:val="none" w:sz="0" w:space="0" w:color="auto"/>
            <w:bottom w:val="none" w:sz="0" w:space="0" w:color="auto"/>
            <w:right w:val="none" w:sz="0" w:space="0" w:color="auto"/>
          </w:divBdr>
        </w:div>
      </w:divsChild>
    </w:div>
    <w:div w:id="1173647918">
      <w:bodyDiv w:val="1"/>
      <w:marLeft w:val="0"/>
      <w:marRight w:val="0"/>
      <w:marTop w:val="0"/>
      <w:marBottom w:val="0"/>
      <w:divBdr>
        <w:top w:val="none" w:sz="0" w:space="0" w:color="auto"/>
        <w:left w:val="none" w:sz="0" w:space="0" w:color="auto"/>
        <w:bottom w:val="none" w:sz="0" w:space="0" w:color="auto"/>
        <w:right w:val="none" w:sz="0" w:space="0" w:color="auto"/>
      </w:divBdr>
      <w:divsChild>
        <w:div w:id="1580485680">
          <w:marLeft w:val="640"/>
          <w:marRight w:val="0"/>
          <w:marTop w:val="0"/>
          <w:marBottom w:val="0"/>
          <w:divBdr>
            <w:top w:val="none" w:sz="0" w:space="0" w:color="auto"/>
            <w:left w:val="none" w:sz="0" w:space="0" w:color="auto"/>
            <w:bottom w:val="none" w:sz="0" w:space="0" w:color="auto"/>
            <w:right w:val="none" w:sz="0" w:space="0" w:color="auto"/>
          </w:divBdr>
        </w:div>
        <w:div w:id="1398628173">
          <w:marLeft w:val="640"/>
          <w:marRight w:val="0"/>
          <w:marTop w:val="0"/>
          <w:marBottom w:val="0"/>
          <w:divBdr>
            <w:top w:val="none" w:sz="0" w:space="0" w:color="auto"/>
            <w:left w:val="none" w:sz="0" w:space="0" w:color="auto"/>
            <w:bottom w:val="none" w:sz="0" w:space="0" w:color="auto"/>
            <w:right w:val="none" w:sz="0" w:space="0" w:color="auto"/>
          </w:divBdr>
        </w:div>
        <w:div w:id="1808934195">
          <w:marLeft w:val="640"/>
          <w:marRight w:val="0"/>
          <w:marTop w:val="0"/>
          <w:marBottom w:val="0"/>
          <w:divBdr>
            <w:top w:val="none" w:sz="0" w:space="0" w:color="auto"/>
            <w:left w:val="none" w:sz="0" w:space="0" w:color="auto"/>
            <w:bottom w:val="none" w:sz="0" w:space="0" w:color="auto"/>
            <w:right w:val="none" w:sz="0" w:space="0" w:color="auto"/>
          </w:divBdr>
        </w:div>
        <w:div w:id="1325163200">
          <w:marLeft w:val="640"/>
          <w:marRight w:val="0"/>
          <w:marTop w:val="0"/>
          <w:marBottom w:val="0"/>
          <w:divBdr>
            <w:top w:val="none" w:sz="0" w:space="0" w:color="auto"/>
            <w:left w:val="none" w:sz="0" w:space="0" w:color="auto"/>
            <w:bottom w:val="none" w:sz="0" w:space="0" w:color="auto"/>
            <w:right w:val="none" w:sz="0" w:space="0" w:color="auto"/>
          </w:divBdr>
        </w:div>
        <w:div w:id="1335568353">
          <w:marLeft w:val="640"/>
          <w:marRight w:val="0"/>
          <w:marTop w:val="0"/>
          <w:marBottom w:val="0"/>
          <w:divBdr>
            <w:top w:val="none" w:sz="0" w:space="0" w:color="auto"/>
            <w:left w:val="none" w:sz="0" w:space="0" w:color="auto"/>
            <w:bottom w:val="none" w:sz="0" w:space="0" w:color="auto"/>
            <w:right w:val="none" w:sz="0" w:space="0" w:color="auto"/>
          </w:divBdr>
        </w:div>
        <w:div w:id="4744977">
          <w:marLeft w:val="640"/>
          <w:marRight w:val="0"/>
          <w:marTop w:val="0"/>
          <w:marBottom w:val="0"/>
          <w:divBdr>
            <w:top w:val="none" w:sz="0" w:space="0" w:color="auto"/>
            <w:left w:val="none" w:sz="0" w:space="0" w:color="auto"/>
            <w:bottom w:val="none" w:sz="0" w:space="0" w:color="auto"/>
            <w:right w:val="none" w:sz="0" w:space="0" w:color="auto"/>
          </w:divBdr>
        </w:div>
        <w:div w:id="1599169230">
          <w:marLeft w:val="640"/>
          <w:marRight w:val="0"/>
          <w:marTop w:val="0"/>
          <w:marBottom w:val="0"/>
          <w:divBdr>
            <w:top w:val="none" w:sz="0" w:space="0" w:color="auto"/>
            <w:left w:val="none" w:sz="0" w:space="0" w:color="auto"/>
            <w:bottom w:val="none" w:sz="0" w:space="0" w:color="auto"/>
            <w:right w:val="none" w:sz="0" w:space="0" w:color="auto"/>
          </w:divBdr>
        </w:div>
        <w:div w:id="1492990347">
          <w:marLeft w:val="640"/>
          <w:marRight w:val="0"/>
          <w:marTop w:val="0"/>
          <w:marBottom w:val="0"/>
          <w:divBdr>
            <w:top w:val="none" w:sz="0" w:space="0" w:color="auto"/>
            <w:left w:val="none" w:sz="0" w:space="0" w:color="auto"/>
            <w:bottom w:val="none" w:sz="0" w:space="0" w:color="auto"/>
            <w:right w:val="none" w:sz="0" w:space="0" w:color="auto"/>
          </w:divBdr>
        </w:div>
        <w:div w:id="943152180">
          <w:marLeft w:val="640"/>
          <w:marRight w:val="0"/>
          <w:marTop w:val="0"/>
          <w:marBottom w:val="0"/>
          <w:divBdr>
            <w:top w:val="none" w:sz="0" w:space="0" w:color="auto"/>
            <w:left w:val="none" w:sz="0" w:space="0" w:color="auto"/>
            <w:bottom w:val="none" w:sz="0" w:space="0" w:color="auto"/>
            <w:right w:val="none" w:sz="0" w:space="0" w:color="auto"/>
          </w:divBdr>
        </w:div>
        <w:div w:id="1580358760">
          <w:marLeft w:val="640"/>
          <w:marRight w:val="0"/>
          <w:marTop w:val="0"/>
          <w:marBottom w:val="0"/>
          <w:divBdr>
            <w:top w:val="none" w:sz="0" w:space="0" w:color="auto"/>
            <w:left w:val="none" w:sz="0" w:space="0" w:color="auto"/>
            <w:bottom w:val="none" w:sz="0" w:space="0" w:color="auto"/>
            <w:right w:val="none" w:sz="0" w:space="0" w:color="auto"/>
          </w:divBdr>
        </w:div>
        <w:div w:id="175967071">
          <w:marLeft w:val="640"/>
          <w:marRight w:val="0"/>
          <w:marTop w:val="0"/>
          <w:marBottom w:val="0"/>
          <w:divBdr>
            <w:top w:val="none" w:sz="0" w:space="0" w:color="auto"/>
            <w:left w:val="none" w:sz="0" w:space="0" w:color="auto"/>
            <w:bottom w:val="none" w:sz="0" w:space="0" w:color="auto"/>
            <w:right w:val="none" w:sz="0" w:space="0" w:color="auto"/>
          </w:divBdr>
        </w:div>
        <w:div w:id="659308098">
          <w:marLeft w:val="640"/>
          <w:marRight w:val="0"/>
          <w:marTop w:val="0"/>
          <w:marBottom w:val="0"/>
          <w:divBdr>
            <w:top w:val="none" w:sz="0" w:space="0" w:color="auto"/>
            <w:left w:val="none" w:sz="0" w:space="0" w:color="auto"/>
            <w:bottom w:val="none" w:sz="0" w:space="0" w:color="auto"/>
            <w:right w:val="none" w:sz="0" w:space="0" w:color="auto"/>
          </w:divBdr>
        </w:div>
        <w:div w:id="1609386087">
          <w:marLeft w:val="640"/>
          <w:marRight w:val="0"/>
          <w:marTop w:val="0"/>
          <w:marBottom w:val="0"/>
          <w:divBdr>
            <w:top w:val="none" w:sz="0" w:space="0" w:color="auto"/>
            <w:left w:val="none" w:sz="0" w:space="0" w:color="auto"/>
            <w:bottom w:val="none" w:sz="0" w:space="0" w:color="auto"/>
            <w:right w:val="none" w:sz="0" w:space="0" w:color="auto"/>
          </w:divBdr>
        </w:div>
        <w:div w:id="47458720">
          <w:marLeft w:val="640"/>
          <w:marRight w:val="0"/>
          <w:marTop w:val="0"/>
          <w:marBottom w:val="0"/>
          <w:divBdr>
            <w:top w:val="none" w:sz="0" w:space="0" w:color="auto"/>
            <w:left w:val="none" w:sz="0" w:space="0" w:color="auto"/>
            <w:bottom w:val="none" w:sz="0" w:space="0" w:color="auto"/>
            <w:right w:val="none" w:sz="0" w:space="0" w:color="auto"/>
          </w:divBdr>
        </w:div>
        <w:div w:id="770976873">
          <w:marLeft w:val="640"/>
          <w:marRight w:val="0"/>
          <w:marTop w:val="0"/>
          <w:marBottom w:val="0"/>
          <w:divBdr>
            <w:top w:val="none" w:sz="0" w:space="0" w:color="auto"/>
            <w:left w:val="none" w:sz="0" w:space="0" w:color="auto"/>
            <w:bottom w:val="none" w:sz="0" w:space="0" w:color="auto"/>
            <w:right w:val="none" w:sz="0" w:space="0" w:color="auto"/>
          </w:divBdr>
        </w:div>
        <w:div w:id="1415937939">
          <w:marLeft w:val="640"/>
          <w:marRight w:val="0"/>
          <w:marTop w:val="0"/>
          <w:marBottom w:val="0"/>
          <w:divBdr>
            <w:top w:val="none" w:sz="0" w:space="0" w:color="auto"/>
            <w:left w:val="none" w:sz="0" w:space="0" w:color="auto"/>
            <w:bottom w:val="none" w:sz="0" w:space="0" w:color="auto"/>
            <w:right w:val="none" w:sz="0" w:space="0" w:color="auto"/>
          </w:divBdr>
        </w:div>
        <w:div w:id="28603956">
          <w:marLeft w:val="640"/>
          <w:marRight w:val="0"/>
          <w:marTop w:val="0"/>
          <w:marBottom w:val="0"/>
          <w:divBdr>
            <w:top w:val="none" w:sz="0" w:space="0" w:color="auto"/>
            <w:left w:val="none" w:sz="0" w:space="0" w:color="auto"/>
            <w:bottom w:val="none" w:sz="0" w:space="0" w:color="auto"/>
            <w:right w:val="none" w:sz="0" w:space="0" w:color="auto"/>
          </w:divBdr>
        </w:div>
        <w:div w:id="609747158">
          <w:marLeft w:val="640"/>
          <w:marRight w:val="0"/>
          <w:marTop w:val="0"/>
          <w:marBottom w:val="0"/>
          <w:divBdr>
            <w:top w:val="none" w:sz="0" w:space="0" w:color="auto"/>
            <w:left w:val="none" w:sz="0" w:space="0" w:color="auto"/>
            <w:bottom w:val="none" w:sz="0" w:space="0" w:color="auto"/>
            <w:right w:val="none" w:sz="0" w:space="0" w:color="auto"/>
          </w:divBdr>
        </w:div>
        <w:div w:id="1796100560">
          <w:marLeft w:val="640"/>
          <w:marRight w:val="0"/>
          <w:marTop w:val="0"/>
          <w:marBottom w:val="0"/>
          <w:divBdr>
            <w:top w:val="none" w:sz="0" w:space="0" w:color="auto"/>
            <w:left w:val="none" w:sz="0" w:space="0" w:color="auto"/>
            <w:bottom w:val="none" w:sz="0" w:space="0" w:color="auto"/>
            <w:right w:val="none" w:sz="0" w:space="0" w:color="auto"/>
          </w:divBdr>
        </w:div>
        <w:div w:id="2112047550">
          <w:marLeft w:val="640"/>
          <w:marRight w:val="0"/>
          <w:marTop w:val="0"/>
          <w:marBottom w:val="0"/>
          <w:divBdr>
            <w:top w:val="none" w:sz="0" w:space="0" w:color="auto"/>
            <w:left w:val="none" w:sz="0" w:space="0" w:color="auto"/>
            <w:bottom w:val="none" w:sz="0" w:space="0" w:color="auto"/>
            <w:right w:val="none" w:sz="0" w:space="0" w:color="auto"/>
          </w:divBdr>
        </w:div>
        <w:div w:id="589432396">
          <w:marLeft w:val="640"/>
          <w:marRight w:val="0"/>
          <w:marTop w:val="0"/>
          <w:marBottom w:val="0"/>
          <w:divBdr>
            <w:top w:val="none" w:sz="0" w:space="0" w:color="auto"/>
            <w:left w:val="none" w:sz="0" w:space="0" w:color="auto"/>
            <w:bottom w:val="none" w:sz="0" w:space="0" w:color="auto"/>
            <w:right w:val="none" w:sz="0" w:space="0" w:color="auto"/>
          </w:divBdr>
        </w:div>
        <w:div w:id="640504929">
          <w:marLeft w:val="640"/>
          <w:marRight w:val="0"/>
          <w:marTop w:val="0"/>
          <w:marBottom w:val="0"/>
          <w:divBdr>
            <w:top w:val="none" w:sz="0" w:space="0" w:color="auto"/>
            <w:left w:val="none" w:sz="0" w:space="0" w:color="auto"/>
            <w:bottom w:val="none" w:sz="0" w:space="0" w:color="auto"/>
            <w:right w:val="none" w:sz="0" w:space="0" w:color="auto"/>
          </w:divBdr>
        </w:div>
        <w:div w:id="903955590">
          <w:marLeft w:val="640"/>
          <w:marRight w:val="0"/>
          <w:marTop w:val="0"/>
          <w:marBottom w:val="0"/>
          <w:divBdr>
            <w:top w:val="none" w:sz="0" w:space="0" w:color="auto"/>
            <w:left w:val="none" w:sz="0" w:space="0" w:color="auto"/>
            <w:bottom w:val="none" w:sz="0" w:space="0" w:color="auto"/>
            <w:right w:val="none" w:sz="0" w:space="0" w:color="auto"/>
          </w:divBdr>
        </w:div>
        <w:div w:id="748814494">
          <w:marLeft w:val="640"/>
          <w:marRight w:val="0"/>
          <w:marTop w:val="0"/>
          <w:marBottom w:val="0"/>
          <w:divBdr>
            <w:top w:val="none" w:sz="0" w:space="0" w:color="auto"/>
            <w:left w:val="none" w:sz="0" w:space="0" w:color="auto"/>
            <w:bottom w:val="none" w:sz="0" w:space="0" w:color="auto"/>
            <w:right w:val="none" w:sz="0" w:space="0" w:color="auto"/>
          </w:divBdr>
        </w:div>
        <w:div w:id="1165634671">
          <w:marLeft w:val="640"/>
          <w:marRight w:val="0"/>
          <w:marTop w:val="0"/>
          <w:marBottom w:val="0"/>
          <w:divBdr>
            <w:top w:val="none" w:sz="0" w:space="0" w:color="auto"/>
            <w:left w:val="none" w:sz="0" w:space="0" w:color="auto"/>
            <w:bottom w:val="none" w:sz="0" w:space="0" w:color="auto"/>
            <w:right w:val="none" w:sz="0" w:space="0" w:color="auto"/>
          </w:divBdr>
        </w:div>
        <w:div w:id="1033967898">
          <w:marLeft w:val="640"/>
          <w:marRight w:val="0"/>
          <w:marTop w:val="0"/>
          <w:marBottom w:val="0"/>
          <w:divBdr>
            <w:top w:val="none" w:sz="0" w:space="0" w:color="auto"/>
            <w:left w:val="none" w:sz="0" w:space="0" w:color="auto"/>
            <w:bottom w:val="none" w:sz="0" w:space="0" w:color="auto"/>
            <w:right w:val="none" w:sz="0" w:space="0" w:color="auto"/>
          </w:divBdr>
        </w:div>
        <w:div w:id="635110340">
          <w:marLeft w:val="640"/>
          <w:marRight w:val="0"/>
          <w:marTop w:val="0"/>
          <w:marBottom w:val="0"/>
          <w:divBdr>
            <w:top w:val="none" w:sz="0" w:space="0" w:color="auto"/>
            <w:left w:val="none" w:sz="0" w:space="0" w:color="auto"/>
            <w:bottom w:val="none" w:sz="0" w:space="0" w:color="auto"/>
            <w:right w:val="none" w:sz="0" w:space="0" w:color="auto"/>
          </w:divBdr>
        </w:div>
        <w:div w:id="25064522">
          <w:marLeft w:val="640"/>
          <w:marRight w:val="0"/>
          <w:marTop w:val="0"/>
          <w:marBottom w:val="0"/>
          <w:divBdr>
            <w:top w:val="none" w:sz="0" w:space="0" w:color="auto"/>
            <w:left w:val="none" w:sz="0" w:space="0" w:color="auto"/>
            <w:bottom w:val="none" w:sz="0" w:space="0" w:color="auto"/>
            <w:right w:val="none" w:sz="0" w:space="0" w:color="auto"/>
          </w:divBdr>
        </w:div>
        <w:div w:id="1008168864">
          <w:marLeft w:val="640"/>
          <w:marRight w:val="0"/>
          <w:marTop w:val="0"/>
          <w:marBottom w:val="0"/>
          <w:divBdr>
            <w:top w:val="none" w:sz="0" w:space="0" w:color="auto"/>
            <w:left w:val="none" w:sz="0" w:space="0" w:color="auto"/>
            <w:bottom w:val="none" w:sz="0" w:space="0" w:color="auto"/>
            <w:right w:val="none" w:sz="0" w:space="0" w:color="auto"/>
          </w:divBdr>
        </w:div>
        <w:div w:id="127287364">
          <w:marLeft w:val="640"/>
          <w:marRight w:val="0"/>
          <w:marTop w:val="0"/>
          <w:marBottom w:val="0"/>
          <w:divBdr>
            <w:top w:val="none" w:sz="0" w:space="0" w:color="auto"/>
            <w:left w:val="none" w:sz="0" w:space="0" w:color="auto"/>
            <w:bottom w:val="none" w:sz="0" w:space="0" w:color="auto"/>
            <w:right w:val="none" w:sz="0" w:space="0" w:color="auto"/>
          </w:divBdr>
        </w:div>
        <w:div w:id="1172451712">
          <w:marLeft w:val="640"/>
          <w:marRight w:val="0"/>
          <w:marTop w:val="0"/>
          <w:marBottom w:val="0"/>
          <w:divBdr>
            <w:top w:val="none" w:sz="0" w:space="0" w:color="auto"/>
            <w:left w:val="none" w:sz="0" w:space="0" w:color="auto"/>
            <w:bottom w:val="none" w:sz="0" w:space="0" w:color="auto"/>
            <w:right w:val="none" w:sz="0" w:space="0" w:color="auto"/>
          </w:divBdr>
        </w:div>
        <w:div w:id="2082017815">
          <w:marLeft w:val="640"/>
          <w:marRight w:val="0"/>
          <w:marTop w:val="0"/>
          <w:marBottom w:val="0"/>
          <w:divBdr>
            <w:top w:val="none" w:sz="0" w:space="0" w:color="auto"/>
            <w:left w:val="none" w:sz="0" w:space="0" w:color="auto"/>
            <w:bottom w:val="none" w:sz="0" w:space="0" w:color="auto"/>
            <w:right w:val="none" w:sz="0" w:space="0" w:color="auto"/>
          </w:divBdr>
        </w:div>
        <w:div w:id="1065834700">
          <w:marLeft w:val="640"/>
          <w:marRight w:val="0"/>
          <w:marTop w:val="0"/>
          <w:marBottom w:val="0"/>
          <w:divBdr>
            <w:top w:val="none" w:sz="0" w:space="0" w:color="auto"/>
            <w:left w:val="none" w:sz="0" w:space="0" w:color="auto"/>
            <w:bottom w:val="none" w:sz="0" w:space="0" w:color="auto"/>
            <w:right w:val="none" w:sz="0" w:space="0" w:color="auto"/>
          </w:divBdr>
        </w:div>
        <w:div w:id="2120947532">
          <w:marLeft w:val="640"/>
          <w:marRight w:val="0"/>
          <w:marTop w:val="0"/>
          <w:marBottom w:val="0"/>
          <w:divBdr>
            <w:top w:val="none" w:sz="0" w:space="0" w:color="auto"/>
            <w:left w:val="none" w:sz="0" w:space="0" w:color="auto"/>
            <w:bottom w:val="none" w:sz="0" w:space="0" w:color="auto"/>
            <w:right w:val="none" w:sz="0" w:space="0" w:color="auto"/>
          </w:divBdr>
        </w:div>
        <w:div w:id="1044669909">
          <w:marLeft w:val="640"/>
          <w:marRight w:val="0"/>
          <w:marTop w:val="0"/>
          <w:marBottom w:val="0"/>
          <w:divBdr>
            <w:top w:val="none" w:sz="0" w:space="0" w:color="auto"/>
            <w:left w:val="none" w:sz="0" w:space="0" w:color="auto"/>
            <w:bottom w:val="none" w:sz="0" w:space="0" w:color="auto"/>
            <w:right w:val="none" w:sz="0" w:space="0" w:color="auto"/>
          </w:divBdr>
        </w:div>
        <w:div w:id="139537117">
          <w:marLeft w:val="640"/>
          <w:marRight w:val="0"/>
          <w:marTop w:val="0"/>
          <w:marBottom w:val="0"/>
          <w:divBdr>
            <w:top w:val="none" w:sz="0" w:space="0" w:color="auto"/>
            <w:left w:val="none" w:sz="0" w:space="0" w:color="auto"/>
            <w:bottom w:val="none" w:sz="0" w:space="0" w:color="auto"/>
            <w:right w:val="none" w:sz="0" w:space="0" w:color="auto"/>
          </w:divBdr>
        </w:div>
        <w:div w:id="52774136">
          <w:marLeft w:val="640"/>
          <w:marRight w:val="0"/>
          <w:marTop w:val="0"/>
          <w:marBottom w:val="0"/>
          <w:divBdr>
            <w:top w:val="none" w:sz="0" w:space="0" w:color="auto"/>
            <w:left w:val="none" w:sz="0" w:space="0" w:color="auto"/>
            <w:bottom w:val="none" w:sz="0" w:space="0" w:color="auto"/>
            <w:right w:val="none" w:sz="0" w:space="0" w:color="auto"/>
          </w:divBdr>
        </w:div>
        <w:div w:id="791628692">
          <w:marLeft w:val="640"/>
          <w:marRight w:val="0"/>
          <w:marTop w:val="0"/>
          <w:marBottom w:val="0"/>
          <w:divBdr>
            <w:top w:val="none" w:sz="0" w:space="0" w:color="auto"/>
            <w:left w:val="none" w:sz="0" w:space="0" w:color="auto"/>
            <w:bottom w:val="none" w:sz="0" w:space="0" w:color="auto"/>
            <w:right w:val="none" w:sz="0" w:space="0" w:color="auto"/>
          </w:divBdr>
        </w:div>
        <w:div w:id="511605761">
          <w:marLeft w:val="640"/>
          <w:marRight w:val="0"/>
          <w:marTop w:val="0"/>
          <w:marBottom w:val="0"/>
          <w:divBdr>
            <w:top w:val="none" w:sz="0" w:space="0" w:color="auto"/>
            <w:left w:val="none" w:sz="0" w:space="0" w:color="auto"/>
            <w:bottom w:val="none" w:sz="0" w:space="0" w:color="auto"/>
            <w:right w:val="none" w:sz="0" w:space="0" w:color="auto"/>
          </w:divBdr>
        </w:div>
        <w:div w:id="1330789970">
          <w:marLeft w:val="640"/>
          <w:marRight w:val="0"/>
          <w:marTop w:val="0"/>
          <w:marBottom w:val="0"/>
          <w:divBdr>
            <w:top w:val="none" w:sz="0" w:space="0" w:color="auto"/>
            <w:left w:val="none" w:sz="0" w:space="0" w:color="auto"/>
            <w:bottom w:val="none" w:sz="0" w:space="0" w:color="auto"/>
            <w:right w:val="none" w:sz="0" w:space="0" w:color="auto"/>
          </w:divBdr>
        </w:div>
        <w:div w:id="1603108052">
          <w:marLeft w:val="640"/>
          <w:marRight w:val="0"/>
          <w:marTop w:val="0"/>
          <w:marBottom w:val="0"/>
          <w:divBdr>
            <w:top w:val="none" w:sz="0" w:space="0" w:color="auto"/>
            <w:left w:val="none" w:sz="0" w:space="0" w:color="auto"/>
            <w:bottom w:val="none" w:sz="0" w:space="0" w:color="auto"/>
            <w:right w:val="none" w:sz="0" w:space="0" w:color="auto"/>
          </w:divBdr>
        </w:div>
        <w:div w:id="1126461875">
          <w:marLeft w:val="640"/>
          <w:marRight w:val="0"/>
          <w:marTop w:val="0"/>
          <w:marBottom w:val="0"/>
          <w:divBdr>
            <w:top w:val="none" w:sz="0" w:space="0" w:color="auto"/>
            <w:left w:val="none" w:sz="0" w:space="0" w:color="auto"/>
            <w:bottom w:val="none" w:sz="0" w:space="0" w:color="auto"/>
            <w:right w:val="none" w:sz="0" w:space="0" w:color="auto"/>
          </w:divBdr>
        </w:div>
      </w:divsChild>
    </w:div>
    <w:div w:id="1201162307">
      <w:bodyDiv w:val="1"/>
      <w:marLeft w:val="0"/>
      <w:marRight w:val="0"/>
      <w:marTop w:val="0"/>
      <w:marBottom w:val="0"/>
      <w:divBdr>
        <w:top w:val="none" w:sz="0" w:space="0" w:color="auto"/>
        <w:left w:val="none" w:sz="0" w:space="0" w:color="auto"/>
        <w:bottom w:val="none" w:sz="0" w:space="0" w:color="auto"/>
        <w:right w:val="none" w:sz="0" w:space="0" w:color="auto"/>
      </w:divBdr>
      <w:divsChild>
        <w:div w:id="906768983">
          <w:marLeft w:val="640"/>
          <w:marRight w:val="0"/>
          <w:marTop w:val="0"/>
          <w:marBottom w:val="0"/>
          <w:divBdr>
            <w:top w:val="none" w:sz="0" w:space="0" w:color="auto"/>
            <w:left w:val="none" w:sz="0" w:space="0" w:color="auto"/>
            <w:bottom w:val="none" w:sz="0" w:space="0" w:color="auto"/>
            <w:right w:val="none" w:sz="0" w:space="0" w:color="auto"/>
          </w:divBdr>
        </w:div>
        <w:div w:id="212082626">
          <w:marLeft w:val="640"/>
          <w:marRight w:val="0"/>
          <w:marTop w:val="0"/>
          <w:marBottom w:val="0"/>
          <w:divBdr>
            <w:top w:val="none" w:sz="0" w:space="0" w:color="auto"/>
            <w:left w:val="none" w:sz="0" w:space="0" w:color="auto"/>
            <w:bottom w:val="none" w:sz="0" w:space="0" w:color="auto"/>
            <w:right w:val="none" w:sz="0" w:space="0" w:color="auto"/>
          </w:divBdr>
        </w:div>
        <w:div w:id="1214150994">
          <w:marLeft w:val="640"/>
          <w:marRight w:val="0"/>
          <w:marTop w:val="0"/>
          <w:marBottom w:val="0"/>
          <w:divBdr>
            <w:top w:val="none" w:sz="0" w:space="0" w:color="auto"/>
            <w:left w:val="none" w:sz="0" w:space="0" w:color="auto"/>
            <w:bottom w:val="none" w:sz="0" w:space="0" w:color="auto"/>
            <w:right w:val="none" w:sz="0" w:space="0" w:color="auto"/>
          </w:divBdr>
        </w:div>
        <w:div w:id="1074009271">
          <w:marLeft w:val="640"/>
          <w:marRight w:val="0"/>
          <w:marTop w:val="0"/>
          <w:marBottom w:val="0"/>
          <w:divBdr>
            <w:top w:val="none" w:sz="0" w:space="0" w:color="auto"/>
            <w:left w:val="none" w:sz="0" w:space="0" w:color="auto"/>
            <w:bottom w:val="none" w:sz="0" w:space="0" w:color="auto"/>
            <w:right w:val="none" w:sz="0" w:space="0" w:color="auto"/>
          </w:divBdr>
        </w:div>
        <w:div w:id="997805045">
          <w:marLeft w:val="640"/>
          <w:marRight w:val="0"/>
          <w:marTop w:val="0"/>
          <w:marBottom w:val="0"/>
          <w:divBdr>
            <w:top w:val="none" w:sz="0" w:space="0" w:color="auto"/>
            <w:left w:val="none" w:sz="0" w:space="0" w:color="auto"/>
            <w:bottom w:val="none" w:sz="0" w:space="0" w:color="auto"/>
            <w:right w:val="none" w:sz="0" w:space="0" w:color="auto"/>
          </w:divBdr>
        </w:div>
        <w:div w:id="907346429">
          <w:marLeft w:val="640"/>
          <w:marRight w:val="0"/>
          <w:marTop w:val="0"/>
          <w:marBottom w:val="0"/>
          <w:divBdr>
            <w:top w:val="none" w:sz="0" w:space="0" w:color="auto"/>
            <w:left w:val="none" w:sz="0" w:space="0" w:color="auto"/>
            <w:bottom w:val="none" w:sz="0" w:space="0" w:color="auto"/>
            <w:right w:val="none" w:sz="0" w:space="0" w:color="auto"/>
          </w:divBdr>
        </w:div>
        <w:div w:id="990257616">
          <w:marLeft w:val="640"/>
          <w:marRight w:val="0"/>
          <w:marTop w:val="0"/>
          <w:marBottom w:val="0"/>
          <w:divBdr>
            <w:top w:val="none" w:sz="0" w:space="0" w:color="auto"/>
            <w:left w:val="none" w:sz="0" w:space="0" w:color="auto"/>
            <w:bottom w:val="none" w:sz="0" w:space="0" w:color="auto"/>
            <w:right w:val="none" w:sz="0" w:space="0" w:color="auto"/>
          </w:divBdr>
        </w:div>
        <w:div w:id="1737584946">
          <w:marLeft w:val="640"/>
          <w:marRight w:val="0"/>
          <w:marTop w:val="0"/>
          <w:marBottom w:val="0"/>
          <w:divBdr>
            <w:top w:val="none" w:sz="0" w:space="0" w:color="auto"/>
            <w:left w:val="none" w:sz="0" w:space="0" w:color="auto"/>
            <w:bottom w:val="none" w:sz="0" w:space="0" w:color="auto"/>
            <w:right w:val="none" w:sz="0" w:space="0" w:color="auto"/>
          </w:divBdr>
        </w:div>
        <w:div w:id="269436975">
          <w:marLeft w:val="640"/>
          <w:marRight w:val="0"/>
          <w:marTop w:val="0"/>
          <w:marBottom w:val="0"/>
          <w:divBdr>
            <w:top w:val="none" w:sz="0" w:space="0" w:color="auto"/>
            <w:left w:val="none" w:sz="0" w:space="0" w:color="auto"/>
            <w:bottom w:val="none" w:sz="0" w:space="0" w:color="auto"/>
            <w:right w:val="none" w:sz="0" w:space="0" w:color="auto"/>
          </w:divBdr>
        </w:div>
        <w:div w:id="604045756">
          <w:marLeft w:val="640"/>
          <w:marRight w:val="0"/>
          <w:marTop w:val="0"/>
          <w:marBottom w:val="0"/>
          <w:divBdr>
            <w:top w:val="none" w:sz="0" w:space="0" w:color="auto"/>
            <w:left w:val="none" w:sz="0" w:space="0" w:color="auto"/>
            <w:bottom w:val="none" w:sz="0" w:space="0" w:color="auto"/>
            <w:right w:val="none" w:sz="0" w:space="0" w:color="auto"/>
          </w:divBdr>
        </w:div>
        <w:div w:id="1920942107">
          <w:marLeft w:val="640"/>
          <w:marRight w:val="0"/>
          <w:marTop w:val="0"/>
          <w:marBottom w:val="0"/>
          <w:divBdr>
            <w:top w:val="none" w:sz="0" w:space="0" w:color="auto"/>
            <w:left w:val="none" w:sz="0" w:space="0" w:color="auto"/>
            <w:bottom w:val="none" w:sz="0" w:space="0" w:color="auto"/>
            <w:right w:val="none" w:sz="0" w:space="0" w:color="auto"/>
          </w:divBdr>
        </w:div>
        <w:div w:id="1813709922">
          <w:marLeft w:val="640"/>
          <w:marRight w:val="0"/>
          <w:marTop w:val="0"/>
          <w:marBottom w:val="0"/>
          <w:divBdr>
            <w:top w:val="none" w:sz="0" w:space="0" w:color="auto"/>
            <w:left w:val="none" w:sz="0" w:space="0" w:color="auto"/>
            <w:bottom w:val="none" w:sz="0" w:space="0" w:color="auto"/>
            <w:right w:val="none" w:sz="0" w:space="0" w:color="auto"/>
          </w:divBdr>
        </w:div>
        <w:div w:id="1855263104">
          <w:marLeft w:val="640"/>
          <w:marRight w:val="0"/>
          <w:marTop w:val="0"/>
          <w:marBottom w:val="0"/>
          <w:divBdr>
            <w:top w:val="none" w:sz="0" w:space="0" w:color="auto"/>
            <w:left w:val="none" w:sz="0" w:space="0" w:color="auto"/>
            <w:bottom w:val="none" w:sz="0" w:space="0" w:color="auto"/>
            <w:right w:val="none" w:sz="0" w:space="0" w:color="auto"/>
          </w:divBdr>
        </w:div>
        <w:div w:id="320082111">
          <w:marLeft w:val="640"/>
          <w:marRight w:val="0"/>
          <w:marTop w:val="0"/>
          <w:marBottom w:val="0"/>
          <w:divBdr>
            <w:top w:val="none" w:sz="0" w:space="0" w:color="auto"/>
            <w:left w:val="none" w:sz="0" w:space="0" w:color="auto"/>
            <w:bottom w:val="none" w:sz="0" w:space="0" w:color="auto"/>
            <w:right w:val="none" w:sz="0" w:space="0" w:color="auto"/>
          </w:divBdr>
        </w:div>
        <w:div w:id="1114784489">
          <w:marLeft w:val="640"/>
          <w:marRight w:val="0"/>
          <w:marTop w:val="0"/>
          <w:marBottom w:val="0"/>
          <w:divBdr>
            <w:top w:val="none" w:sz="0" w:space="0" w:color="auto"/>
            <w:left w:val="none" w:sz="0" w:space="0" w:color="auto"/>
            <w:bottom w:val="none" w:sz="0" w:space="0" w:color="auto"/>
            <w:right w:val="none" w:sz="0" w:space="0" w:color="auto"/>
          </w:divBdr>
        </w:div>
        <w:div w:id="1096752659">
          <w:marLeft w:val="640"/>
          <w:marRight w:val="0"/>
          <w:marTop w:val="0"/>
          <w:marBottom w:val="0"/>
          <w:divBdr>
            <w:top w:val="none" w:sz="0" w:space="0" w:color="auto"/>
            <w:left w:val="none" w:sz="0" w:space="0" w:color="auto"/>
            <w:bottom w:val="none" w:sz="0" w:space="0" w:color="auto"/>
            <w:right w:val="none" w:sz="0" w:space="0" w:color="auto"/>
          </w:divBdr>
        </w:div>
        <w:div w:id="1566137031">
          <w:marLeft w:val="640"/>
          <w:marRight w:val="0"/>
          <w:marTop w:val="0"/>
          <w:marBottom w:val="0"/>
          <w:divBdr>
            <w:top w:val="none" w:sz="0" w:space="0" w:color="auto"/>
            <w:left w:val="none" w:sz="0" w:space="0" w:color="auto"/>
            <w:bottom w:val="none" w:sz="0" w:space="0" w:color="auto"/>
            <w:right w:val="none" w:sz="0" w:space="0" w:color="auto"/>
          </w:divBdr>
        </w:div>
        <w:div w:id="549540566">
          <w:marLeft w:val="640"/>
          <w:marRight w:val="0"/>
          <w:marTop w:val="0"/>
          <w:marBottom w:val="0"/>
          <w:divBdr>
            <w:top w:val="none" w:sz="0" w:space="0" w:color="auto"/>
            <w:left w:val="none" w:sz="0" w:space="0" w:color="auto"/>
            <w:bottom w:val="none" w:sz="0" w:space="0" w:color="auto"/>
            <w:right w:val="none" w:sz="0" w:space="0" w:color="auto"/>
          </w:divBdr>
        </w:div>
        <w:div w:id="1952201780">
          <w:marLeft w:val="640"/>
          <w:marRight w:val="0"/>
          <w:marTop w:val="0"/>
          <w:marBottom w:val="0"/>
          <w:divBdr>
            <w:top w:val="none" w:sz="0" w:space="0" w:color="auto"/>
            <w:left w:val="none" w:sz="0" w:space="0" w:color="auto"/>
            <w:bottom w:val="none" w:sz="0" w:space="0" w:color="auto"/>
            <w:right w:val="none" w:sz="0" w:space="0" w:color="auto"/>
          </w:divBdr>
        </w:div>
        <w:div w:id="46879767">
          <w:marLeft w:val="640"/>
          <w:marRight w:val="0"/>
          <w:marTop w:val="0"/>
          <w:marBottom w:val="0"/>
          <w:divBdr>
            <w:top w:val="none" w:sz="0" w:space="0" w:color="auto"/>
            <w:left w:val="none" w:sz="0" w:space="0" w:color="auto"/>
            <w:bottom w:val="none" w:sz="0" w:space="0" w:color="auto"/>
            <w:right w:val="none" w:sz="0" w:space="0" w:color="auto"/>
          </w:divBdr>
        </w:div>
        <w:div w:id="1451898246">
          <w:marLeft w:val="640"/>
          <w:marRight w:val="0"/>
          <w:marTop w:val="0"/>
          <w:marBottom w:val="0"/>
          <w:divBdr>
            <w:top w:val="none" w:sz="0" w:space="0" w:color="auto"/>
            <w:left w:val="none" w:sz="0" w:space="0" w:color="auto"/>
            <w:bottom w:val="none" w:sz="0" w:space="0" w:color="auto"/>
            <w:right w:val="none" w:sz="0" w:space="0" w:color="auto"/>
          </w:divBdr>
        </w:div>
        <w:div w:id="1182012276">
          <w:marLeft w:val="640"/>
          <w:marRight w:val="0"/>
          <w:marTop w:val="0"/>
          <w:marBottom w:val="0"/>
          <w:divBdr>
            <w:top w:val="none" w:sz="0" w:space="0" w:color="auto"/>
            <w:left w:val="none" w:sz="0" w:space="0" w:color="auto"/>
            <w:bottom w:val="none" w:sz="0" w:space="0" w:color="auto"/>
            <w:right w:val="none" w:sz="0" w:space="0" w:color="auto"/>
          </w:divBdr>
        </w:div>
        <w:div w:id="1035231832">
          <w:marLeft w:val="640"/>
          <w:marRight w:val="0"/>
          <w:marTop w:val="0"/>
          <w:marBottom w:val="0"/>
          <w:divBdr>
            <w:top w:val="none" w:sz="0" w:space="0" w:color="auto"/>
            <w:left w:val="none" w:sz="0" w:space="0" w:color="auto"/>
            <w:bottom w:val="none" w:sz="0" w:space="0" w:color="auto"/>
            <w:right w:val="none" w:sz="0" w:space="0" w:color="auto"/>
          </w:divBdr>
        </w:div>
        <w:div w:id="1031497148">
          <w:marLeft w:val="640"/>
          <w:marRight w:val="0"/>
          <w:marTop w:val="0"/>
          <w:marBottom w:val="0"/>
          <w:divBdr>
            <w:top w:val="none" w:sz="0" w:space="0" w:color="auto"/>
            <w:left w:val="none" w:sz="0" w:space="0" w:color="auto"/>
            <w:bottom w:val="none" w:sz="0" w:space="0" w:color="auto"/>
            <w:right w:val="none" w:sz="0" w:space="0" w:color="auto"/>
          </w:divBdr>
        </w:div>
        <w:div w:id="1370841214">
          <w:marLeft w:val="640"/>
          <w:marRight w:val="0"/>
          <w:marTop w:val="0"/>
          <w:marBottom w:val="0"/>
          <w:divBdr>
            <w:top w:val="none" w:sz="0" w:space="0" w:color="auto"/>
            <w:left w:val="none" w:sz="0" w:space="0" w:color="auto"/>
            <w:bottom w:val="none" w:sz="0" w:space="0" w:color="auto"/>
            <w:right w:val="none" w:sz="0" w:space="0" w:color="auto"/>
          </w:divBdr>
        </w:div>
        <w:div w:id="1979459725">
          <w:marLeft w:val="640"/>
          <w:marRight w:val="0"/>
          <w:marTop w:val="0"/>
          <w:marBottom w:val="0"/>
          <w:divBdr>
            <w:top w:val="none" w:sz="0" w:space="0" w:color="auto"/>
            <w:left w:val="none" w:sz="0" w:space="0" w:color="auto"/>
            <w:bottom w:val="none" w:sz="0" w:space="0" w:color="auto"/>
            <w:right w:val="none" w:sz="0" w:space="0" w:color="auto"/>
          </w:divBdr>
        </w:div>
        <w:div w:id="2115593146">
          <w:marLeft w:val="640"/>
          <w:marRight w:val="0"/>
          <w:marTop w:val="0"/>
          <w:marBottom w:val="0"/>
          <w:divBdr>
            <w:top w:val="none" w:sz="0" w:space="0" w:color="auto"/>
            <w:left w:val="none" w:sz="0" w:space="0" w:color="auto"/>
            <w:bottom w:val="none" w:sz="0" w:space="0" w:color="auto"/>
            <w:right w:val="none" w:sz="0" w:space="0" w:color="auto"/>
          </w:divBdr>
        </w:div>
        <w:div w:id="1029112342">
          <w:marLeft w:val="640"/>
          <w:marRight w:val="0"/>
          <w:marTop w:val="0"/>
          <w:marBottom w:val="0"/>
          <w:divBdr>
            <w:top w:val="none" w:sz="0" w:space="0" w:color="auto"/>
            <w:left w:val="none" w:sz="0" w:space="0" w:color="auto"/>
            <w:bottom w:val="none" w:sz="0" w:space="0" w:color="auto"/>
            <w:right w:val="none" w:sz="0" w:space="0" w:color="auto"/>
          </w:divBdr>
        </w:div>
        <w:div w:id="1969166739">
          <w:marLeft w:val="640"/>
          <w:marRight w:val="0"/>
          <w:marTop w:val="0"/>
          <w:marBottom w:val="0"/>
          <w:divBdr>
            <w:top w:val="none" w:sz="0" w:space="0" w:color="auto"/>
            <w:left w:val="none" w:sz="0" w:space="0" w:color="auto"/>
            <w:bottom w:val="none" w:sz="0" w:space="0" w:color="auto"/>
            <w:right w:val="none" w:sz="0" w:space="0" w:color="auto"/>
          </w:divBdr>
        </w:div>
        <w:div w:id="1703165837">
          <w:marLeft w:val="640"/>
          <w:marRight w:val="0"/>
          <w:marTop w:val="0"/>
          <w:marBottom w:val="0"/>
          <w:divBdr>
            <w:top w:val="none" w:sz="0" w:space="0" w:color="auto"/>
            <w:left w:val="none" w:sz="0" w:space="0" w:color="auto"/>
            <w:bottom w:val="none" w:sz="0" w:space="0" w:color="auto"/>
            <w:right w:val="none" w:sz="0" w:space="0" w:color="auto"/>
          </w:divBdr>
        </w:div>
        <w:div w:id="511917092">
          <w:marLeft w:val="640"/>
          <w:marRight w:val="0"/>
          <w:marTop w:val="0"/>
          <w:marBottom w:val="0"/>
          <w:divBdr>
            <w:top w:val="none" w:sz="0" w:space="0" w:color="auto"/>
            <w:left w:val="none" w:sz="0" w:space="0" w:color="auto"/>
            <w:bottom w:val="none" w:sz="0" w:space="0" w:color="auto"/>
            <w:right w:val="none" w:sz="0" w:space="0" w:color="auto"/>
          </w:divBdr>
        </w:div>
        <w:div w:id="1932079818">
          <w:marLeft w:val="640"/>
          <w:marRight w:val="0"/>
          <w:marTop w:val="0"/>
          <w:marBottom w:val="0"/>
          <w:divBdr>
            <w:top w:val="none" w:sz="0" w:space="0" w:color="auto"/>
            <w:left w:val="none" w:sz="0" w:space="0" w:color="auto"/>
            <w:bottom w:val="none" w:sz="0" w:space="0" w:color="auto"/>
            <w:right w:val="none" w:sz="0" w:space="0" w:color="auto"/>
          </w:divBdr>
        </w:div>
        <w:div w:id="1906840082">
          <w:marLeft w:val="640"/>
          <w:marRight w:val="0"/>
          <w:marTop w:val="0"/>
          <w:marBottom w:val="0"/>
          <w:divBdr>
            <w:top w:val="none" w:sz="0" w:space="0" w:color="auto"/>
            <w:left w:val="none" w:sz="0" w:space="0" w:color="auto"/>
            <w:bottom w:val="none" w:sz="0" w:space="0" w:color="auto"/>
            <w:right w:val="none" w:sz="0" w:space="0" w:color="auto"/>
          </w:divBdr>
        </w:div>
        <w:div w:id="522091291">
          <w:marLeft w:val="640"/>
          <w:marRight w:val="0"/>
          <w:marTop w:val="0"/>
          <w:marBottom w:val="0"/>
          <w:divBdr>
            <w:top w:val="none" w:sz="0" w:space="0" w:color="auto"/>
            <w:left w:val="none" w:sz="0" w:space="0" w:color="auto"/>
            <w:bottom w:val="none" w:sz="0" w:space="0" w:color="auto"/>
            <w:right w:val="none" w:sz="0" w:space="0" w:color="auto"/>
          </w:divBdr>
        </w:div>
        <w:div w:id="1080559860">
          <w:marLeft w:val="640"/>
          <w:marRight w:val="0"/>
          <w:marTop w:val="0"/>
          <w:marBottom w:val="0"/>
          <w:divBdr>
            <w:top w:val="none" w:sz="0" w:space="0" w:color="auto"/>
            <w:left w:val="none" w:sz="0" w:space="0" w:color="auto"/>
            <w:bottom w:val="none" w:sz="0" w:space="0" w:color="auto"/>
            <w:right w:val="none" w:sz="0" w:space="0" w:color="auto"/>
          </w:divBdr>
        </w:div>
        <w:div w:id="1187252212">
          <w:marLeft w:val="640"/>
          <w:marRight w:val="0"/>
          <w:marTop w:val="0"/>
          <w:marBottom w:val="0"/>
          <w:divBdr>
            <w:top w:val="none" w:sz="0" w:space="0" w:color="auto"/>
            <w:left w:val="none" w:sz="0" w:space="0" w:color="auto"/>
            <w:bottom w:val="none" w:sz="0" w:space="0" w:color="auto"/>
            <w:right w:val="none" w:sz="0" w:space="0" w:color="auto"/>
          </w:divBdr>
        </w:div>
        <w:div w:id="1041900200">
          <w:marLeft w:val="640"/>
          <w:marRight w:val="0"/>
          <w:marTop w:val="0"/>
          <w:marBottom w:val="0"/>
          <w:divBdr>
            <w:top w:val="none" w:sz="0" w:space="0" w:color="auto"/>
            <w:left w:val="none" w:sz="0" w:space="0" w:color="auto"/>
            <w:bottom w:val="none" w:sz="0" w:space="0" w:color="auto"/>
            <w:right w:val="none" w:sz="0" w:space="0" w:color="auto"/>
          </w:divBdr>
        </w:div>
        <w:div w:id="1440373167">
          <w:marLeft w:val="640"/>
          <w:marRight w:val="0"/>
          <w:marTop w:val="0"/>
          <w:marBottom w:val="0"/>
          <w:divBdr>
            <w:top w:val="none" w:sz="0" w:space="0" w:color="auto"/>
            <w:left w:val="none" w:sz="0" w:space="0" w:color="auto"/>
            <w:bottom w:val="none" w:sz="0" w:space="0" w:color="auto"/>
            <w:right w:val="none" w:sz="0" w:space="0" w:color="auto"/>
          </w:divBdr>
        </w:div>
        <w:div w:id="1552038700">
          <w:marLeft w:val="640"/>
          <w:marRight w:val="0"/>
          <w:marTop w:val="0"/>
          <w:marBottom w:val="0"/>
          <w:divBdr>
            <w:top w:val="none" w:sz="0" w:space="0" w:color="auto"/>
            <w:left w:val="none" w:sz="0" w:space="0" w:color="auto"/>
            <w:bottom w:val="none" w:sz="0" w:space="0" w:color="auto"/>
            <w:right w:val="none" w:sz="0" w:space="0" w:color="auto"/>
          </w:divBdr>
        </w:div>
        <w:div w:id="831797842">
          <w:marLeft w:val="640"/>
          <w:marRight w:val="0"/>
          <w:marTop w:val="0"/>
          <w:marBottom w:val="0"/>
          <w:divBdr>
            <w:top w:val="none" w:sz="0" w:space="0" w:color="auto"/>
            <w:left w:val="none" w:sz="0" w:space="0" w:color="auto"/>
            <w:bottom w:val="none" w:sz="0" w:space="0" w:color="auto"/>
            <w:right w:val="none" w:sz="0" w:space="0" w:color="auto"/>
          </w:divBdr>
        </w:div>
        <w:div w:id="1787120441">
          <w:marLeft w:val="640"/>
          <w:marRight w:val="0"/>
          <w:marTop w:val="0"/>
          <w:marBottom w:val="0"/>
          <w:divBdr>
            <w:top w:val="none" w:sz="0" w:space="0" w:color="auto"/>
            <w:left w:val="none" w:sz="0" w:space="0" w:color="auto"/>
            <w:bottom w:val="none" w:sz="0" w:space="0" w:color="auto"/>
            <w:right w:val="none" w:sz="0" w:space="0" w:color="auto"/>
          </w:divBdr>
        </w:div>
        <w:div w:id="2011368369">
          <w:marLeft w:val="640"/>
          <w:marRight w:val="0"/>
          <w:marTop w:val="0"/>
          <w:marBottom w:val="0"/>
          <w:divBdr>
            <w:top w:val="none" w:sz="0" w:space="0" w:color="auto"/>
            <w:left w:val="none" w:sz="0" w:space="0" w:color="auto"/>
            <w:bottom w:val="none" w:sz="0" w:space="0" w:color="auto"/>
            <w:right w:val="none" w:sz="0" w:space="0" w:color="auto"/>
          </w:divBdr>
        </w:div>
        <w:div w:id="1843280111">
          <w:marLeft w:val="640"/>
          <w:marRight w:val="0"/>
          <w:marTop w:val="0"/>
          <w:marBottom w:val="0"/>
          <w:divBdr>
            <w:top w:val="none" w:sz="0" w:space="0" w:color="auto"/>
            <w:left w:val="none" w:sz="0" w:space="0" w:color="auto"/>
            <w:bottom w:val="none" w:sz="0" w:space="0" w:color="auto"/>
            <w:right w:val="none" w:sz="0" w:space="0" w:color="auto"/>
          </w:divBdr>
        </w:div>
      </w:divsChild>
    </w:div>
    <w:div w:id="1223179129">
      <w:bodyDiv w:val="1"/>
      <w:marLeft w:val="0"/>
      <w:marRight w:val="0"/>
      <w:marTop w:val="0"/>
      <w:marBottom w:val="0"/>
      <w:divBdr>
        <w:top w:val="none" w:sz="0" w:space="0" w:color="auto"/>
        <w:left w:val="none" w:sz="0" w:space="0" w:color="auto"/>
        <w:bottom w:val="none" w:sz="0" w:space="0" w:color="auto"/>
        <w:right w:val="none" w:sz="0" w:space="0" w:color="auto"/>
      </w:divBdr>
      <w:divsChild>
        <w:div w:id="958073006">
          <w:marLeft w:val="640"/>
          <w:marRight w:val="0"/>
          <w:marTop w:val="0"/>
          <w:marBottom w:val="0"/>
          <w:divBdr>
            <w:top w:val="none" w:sz="0" w:space="0" w:color="auto"/>
            <w:left w:val="none" w:sz="0" w:space="0" w:color="auto"/>
            <w:bottom w:val="none" w:sz="0" w:space="0" w:color="auto"/>
            <w:right w:val="none" w:sz="0" w:space="0" w:color="auto"/>
          </w:divBdr>
        </w:div>
        <w:div w:id="2047750230">
          <w:marLeft w:val="640"/>
          <w:marRight w:val="0"/>
          <w:marTop w:val="0"/>
          <w:marBottom w:val="0"/>
          <w:divBdr>
            <w:top w:val="none" w:sz="0" w:space="0" w:color="auto"/>
            <w:left w:val="none" w:sz="0" w:space="0" w:color="auto"/>
            <w:bottom w:val="none" w:sz="0" w:space="0" w:color="auto"/>
            <w:right w:val="none" w:sz="0" w:space="0" w:color="auto"/>
          </w:divBdr>
        </w:div>
        <w:div w:id="772169360">
          <w:marLeft w:val="640"/>
          <w:marRight w:val="0"/>
          <w:marTop w:val="0"/>
          <w:marBottom w:val="0"/>
          <w:divBdr>
            <w:top w:val="none" w:sz="0" w:space="0" w:color="auto"/>
            <w:left w:val="none" w:sz="0" w:space="0" w:color="auto"/>
            <w:bottom w:val="none" w:sz="0" w:space="0" w:color="auto"/>
            <w:right w:val="none" w:sz="0" w:space="0" w:color="auto"/>
          </w:divBdr>
        </w:div>
        <w:div w:id="942569655">
          <w:marLeft w:val="640"/>
          <w:marRight w:val="0"/>
          <w:marTop w:val="0"/>
          <w:marBottom w:val="0"/>
          <w:divBdr>
            <w:top w:val="none" w:sz="0" w:space="0" w:color="auto"/>
            <w:left w:val="none" w:sz="0" w:space="0" w:color="auto"/>
            <w:bottom w:val="none" w:sz="0" w:space="0" w:color="auto"/>
            <w:right w:val="none" w:sz="0" w:space="0" w:color="auto"/>
          </w:divBdr>
        </w:div>
        <w:div w:id="641739096">
          <w:marLeft w:val="640"/>
          <w:marRight w:val="0"/>
          <w:marTop w:val="0"/>
          <w:marBottom w:val="0"/>
          <w:divBdr>
            <w:top w:val="none" w:sz="0" w:space="0" w:color="auto"/>
            <w:left w:val="none" w:sz="0" w:space="0" w:color="auto"/>
            <w:bottom w:val="none" w:sz="0" w:space="0" w:color="auto"/>
            <w:right w:val="none" w:sz="0" w:space="0" w:color="auto"/>
          </w:divBdr>
        </w:div>
        <w:div w:id="652682633">
          <w:marLeft w:val="640"/>
          <w:marRight w:val="0"/>
          <w:marTop w:val="0"/>
          <w:marBottom w:val="0"/>
          <w:divBdr>
            <w:top w:val="none" w:sz="0" w:space="0" w:color="auto"/>
            <w:left w:val="none" w:sz="0" w:space="0" w:color="auto"/>
            <w:bottom w:val="none" w:sz="0" w:space="0" w:color="auto"/>
            <w:right w:val="none" w:sz="0" w:space="0" w:color="auto"/>
          </w:divBdr>
        </w:div>
        <w:div w:id="560479056">
          <w:marLeft w:val="640"/>
          <w:marRight w:val="0"/>
          <w:marTop w:val="0"/>
          <w:marBottom w:val="0"/>
          <w:divBdr>
            <w:top w:val="none" w:sz="0" w:space="0" w:color="auto"/>
            <w:left w:val="none" w:sz="0" w:space="0" w:color="auto"/>
            <w:bottom w:val="none" w:sz="0" w:space="0" w:color="auto"/>
            <w:right w:val="none" w:sz="0" w:space="0" w:color="auto"/>
          </w:divBdr>
        </w:div>
        <w:div w:id="217401695">
          <w:marLeft w:val="640"/>
          <w:marRight w:val="0"/>
          <w:marTop w:val="0"/>
          <w:marBottom w:val="0"/>
          <w:divBdr>
            <w:top w:val="none" w:sz="0" w:space="0" w:color="auto"/>
            <w:left w:val="none" w:sz="0" w:space="0" w:color="auto"/>
            <w:bottom w:val="none" w:sz="0" w:space="0" w:color="auto"/>
            <w:right w:val="none" w:sz="0" w:space="0" w:color="auto"/>
          </w:divBdr>
        </w:div>
        <w:div w:id="550657223">
          <w:marLeft w:val="640"/>
          <w:marRight w:val="0"/>
          <w:marTop w:val="0"/>
          <w:marBottom w:val="0"/>
          <w:divBdr>
            <w:top w:val="none" w:sz="0" w:space="0" w:color="auto"/>
            <w:left w:val="none" w:sz="0" w:space="0" w:color="auto"/>
            <w:bottom w:val="none" w:sz="0" w:space="0" w:color="auto"/>
            <w:right w:val="none" w:sz="0" w:space="0" w:color="auto"/>
          </w:divBdr>
        </w:div>
        <w:div w:id="530071367">
          <w:marLeft w:val="640"/>
          <w:marRight w:val="0"/>
          <w:marTop w:val="0"/>
          <w:marBottom w:val="0"/>
          <w:divBdr>
            <w:top w:val="none" w:sz="0" w:space="0" w:color="auto"/>
            <w:left w:val="none" w:sz="0" w:space="0" w:color="auto"/>
            <w:bottom w:val="none" w:sz="0" w:space="0" w:color="auto"/>
            <w:right w:val="none" w:sz="0" w:space="0" w:color="auto"/>
          </w:divBdr>
        </w:div>
        <w:div w:id="897859634">
          <w:marLeft w:val="640"/>
          <w:marRight w:val="0"/>
          <w:marTop w:val="0"/>
          <w:marBottom w:val="0"/>
          <w:divBdr>
            <w:top w:val="none" w:sz="0" w:space="0" w:color="auto"/>
            <w:left w:val="none" w:sz="0" w:space="0" w:color="auto"/>
            <w:bottom w:val="none" w:sz="0" w:space="0" w:color="auto"/>
            <w:right w:val="none" w:sz="0" w:space="0" w:color="auto"/>
          </w:divBdr>
        </w:div>
        <w:div w:id="246354082">
          <w:marLeft w:val="640"/>
          <w:marRight w:val="0"/>
          <w:marTop w:val="0"/>
          <w:marBottom w:val="0"/>
          <w:divBdr>
            <w:top w:val="none" w:sz="0" w:space="0" w:color="auto"/>
            <w:left w:val="none" w:sz="0" w:space="0" w:color="auto"/>
            <w:bottom w:val="none" w:sz="0" w:space="0" w:color="auto"/>
            <w:right w:val="none" w:sz="0" w:space="0" w:color="auto"/>
          </w:divBdr>
        </w:div>
        <w:div w:id="209611352">
          <w:marLeft w:val="640"/>
          <w:marRight w:val="0"/>
          <w:marTop w:val="0"/>
          <w:marBottom w:val="0"/>
          <w:divBdr>
            <w:top w:val="none" w:sz="0" w:space="0" w:color="auto"/>
            <w:left w:val="none" w:sz="0" w:space="0" w:color="auto"/>
            <w:bottom w:val="none" w:sz="0" w:space="0" w:color="auto"/>
            <w:right w:val="none" w:sz="0" w:space="0" w:color="auto"/>
          </w:divBdr>
        </w:div>
        <w:div w:id="949161123">
          <w:marLeft w:val="640"/>
          <w:marRight w:val="0"/>
          <w:marTop w:val="0"/>
          <w:marBottom w:val="0"/>
          <w:divBdr>
            <w:top w:val="none" w:sz="0" w:space="0" w:color="auto"/>
            <w:left w:val="none" w:sz="0" w:space="0" w:color="auto"/>
            <w:bottom w:val="none" w:sz="0" w:space="0" w:color="auto"/>
            <w:right w:val="none" w:sz="0" w:space="0" w:color="auto"/>
          </w:divBdr>
        </w:div>
        <w:div w:id="591938140">
          <w:marLeft w:val="640"/>
          <w:marRight w:val="0"/>
          <w:marTop w:val="0"/>
          <w:marBottom w:val="0"/>
          <w:divBdr>
            <w:top w:val="none" w:sz="0" w:space="0" w:color="auto"/>
            <w:left w:val="none" w:sz="0" w:space="0" w:color="auto"/>
            <w:bottom w:val="none" w:sz="0" w:space="0" w:color="auto"/>
            <w:right w:val="none" w:sz="0" w:space="0" w:color="auto"/>
          </w:divBdr>
        </w:div>
        <w:div w:id="512454151">
          <w:marLeft w:val="640"/>
          <w:marRight w:val="0"/>
          <w:marTop w:val="0"/>
          <w:marBottom w:val="0"/>
          <w:divBdr>
            <w:top w:val="none" w:sz="0" w:space="0" w:color="auto"/>
            <w:left w:val="none" w:sz="0" w:space="0" w:color="auto"/>
            <w:bottom w:val="none" w:sz="0" w:space="0" w:color="auto"/>
            <w:right w:val="none" w:sz="0" w:space="0" w:color="auto"/>
          </w:divBdr>
        </w:div>
        <w:div w:id="346562667">
          <w:marLeft w:val="640"/>
          <w:marRight w:val="0"/>
          <w:marTop w:val="0"/>
          <w:marBottom w:val="0"/>
          <w:divBdr>
            <w:top w:val="none" w:sz="0" w:space="0" w:color="auto"/>
            <w:left w:val="none" w:sz="0" w:space="0" w:color="auto"/>
            <w:bottom w:val="none" w:sz="0" w:space="0" w:color="auto"/>
            <w:right w:val="none" w:sz="0" w:space="0" w:color="auto"/>
          </w:divBdr>
        </w:div>
        <w:div w:id="1374620667">
          <w:marLeft w:val="640"/>
          <w:marRight w:val="0"/>
          <w:marTop w:val="0"/>
          <w:marBottom w:val="0"/>
          <w:divBdr>
            <w:top w:val="none" w:sz="0" w:space="0" w:color="auto"/>
            <w:left w:val="none" w:sz="0" w:space="0" w:color="auto"/>
            <w:bottom w:val="none" w:sz="0" w:space="0" w:color="auto"/>
            <w:right w:val="none" w:sz="0" w:space="0" w:color="auto"/>
          </w:divBdr>
        </w:div>
        <w:div w:id="925916876">
          <w:marLeft w:val="640"/>
          <w:marRight w:val="0"/>
          <w:marTop w:val="0"/>
          <w:marBottom w:val="0"/>
          <w:divBdr>
            <w:top w:val="none" w:sz="0" w:space="0" w:color="auto"/>
            <w:left w:val="none" w:sz="0" w:space="0" w:color="auto"/>
            <w:bottom w:val="none" w:sz="0" w:space="0" w:color="auto"/>
            <w:right w:val="none" w:sz="0" w:space="0" w:color="auto"/>
          </w:divBdr>
        </w:div>
        <w:div w:id="957679541">
          <w:marLeft w:val="640"/>
          <w:marRight w:val="0"/>
          <w:marTop w:val="0"/>
          <w:marBottom w:val="0"/>
          <w:divBdr>
            <w:top w:val="none" w:sz="0" w:space="0" w:color="auto"/>
            <w:left w:val="none" w:sz="0" w:space="0" w:color="auto"/>
            <w:bottom w:val="none" w:sz="0" w:space="0" w:color="auto"/>
            <w:right w:val="none" w:sz="0" w:space="0" w:color="auto"/>
          </w:divBdr>
        </w:div>
        <w:div w:id="1605573495">
          <w:marLeft w:val="640"/>
          <w:marRight w:val="0"/>
          <w:marTop w:val="0"/>
          <w:marBottom w:val="0"/>
          <w:divBdr>
            <w:top w:val="none" w:sz="0" w:space="0" w:color="auto"/>
            <w:left w:val="none" w:sz="0" w:space="0" w:color="auto"/>
            <w:bottom w:val="none" w:sz="0" w:space="0" w:color="auto"/>
            <w:right w:val="none" w:sz="0" w:space="0" w:color="auto"/>
          </w:divBdr>
        </w:div>
        <w:div w:id="910771477">
          <w:marLeft w:val="640"/>
          <w:marRight w:val="0"/>
          <w:marTop w:val="0"/>
          <w:marBottom w:val="0"/>
          <w:divBdr>
            <w:top w:val="none" w:sz="0" w:space="0" w:color="auto"/>
            <w:left w:val="none" w:sz="0" w:space="0" w:color="auto"/>
            <w:bottom w:val="none" w:sz="0" w:space="0" w:color="auto"/>
            <w:right w:val="none" w:sz="0" w:space="0" w:color="auto"/>
          </w:divBdr>
        </w:div>
        <w:div w:id="1245653285">
          <w:marLeft w:val="640"/>
          <w:marRight w:val="0"/>
          <w:marTop w:val="0"/>
          <w:marBottom w:val="0"/>
          <w:divBdr>
            <w:top w:val="none" w:sz="0" w:space="0" w:color="auto"/>
            <w:left w:val="none" w:sz="0" w:space="0" w:color="auto"/>
            <w:bottom w:val="none" w:sz="0" w:space="0" w:color="auto"/>
            <w:right w:val="none" w:sz="0" w:space="0" w:color="auto"/>
          </w:divBdr>
        </w:div>
        <w:div w:id="1223978221">
          <w:marLeft w:val="640"/>
          <w:marRight w:val="0"/>
          <w:marTop w:val="0"/>
          <w:marBottom w:val="0"/>
          <w:divBdr>
            <w:top w:val="none" w:sz="0" w:space="0" w:color="auto"/>
            <w:left w:val="none" w:sz="0" w:space="0" w:color="auto"/>
            <w:bottom w:val="none" w:sz="0" w:space="0" w:color="auto"/>
            <w:right w:val="none" w:sz="0" w:space="0" w:color="auto"/>
          </w:divBdr>
        </w:div>
        <w:div w:id="1338927431">
          <w:marLeft w:val="640"/>
          <w:marRight w:val="0"/>
          <w:marTop w:val="0"/>
          <w:marBottom w:val="0"/>
          <w:divBdr>
            <w:top w:val="none" w:sz="0" w:space="0" w:color="auto"/>
            <w:left w:val="none" w:sz="0" w:space="0" w:color="auto"/>
            <w:bottom w:val="none" w:sz="0" w:space="0" w:color="auto"/>
            <w:right w:val="none" w:sz="0" w:space="0" w:color="auto"/>
          </w:divBdr>
        </w:div>
        <w:div w:id="1774935708">
          <w:marLeft w:val="640"/>
          <w:marRight w:val="0"/>
          <w:marTop w:val="0"/>
          <w:marBottom w:val="0"/>
          <w:divBdr>
            <w:top w:val="none" w:sz="0" w:space="0" w:color="auto"/>
            <w:left w:val="none" w:sz="0" w:space="0" w:color="auto"/>
            <w:bottom w:val="none" w:sz="0" w:space="0" w:color="auto"/>
            <w:right w:val="none" w:sz="0" w:space="0" w:color="auto"/>
          </w:divBdr>
        </w:div>
        <w:div w:id="26761728">
          <w:marLeft w:val="640"/>
          <w:marRight w:val="0"/>
          <w:marTop w:val="0"/>
          <w:marBottom w:val="0"/>
          <w:divBdr>
            <w:top w:val="none" w:sz="0" w:space="0" w:color="auto"/>
            <w:left w:val="none" w:sz="0" w:space="0" w:color="auto"/>
            <w:bottom w:val="none" w:sz="0" w:space="0" w:color="auto"/>
            <w:right w:val="none" w:sz="0" w:space="0" w:color="auto"/>
          </w:divBdr>
        </w:div>
        <w:div w:id="104927418">
          <w:marLeft w:val="640"/>
          <w:marRight w:val="0"/>
          <w:marTop w:val="0"/>
          <w:marBottom w:val="0"/>
          <w:divBdr>
            <w:top w:val="none" w:sz="0" w:space="0" w:color="auto"/>
            <w:left w:val="none" w:sz="0" w:space="0" w:color="auto"/>
            <w:bottom w:val="none" w:sz="0" w:space="0" w:color="auto"/>
            <w:right w:val="none" w:sz="0" w:space="0" w:color="auto"/>
          </w:divBdr>
        </w:div>
        <w:div w:id="118495293">
          <w:marLeft w:val="640"/>
          <w:marRight w:val="0"/>
          <w:marTop w:val="0"/>
          <w:marBottom w:val="0"/>
          <w:divBdr>
            <w:top w:val="none" w:sz="0" w:space="0" w:color="auto"/>
            <w:left w:val="none" w:sz="0" w:space="0" w:color="auto"/>
            <w:bottom w:val="none" w:sz="0" w:space="0" w:color="auto"/>
            <w:right w:val="none" w:sz="0" w:space="0" w:color="auto"/>
          </w:divBdr>
        </w:div>
        <w:div w:id="2041779951">
          <w:marLeft w:val="640"/>
          <w:marRight w:val="0"/>
          <w:marTop w:val="0"/>
          <w:marBottom w:val="0"/>
          <w:divBdr>
            <w:top w:val="none" w:sz="0" w:space="0" w:color="auto"/>
            <w:left w:val="none" w:sz="0" w:space="0" w:color="auto"/>
            <w:bottom w:val="none" w:sz="0" w:space="0" w:color="auto"/>
            <w:right w:val="none" w:sz="0" w:space="0" w:color="auto"/>
          </w:divBdr>
        </w:div>
        <w:div w:id="1530030074">
          <w:marLeft w:val="640"/>
          <w:marRight w:val="0"/>
          <w:marTop w:val="0"/>
          <w:marBottom w:val="0"/>
          <w:divBdr>
            <w:top w:val="none" w:sz="0" w:space="0" w:color="auto"/>
            <w:left w:val="none" w:sz="0" w:space="0" w:color="auto"/>
            <w:bottom w:val="none" w:sz="0" w:space="0" w:color="auto"/>
            <w:right w:val="none" w:sz="0" w:space="0" w:color="auto"/>
          </w:divBdr>
        </w:div>
        <w:div w:id="1816333985">
          <w:marLeft w:val="640"/>
          <w:marRight w:val="0"/>
          <w:marTop w:val="0"/>
          <w:marBottom w:val="0"/>
          <w:divBdr>
            <w:top w:val="none" w:sz="0" w:space="0" w:color="auto"/>
            <w:left w:val="none" w:sz="0" w:space="0" w:color="auto"/>
            <w:bottom w:val="none" w:sz="0" w:space="0" w:color="auto"/>
            <w:right w:val="none" w:sz="0" w:space="0" w:color="auto"/>
          </w:divBdr>
        </w:div>
        <w:div w:id="2123721868">
          <w:marLeft w:val="640"/>
          <w:marRight w:val="0"/>
          <w:marTop w:val="0"/>
          <w:marBottom w:val="0"/>
          <w:divBdr>
            <w:top w:val="none" w:sz="0" w:space="0" w:color="auto"/>
            <w:left w:val="none" w:sz="0" w:space="0" w:color="auto"/>
            <w:bottom w:val="none" w:sz="0" w:space="0" w:color="auto"/>
            <w:right w:val="none" w:sz="0" w:space="0" w:color="auto"/>
          </w:divBdr>
        </w:div>
        <w:div w:id="1785080586">
          <w:marLeft w:val="640"/>
          <w:marRight w:val="0"/>
          <w:marTop w:val="0"/>
          <w:marBottom w:val="0"/>
          <w:divBdr>
            <w:top w:val="none" w:sz="0" w:space="0" w:color="auto"/>
            <w:left w:val="none" w:sz="0" w:space="0" w:color="auto"/>
            <w:bottom w:val="none" w:sz="0" w:space="0" w:color="auto"/>
            <w:right w:val="none" w:sz="0" w:space="0" w:color="auto"/>
          </w:divBdr>
        </w:div>
        <w:div w:id="563956849">
          <w:marLeft w:val="640"/>
          <w:marRight w:val="0"/>
          <w:marTop w:val="0"/>
          <w:marBottom w:val="0"/>
          <w:divBdr>
            <w:top w:val="none" w:sz="0" w:space="0" w:color="auto"/>
            <w:left w:val="none" w:sz="0" w:space="0" w:color="auto"/>
            <w:bottom w:val="none" w:sz="0" w:space="0" w:color="auto"/>
            <w:right w:val="none" w:sz="0" w:space="0" w:color="auto"/>
          </w:divBdr>
        </w:div>
        <w:div w:id="923807396">
          <w:marLeft w:val="640"/>
          <w:marRight w:val="0"/>
          <w:marTop w:val="0"/>
          <w:marBottom w:val="0"/>
          <w:divBdr>
            <w:top w:val="none" w:sz="0" w:space="0" w:color="auto"/>
            <w:left w:val="none" w:sz="0" w:space="0" w:color="auto"/>
            <w:bottom w:val="none" w:sz="0" w:space="0" w:color="auto"/>
            <w:right w:val="none" w:sz="0" w:space="0" w:color="auto"/>
          </w:divBdr>
        </w:div>
        <w:div w:id="22177638">
          <w:marLeft w:val="640"/>
          <w:marRight w:val="0"/>
          <w:marTop w:val="0"/>
          <w:marBottom w:val="0"/>
          <w:divBdr>
            <w:top w:val="none" w:sz="0" w:space="0" w:color="auto"/>
            <w:left w:val="none" w:sz="0" w:space="0" w:color="auto"/>
            <w:bottom w:val="none" w:sz="0" w:space="0" w:color="auto"/>
            <w:right w:val="none" w:sz="0" w:space="0" w:color="auto"/>
          </w:divBdr>
        </w:div>
        <w:div w:id="1744722239">
          <w:marLeft w:val="640"/>
          <w:marRight w:val="0"/>
          <w:marTop w:val="0"/>
          <w:marBottom w:val="0"/>
          <w:divBdr>
            <w:top w:val="none" w:sz="0" w:space="0" w:color="auto"/>
            <w:left w:val="none" w:sz="0" w:space="0" w:color="auto"/>
            <w:bottom w:val="none" w:sz="0" w:space="0" w:color="auto"/>
            <w:right w:val="none" w:sz="0" w:space="0" w:color="auto"/>
          </w:divBdr>
        </w:div>
        <w:div w:id="2027824231">
          <w:marLeft w:val="640"/>
          <w:marRight w:val="0"/>
          <w:marTop w:val="0"/>
          <w:marBottom w:val="0"/>
          <w:divBdr>
            <w:top w:val="none" w:sz="0" w:space="0" w:color="auto"/>
            <w:left w:val="none" w:sz="0" w:space="0" w:color="auto"/>
            <w:bottom w:val="none" w:sz="0" w:space="0" w:color="auto"/>
            <w:right w:val="none" w:sz="0" w:space="0" w:color="auto"/>
          </w:divBdr>
        </w:div>
        <w:div w:id="1693918867">
          <w:marLeft w:val="640"/>
          <w:marRight w:val="0"/>
          <w:marTop w:val="0"/>
          <w:marBottom w:val="0"/>
          <w:divBdr>
            <w:top w:val="none" w:sz="0" w:space="0" w:color="auto"/>
            <w:left w:val="none" w:sz="0" w:space="0" w:color="auto"/>
            <w:bottom w:val="none" w:sz="0" w:space="0" w:color="auto"/>
            <w:right w:val="none" w:sz="0" w:space="0" w:color="auto"/>
          </w:divBdr>
        </w:div>
        <w:div w:id="98071181">
          <w:marLeft w:val="640"/>
          <w:marRight w:val="0"/>
          <w:marTop w:val="0"/>
          <w:marBottom w:val="0"/>
          <w:divBdr>
            <w:top w:val="none" w:sz="0" w:space="0" w:color="auto"/>
            <w:left w:val="none" w:sz="0" w:space="0" w:color="auto"/>
            <w:bottom w:val="none" w:sz="0" w:space="0" w:color="auto"/>
            <w:right w:val="none" w:sz="0" w:space="0" w:color="auto"/>
          </w:divBdr>
        </w:div>
        <w:div w:id="411854335">
          <w:marLeft w:val="640"/>
          <w:marRight w:val="0"/>
          <w:marTop w:val="0"/>
          <w:marBottom w:val="0"/>
          <w:divBdr>
            <w:top w:val="none" w:sz="0" w:space="0" w:color="auto"/>
            <w:left w:val="none" w:sz="0" w:space="0" w:color="auto"/>
            <w:bottom w:val="none" w:sz="0" w:space="0" w:color="auto"/>
            <w:right w:val="none" w:sz="0" w:space="0" w:color="auto"/>
          </w:divBdr>
        </w:div>
      </w:divsChild>
    </w:div>
    <w:div w:id="1226843916">
      <w:bodyDiv w:val="1"/>
      <w:marLeft w:val="0"/>
      <w:marRight w:val="0"/>
      <w:marTop w:val="0"/>
      <w:marBottom w:val="0"/>
      <w:divBdr>
        <w:top w:val="none" w:sz="0" w:space="0" w:color="auto"/>
        <w:left w:val="none" w:sz="0" w:space="0" w:color="auto"/>
        <w:bottom w:val="none" w:sz="0" w:space="0" w:color="auto"/>
        <w:right w:val="none" w:sz="0" w:space="0" w:color="auto"/>
      </w:divBdr>
      <w:divsChild>
        <w:div w:id="530075852">
          <w:marLeft w:val="640"/>
          <w:marRight w:val="0"/>
          <w:marTop w:val="0"/>
          <w:marBottom w:val="0"/>
          <w:divBdr>
            <w:top w:val="none" w:sz="0" w:space="0" w:color="auto"/>
            <w:left w:val="none" w:sz="0" w:space="0" w:color="auto"/>
            <w:bottom w:val="none" w:sz="0" w:space="0" w:color="auto"/>
            <w:right w:val="none" w:sz="0" w:space="0" w:color="auto"/>
          </w:divBdr>
        </w:div>
        <w:div w:id="807236426">
          <w:marLeft w:val="640"/>
          <w:marRight w:val="0"/>
          <w:marTop w:val="0"/>
          <w:marBottom w:val="0"/>
          <w:divBdr>
            <w:top w:val="none" w:sz="0" w:space="0" w:color="auto"/>
            <w:left w:val="none" w:sz="0" w:space="0" w:color="auto"/>
            <w:bottom w:val="none" w:sz="0" w:space="0" w:color="auto"/>
            <w:right w:val="none" w:sz="0" w:space="0" w:color="auto"/>
          </w:divBdr>
        </w:div>
        <w:div w:id="1216116760">
          <w:marLeft w:val="640"/>
          <w:marRight w:val="0"/>
          <w:marTop w:val="0"/>
          <w:marBottom w:val="0"/>
          <w:divBdr>
            <w:top w:val="none" w:sz="0" w:space="0" w:color="auto"/>
            <w:left w:val="none" w:sz="0" w:space="0" w:color="auto"/>
            <w:bottom w:val="none" w:sz="0" w:space="0" w:color="auto"/>
            <w:right w:val="none" w:sz="0" w:space="0" w:color="auto"/>
          </w:divBdr>
        </w:div>
        <w:div w:id="1420447171">
          <w:marLeft w:val="640"/>
          <w:marRight w:val="0"/>
          <w:marTop w:val="0"/>
          <w:marBottom w:val="0"/>
          <w:divBdr>
            <w:top w:val="none" w:sz="0" w:space="0" w:color="auto"/>
            <w:left w:val="none" w:sz="0" w:space="0" w:color="auto"/>
            <w:bottom w:val="none" w:sz="0" w:space="0" w:color="auto"/>
            <w:right w:val="none" w:sz="0" w:space="0" w:color="auto"/>
          </w:divBdr>
        </w:div>
        <w:div w:id="946158093">
          <w:marLeft w:val="640"/>
          <w:marRight w:val="0"/>
          <w:marTop w:val="0"/>
          <w:marBottom w:val="0"/>
          <w:divBdr>
            <w:top w:val="none" w:sz="0" w:space="0" w:color="auto"/>
            <w:left w:val="none" w:sz="0" w:space="0" w:color="auto"/>
            <w:bottom w:val="none" w:sz="0" w:space="0" w:color="auto"/>
            <w:right w:val="none" w:sz="0" w:space="0" w:color="auto"/>
          </w:divBdr>
        </w:div>
        <w:div w:id="1484616595">
          <w:marLeft w:val="640"/>
          <w:marRight w:val="0"/>
          <w:marTop w:val="0"/>
          <w:marBottom w:val="0"/>
          <w:divBdr>
            <w:top w:val="none" w:sz="0" w:space="0" w:color="auto"/>
            <w:left w:val="none" w:sz="0" w:space="0" w:color="auto"/>
            <w:bottom w:val="none" w:sz="0" w:space="0" w:color="auto"/>
            <w:right w:val="none" w:sz="0" w:space="0" w:color="auto"/>
          </w:divBdr>
        </w:div>
        <w:div w:id="1713461330">
          <w:marLeft w:val="640"/>
          <w:marRight w:val="0"/>
          <w:marTop w:val="0"/>
          <w:marBottom w:val="0"/>
          <w:divBdr>
            <w:top w:val="none" w:sz="0" w:space="0" w:color="auto"/>
            <w:left w:val="none" w:sz="0" w:space="0" w:color="auto"/>
            <w:bottom w:val="none" w:sz="0" w:space="0" w:color="auto"/>
            <w:right w:val="none" w:sz="0" w:space="0" w:color="auto"/>
          </w:divBdr>
        </w:div>
        <w:div w:id="1464302220">
          <w:marLeft w:val="640"/>
          <w:marRight w:val="0"/>
          <w:marTop w:val="0"/>
          <w:marBottom w:val="0"/>
          <w:divBdr>
            <w:top w:val="none" w:sz="0" w:space="0" w:color="auto"/>
            <w:left w:val="none" w:sz="0" w:space="0" w:color="auto"/>
            <w:bottom w:val="none" w:sz="0" w:space="0" w:color="auto"/>
            <w:right w:val="none" w:sz="0" w:space="0" w:color="auto"/>
          </w:divBdr>
        </w:div>
        <w:div w:id="55278610">
          <w:marLeft w:val="640"/>
          <w:marRight w:val="0"/>
          <w:marTop w:val="0"/>
          <w:marBottom w:val="0"/>
          <w:divBdr>
            <w:top w:val="none" w:sz="0" w:space="0" w:color="auto"/>
            <w:left w:val="none" w:sz="0" w:space="0" w:color="auto"/>
            <w:bottom w:val="none" w:sz="0" w:space="0" w:color="auto"/>
            <w:right w:val="none" w:sz="0" w:space="0" w:color="auto"/>
          </w:divBdr>
        </w:div>
        <w:div w:id="1821195913">
          <w:marLeft w:val="640"/>
          <w:marRight w:val="0"/>
          <w:marTop w:val="0"/>
          <w:marBottom w:val="0"/>
          <w:divBdr>
            <w:top w:val="none" w:sz="0" w:space="0" w:color="auto"/>
            <w:left w:val="none" w:sz="0" w:space="0" w:color="auto"/>
            <w:bottom w:val="none" w:sz="0" w:space="0" w:color="auto"/>
            <w:right w:val="none" w:sz="0" w:space="0" w:color="auto"/>
          </w:divBdr>
        </w:div>
        <w:div w:id="1075280816">
          <w:marLeft w:val="640"/>
          <w:marRight w:val="0"/>
          <w:marTop w:val="0"/>
          <w:marBottom w:val="0"/>
          <w:divBdr>
            <w:top w:val="none" w:sz="0" w:space="0" w:color="auto"/>
            <w:left w:val="none" w:sz="0" w:space="0" w:color="auto"/>
            <w:bottom w:val="none" w:sz="0" w:space="0" w:color="auto"/>
            <w:right w:val="none" w:sz="0" w:space="0" w:color="auto"/>
          </w:divBdr>
        </w:div>
        <w:div w:id="652950208">
          <w:marLeft w:val="640"/>
          <w:marRight w:val="0"/>
          <w:marTop w:val="0"/>
          <w:marBottom w:val="0"/>
          <w:divBdr>
            <w:top w:val="none" w:sz="0" w:space="0" w:color="auto"/>
            <w:left w:val="none" w:sz="0" w:space="0" w:color="auto"/>
            <w:bottom w:val="none" w:sz="0" w:space="0" w:color="auto"/>
            <w:right w:val="none" w:sz="0" w:space="0" w:color="auto"/>
          </w:divBdr>
        </w:div>
        <w:div w:id="1135485564">
          <w:marLeft w:val="640"/>
          <w:marRight w:val="0"/>
          <w:marTop w:val="0"/>
          <w:marBottom w:val="0"/>
          <w:divBdr>
            <w:top w:val="none" w:sz="0" w:space="0" w:color="auto"/>
            <w:left w:val="none" w:sz="0" w:space="0" w:color="auto"/>
            <w:bottom w:val="none" w:sz="0" w:space="0" w:color="auto"/>
            <w:right w:val="none" w:sz="0" w:space="0" w:color="auto"/>
          </w:divBdr>
        </w:div>
        <w:div w:id="1608007325">
          <w:marLeft w:val="640"/>
          <w:marRight w:val="0"/>
          <w:marTop w:val="0"/>
          <w:marBottom w:val="0"/>
          <w:divBdr>
            <w:top w:val="none" w:sz="0" w:space="0" w:color="auto"/>
            <w:left w:val="none" w:sz="0" w:space="0" w:color="auto"/>
            <w:bottom w:val="none" w:sz="0" w:space="0" w:color="auto"/>
            <w:right w:val="none" w:sz="0" w:space="0" w:color="auto"/>
          </w:divBdr>
        </w:div>
        <w:div w:id="2127237398">
          <w:marLeft w:val="640"/>
          <w:marRight w:val="0"/>
          <w:marTop w:val="0"/>
          <w:marBottom w:val="0"/>
          <w:divBdr>
            <w:top w:val="none" w:sz="0" w:space="0" w:color="auto"/>
            <w:left w:val="none" w:sz="0" w:space="0" w:color="auto"/>
            <w:bottom w:val="none" w:sz="0" w:space="0" w:color="auto"/>
            <w:right w:val="none" w:sz="0" w:space="0" w:color="auto"/>
          </w:divBdr>
        </w:div>
        <w:div w:id="24597062">
          <w:marLeft w:val="640"/>
          <w:marRight w:val="0"/>
          <w:marTop w:val="0"/>
          <w:marBottom w:val="0"/>
          <w:divBdr>
            <w:top w:val="none" w:sz="0" w:space="0" w:color="auto"/>
            <w:left w:val="none" w:sz="0" w:space="0" w:color="auto"/>
            <w:bottom w:val="none" w:sz="0" w:space="0" w:color="auto"/>
            <w:right w:val="none" w:sz="0" w:space="0" w:color="auto"/>
          </w:divBdr>
        </w:div>
        <w:div w:id="1869562831">
          <w:marLeft w:val="640"/>
          <w:marRight w:val="0"/>
          <w:marTop w:val="0"/>
          <w:marBottom w:val="0"/>
          <w:divBdr>
            <w:top w:val="none" w:sz="0" w:space="0" w:color="auto"/>
            <w:left w:val="none" w:sz="0" w:space="0" w:color="auto"/>
            <w:bottom w:val="none" w:sz="0" w:space="0" w:color="auto"/>
            <w:right w:val="none" w:sz="0" w:space="0" w:color="auto"/>
          </w:divBdr>
        </w:div>
        <w:div w:id="441194959">
          <w:marLeft w:val="640"/>
          <w:marRight w:val="0"/>
          <w:marTop w:val="0"/>
          <w:marBottom w:val="0"/>
          <w:divBdr>
            <w:top w:val="none" w:sz="0" w:space="0" w:color="auto"/>
            <w:left w:val="none" w:sz="0" w:space="0" w:color="auto"/>
            <w:bottom w:val="none" w:sz="0" w:space="0" w:color="auto"/>
            <w:right w:val="none" w:sz="0" w:space="0" w:color="auto"/>
          </w:divBdr>
        </w:div>
        <w:div w:id="1873109272">
          <w:marLeft w:val="640"/>
          <w:marRight w:val="0"/>
          <w:marTop w:val="0"/>
          <w:marBottom w:val="0"/>
          <w:divBdr>
            <w:top w:val="none" w:sz="0" w:space="0" w:color="auto"/>
            <w:left w:val="none" w:sz="0" w:space="0" w:color="auto"/>
            <w:bottom w:val="none" w:sz="0" w:space="0" w:color="auto"/>
            <w:right w:val="none" w:sz="0" w:space="0" w:color="auto"/>
          </w:divBdr>
        </w:div>
        <w:div w:id="1212645112">
          <w:marLeft w:val="640"/>
          <w:marRight w:val="0"/>
          <w:marTop w:val="0"/>
          <w:marBottom w:val="0"/>
          <w:divBdr>
            <w:top w:val="none" w:sz="0" w:space="0" w:color="auto"/>
            <w:left w:val="none" w:sz="0" w:space="0" w:color="auto"/>
            <w:bottom w:val="none" w:sz="0" w:space="0" w:color="auto"/>
            <w:right w:val="none" w:sz="0" w:space="0" w:color="auto"/>
          </w:divBdr>
        </w:div>
        <w:div w:id="1161315784">
          <w:marLeft w:val="640"/>
          <w:marRight w:val="0"/>
          <w:marTop w:val="0"/>
          <w:marBottom w:val="0"/>
          <w:divBdr>
            <w:top w:val="none" w:sz="0" w:space="0" w:color="auto"/>
            <w:left w:val="none" w:sz="0" w:space="0" w:color="auto"/>
            <w:bottom w:val="none" w:sz="0" w:space="0" w:color="auto"/>
            <w:right w:val="none" w:sz="0" w:space="0" w:color="auto"/>
          </w:divBdr>
        </w:div>
        <w:div w:id="1407648636">
          <w:marLeft w:val="640"/>
          <w:marRight w:val="0"/>
          <w:marTop w:val="0"/>
          <w:marBottom w:val="0"/>
          <w:divBdr>
            <w:top w:val="none" w:sz="0" w:space="0" w:color="auto"/>
            <w:left w:val="none" w:sz="0" w:space="0" w:color="auto"/>
            <w:bottom w:val="none" w:sz="0" w:space="0" w:color="auto"/>
            <w:right w:val="none" w:sz="0" w:space="0" w:color="auto"/>
          </w:divBdr>
        </w:div>
        <w:div w:id="57555141">
          <w:marLeft w:val="640"/>
          <w:marRight w:val="0"/>
          <w:marTop w:val="0"/>
          <w:marBottom w:val="0"/>
          <w:divBdr>
            <w:top w:val="none" w:sz="0" w:space="0" w:color="auto"/>
            <w:left w:val="none" w:sz="0" w:space="0" w:color="auto"/>
            <w:bottom w:val="none" w:sz="0" w:space="0" w:color="auto"/>
            <w:right w:val="none" w:sz="0" w:space="0" w:color="auto"/>
          </w:divBdr>
        </w:div>
        <w:div w:id="2101444285">
          <w:marLeft w:val="640"/>
          <w:marRight w:val="0"/>
          <w:marTop w:val="0"/>
          <w:marBottom w:val="0"/>
          <w:divBdr>
            <w:top w:val="none" w:sz="0" w:space="0" w:color="auto"/>
            <w:left w:val="none" w:sz="0" w:space="0" w:color="auto"/>
            <w:bottom w:val="none" w:sz="0" w:space="0" w:color="auto"/>
            <w:right w:val="none" w:sz="0" w:space="0" w:color="auto"/>
          </w:divBdr>
        </w:div>
        <w:div w:id="1277983727">
          <w:marLeft w:val="640"/>
          <w:marRight w:val="0"/>
          <w:marTop w:val="0"/>
          <w:marBottom w:val="0"/>
          <w:divBdr>
            <w:top w:val="none" w:sz="0" w:space="0" w:color="auto"/>
            <w:left w:val="none" w:sz="0" w:space="0" w:color="auto"/>
            <w:bottom w:val="none" w:sz="0" w:space="0" w:color="auto"/>
            <w:right w:val="none" w:sz="0" w:space="0" w:color="auto"/>
          </w:divBdr>
        </w:div>
        <w:div w:id="639848224">
          <w:marLeft w:val="640"/>
          <w:marRight w:val="0"/>
          <w:marTop w:val="0"/>
          <w:marBottom w:val="0"/>
          <w:divBdr>
            <w:top w:val="none" w:sz="0" w:space="0" w:color="auto"/>
            <w:left w:val="none" w:sz="0" w:space="0" w:color="auto"/>
            <w:bottom w:val="none" w:sz="0" w:space="0" w:color="auto"/>
            <w:right w:val="none" w:sz="0" w:space="0" w:color="auto"/>
          </w:divBdr>
        </w:div>
        <w:div w:id="692806023">
          <w:marLeft w:val="640"/>
          <w:marRight w:val="0"/>
          <w:marTop w:val="0"/>
          <w:marBottom w:val="0"/>
          <w:divBdr>
            <w:top w:val="none" w:sz="0" w:space="0" w:color="auto"/>
            <w:left w:val="none" w:sz="0" w:space="0" w:color="auto"/>
            <w:bottom w:val="none" w:sz="0" w:space="0" w:color="auto"/>
            <w:right w:val="none" w:sz="0" w:space="0" w:color="auto"/>
          </w:divBdr>
        </w:div>
        <w:div w:id="561526342">
          <w:marLeft w:val="640"/>
          <w:marRight w:val="0"/>
          <w:marTop w:val="0"/>
          <w:marBottom w:val="0"/>
          <w:divBdr>
            <w:top w:val="none" w:sz="0" w:space="0" w:color="auto"/>
            <w:left w:val="none" w:sz="0" w:space="0" w:color="auto"/>
            <w:bottom w:val="none" w:sz="0" w:space="0" w:color="auto"/>
            <w:right w:val="none" w:sz="0" w:space="0" w:color="auto"/>
          </w:divBdr>
        </w:div>
        <w:div w:id="455832302">
          <w:marLeft w:val="640"/>
          <w:marRight w:val="0"/>
          <w:marTop w:val="0"/>
          <w:marBottom w:val="0"/>
          <w:divBdr>
            <w:top w:val="none" w:sz="0" w:space="0" w:color="auto"/>
            <w:left w:val="none" w:sz="0" w:space="0" w:color="auto"/>
            <w:bottom w:val="none" w:sz="0" w:space="0" w:color="auto"/>
            <w:right w:val="none" w:sz="0" w:space="0" w:color="auto"/>
          </w:divBdr>
        </w:div>
        <w:div w:id="784229169">
          <w:marLeft w:val="640"/>
          <w:marRight w:val="0"/>
          <w:marTop w:val="0"/>
          <w:marBottom w:val="0"/>
          <w:divBdr>
            <w:top w:val="none" w:sz="0" w:space="0" w:color="auto"/>
            <w:left w:val="none" w:sz="0" w:space="0" w:color="auto"/>
            <w:bottom w:val="none" w:sz="0" w:space="0" w:color="auto"/>
            <w:right w:val="none" w:sz="0" w:space="0" w:color="auto"/>
          </w:divBdr>
        </w:div>
        <w:div w:id="1644237319">
          <w:marLeft w:val="640"/>
          <w:marRight w:val="0"/>
          <w:marTop w:val="0"/>
          <w:marBottom w:val="0"/>
          <w:divBdr>
            <w:top w:val="none" w:sz="0" w:space="0" w:color="auto"/>
            <w:left w:val="none" w:sz="0" w:space="0" w:color="auto"/>
            <w:bottom w:val="none" w:sz="0" w:space="0" w:color="auto"/>
            <w:right w:val="none" w:sz="0" w:space="0" w:color="auto"/>
          </w:divBdr>
        </w:div>
        <w:div w:id="407457552">
          <w:marLeft w:val="640"/>
          <w:marRight w:val="0"/>
          <w:marTop w:val="0"/>
          <w:marBottom w:val="0"/>
          <w:divBdr>
            <w:top w:val="none" w:sz="0" w:space="0" w:color="auto"/>
            <w:left w:val="none" w:sz="0" w:space="0" w:color="auto"/>
            <w:bottom w:val="none" w:sz="0" w:space="0" w:color="auto"/>
            <w:right w:val="none" w:sz="0" w:space="0" w:color="auto"/>
          </w:divBdr>
        </w:div>
        <w:div w:id="1963609070">
          <w:marLeft w:val="640"/>
          <w:marRight w:val="0"/>
          <w:marTop w:val="0"/>
          <w:marBottom w:val="0"/>
          <w:divBdr>
            <w:top w:val="none" w:sz="0" w:space="0" w:color="auto"/>
            <w:left w:val="none" w:sz="0" w:space="0" w:color="auto"/>
            <w:bottom w:val="none" w:sz="0" w:space="0" w:color="auto"/>
            <w:right w:val="none" w:sz="0" w:space="0" w:color="auto"/>
          </w:divBdr>
        </w:div>
        <w:div w:id="1241523322">
          <w:marLeft w:val="640"/>
          <w:marRight w:val="0"/>
          <w:marTop w:val="0"/>
          <w:marBottom w:val="0"/>
          <w:divBdr>
            <w:top w:val="none" w:sz="0" w:space="0" w:color="auto"/>
            <w:left w:val="none" w:sz="0" w:space="0" w:color="auto"/>
            <w:bottom w:val="none" w:sz="0" w:space="0" w:color="auto"/>
            <w:right w:val="none" w:sz="0" w:space="0" w:color="auto"/>
          </w:divBdr>
        </w:div>
        <w:div w:id="151333103">
          <w:marLeft w:val="640"/>
          <w:marRight w:val="0"/>
          <w:marTop w:val="0"/>
          <w:marBottom w:val="0"/>
          <w:divBdr>
            <w:top w:val="none" w:sz="0" w:space="0" w:color="auto"/>
            <w:left w:val="none" w:sz="0" w:space="0" w:color="auto"/>
            <w:bottom w:val="none" w:sz="0" w:space="0" w:color="auto"/>
            <w:right w:val="none" w:sz="0" w:space="0" w:color="auto"/>
          </w:divBdr>
        </w:div>
        <w:div w:id="1945184538">
          <w:marLeft w:val="640"/>
          <w:marRight w:val="0"/>
          <w:marTop w:val="0"/>
          <w:marBottom w:val="0"/>
          <w:divBdr>
            <w:top w:val="none" w:sz="0" w:space="0" w:color="auto"/>
            <w:left w:val="none" w:sz="0" w:space="0" w:color="auto"/>
            <w:bottom w:val="none" w:sz="0" w:space="0" w:color="auto"/>
            <w:right w:val="none" w:sz="0" w:space="0" w:color="auto"/>
          </w:divBdr>
        </w:div>
        <w:div w:id="39549650">
          <w:marLeft w:val="640"/>
          <w:marRight w:val="0"/>
          <w:marTop w:val="0"/>
          <w:marBottom w:val="0"/>
          <w:divBdr>
            <w:top w:val="none" w:sz="0" w:space="0" w:color="auto"/>
            <w:left w:val="none" w:sz="0" w:space="0" w:color="auto"/>
            <w:bottom w:val="none" w:sz="0" w:space="0" w:color="auto"/>
            <w:right w:val="none" w:sz="0" w:space="0" w:color="auto"/>
          </w:divBdr>
        </w:div>
        <w:div w:id="156238310">
          <w:marLeft w:val="640"/>
          <w:marRight w:val="0"/>
          <w:marTop w:val="0"/>
          <w:marBottom w:val="0"/>
          <w:divBdr>
            <w:top w:val="none" w:sz="0" w:space="0" w:color="auto"/>
            <w:left w:val="none" w:sz="0" w:space="0" w:color="auto"/>
            <w:bottom w:val="none" w:sz="0" w:space="0" w:color="auto"/>
            <w:right w:val="none" w:sz="0" w:space="0" w:color="auto"/>
          </w:divBdr>
        </w:div>
        <w:div w:id="1114863315">
          <w:marLeft w:val="640"/>
          <w:marRight w:val="0"/>
          <w:marTop w:val="0"/>
          <w:marBottom w:val="0"/>
          <w:divBdr>
            <w:top w:val="none" w:sz="0" w:space="0" w:color="auto"/>
            <w:left w:val="none" w:sz="0" w:space="0" w:color="auto"/>
            <w:bottom w:val="none" w:sz="0" w:space="0" w:color="auto"/>
            <w:right w:val="none" w:sz="0" w:space="0" w:color="auto"/>
          </w:divBdr>
        </w:div>
        <w:div w:id="289239677">
          <w:marLeft w:val="640"/>
          <w:marRight w:val="0"/>
          <w:marTop w:val="0"/>
          <w:marBottom w:val="0"/>
          <w:divBdr>
            <w:top w:val="none" w:sz="0" w:space="0" w:color="auto"/>
            <w:left w:val="none" w:sz="0" w:space="0" w:color="auto"/>
            <w:bottom w:val="none" w:sz="0" w:space="0" w:color="auto"/>
            <w:right w:val="none" w:sz="0" w:space="0" w:color="auto"/>
          </w:divBdr>
        </w:div>
        <w:div w:id="554464122">
          <w:marLeft w:val="640"/>
          <w:marRight w:val="0"/>
          <w:marTop w:val="0"/>
          <w:marBottom w:val="0"/>
          <w:divBdr>
            <w:top w:val="none" w:sz="0" w:space="0" w:color="auto"/>
            <w:left w:val="none" w:sz="0" w:space="0" w:color="auto"/>
            <w:bottom w:val="none" w:sz="0" w:space="0" w:color="auto"/>
            <w:right w:val="none" w:sz="0" w:space="0" w:color="auto"/>
          </w:divBdr>
        </w:div>
        <w:div w:id="400980892">
          <w:marLeft w:val="640"/>
          <w:marRight w:val="0"/>
          <w:marTop w:val="0"/>
          <w:marBottom w:val="0"/>
          <w:divBdr>
            <w:top w:val="none" w:sz="0" w:space="0" w:color="auto"/>
            <w:left w:val="none" w:sz="0" w:space="0" w:color="auto"/>
            <w:bottom w:val="none" w:sz="0" w:space="0" w:color="auto"/>
            <w:right w:val="none" w:sz="0" w:space="0" w:color="auto"/>
          </w:divBdr>
        </w:div>
        <w:div w:id="994266057">
          <w:marLeft w:val="640"/>
          <w:marRight w:val="0"/>
          <w:marTop w:val="0"/>
          <w:marBottom w:val="0"/>
          <w:divBdr>
            <w:top w:val="none" w:sz="0" w:space="0" w:color="auto"/>
            <w:left w:val="none" w:sz="0" w:space="0" w:color="auto"/>
            <w:bottom w:val="none" w:sz="0" w:space="0" w:color="auto"/>
            <w:right w:val="none" w:sz="0" w:space="0" w:color="auto"/>
          </w:divBdr>
        </w:div>
      </w:divsChild>
    </w:div>
    <w:div w:id="1227841084">
      <w:bodyDiv w:val="1"/>
      <w:marLeft w:val="0"/>
      <w:marRight w:val="0"/>
      <w:marTop w:val="0"/>
      <w:marBottom w:val="0"/>
      <w:divBdr>
        <w:top w:val="none" w:sz="0" w:space="0" w:color="auto"/>
        <w:left w:val="none" w:sz="0" w:space="0" w:color="auto"/>
        <w:bottom w:val="none" w:sz="0" w:space="0" w:color="auto"/>
        <w:right w:val="none" w:sz="0" w:space="0" w:color="auto"/>
      </w:divBdr>
      <w:divsChild>
        <w:div w:id="1311783435">
          <w:marLeft w:val="640"/>
          <w:marRight w:val="0"/>
          <w:marTop w:val="0"/>
          <w:marBottom w:val="0"/>
          <w:divBdr>
            <w:top w:val="none" w:sz="0" w:space="0" w:color="auto"/>
            <w:left w:val="none" w:sz="0" w:space="0" w:color="auto"/>
            <w:bottom w:val="none" w:sz="0" w:space="0" w:color="auto"/>
            <w:right w:val="none" w:sz="0" w:space="0" w:color="auto"/>
          </w:divBdr>
        </w:div>
        <w:div w:id="1231576668">
          <w:marLeft w:val="640"/>
          <w:marRight w:val="0"/>
          <w:marTop w:val="0"/>
          <w:marBottom w:val="0"/>
          <w:divBdr>
            <w:top w:val="none" w:sz="0" w:space="0" w:color="auto"/>
            <w:left w:val="none" w:sz="0" w:space="0" w:color="auto"/>
            <w:bottom w:val="none" w:sz="0" w:space="0" w:color="auto"/>
            <w:right w:val="none" w:sz="0" w:space="0" w:color="auto"/>
          </w:divBdr>
        </w:div>
        <w:div w:id="43409086">
          <w:marLeft w:val="640"/>
          <w:marRight w:val="0"/>
          <w:marTop w:val="0"/>
          <w:marBottom w:val="0"/>
          <w:divBdr>
            <w:top w:val="none" w:sz="0" w:space="0" w:color="auto"/>
            <w:left w:val="none" w:sz="0" w:space="0" w:color="auto"/>
            <w:bottom w:val="none" w:sz="0" w:space="0" w:color="auto"/>
            <w:right w:val="none" w:sz="0" w:space="0" w:color="auto"/>
          </w:divBdr>
        </w:div>
        <w:div w:id="220673671">
          <w:marLeft w:val="640"/>
          <w:marRight w:val="0"/>
          <w:marTop w:val="0"/>
          <w:marBottom w:val="0"/>
          <w:divBdr>
            <w:top w:val="none" w:sz="0" w:space="0" w:color="auto"/>
            <w:left w:val="none" w:sz="0" w:space="0" w:color="auto"/>
            <w:bottom w:val="none" w:sz="0" w:space="0" w:color="auto"/>
            <w:right w:val="none" w:sz="0" w:space="0" w:color="auto"/>
          </w:divBdr>
        </w:div>
        <w:div w:id="499005224">
          <w:marLeft w:val="640"/>
          <w:marRight w:val="0"/>
          <w:marTop w:val="0"/>
          <w:marBottom w:val="0"/>
          <w:divBdr>
            <w:top w:val="none" w:sz="0" w:space="0" w:color="auto"/>
            <w:left w:val="none" w:sz="0" w:space="0" w:color="auto"/>
            <w:bottom w:val="none" w:sz="0" w:space="0" w:color="auto"/>
            <w:right w:val="none" w:sz="0" w:space="0" w:color="auto"/>
          </w:divBdr>
        </w:div>
        <w:div w:id="2064332221">
          <w:marLeft w:val="640"/>
          <w:marRight w:val="0"/>
          <w:marTop w:val="0"/>
          <w:marBottom w:val="0"/>
          <w:divBdr>
            <w:top w:val="none" w:sz="0" w:space="0" w:color="auto"/>
            <w:left w:val="none" w:sz="0" w:space="0" w:color="auto"/>
            <w:bottom w:val="none" w:sz="0" w:space="0" w:color="auto"/>
            <w:right w:val="none" w:sz="0" w:space="0" w:color="auto"/>
          </w:divBdr>
        </w:div>
        <w:div w:id="520516165">
          <w:marLeft w:val="640"/>
          <w:marRight w:val="0"/>
          <w:marTop w:val="0"/>
          <w:marBottom w:val="0"/>
          <w:divBdr>
            <w:top w:val="none" w:sz="0" w:space="0" w:color="auto"/>
            <w:left w:val="none" w:sz="0" w:space="0" w:color="auto"/>
            <w:bottom w:val="none" w:sz="0" w:space="0" w:color="auto"/>
            <w:right w:val="none" w:sz="0" w:space="0" w:color="auto"/>
          </w:divBdr>
        </w:div>
        <w:div w:id="1315060421">
          <w:marLeft w:val="640"/>
          <w:marRight w:val="0"/>
          <w:marTop w:val="0"/>
          <w:marBottom w:val="0"/>
          <w:divBdr>
            <w:top w:val="none" w:sz="0" w:space="0" w:color="auto"/>
            <w:left w:val="none" w:sz="0" w:space="0" w:color="auto"/>
            <w:bottom w:val="none" w:sz="0" w:space="0" w:color="auto"/>
            <w:right w:val="none" w:sz="0" w:space="0" w:color="auto"/>
          </w:divBdr>
        </w:div>
        <w:div w:id="1673989191">
          <w:marLeft w:val="640"/>
          <w:marRight w:val="0"/>
          <w:marTop w:val="0"/>
          <w:marBottom w:val="0"/>
          <w:divBdr>
            <w:top w:val="none" w:sz="0" w:space="0" w:color="auto"/>
            <w:left w:val="none" w:sz="0" w:space="0" w:color="auto"/>
            <w:bottom w:val="none" w:sz="0" w:space="0" w:color="auto"/>
            <w:right w:val="none" w:sz="0" w:space="0" w:color="auto"/>
          </w:divBdr>
        </w:div>
        <w:div w:id="1956131658">
          <w:marLeft w:val="640"/>
          <w:marRight w:val="0"/>
          <w:marTop w:val="0"/>
          <w:marBottom w:val="0"/>
          <w:divBdr>
            <w:top w:val="none" w:sz="0" w:space="0" w:color="auto"/>
            <w:left w:val="none" w:sz="0" w:space="0" w:color="auto"/>
            <w:bottom w:val="none" w:sz="0" w:space="0" w:color="auto"/>
            <w:right w:val="none" w:sz="0" w:space="0" w:color="auto"/>
          </w:divBdr>
        </w:div>
        <w:div w:id="1168985552">
          <w:marLeft w:val="640"/>
          <w:marRight w:val="0"/>
          <w:marTop w:val="0"/>
          <w:marBottom w:val="0"/>
          <w:divBdr>
            <w:top w:val="none" w:sz="0" w:space="0" w:color="auto"/>
            <w:left w:val="none" w:sz="0" w:space="0" w:color="auto"/>
            <w:bottom w:val="none" w:sz="0" w:space="0" w:color="auto"/>
            <w:right w:val="none" w:sz="0" w:space="0" w:color="auto"/>
          </w:divBdr>
        </w:div>
        <w:div w:id="1780567414">
          <w:marLeft w:val="640"/>
          <w:marRight w:val="0"/>
          <w:marTop w:val="0"/>
          <w:marBottom w:val="0"/>
          <w:divBdr>
            <w:top w:val="none" w:sz="0" w:space="0" w:color="auto"/>
            <w:left w:val="none" w:sz="0" w:space="0" w:color="auto"/>
            <w:bottom w:val="none" w:sz="0" w:space="0" w:color="auto"/>
            <w:right w:val="none" w:sz="0" w:space="0" w:color="auto"/>
          </w:divBdr>
        </w:div>
        <w:div w:id="1947300263">
          <w:marLeft w:val="640"/>
          <w:marRight w:val="0"/>
          <w:marTop w:val="0"/>
          <w:marBottom w:val="0"/>
          <w:divBdr>
            <w:top w:val="none" w:sz="0" w:space="0" w:color="auto"/>
            <w:left w:val="none" w:sz="0" w:space="0" w:color="auto"/>
            <w:bottom w:val="none" w:sz="0" w:space="0" w:color="auto"/>
            <w:right w:val="none" w:sz="0" w:space="0" w:color="auto"/>
          </w:divBdr>
        </w:div>
        <w:div w:id="1670907205">
          <w:marLeft w:val="640"/>
          <w:marRight w:val="0"/>
          <w:marTop w:val="0"/>
          <w:marBottom w:val="0"/>
          <w:divBdr>
            <w:top w:val="none" w:sz="0" w:space="0" w:color="auto"/>
            <w:left w:val="none" w:sz="0" w:space="0" w:color="auto"/>
            <w:bottom w:val="none" w:sz="0" w:space="0" w:color="auto"/>
            <w:right w:val="none" w:sz="0" w:space="0" w:color="auto"/>
          </w:divBdr>
        </w:div>
        <w:div w:id="890535906">
          <w:marLeft w:val="640"/>
          <w:marRight w:val="0"/>
          <w:marTop w:val="0"/>
          <w:marBottom w:val="0"/>
          <w:divBdr>
            <w:top w:val="none" w:sz="0" w:space="0" w:color="auto"/>
            <w:left w:val="none" w:sz="0" w:space="0" w:color="auto"/>
            <w:bottom w:val="none" w:sz="0" w:space="0" w:color="auto"/>
            <w:right w:val="none" w:sz="0" w:space="0" w:color="auto"/>
          </w:divBdr>
        </w:div>
        <w:div w:id="146824692">
          <w:marLeft w:val="640"/>
          <w:marRight w:val="0"/>
          <w:marTop w:val="0"/>
          <w:marBottom w:val="0"/>
          <w:divBdr>
            <w:top w:val="none" w:sz="0" w:space="0" w:color="auto"/>
            <w:left w:val="none" w:sz="0" w:space="0" w:color="auto"/>
            <w:bottom w:val="none" w:sz="0" w:space="0" w:color="auto"/>
            <w:right w:val="none" w:sz="0" w:space="0" w:color="auto"/>
          </w:divBdr>
        </w:div>
        <w:div w:id="1009405601">
          <w:marLeft w:val="640"/>
          <w:marRight w:val="0"/>
          <w:marTop w:val="0"/>
          <w:marBottom w:val="0"/>
          <w:divBdr>
            <w:top w:val="none" w:sz="0" w:space="0" w:color="auto"/>
            <w:left w:val="none" w:sz="0" w:space="0" w:color="auto"/>
            <w:bottom w:val="none" w:sz="0" w:space="0" w:color="auto"/>
            <w:right w:val="none" w:sz="0" w:space="0" w:color="auto"/>
          </w:divBdr>
        </w:div>
        <w:div w:id="584069652">
          <w:marLeft w:val="640"/>
          <w:marRight w:val="0"/>
          <w:marTop w:val="0"/>
          <w:marBottom w:val="0"/>
          <w:divBdr>
            <w:top w:val="none" w:sz="0" w:space="0" w:color="auto"/>
            <w:left w:val="none" w:sz="0" w:space="0" w:color="auto"/>
            <w:bottom w:val="none" w:sz="0" w:space="0" w:color="auto"/>
            <w:right w:val="none" w:sz="0" w:space="0" w:color="auto"/>
          </w:divBdr>
        </w:div>
        <w:div w:id="101534474">
          <w:marLeft w:val="640"/>
          <w:marRight w:val="0"/>
          <w:marTop w:val="0"/>
          <w:marBottom w:val="0"/>
          <w:divBdr>
            <w:top w:val="none" w:sz="0" w:space="0" w:color="auto"/>
            <w:left w:val="none" w:sz="0" w:space="0" w:color="auto"/>
            <w:bottom w:val="none" w:sz="0" w:space="0" w:color="auto"/>
            <w:right w:val="none" w:sz="0" w:space="0" w:color="auto"/>
          </w:divBdr>
        </w:div>
        <w:div w:id="400102366">
          <w:marLeft w:val="640"/>
          <w:marRight w:val="0"/>
          <w:marTop w:val="0"/>
          <w:marBottom w:val="0"/>
          <w:divBdr>
            <w:top w:val="none" w:sz="0" w:space="0" w:color="auto"/>
            <w:left w:val="none" w:sz="0" w:space="0" w:color="auto"/>
            <w:bottom w:val="none" w:sz="0" w:space="0" w:color="auto"/>
            <w:right w:val="none" w:sz="0" w:space="0" w:color="auto"/>
          </w:divBdr>
        </w:div>
        <w:div w:id="2049445967">
          <w:marLeft w:val="640"/>
          <w:marRight w:val="0"/>
          <w:marTop w:val="0"/>
          <w:marBottom w:val="0"/>
          <w:divBdr>
            <w:top w:val="none" w:sz="0" w:space="0" w:color="auto"/>
            <w:left w:val="none" w:sz="0" w:space="0" w:color="auto"/>
            <w:bottom w:val="none" w:sz="0" w:space="0" w:color="auto"/>
            <w:right w:val="none" w:sz="0" w:space="0" w:color="auto"/>
          </w:divBdr>
        </w:div>
        <w:div w:id="103159226">
          <w:marLeft w:val="640"/>
          <w:marRight w:val="0"/>
          <w:marTop w:val="0"/>
          <w:marBottom w:val="0"/>
          <w:divBdr>
            <w:top w:val="none" w:sz="0" w:space="0" w:color="auto"/>
            <w:left w:val="none" w:sz="0" w:space="0" w:color="auto"/>
            <w:bottom w:val="none" w:sz="0" w:space="0" w:color="auto"/>
            <w:right w:val="none" w:sz="0" w:space="0" w:color="auto"/>
          </w:divBdr>
        </w:div>
        <w:div w:id="1699045026">
          <w:marLeft w:val="640"/>
          <w:marRight w:val="0"/>
          <w:marTop w:val="0"/>
          <w:marBottom w:val="0"/>
          <w:divBdr>
            <w:top w:val="none" w:sz="0" w:space="0" w:color="auto"/>
            <w:left w:val="none" w:sz="0" w:space="0" w:color="auto"/>
            <w:bottom w:val="none" w:sz="0" w:space="0" w:color="auto"/>
            <w:right w:val="none" w:sz="0" w:space="0" w:color="auto"/>
          </w:divBdr>
        </w:div>
        <w:div w:id="1150368790">
          <w:marLeft w:val="640"/>
          <w:marRight w:val="0"/>
          <w:marTop w:val="0"/>
          <w:marBottom w:val="0"/>
          <w:divBdr>
            <w:top w:val="none" w:sz="0" w:space="0" w:color="auto"/>
            <w:left w:val="none" w:sz="0" w:space="0" w:color="auto"/>
            <w:bottom w:val="none" w:sz="0" w:space="0" w:color="auto"/>
            <w:right w:val="none" w:sz="0" w:space="0" w:color="auto"/>
          </w:divBdr>
        </w:div>
        <w:div w:id="1469861505">
          <w:marLeft w:val="640"/>
          <w:marRight w:val="0"/>
          <w:marTop w:val="0"/>
          <w:marBottom w:val="0"/>
          <w:divBdr>
            <w:top w:val="none" w:sz="0" w:space="0" w:color="auto"/>
            <w:left w:val="none" w:sz="0" w:space="0" w:color="auto"/>
            <w:bottom w:val="none" w:sz="0" w:space="0" w:color="auto"/>
            <w:right w:val="none" w:sz="0" w:space="0" w:color="auto"/>
          </w:divBdr>
        </w:div>
        <w:div w:id="917590387">
          <w:marLeft w:val="640"/>
          <w:marRight w:val="0"/>
          <w:marTop w:val="0"/>
          <w:marBottom w:val="0"/>
          <w:divBdr>
            <w:top w:val="none" w:sz="0" w:space="0" w:color="auto"/>
            <w:left w:val="none" w:sz="0" w:space="0" w:color="auto"/>
            <w:bottom w:val="none" w:sz="0" w:space="0" w:color="auto"/>
            <w:right w:val="none" w:sz="0" w:space="0" w:color="auto"/>
          </w:divBdr>
        </w:div>
        <w:div w:id="1414861040">
          <w:marLeft w:val="640"/>
          <w:marRight w:val="0"/>
          <w:marTop w:val="0"/>
          <w:marBottom w:val="0"/>
          <w:divBdr>
            <w:top w:val="none" w:sz="0" w:space="0" w:color="auto"/>
            <w:left w:val="none" w:sz="0" w:space="0" w:color="auto"/>
            <w:bottom w:val="none" w:sz="0" w:space="0" w:color="auto"/>
            <w:right w:val="none" w:sz="0" w:space="0" w:color="auto"/>
          </w:divBdr>
        </w:div>
        <w:div w:id="2003042741">
          <w:marLeft w:val="640"/>
          <w:marRight w:val="0"/>
          <w:marTop w:val="0"/>
          <w:marBottom w:val="0"/>
          <w:divBdr>
            <w:top w:val="none" w:sz="0" w:space="0" w:color="auto"/>
            <w:left w:val="none" w:sz="0" w:space="0" w:color="auto"/>
            <w:bottom w:val="none" w:sz="0" w:space="0" w:color="auto"/>
            <w:right w:val="none" w:sz="0" w:space="0" w:color="auto"/>
          </w:divBdr>
        </w:div>
        <w:div w:id="961809949">
          <w:marLeft w:val="640"/>
          <w:marRight w:val="0"/>
          <w:marTop w:val="0"/>
          <w:marBottom w:val="0"/>
          <w:divBdr>
            <w:top w:val="none" w:sz="0" w:space="0" w:color="auto"/>
            <w:left w:val="none" w:sz="0" w:space="0" w:color="auto"/>
            <w:bottom w:val="none" w:sz="0" w:space="0" w:color="auto"/>
            <w:right w:val="none" w:sz="0" w:space="0" w:color="auto"/>
          </w:divBdr>
        </w:div>
        <w:div w:id="1644457317">
          <w:marLeft w:val="640"/>
          <w:marRight w:val="0"/>
          <w:marTop w:val="0"/>
          <w:marBottom w:val="0"/>
          <w:divBdr>
            <w:top w:val="none" w:sz="0" w:space="0" w:color="auto"/>
            <w:left w:val="none" w:sz="0" w:space="0" w:color="auto"/>
            <w:bottom w:val="none" w:sz="0" w:space="0" w:color="auto"/>
            <w:right w:val="none" w:sz="0" w:space="0" w:color="auto"/>
          </w:divBdr>
        </w:div>
        <w:div w:id="1710448583">
          <w:marLeft w:val="640"/>
          <w:marRight w:val="0"/>
          <w:marTop w:val="0"/>
          <w:marBottom w:val="0"/>
          <w:divBdr>
            <w:top w:val="none" w:sz="0" w:space="0" w:color="auto"/>
            <w:left w:val="none" w:sz="0" w:space="0" w:color="auto"/>
            <w:bottom w:val="none" w:sz="0" w:space="0" w:color="auto"/>
            <w:right w:val="none" w:sz="0" w:space="0" w:color="auto"/>
          </w:divBdr>
        </w:div>
        <w:div w:id="749741833">
          <w:marLeft w:val="640"/>
          <w:marRight w:val="0"/>
          <w:marTop w:val="0"/>
          <w:marBottom w:val="0"/>
          <w:divBdr>
            <w:top w:val="none" w:sz="0" w:space="0" w:color="auto"/>
            <w:left w:val="none" w:sz="0" w:space="0" w:color="auto"/>
            <w:bottom w:val="none" w:sz="0" w:space="0" w:color="auto"/>
            <w:right w:val="none" w:sz="0" w:space="0" w:color="auto"/>
          </w:divBdr>
        </w:div>
        <w:div w:id="222102887">
          <w:marLeft w:val="640"/>
          <w:marRight w:val="0"/>
          <w:marTop w:val="0"/>
          <w:marBottom w:val="0"/>
          <w:divBdr>
            <w:top w:val="none" w:sz="0" w:space="0" w:color="auto"/>
            <w:left w:val="none" w:sz="0" w:space="0" w:color="auto"/>
            <w:bottom w:val="none" w:sz="0" w:space="0" w:color="auto"/>
            <w:right w:val="none" w:sz="0" w:space="0" w:color="auto"/>
          </w:divBdr>
        </w:div>
        <w:div w:id="2011326404">
          <w:marLeft w:val="640"/>
          <w:marRight w:val="0"/>
          <w:marTop w:val="0"/>
          <w:marBottom w:val="0"/>
          <w:divBdr>
            <w:top w:val="none" w:sz="0" w:space="0" w:color="auto"/>
            <w:left w:val="none" w:sz="0" w:space="0" w:color="auto"/>
            <w:bottom w:val="none" w:sz="0" w:space="0" w:color="auto"/>
            <w:right w:val="none" w:sz="0" w:space="0" w:color="auto"/>
          </w:divBdr>
        </w:div>
        <w:div w:id="42297682">
          <w:marLeft w:val="640"/>
          <w:marRight w:val="0"/>
          <w:marTop w:val="0"/>
          <w:marBottom w:val="0"/>
          <w:divBdr>
            <w:top w:val="none" w:sz="0" w:space="0" w:color="auto"/>
            <w:left w:val="none" w:sz="0" w:space="0" w:color="auto"/>
            <w:bottom w:val="none" w:sz="0" w:space="0" w:color="auto"/>
            <w:right w:val="none" w:sz="0" w:space="0" w:color="auto"/>
          </w:divBdr>
        </w:div>
      </w:divsChild>
    </w:div>
    <w:div w:id="1231504077">
      <w:bodyDiv w:val="1"/>
      <w:marLeft w:val="0"/>
      <w:marRight w:val="0"/>
      <w:marTop w:val="0"/>
      <w:marBottom w:val="0"/>
      <w:divBdr>
        <w:top w:val="none" w:sz="0" w:space="0" w:color="auto"/>
        <w:left w:val="none" w:sz="0" w:space="0" w:color="auto"/>
        <w:bottom w:val="none" w:sz="0" w:space="0" w:color="auto"/>
        <w:right w:val="none" w:sz="0" w:space="0" w:color="auto"/>
      </w:divBdr>
      <w:divsChild>
        <w:div w:id="2117679064">
          <w:marLeft w:val="640"/>
          <w:marRight w:val="0"/>
          <w:marTop w:val="0"/>
          <w:marBottom w:val="0"/>
          <w:divBdr>
            <w:top w:val="none" w:sz="0" w:space="0" w:color="auto"/>
            <w:left w:val="none" w:sz="0" w:space="0" w:color="auto"/>
            <w:bottom w:val="none" w:sz="0" w:space="0" w:color="auto"/>
            <w:right w:val="none" w:sz="0" w:space="0" w:color="auto"/>
          </w:divBdr>
        </w:div>
        <w:div w:id="602765210">
          <w:marLeft w:val="640"/>
          <w:marRight w:val="0"/>
          <w:marTop w:val="0"/>
          <w:marBottom w:val="0"/>
          <w:divBdr>
            <w:top w:val="none" w:sz="0" w:space="0" w:color="auto"/>
            <w:left w:val="none" w:sz="0" w:space="0" w:color="auto"/>
            <w:bottom w:val="none" w:sz="0" w:space="0" w:color="auto"/>
            <w:right w:val="none" w:sz="0" w:space="0" w:color="auto"/>
          </w:divBdr>
        </w:div>
        <w:div w:id="1110930876">
          <w:marLeft w:val="640"/>
          <w:marRight w:val="0"/>
          <w:marTop w:val="0"/>
          <w:marBottom w:val="0"/>
          <w:divBdr>
            <w:top w:val="none" w:sz="0" w:space="0" w:color="auto"/>
            <w:left w:val="none" w:sz="0" w:space="0" w:color="auto"/>
            <w:bottom w:val="none" w:sz="0" w:space="0" w:color="auto"/>
            <w:right w:val="none" w:sz="0" w:space="0" w:color="auto"/>
          </w:divBdr>
        </w:div>
        <w:div w:id="1157381388">
          <w:marLeft w:val="640"/>
          <w:marRight w:val="0"/>
          <w:marTop w:val="0"/>
          <w:marBottom w:val="0"/>
          <w:divBdr>
            <w:top w:val="none" w:sz="0" w:space="0" w:color="auto"/>
            <w:left w:val="none" w:sz="0" w:space="0" w:color="auto"/>
            <w:bottom w:val="none" w:sz="0" w:space="0" w:color="auto"/>
            <w:right w:val="none" w:sz="0" w:space="0" w:color="auto"/>
          </w:divBdr>
        </w:div>
        <w:div w:id="2102679574">
          <w:marLeft w:val="640"/>
          <w:marRight w:val="0"/>
          <w:marTop w:val="0"/>
          <w:marBottom w:val="0"/>
          <w:divBdr>
            <w:top w:val="none" w:sz="0" w:space="0" w:color="auto"/>
            <w:left w:val="none" w:sz="0" w:space="0" w:color="auto"/>
            <w:bottom w:val="none" w:sz="0" w:space="0" w:color="auto"/>
            <w:right w:val="none" w:sz="0" w:space="0" w:color="auto"/>
          </w:divBdr>
        </w:div>
        <w:div w:id="241842374">
          <w:marLeft w:val="640"/>
          <w:marRight w:val="0"/>
          <w:marTop w:val="0"/>
          <w:marBottom w:val="0"/>
          <w:divBdr>
            <w:top w:val="none" w:sz="0" w:space="0" w:color="auto"/>
            <w:left w:val="none" w:sz="0" w:space="0" w:color="auto"/>
            <w:bottom w:val="none" w:sz="0" w:space="0" w:color="auto"/>
            <w:right w:val="none" w:sz="0" w:space="0" w:color="auto"/>
          </w:divBdr>
        </w:div>
        <w:div w:id="429156801">
          <w:marLeft w:val="640"/>
          <w:marRight w:val="0"/>
          <w:marTop w:val="0"/>
          <w:marBottom w:val="0"/>
          <w:divBdr>
            <w:top w:val="none" w:sz="0" w:space="0" w:color="auto"/>
            <w:left w:val="none" w:sz="0" w:space="0" w:color="auto"/>
            <w:bottom w:val="none" w:sz="0" w:space="0" w:color="auto"/>
            <w:right w:val="none" w:sz="0" w:space="0" w:color="auto"/>
          </w:divBdr>
        </w:div>
        <w:div w:id="931276867">
          <w:marLeft w:val="640"/>
          <w:marRight w:val="0"/>
          <w:marTop w:val="0"/>
          <w:marBottom w:val="0"/>
          <w:divBdr>
            <w:top w:val="none" w:sz="0" w:space="0" w:color="auto"/>
            <w:left w:val="none" w:sz="0" w:space="0" w:color="auto"/>
            <w:bottom w:val="none" w:sz="0" w:space="0" w:color="auto"/>
            <w:right w:val="none" w:sz="0" w:space="0" w:color="auto"/>
          </w:divBdr>
        </w:div>
        <w:div w:id="873032976">
          <w:marLeft w:val="640"/>
          <w:marRight w:val="0"/>
          <w:marTop w:val="0"/>
          <w:marBottom w:val="0"/>
          <w:divBdr>
            <w:top w:val="none" w:sz="0" w:space="0" w:color="auto"/>
            <w:left w:val="none" w:sz="0" w:space="0" w:color="auto"/>
            <w:bottom w:val="none" w:sz="0" w:space="0" w:color="auto"/>
            <w:right w:val="none" w:sz="0" w:space="0" w:color="auto"/>
          </w:divBdr>
        </w:div>
        <w:div w:id="1776442646">
          <w:marLeft w:val="640"/>
          <w:marRight w:val="0"/>
          <w:marTop w:val="0"/>
          <w:marBottom w:val="0"/>
          <w:divBdr>
            <w:top w:val="none" w:sz="0" w:space="0" w:color="auto"/>
            <w:left w:val="none" w:sz="0" w:space="0" w:color="auto"/>
            <w:bottom w:val="none" w:sz="0" w:space="0" w:color="auto"/>
            <w:right w:val="none" w:sz="0" w:space="0" w:color="auto"/>
          </w:divBdr>
        </w:div>
        <w:div w:id="1110780036">
          <w:marLeft w:val="640"/>
          <w:marRight w:val="0"/>
          <w:marTop w:val="0"/>
          <w:marBottom w:val="0"/>
          <w:divBdr>
            <w:top w:val="none" w:sz="0" w:space="0" w:color="auto"/>
            <w:left w:val="none" w:sz="0" w:space="0" w:color="auto"/>
            <w:bottom w:val="none" w:sz="0" w:space="0" w:color="auto"/>
            <w:right w:val="none" w:sz="0" w:space="0" w:color="auto"/>
          </w:divBdr>
        </w:div>
        <w:div w:id="611207924">
          <w:marLeft w:val="640"/>
          <w:marRight w:val="0"/>
          <w:marTop w:val="0"/>
          <w:marBottom w:val="0"/>
          <w:divBdr>
            <w:top w:val="none" w:sz="0" w:space="0" w:color="auto"/>
            <w:left w:val="none" w:sz="0" w:space="0" w:color="auto"/>
            <w:bottom w:val="none" w:sz="0" w:space="0" w:color="auto"/>
            <w:right w:val="none" w:sz="0" w:space="0" w:color="auto"/>
          </w:divBdr>
        </w:div>
        <w:div w:id="1769497611">
          <w:marLeft w:val="640"/>
          <w:marRight w:val="0"/>
          <w:marTop w:val="0"/>
          <w:marBottom w:val="0"/>
          <w:divBdr>
            <w:top w:val="none" w:sz="0" w:space="0" w:color="auto"/>
            <w:left w:val="none" w:sz="0" w:space="0" w:color="auto"/>
            <w:bottom w:val="none" w:sz="0" w:space="0" w:color="auto"/>
            <w:right w:val="none" w:sz="0" w:space="0" w:color="auto"/>
          </w:divBdr>
        </w:div>
        <w:div w:id="1879583769">
          <w:marLeft w:val="640"/>
          <w:marRight w:val="0"/>
          <w:marTop w:val="0"/>
          <w:marBottom w:val="0"/>
          <w:divBdr>
            <w:top w:val="none" w:sz="0" w:space="0" w:color="auto"/>
            <w:left w:val="none" w:sz="0" w:space="0" w:color="auto"/>
            <w:bottom w:val="none" w:sz="0" w:space="0" w:color="auto"/>
            <w:right w:val="none" w:sz="0" w:space="0" w:color="auto"/>
          </w:divBdr>
        </w:div>
        <w:div w:id="1631593775">
          <w:marLeft w:val="640"/>
          <w:marRight w:val="0"/>
          <w:marTop w:val="0"/>
          <w:marBottom w:val="0"/>
          <w:divBdr>
            <w:top w:val="none" w:sz="0" w:space="0" w:color="auto"/>
            <w:left w:val="none" w:sz="0" w:space="0" w:color="auto"/>
            <w:bottom w:val="none" w:sz="0" w:space="0" w:color="auto"/>
            <w:right w:val="none" w:sz="0" w:space="0" w:color="auto"/>
          </w:divBdr>
        </w:div>
        <w:div w:id="1059279984">
          <w:marLeft w:val="640"/>
          <w:marRight w:val="0"/>
          <w:marTop w:val="0"/>
          <w:marBottom w:val="0"/>
          <w:divBdr>
            <w:top w:val="none" w:sz="0" w:space="0" w:color="auto"/>
            <w:left w:val="none" w:sz="0" w:space="0" w:color="auto"/>
            <w:bottom w:val="none" w:sz="0" w:space="0" w:color="auto"/>
            <w:right w:val="none" w:sz="0" w:space="0" w:color="auto"/>
          </w:divBdr>
        </w:div>
        <w:div w:id="726684704">
          <w:marLeft w:val="640"/>
          <w:marRight w:val="0"/>
          <w:marTop w:val="0"/>
          <w:marBottom w:val="0"/>
          <w:divBdr>
            <w:top w:val="none" w:sz="0" w:space="0" w:color="auto"/>
            <w:left w:val="none" w:sz="0" w:space="0" w:color="auto"/>
            <w:bottom w:val="none" w:sz="0" w:space="0" w:color="auto"/>
            <w:right w:val="none" w:sz="0" w:space="0" w:color="auto"/>
          </w:divBdr>
        </w:div>
        <w:div w:id="1861509071">
          <w:marLeft w:val="640"/>
          <w:marRight w:val="0"/>
          <w:marTop w:val="0"/>
          <w:marBottom w:val="0"/>
          <w:divBdr>
            <w:top w:val="none" w:sz="0" w:space="0" w:color="auto"/>
            <w:left w:val="none" w:sz="0" w:space="0" w:color="auto"/>
            <w:bottom w:val="none" w:sz="0" w:space="0" w:color="auto"/>
            <w:right w:val="none" w:sz="0" w:space="0" w:color="auto"/>
          </w:divBdr>
        </w:div>
        <w:div w:id="175316121">
          <w:marLeft w:val="640"/>
          <w:marRight w:val="0"/>
          <w:marTop w:val="0"/>
          <w:marBottom w:val="0"/>
          <w:divBdr>
            <w:top w:val="none" w:sz="0" w:space="0" w:color="auto"/>
            <w:left w:val="none" w:sz="0" w:space="0" w:color="auto"/>
            <w:bottom w:val="none" w:sz="0" w:space="0" w:color="auto"/>
            <w:right w:val="none" w:sz="0" w:space="0" w:color="auto"/>
          </w:divBdr>
        </w:div>
        <w:div w:id="1565679671">
          <w:marLeft w:val="640"/>
          <w:marRight w:val="0"/>
          <w:marTop w:val="0"/>
          <w:marBottom w:val="0"/>
          <w:divBdr>
            <w:top w:val="none" w:sz="0" w:space="0" w:color="auto"/>
            <w:left w:val="none" w:sz="0" w:space="0" w:color="auto"/>
            <w:bottom w:val="none" w:sz="0" w:space="0" w:color="auto"/>
            <w:right w:val="none" w:sz="0" w:space="0" w:color="auto"/>
          </w:divBdr>
        </w:div>
        <w:div w:id="645166629">
          <w:marLeft w:val="640"/>
          <w:marRight w:val="0"/>
          <w:marTop w:val="0"/>
          <w:marBottom w:val="0"/>
          <w:divBdr>
            <w:top w:val="none" w:sz="0" w:space="0" w:color="auto"/>
            <w:left w:val="none" w:sz="0" w:space="0" w:color="auto"/>
            <w:bottom w:val="none" w:sz="0" w:space="0" w:color="auto"/>
            <w:right w:val="none" w:sz="0" w:space="0" w:color="auto"/>
          </w:divBdr>
        </w:div>
        <w:div w:id="1408193052">
          <w:marLeft w:val="640"/>
          <w:marRight w:val="0"/>
          <w:marTop w:val="0"/>
          <w:marBottom w:val="0"/>
          <w:divBdr>
            <w:top w:val="none" w:sz="0" w:space="0" w:color="auto"/>
            <w:left w:val="none" w:sz="0" w:space="0" w:color="auto"/>
            <w:bottom w:val="none" w:sz="0" w:space="0" w:color="auto"/>
            <w:right w:val="none" w:sz="0" w:space="0" w:color="auto"/>
          </w:divBdr>
        </w:div>
        <w:div w:id="227808815">
          <w:marLeft w:val="640"/>
          <w:marRight w:val="0"/>
          <w:marTop w:val="0"/>
          <w:marBottom w:val="0"/>
          <w:divBdr>
            <w:top w:val="none" w:sz="0" w:space="0" w:color="auto"/>
            <w:left w:val="none" w:sz="0" w:space="0" w:color="auto"/>
            <w:bottom w:val="none" w:sz="0" w:space="0" w:color="auto"/>
            <w:right w:val="none" w:sz="0" w:space="0" w:color="auto"/>
          </w:divBdr>
        </w:div>
        <w:div w:id="1791632694">
          <w:marLeft w:val="640"/>
          <w:marRight w:val="0"/>
          <w:marTop w:val="0"/>
          <w:marBottom w:val="0"/>
          <w:divBdr>
            <w:top w:val="none" w:sz="0" w:space="0" w:color="auto"/>
            <w:left w:val="none" w:sz="0" w:space="0" w:color="auto"/>
            <w:bottom w:val="none" w:sz="0" w:space="0" w:color="auto"/>
            <w:right w:val="none" w:sz="0" w:space="0" w:color="auto"/>
          </w:divBdr>
        </w:div>
        <w:div w:id="1498156164">
          <w:marLeft w:val="640"/>
          <w:marRight w:val="0"/>
          <w:marTop w:val="0"/>
          <w:marBottom w:val="0"/>
          <w:divBdr>
            <w:top w:val="none" w:sz="0" w:space="0" w:color="auto"/>
            <w:left w:val="none" w:sz="0" w:space="0" w:color="auto"/>
            <w:bottom w:val="none" w:sz="0" w:space="0" w:color="auto"/>
            <w:right w:val="none" w:sz="0" w:space="0" w:color="auto"/>
          </w:divBdr>
        </w:div>
        <w:div w:id="1215048381">
          <w:marLeft w:val="640"/>
          <w:marRight w:val="0"/>
          <w:marTop w:val="0"/>
          <w:marBottom w:val="0"/>
          <w:divBdr>
            <w:top w:val="none" w:sz="0" w:space="0" w:color="auto"/>
            <w:left w:val="none" w:sz="0" w:space="0" w:color="auto"/>
            <w:bottom w:val="none" w:sz="0" w:space="0" w:color="auto"/>
            <w:right w:val="none" w:sz="0" w:space="0" w:color="auto"/>
          </w:divBdr>
        </w:div>
      </w:divsChild>
    </w:div>
    <w:div w:id="1244729159">
      <w:bodyDiv w:val="1"/>
      <w:marLeft w:val="0"/>
      <w:marRight w:val="0"/>
      <w:marTop w:val="0"/>
      <w:marBottom w:val="0"/>
      <w:divBdr>
        <w:top w:val="none" w:sz="0" w:space="0" w:color="auto"/>
        <w:left w:val="none" w:sz="0" w:space="0" w:color="auto"/>
        <w:bottom w:val="none" w:sz="0" w:space="0" w:color="auto"/>
        <w:right w:val="none" w:sz="0" w:space="0" w:color="auto"/>
      </w:divBdr>
      <w:divsChild>
        <w:div w:id="1983659941">
          <w:marLeft w:val="640"/>
          <w:marRight w:val="0"/>
          <w:marTop w:val="0"/>
          <w:marBottom w:val="0"/>
          <w:divBdr>
            <w:top w:val="none" w:sz="0" w:space="0" w:color="auto"/>
            <w:left w:val="none" w:sz="0" w:space="0" w:color="auto"/>
            <w:bottom w:val="none" w:sz="0" w:space="0" w:color="auto"/>
            <w:right w:val="none" w:sz="0" w:space="0" w:color="auto"/>
          </w:divBdr>
        </w:div>
        <w:div w:id="719744544">
          <w:marLeft w:val="640"/>
          <w:marRight w:val="0"/>
          <w:marTop w:val="0"/>
          <w:marBottom w:val="0"/>
          <w:divBdr>
            <w:top w:val="none" w:sz="0" w:space="0" w:color="auto"/>
            <w:left w:val="none" w:sz="0" w:space="0" w:color="auto"/>
            <w:bottom w:val="none" w:sz="0" w:space="0" w:color="auto"/>
            <w:right w:val="none" w:sz="0" w:space="0" w:color="auto"/>
          </w:divBdr>
        </w:div>
        <w:div w:id="420295036">
          <w:marLeft w:val="640"/>
          <w:marRight w:val="0"/>
          <w:marTop w:val="0"/>
          <w:marBottom w:val="0"/>
          <w:divBdr>
            <w:top w:val="none" w:sz="0" w:space="0" w:color="auto"/>
            <w:left w:val="none" w:sz="0" w:space="0" w:color="auto"/>
            <w:bottom w:val="none" w:sz="0" w:space="0" w:color="auto"/>
            <w:right w:val="none" w:sz="0" w:space="0" w:color="auto"/>
          </w:divBdr>
        </w:div>
        <w:div w:id="1058824585">
          <w:marLeft w:val="640"/>
          <w:marRight w:val="0"/>
          <w:marTop w:val="0"/>
          <w:marBottom w:val="0"/>
          <w:divBdr>
            <w:top w:val="none" w:sz="0" w:space="0" w:color="auto"/>
            <w:left w:val="none" w:sz="0" w:space="0" w:color="auto"/>
            <w:bottom w:val="none" w:sz="0" w:space="0" w:color="auto"/>
            <w:right w:val="none" w:sz="0" w:space="0" w:color="auto"/>
          </w:divBdr>
        </w:div>
        <w:div w:id="634336169">
          <w:marLeft w:val="640"/>
          <w:marRight w:val="0"/>
          <w:marTop w:val="0"/>
          <w:marBottom w:val="0"/>
          <w:divBdr>
            <w:top w:val="none" w:sz="0" w:space="0" w:color="auto"/>
            <w:left w:val="none" w:sz="0" w:space="0" w:color="auto"/>
            <w:bottom w:val="none" w:sz="0" w:space="0" w:color="auto"/>
            <w:right w:val="none" w:sz="0" w:space="0" w:color="auto"/>
          </w:divBdr>
        </w:div>
        <w:div w:id="1651671032">
          <w:marLeft w:val="640"/>
          <w:marRight w:val="0"/>
          <w:marTop w:val="0"/>
          <w:marBottom w:val="0"/>
          <w:divBdr>
            <w:top w:val="none" w:sz="0" w:space="0" w:color="auto"/>
            <w:left w:val="none" w:sz="0" w:space="0" w:color="auto"/>
            <w:bottom w:val="none" w:sz="0" w:space="0" w:color="auto"/>
            <w:right w:val="none" w:sz="0" w:space="0" w:color="auto"/>
          </w:divBdr>
        </w:div>
        <w:div w:id="1788740963">
          <w:marLeft w:val="640"/>
          <w:marRight w:val="0"/>
          <w:marTop w:val="0"/>
          <w:marBottom w:val="0"/>
          <w:divBdr>
            <w:top w:val="none" w:sz="0" w:space="0" w:color="auto"/>
            <w:left w:val="none" w:sz="0" w:space="0" w:color="auto"/>
            <w:bottom w:val="none" w:sz="0" w:space="0" w:color="auto"/>
            <w:right w:val="none" w:sz="0" w:space="0" w:color="auto"/>
          </w:divBdr>
        </w:div>
        <w:div w:id="756899161">
          <w:marLeft w:val="640"/>
          <w:marRight w:val="0"/>
          <w:marTop w:val="0"/>
          <w:marBottom w:val="0"/>
          <w:divBdr>
            <w:top w:val="none" w:sz="0" w:space="0" w:color="auto"/>
            <w:left w:val="none" w:sz="0" w:space="0" w:color="auto"/>
            <w:bottom w:val="none" w:sz="0" w:space="0" w:color="auto"/>
            <w:right w:val="none" w:sz="0" w:space="0" w:color="auto"/>
          </w:divBdr>
        </w:div>
        <w:div w:id="1482188665">
          <w:marLeft w:val="640"/>
          <w:marRight w:val="0"/>
          <w:marTop w:val="0"/>
          <w:marBottom w:val="0"/>
          <w:divBdr>
            <w:top w:val="none" w:sz="0" w:space="0" w:color="auto"/>
            <w:left w:val="none" w:sz="0" w:space="0" w:color="auto"/>
            <w:bottom w:val="none" w:sz="0" w:space="0" w:color="auto"/>
            <w:right w:val="none" w:sz="0" w:space="0" w:color="auto"/>
          </w:divBdr>
        </w:div>
        <w:div w:id="192546531">
          <w:marLeft w:val="640"/>
          <w:marRight w:val="0"/>
          <w:marTop w:val="0"/>
          <w:marBottom w:val="0"/>
          <w:divBdr>
            <w:top w:val="none" w:sz="0" w:space="0" w:color="auto"/>
            <w:left w:val="none" w:sz="0" w:space="0" w:color="auto"/>
            <w:bottom w:val="none" w:sz="0" w:space="0" w:color="auto"/>
            <w:right w:val="none" w:sz="0" w:space="0" w:color="auto"/>
          </w:divBdr>
        </w:div>
        <w:div w:id="878125277">
          <w:marLeft w:val="640"/>
          <w:marRight w:val="0"/>
          <w:marTop w:val="0"/>
          <w:marBottom w:val="0"/>
          <w:divBdr>
            <w:top w:val="none" w:sz="0" w:space="0" w:color="auto"/>
            <w:left w:val="none" w:sz="0" w:space="0" w:color="auto"/>
            <w:bottom w:val="none" w:sz="0" w:space="0" w:color="auto"/>
            <w:right w:val="none" w:sz="0" w:space="0" w:color="auto"/>
          </w:divBdr>
        </w:div>
        <w:div w:id="846822661">
          <w:marLeft w:val="640"/>
          <w:marRight w:val="0"/>
          <w:marTop w:val="0"/>
          <w:marBottom w:val="0"/>
          <w:divBdr>
            <w:top w:val="none" w:sz="0" w:space="0" w:color="auto"/>
            <w:left w:val="none" w:sz="0" w:space="0" w:color="auto"/>
            <w:bottom w:val="none" w:sz="0" w:space="0" w:color="auto"/>
            <w:right w:val="none" w:sz="0" w:space="0" w:color="auto"/>
          </w:divBdr>
        </w:div>
        <w:div w:id="1280604828">
          <w:marLeft w:val="640"/>
          <w:marRight w:val="0"/>
          <w:marTop w:val="0"/>
          <w:marBottom w:val="0"/>
          <w:divBdr>
            <w:top w:val="none" w:sz="0" w:space="0" w:color="auto"/>
            <w:left w:val="none" w:sz="0" w:space="0" w:color="auto"/>
            <w:bottom w:val="none" w:sz="0" w:space="0" w:color="auto"/>
            <w:right w:val="none" w:sz="0" w:space="0" w:color="auto"/>
          </w:divBdr>
        </w:div>
        <w:div w:id="1039433049">
          <w:marLeft w:val="640"/>
          <w:marRight w:val="0"/>
          <w:marTop w:val="0"/>
          <w:marBottom w:val="0"/>
          <w:divBdr>
            <w:top w:val="none" w:sz="0" w:space="0" w:color="auto"/>
            <w:left w:val="none" w:sz="0" w:space="0" w:color="auto"/>
            <w:bottom w:val="none" w:sz="0" w:space="0" w:color="auto"/>
            <w:right w:val="none" w:sz="0" w:space="0" w:color="auto"/>
          </w:divBdr>
        </w:div>
        <w:div w:id="1389304902">
          <w:marLeft w:val="640"/>
          <w:marRight w:val="0"/>
          <w:marTop w:val="0"/>
          <w:marBottom w:val="0"/>
          <w:divBdr>
            <w:top w:val="none" w:sz="0" w:space="0" w:color="auto"/>
            <w:left w:val="none" w:sz="0" w:space="0" w:color="auto"/>
            <w:bottom w:val="none" w:sz="0" w:space="0" w:color="auto"/>
            <w:right w:val="none" w:sz="0" w:space="0" w:color="auto"/>
          </w:divBdr>
        </w:div>
        <w:div w:id="440105934">
          <w:marLeft w:val="640"/>
          <w:marRight w:val="0"/>
          <w:marTop w:val="0"/>
          <w:marBottom w:val="0"/>
          <w:divBdr>
            <w:top w:val="none" w:sz="0" w:space="0" w:color="auto"/>
            <w:left w:val="none" w:sz="0" w:space="0" w:color="auto"/>
            <w:bottom w:val="none" w:sz="0" w:space="0" w:color="auto"/>
            <w:right w:val="none" w:sz="0" w:space="0" w:color="auto"/>
          </w:divBdr>
        </w:div>
        <w:div w:id="1242450691">
          <w:marLeft w:val="640"/>
          <w:marRight w:val="0"/>
          <w:marTop w:val="0"/>
          <w:marBottom w:val="0"/>
          <w:divBdr>
            <w:top w:val="none" w:sz="0" w:space="0" w:color="auto"/>
            <w:left w:val="none" w:sz="0" w:space="0" w:color="auto"/>
            <w:bottom w:val="none" w:sz="0" w:space="0" w:color="auto"/>
            <w:right w:val="none" w:sz="0" w:space="0" w:color="auto"/>
          </w:divBdr>
        </w:div>
        <w:div w:id="592011431">
          <w:marLeft w:val="640"/>
          <w:marRight w:val="0"/>
          <w:marTop w:val="0"/>
          <w:marBottom w:val="0"/>
          <w:divBdr>
            <w:top w:val="none" w:sz="0" w:space="0" w:color="auto"/>
            <w:left w:val="none" w:sz="0" w:space="0" w:color="auto"/>
            <w:bottom w:val="none" w:sz="0" w:space="0" w:color="auto"/>
            <w:right w:val="none" w:sz="0" w:space="0" w:color="auto"/>
          </w:divBdr>
        </w:div>
        <w:div w:id="1600871809">
          <w:marLeft w:val="640"/>
          <w:marRight w:val="0"/>
          <w:marTop w:val="0"/>
          <w:marBottom w:val="0"/>
          <w:divBdr>
            <w:top w:val="none" w:sz="0" w:space="0" w:color="auto"/>
            <w:left w:val="none" w:sz="0" w:space="0" w:color="auto"/>
            <w:bottom w:val="none" w:sz="0" w:space="0" w:color="auto"/>
            <w:right w:val="none" w:sz="0" w:space="0" w:color="auto"/>
          </w:divBdr>
        </w:div>
        <w:div w:id="1557742501">
          <w:marLeft w:val="640"/>
          <w:marRight w:val="0"/>
          <w:marTop w:val="0"/>
          <w:marBottom w:val="0"/>
          <w:divBdr>
            <w:top w:val="none" w:sz="0" w:space="0" w:color="auto"/>
            <w:left w:val="none" w:sz="0" w:space="0" w:color="auto"/>
            <w:bottom w:val="none" w:sz="0" w:space="0" w:color="auto"/>
            <w:right w:val="none" w:sz="0" w:space="0" w:color="auto"/>
          </w:divBdr>
        </w:div>
        <w:div w:id="1483739583">
          <w:marLeft w:val="640"/>
          <w:marRight w:val="0"/>
          <w:marTop w:val="0"/>
          <w:marBottom w:val="0"/>
          <w:divBdr>
            <w:top w:val="none" w:sz="0" w:space="0" w:color="auto"/>
            <w:left w:val="none" w:sz="0" w:space="0" w:color="auto"/>
            <w:bottom w:val="none" w:sz="0" w:space="0" w:color="auto"/>
            <w:right w:val="none" w:sz="0" w:space="0" w:color="auto"/>
          </w:divBdr>
        </w:div>
        <w:div w:id="1049915711">
          <w:marLeft w:val="640"/>
          <w:marRight w:val="0"/>
          <w:marTop w:val="0"/>
          <w:marBottom w:val="0"/>
          <w:divBdr>
            <w:top w:val="none" w:sz="0" w:space="0" w:color="auto"/>
            <w:left w:val="none" w:sz="0" w:space="0" w:color="auto"/>
            <w:bottom w:val="none" w:sz="0" w:space="0" w:color="auto"/>
            <w:right w:val="none" w:sz="0" w:space="0" w:color="auto"/>
          </w:divBdr>
        </w:div>
        <w:div w:id="1991403095">
          <w:marLeft w:val="640"/>
          <w:marRight w:val="0"/>
          <w:marTop w:val="0"/>
          <w:marBottom w:val="0"/>
          <w:divBdr>
            <w:top w:val="none" w:sz="0" w:space="0" w:color="auto"/>
            <w:left w:val="none" w:sz="0" w:space="0" w:color="auto"/>
            <w:bottom w:val="none" w:sz="0" w:space="0" w:color="auto"/>
            <w:right w:val="none" w:sz="0" w:space="0" w:color="auto"/>
          </w:divBdr>
        </w:div>
        <w:div w:id="582371730">
          <w:marLeft w:val="640"/>
          <w:marRight w:val="0"/>
          <w:marTop w:val="0"/>
          <w:marBottom w:val="0"/>
          <w:divBdr>
            <w:top w:val="none" w:sz="0" w:space="0" w:color="auto"/>
            <w:left w:val="none" w:sz="0" w:space="0" w:color="auto"/>
            <w:bottom w:val="none" w:sz="0" w:space="0" w:color="auto"/>
            <w:right w:val="none" w:sz="0" w:space="0" w:color="auto"/>
          </w:divBdr>
        </w:div>
        <w:div w:id="2030372483">
          <w:marLeft w:val="640"/>
          <w:marRight w:val="0"/>
          <w:marTop w:val="0"/>
          <w:marBottom w:val="0"/>
          <w:divBdr>
            <w:top w:val="none" w:sz="0" w:space="0" w:color="auto"/>
            <w:left w:val="none" w:sz="0" w:space="0" w:color="auto"/>
            <w:bottom w:val="none" w:sz="0" w:space="0" w:color="auto"/>
            <w:right w:val="none" w:sz="0" w:space="0" w:color="auto"/>
          </w:divBdr>
        </w:div>
        <w:div w:id="172770416">
          <w:marLeft w:val="640"/>
          <w:marRight w:val="0"/>
          <w:marTop w:val="0"/>
          <w:marBottom w:val="0"/>
          <w:divBdr>
            <w:top w:val="none" w:sz="0" w:space="0" w:color="auto"/>
            <w:left w:val="none" w:sz="0" w:space="0" w:color="auto"/>
            <w:bottom w:val="none" w:sz="0" w:space="0" w:color="auto"/>
            <w:right w:val="none" w:sz="0" w:space="0" w:color="auto"/>
          </w:divBdr>
        </w:div>
        <w:div w:id="613907199">
          <w:marLeft w:val="640"/>
          <w:marRight w:val="0"/>
          <w:marTop w:val="0"/>
          <w:marBottom w:val="0"/>
          <w:divBdr>
            <w:top w:val="none" w:sz="0" w:space="0" w:color="auto"/>
            <w:left w:val="none" w:sz="0" w:space="0" w:color="auto"/>
            <w:bottom w:val="none" w:sz="0" w:space="0" w:color="auto"/>
            <w:right w:val="none" w:sz="0" w:space="0" w:color="auto"/>
          </w:divBdr>
        </w:div>
        <w:div w:id="126121322">
          <w:marLeft w:val="640"/>
          <w:marRight w:val="0"/>
          <w:marTop w:val="0"/>
          <w:marBottom w:val="0"/>
          <w:divBdr>
            <w:top w:val="none" w:sz="0" w:space="0" w:color="auto"/>
            <w:left w:val="none" w:sz="0" w:space="0" w:color="auto"/>
            <w:bottom w:val="none" w:sz="0" w:space="0" w:color="auto"/>
            <w:right w:val="none" w:sz="0" w:space="0" w:color="auto"/>
          </w:divBdr>
        </w:div>
        <w:div w:id="1793209733">
          <w:marLeft w:val="640"/>
          <w:marRight w:val="0"/>
          <w:marTop w:val="0"/>
          <w:marBottom w:val="0"/>
          <w:divBdr>
            <w:top w:val="none" w:sz="0" w:space="0" w:color="auto"/>
            <w:left w:val="none" w:sz="0" w:space="0" w:color="auto"/>
            <w:bottom w:val="none" w:sz="0" w:space="0" w:color="auto"/>
            <w:right w:val="none" w:sz="0" w:space="0" w:color="auto"/>
          </w:divBdr>
        </w:div>
        <w:div w:id="231736267">
          <w:marLeft w:val="640"/>
          <w:marRight w:val="0"/>
          <w:marTop w:val="0"/>
          <w:marBottom w:val="0"/>
          <w:divBdr>
            <w:top w:val="none" w:sz="0" w:space="0" w:color="auto"/>
            <w:left w:val="none" w:sz="0" w:space="0" w:color="auto"/>
            <w:bottom w:val="none" w:sz="0" w:space="0" w:color="auto"/>
            <w:right w:val="none" w:sz="0" w:space="0" w:color="auto"/>
          </w:divBdr>
        </w:div>
        <w:div w:id="538056521">
          <w:marLeft w:val="640"/>
          <w:marRight w:val="0"/>
          <w:marTop w:val="0"/>
          <w:marBottom w:val="0"/>
          <w:divBdr>
            <w:top w:val="none" w:sz="0" w:space="0" w:color="auto"/>
            <w:left w:val="none" w:sz="0" w:space="0" w:color="auto"/>
            <w:bottom w:val="none" w:sz="0" w:space="0" w:color="auto"/>
            <w:right w:val="none" w:sz="0" w:space="0" w:color="auto"/>
          </w:divBdr>
        </w:div>
        <w:div w:id="1516193252">
          <w:marLeft w:val="640"/>
          <w:marRight w:val="0"/>
          <w:marTop w:val="0"/>
          <w:marBottom w:val="0"/>
          <w:divBdr>
            <w:top w:val="none" w:sz="0" w:space="0" w:color="auto"/>
            <w:left w:val="none" w:sz="0" w:space="0" w:color="auto"/>
            <w:bottom w:val="none" w:sz="0" w:space="0" w:color="auto"/>
            <w:right w:val="none" w:sz="0" w:space="0" w:color="auto"/>
          </w:divBdr>
        </w:div>
        <w:div w:id="1272738609">
          <w:marLeft w:val="640"/>
          <w:marRight w:val="0"/>
          <w:marTop w:val="0"/>
          <w:marBottom w:val="0"/>
          <w:divBdr>
            <w:top w:val="none" w:sz="0" w:space="0" w:color="auto"/>
            <w:left w:val="none" w:sz="0" w:space="0" w:color="auto"/>
            <w:bottom w:val="none" w:sz="0" w:space="0" w:color="auto"/>
            <w:right w:val="none" w:sz="0" w:space="0" w:color="auto"/>
          </w:divBdr>
        </w:div>
        <w:div w:id="1065569285">
          <w:marLeft w:val="640"/>
          <w:marRight w:val="0"/>
          <w:marTop w:val="0"/>
          <w:marBottom w:val="0"/>
          <w:divBdr>
            <w:top w:val="none" w:sz="0" w:space="0" w:color="auto"/>
            <w:left w:val="none" w:sz="0" w:space="0" w:color="auto"/>
            <w:bottom w:val="none" w:sz="0" w:space="0" w:color="auto"/>
            <w:right w:val="none" w:sz="0" w:space="0" w:color="auto"/>
          </w:divBdr>
        </w:div>
        <w:div w:id="1113477075">
          <w:marLeft w:val="640"/>
          <w:marRight w:val="0"/>
          <w:marTop w:val="0"/>
          <w:marBottom w:val="0"/>
          <w:divBdr>
            <w:top w:val="none" w:sz="0" w:space="0" w:color="auto"/>
            <w:left w:val="none" w:sz="0" w:space="0" w:color="auto"/>
            <w:bottom w:val="none" w:sz="0" w:space="0" w:color="auto"/>
            <w:right w:val="none" w:sz="0" w:space="0" w:color="auto"/>
          </w:divBdr>
        </w:div>
        <w:div w:id="878399759">
          <w:marLeft w:val="640"/>
          <w:marRight w:val="0"/>
          <w:marTop w:val="0"/>
          <w:marBottom w:val="0"/>
          <w:divBdr>
            <w:top w:val="none" w:sz="0" w:space="0" w:color="auto"/>
            <w:left w:val="none" w:sz="0" w:space="0" w:color="auto"/>
            <w:bottom w:val="none" w:sz="0" w:space="0" w:color="auto"/>
            <w:right w:val="none" w:sz="0" w:space="0" w:color="auto"/>
          </w:divBdr>
        </w:div>
        <w:div w:id="285432083">
          <w:marLeft w:val="640"/>
          <w:marRight w:val="0"/>
          <w:marTop w:val="0"/>
          <w:marBottom w:val="0"/>
          <w:divBdr>
            <w:top w:val="none" w:sz="0" w:space="0" w:color="auto"/>
            <w:left w:val="none" w:sz="0" w:space="0" w:color="auto"/>
            <w:bottom w:val="none" w:sz="0" w:space="0" w:color="auto"/>
            <w:right w:val="none" w:sz="0" w:space="0" w:color="auto"/>
          </w:divBdr>
        </w:div>
        <w:div w:id="1801410380">
          <w:marLeft w:val="640"/>
          <w:marRight w:val="0"/>
          <w:marTop w:val="0"/>
          <w:marBottom w:val="0"/>
          <w:divBdr>
            <w:top w:val="none" w:sz="0" w:space="0" w:color="auto"/>
            <w:left w:val="none" w:sz="0" w:space="0" w:color="auto"/>
            <w:bottom w:val="none" w:sz="0" w:space="0" w:color="auto"/>
            <w:right w:val="none" w:sz="0" w:space="0" w:color="auto"/>
          </w:divBdr>
        </w:div>
        <w:div w:id="9836559">
          <w:marLeft w:val="640"/>
          <w:marRight w:val="0"/>
          <w:marTop w:val="0"/>
          <w:marBottom w:val="0"/>
          <w:divBdr>
            <w:top w:val="none" w:sz="0" w:space="0" w:color="auto"/>
            <w:left w:val="none" w:sz="0" w:space="0" w:color="auto"/>
            <w:bottom w:val="none" w:sz="0" w:space="0" w:color="auto"/>
            <w:right w:val="none" w:sz="0" w:space="0" w:color="auto"/>
          </w:divBdr>
        </w:div>
        <w:div w:id="322784856">
          <w:marLeft w:val="640"/>
          <w:marRight w:val="0"/>
          <w:marTop w:val="0"/>
          <w:marBottom w:val="0"/>
          <w:divBdr>
            <w:top w:val="none" w:sz="0" w:space="0" w:color="auto"/>
            <w:left w:val="none" w:sz="0" w:space="0" w:color="auto"/>
            <w:bottom w:val="none" w:sz="0" w:space="0" w:color="auto"/>
            <w:right w:val="none" w:sz="0" w:space="0" w:color="auto"/>
          </w:divBdr>
        </w:div>
        <w:div w:id="106973653">
          <w:marLeft w:val="640"/>
          <w:marRight w:val="0"/>
          <w:marTop w:val="0"/>
          <w:marBottom w:val="0"/>
          <w:divBdr>
            <w:top w:val="none" w:sz="0" w:space="0" w:color="auto"/>
            <w:left w:val="none" w:sz="0" w:space="0" w:color="auto"/>
            <w:bottom w:val="none" w:sz="0" w:space="0" w:color="auto"/>
            <w:right w:val="none" w:sz="0" w:space="0" w:color="auto"/>
          </w:divBdr>
        </w:div>
        <w:div w:id="823158687">
          <w:marLeft w:val="640"/>
          <w:marRight w:val="0"/>
          <w:marTop w:val="0"/>
          <w:marBottom w:val="0"/>
          <w:divBdr>
            <w:top w:val="none" w:sz="0" w:space="0" w:color="auto"/>
            <w:left w:val="none" w:sz="0" w:space="0" w:color="auto"/>
            <w:bottom w:val="none" w:sz="0" w:space="0" w:color="auto"/>
            <w:right w:val="none" w:sz="0" w:space="0" w:color="auto"/>
          </w:divBdr>
        </w:div>
        <w:div w:id="1913351400">
          <w:marLeft w:val="640"/>
          <w:marRight w:val="0"/>
          <w:marTop w:val="0"/>
          <w:marBottom w:val="0"/>
          <w:divBdr>
            <w:top w:val="none" w:sz="0" w:space="0" w:color="auto"/>
            <w:left w:val="none" w:sz="0" w:space="0" w:color="auto"/>
            <w:bottom w:val="none" w:sz="0" w:space="0" w:color="auto"/>
            <w:right w:val="none" w:sz="0" w:space="0" w:color="auto"/>
          </w:divBdr>
        </w:div>
      </w:divsChild>
    </w:div>
    <w:div w:id="1258440280">
      <w:bodyDiv w:val="1"/>
      <w:marLeft w:val="0"/>
      <w:marRight w:val="0"/>
      <w:marTop w:val="0"/>
      <w:marBottom w:val="0"/>
      <w:divBdr>
        <w:top w:val="none" w:sz="0" w:space="0" w:color="auto"/>
        <w:left w:val="none" w:sz="0" w:space="0" w:color="auto"/>
        <w:bottom w:val="none" w:sz="0" w:space="0" w:color="auto"/>
        <w:right w:val="none" w:sz="0" w:space="0" w:color="auto"/>
      </w:divBdr>
      <w:divsChild>
        <w:div w:id="505949749">
          <w:marLeft w:val="640"/>
          <w:marRight w:val="0"/>
          <w:marTop w:val="0"/>
          <w:marBottom w:val="0"/>
          <w:divBdr>
            <w:top w:val="none" w:sz="0" w:space="0" w:color="auto"/>
            <w:left w:val="none" w:sz="0" w:space="0" w:color="auto"/>
            <w:bottom w:val="none" w:sz="0" w:space="0" w:color="auto"/>
            <w:right w:val="none" w:sz="0" w:space="0" w:color="auto"/>
          </w:divBdr>
        </w:div>
        <w:div w:id="256601860">
          <w:marLeft w:val="640"/>
          <w:marRight w:val="0"/>
          <w:marTop w:val="0"/>
          <w:marBottom w:val="0"/>
          <w:divBdr>
            <w:top w:val="none" w:sz="0" w:space="0" w:color="auto"/>
            <w:left w:val="none" w:sz="0" w:space="0" w:color="auto"/>
            <w:bottom w:val="none" w:sz="0" w:space="0" w:color="auto"/>
            <w:right w:val="none" w:sz="0" w:space="0" w:color="auto"/>
          </w:divBdr>
        </w:div>
        <w:div w:id="1112046945">
          <w:marLeft w:val="640"/>
          <w:marRight w:val="0"/>
          <w:marTop w:val="0"/>
          <w:marBottom w:val="0"/>
          <w:divBdr>
            <w:top w:val="none" w:sz="0" w:space="0" w:color="auto"/>
            <w:left w:val="none" w:sz="0" w:space="0" w:color="auto"/>
            <w:bottom w:val="none" w:sz="0" w:space="0" w:color="auto"/>
            <w:right w:val="none" w:sz="0" w:space="0" w:color="auto"/>
          </w:divBdr>
        </w:div>
        <w:div w:id="1550724066">
          <w:marLeft w:val="640"/>
          <w:marRight w:val="0"/>
          <w:marTop w:val="0"/>
          <w:marBottom w:val="0"/>
          <w:divBdr>
            <w:top w:val="none" w:sz="0" w:space="0" w:color="auto"/>
            <w:left w:val="none" w:sz="0" w:space="0" w:color="auto"/>
            <w:bottom w:val="none" w:sz="0" w:space="0" w:color="auto"/>
            <w:right w:val="none" w:sz="0" w:space="0" w:color="auto"/>
          </w:divBdr>
        </w:div>
        <w:div w:id="908880015">
          <w:marLeft w:val="640"/>
          <w:marRight w:val="0"/>
          <w:marTop w:val="0"/>
          <w:marBottom w:val="0"/>
          <w:divBdr>
            <w:top w:val="none" w:sz="0" w:space="0" w:color="auto"/>
            <w:left w:val="none" w:sz="0" w:space="0" w:color="auto"/>
            <w:bottom w:val="none" w:sz="0" w:space="0" w:color="auto"/>
            <w:right w:val="none" w:sz="0" w:space="0" w:color="auto"/>
          </w:divBdr>
        </w:div>
        <w:div w:id="1371412980">
          <w:marLeft w:val="640"/>
          <w:marRight w:val="0"/>
          <w:marTop w:val="0"/>
          <w:marBottom w:val="0"/>
          <w:divBdr>
            <w:top w:val="none" w:sz="0" w:space="0" w:color="auto"/>
            <w:left w:val="none" w:sz="0" w:space="0" w:color="auto"/>
            <w:bottom w:val="none" w:sz="0" w:space="0" w:color="auto"/>
            <w:right w:val="none" w:sz="0" w:space="0" w:color="auto"/>
          </w:divBdr>
        </w:div>
        <w:div w:id="1382556922">
          <w:marLeft w:val="640"/>
          <w:marRight w:val="0"/>
          <w:marTop w:val="0"/>
          <w:marBottom w:val="0"/>
          <w:divBdr>
            <w:top w:val="none" w:sz="0" w:space="0" w:color="auto"/>
            <w:left w:val="none" w:sz="0" w:space="0" w:color="auto"/>
            <w:bottom w:val="none" w:sz="0" w:space="0" w:color="auto"/>
            <w:right w:val="none" w:sz="0" w:space="0" w:color="auto"/>
          </w:divBdr>
        </w:div>
        <w:div w:id="252856480">
          <w:marLeft w:val="640"/>
          <w:marRight w:val="0"/>
          <w:marTop w:val="0"/>
          <w:marBottom w:val="0"/>
          <w:divBdr>
            <w:top w:val="none" w:sz="0" w:space="0" w:color="auto"/>
            <w:left w:val="none" w:sz="0" w:space="0" w:color="auto"/>
            <w:bottom w:val="none" w:sz="0" w:space="0" w:color="auto"/>
            <w:right w:val="none" w:sz="0" w:space="0" w:color="auto"/>
          </w:divBdr>
        </w:div>
        <w:div w:id="1999844257">
          <w:marLeft w:val="640"/>
          <w:marRight w:val="0"/>
          <w:marTop w:val="0"/>
          <w:marBottom w:val="0"/>
          <w:divBdr>
            <w:top w:val="none" w:sz="0" w:space="0" w:color="auto"/>
            <w:left w:val="none" w:sz="0" w:space="0" w:color="auto"/>
            <w:bottom w:val="none" w:sz="0" w:space="0" w:color="auto"/>
            <w:right w:val="none" w:sz="0" w:space="0" w:color="auto"/>
          </w:divBdr>
        </w:div>
        <w:div w:id="1812015576">
          <w:marLeft w:val="640"/>
          <w:marRight w:val="0"/>
          <w:marTop w:val="0"/>
          <w:marBottom w:val="0"/>
          <w:divBdr>
            <w:top w:val="none" w:sz="0" w:space="0" w:color="auto"/>
            <w:left w:val="none" w:sz="0" w:space="0" w:color="auto"/>
            <w:bottom w:val="none" w:sz="0" w:space="0" w:color="auto"/>
            <w:right w:val="none" w:sz="0" w:space="0" w:color="auto"/>
          </w:divBdr>
        </w:div>
        <w:div w:id="1572814920">
          <w:marLeft w:val="640"/>
          <w:marRight w:val="0"/>
          <w:marTop w:val="0"/>
          <w:marBottom w:val="0"/>
          <w:divBdr>
            <w:top w:val="none" w:sz="0" w:space="0" w:color="auto"/>
            <w:left w:val="none" w:sz="0" w:space="0" w:color="auto"/>
            <w:bottom w:val="none" w:sz="0" w:space="0" w:color="auto"/>
            <w:right w:val="none" w:sz="0" w:space="0" w:color="auto"/>
          </w:divBdr>
        </w:div>
        <w:div w:id="2058701693">
          <w:marLeft w:val="640"/>
          <w:marRight w:val="0"/>
          <w:marTop w:val="0"/>
          <w:marBottom w:val="0"/>
          <w:divBdr>
            <w:top w:val="none" w:sz="0" w:space="0" w:color="auto"/>
            <w:left w:val="none" w:sz="0" w:space="0" w:color="auto"/>
            <w:bottom w:val="none" w:sz="0" w:space="0" w:color="auto"/>
            <w:right w:val="none" w:sz="0" w:space="0" w:color="auto"/>
          </w:divBdr>
        </w:div>
        <w:div w:id="1607234066">
          <w:marLeft w:val="640"/>
          <w:marRight w:val="0"/>
          <w:marTop w:val="0"/>
          <w:marBottom w:val="0"/>
          <w:divBdr>
            <w:top w:val="none" w:sz="0" w:space="0" w:color="auto"/>
            <w:left w:val="none" w:sz="0" w:space="0" w:color="auto"/>
            <w:bottom w:val="none" w:sz="0" w:space="0" w:color="auto"/>
            <w:right w:val="none" w:sz="0" w:space="0" w:color="auto"/>
          </w:divBdr>
        </w:div>
        <w:div w:id="2126997949">
          <w:marLeft w:val="640"/>
          <w:marRight w:val="0"/>
          <w:marTop w:val="0"/>
          <w:marBottom w:val="0"/>
          <w:divBdr>
            <w:top w:val="none" w:sz="0" w:space="0" w:color="auto"/>
            <w:left w:val="none" w:sz="0" w:space="0" w:color="auto"/>
            <w:bottom w:val="none" w:sz="0" w:space="0" w:color="auto"/>
            <w:right w:val="none" w:sz="0" w:space="0" w:color="auto"/>
          </w:divBdr>
        </w:div>
        <w:div w:id="1379087218">
          <w:marLeft w:val="640"/>
          <w:marRight w:val="0"/>
          <w:marTop w:val="0"/>
          <w:marBottom w:val="0"/>
          <w:divBdr>
            <w:top w:val="none" w:sz="0" w:space="0" w:color="auto"/>
            <w:left w:val="none" w:sz="0" w:space="0" w:color="auto"/>
            <w:bottom w:val="none" w:sz="0" w:space="0" w:color="auto"/>
            <w:right w:val="none" w:sz="0" w:space="0" w:color="auto"/>
          </w:divBdr>
        </w:div>
        <w:div w:id="396703801">
          <w:marLeft w:val="640"/>
          <w:marRight w:val="0"/>
          <w:marTop w:val="0"/>
          <w:marBottom w:val="0"/>
          <w:divBdr>
            <w:top w:val="none" w:sz="0" w:space="0" w:color="auto"/>
            <w:left w:val="none" w:sz="0" w:space="0" w:color="auto"/>
            <w:bottom w:val="none" w:sz="0" w:space="0" w:color="auto"/>
            <w:right w:val="none" w:sz="0" w:space="0" w:color="auto"/>
          </w:divBdr>
        </w:div>
        <w:div w:id="832989588">
          <w:marLeft w:val="640"/>
          <w:marRight w:val="0"/>
          <w:marTop w:val="0"/>
          <w:marBottom w:val="0"/>
          <w:divBdr>
            <w:top w:val="none" w:sz="0" w:space="0" w:color="auto"/>
            <w:left w:val="none" w:sz="0" w:space="0" w:color="auto"/>
            <w:bottom w:val="none" w:sz="0" w:space="0" w:color="auto"/>
            <w:right w:val="none" w:sz="0" w:space="0" w:color="auto"/>
          </w:divBdr>
        </w:div>
        <w:div w:id="1195074508">
          <w:marLeft w:val="640"/>
          <w:marRight w:val="0"/>
          <w:marTop w:val="0"/>
          <w:marBottom w:val="0"/>
          <w:divBdr>
            <w:top w:val="none" w:sz="0" w:space="0" w:color="auto"/>
            <w:left w:val="none" w:sz="0" w:space="0" w:color="auto"/>
            <w:bottom w:val="none" w:sz="0" w:space="0" w:color="auto"/>
            <w:right w:val="none" w:sz="0" w:space="0" w:color="auto"/>
          </w:divBdr>
        </w:div>
        <w:div w:id="1758207756">
          <w:marLeft w:val="640"/>
          <w:marRight w:val="0"/>
          <w:marTop w:val="0"/>
          <w:marBottom w:val="0"/>
          <w:divBdr>
            <w:top w:val="none" w:sz="0" w:space="0" w:color="auto"/>
            <w:left w:val="none" w:sz="0" w:space="0" w:color="auto"/>
            <w:bottom w:val="none" w:sz="0" w:space="0" w:color="auto"/>
            <w:right w:val="none" w:sz="0" w:space="0" w:color="auto"/>
          </w:divBdr>
        </w:div>
        <w:div w:id="940573162">
          <w:marLeft w:val="640"/>
          <w:marRight w:val="0"/>
          <w:marTop w:val="0"/>
          <w:marBottom w:val="0"/>
          <w:divBdr>
            <w:top w:val="none" w:sz="0" w:space="0" w:color="auto"/>
            <w:left w:val="none" w:sz="0" w:space="0" w:color="auto"/>
            <w:bottom w:val="none" w:sz="0" w:space="0" w:color="auto"/>
            <w:right w:val="none" w:sz="0" w:space="0" w:color="auto"/>
          </w:divBdr>
        </w:div>
        <w:div w:id="1841504322">
          <w:marLeft w:val="640"/>
          <w:marRight w:val="0"/>
          <w:marTop w:val="0"/>
          <w:marBottom w:val="0"/>
          <w:divBdr>
            <w:top w:val="none" w:sz="0" w:space="0" w:color="auto"/>
            <w:left w:val="none" w:sz="0" w:space="0" w:color="auto"/>
            <w:bottom w:val="none" w:sz="0" w:space="0" w:color="auto"/>
            <w:right w:val="none" w:sz="0" w:space="0" w:color="auto"/>
          </w:divBdr>
        </w:div>
        <w:div w:id="565604681">
          <w:marLeft w:val="640"/>
          <w:marRight w:val="0"/>
          <w:marTop w:val="0"/>
          <w:marBottom w:val="0"/>
          <w:divBdr>
            <w:top w:val="none" w:sz="0" w:space="0" w:color="auto"/>
            <w:left w:val="none" w:sz="0" w:space="0" w:color="auto"/>
            <w:bottom w:val="none" w:sz="0" w:space="0" w:color="auto"/>
            <w:right w:val="none" w:sz="0" w:space="0" w:color="auto"/>
          </w:divBdr>
        </w:div>
        <w:div w:id="1033386262">
          <w:marLeft w:val="640"/>
          <w:marRight w:val="0"/>
          <w:marTop w:val="0"/>
          <w:marBottom w:val="0"/>
          <w:divBdr>
            <w:top w:val="none" w:sz="0" w:space="0" w:color="auto"/>
            <w:left w:val="none" w:sz="0" w:space="0" w:color="auto"/>
            <w:bottom w:val="none" w:sz="0" w:space="0" w:color="auto"/>
            <w:right w:val="none" w:sz="0" w:space="0" w:color="auto"/>
          </w:divBdr>
        </w:div>
        <w:div w:id="370958492">
          <w:marLeft w:val="640"/>
          <w:marRight w:val="0"/>
          <w:marTop w:val="0"/>
          <w:marBottom w:val="0"/>
          <w:divBdr>
            <w:top w:val="none" w:sz="0" w:space="0" w:color="auto"/>
            <w:left w:val="none" w:sz="0" w:space="0" w:color="auto"/>
            <w:bottom w:val="none" w:sz="0" w:space="0" w:color="auto"/>
            <w:right w:val="none" w:sz="0" w:space="0" w:color="auto"/>
          </w:divBdr>
        </w:div>
        <w:div w:id="1079326360">
          <w:marLeft w:val="640"/>
          <w:marRight w:val="0"/>
          <w:marTop w:val="0"/>
          <w:marBottom w:val="0"/>
          <w:divBdr>
            <w:top w:val="none" w:sz="0" w:space="0" w:color="auto"/>
            <w:left w:val="none" w:sz="0" w:space="0" w:color="auto"/>
            <w:bottom w:val="none" w:sz="0" w:space="0" w:color="auto"/>
            <w:right w:val="none" w:sz="0" w:space="0" w:color="auto"/>
          </w:divBdr>
        </w:div>
        <w:div w:id="567153821">
          <w:marLeft w:val="640"/>
          <w:marRight w:val="0"/>
          <w:marTop w:val="0"/>
          <w:marBottom w:val="0"/>
          <w:divBdr>
            <w:top w:val="none" w:sz="0" w:space="0" w:color="auto"/>
            <w:left w:val="none" w:sz="0" w:space="0" w:color="auto"/>
            <w:bottom w:val="none" w:sz="0" w:space="0" w:color="auto"/>
            <w:right w:val="none" w:sz="0" w:space="0" w:color="auto"/>
          </w:divBdr>
        </w:div>
        <w:div w:id="1405226785">
          <w:marLeft w:val="640"/>
          <w:marRight w:val="0"/>
          <w:marTop w:val="0"/>
          <w:marBottom w:val="0"/>
          <w:divBdr>
            <w:top w:val="none" w:sz="0" w:space="0" w:color="auto"/>
            <w:left w:val="none" w:sz="0" w:space="0" w:color="auto"/>
            <w:bottom w:val="none" w:sz="0" w:space="0" w:color="auto"/>
            <w:right w:val="none" w:sz="0" w:space="0" w:color="auto"/>
          </w:divBdr>
        </w:div>
        <w:div w:id="611863786">
          <w:marLeft w:val="640"/>
          <w:marRight w:val="0"/>
          <w:marTop w:val="0"/>
          <w:marBottom w:val="0"/>
          <w:divBdr>
            <w:top w:val="none" w:sz="0" w:space="0" w:color="auto"/>
            <w:left w:val="none" w:sz="0" w:space="0" w:color="auto"/>
            <w:bottom w:val="none" w:sz="0" w:space="0" w:color="auto"/>
            <w:right w:val="none" w:sz="0" w:space="0" w:color="auto"/>
          </w:divBdr>
        </w:div>
        <w:div w:id="1726831959">
          <w:marLeft w:val="640"/>
          <w:marRight w:val="0"/>
          <w:marTop w:val="0"/>
          <w:marBottom w:val="0"/>
          <w:divBdr>
            <w:top w:val="none" w:sz="0" w:space="0" w:color="auto"/>
            <w:left w:val="none" w:sz="0" w:space="0" w:color="auto"/>
            <w:bottom w:val="none" w:sz="0" w:space="0" w:color="auto"/>
            <w:right w:val="none" w:sz="0" w:space="0" w:color="auto"/>
          </w:divBdr>
        </w:div>
        <w:div w:id="234123221">
          <w:marLeft w:val="640"/>
          <w:marRight w:val="0"/>
          <w:marTop w:val="0"/>
          <w:marBottom w:val="0"/>
          <w:divBdr>
            <w:top w:val="none" w:sz="0" w:space="0" w:color="auto"/>
            <w:left w:val="none" w:sz="0" w:space="0" w:color="auto"/>
            <w:bottom w:val="none" w:sz="0" w:space="0" w:color="auto"/>
            <w:right w:val="none" w:sz="0" w:space="0" w:color="auto"/>
          </w:divBdr>
        </w:div>
        <w:div w:id="2147161942">
          <w:marLeft w:val="640"/>
          <w:marRight w:val="0"/>
          <w:marTop w:val="0"/>
          <w:marBottom w:val="0"/>
          <w:divBdr>
            <w:top w:val="none" w:sz="0" w:space="0" w:color="auto"/>
            <w:left w:val="none" w:sz="0" w:space="0" w:color="auto"/>
            <w:bottom w:val="none" w:sz="0" w:space="0" w:color="auto"/>
            <w:right w:val="none" w:sz="0" w:space="0" w:color="auto"/>
          </w:divBdr>
        </w:div>
        <w:div w:id="163673092">
          <w:marLeft w:val="640"/>
          <w:marRight w:val="0"/>
          <w:marTop w:val="0"/>
          <w:marBottom w:val="0"/>
          <w:divBdr>
            <w:top w:val="none" w:sz="0" w:space="0" w:color="auto"/>
            <w:left w:val="none" w:sz="0" w:space="0" w:color="auto"/>
            <w:bottom w:val="none" w:sz="0" w:space="0" w:color="auto"/>
            <w:right w:val="none" w:sz="0" w:space="0" w:color="auto"/>
          </w:divBdr>
        </w:div>
        <w:div w:id="425198545">
          <w:marLeft w:val="640"/>
          <w:marRight w:val="0"/>
          <w:marTop w:val="0"/>
          <w:marBottom w:val="0"/>
          <w:divBdr>
            <w:top w:val="none" w:sz="0" w:space="0" w:color="auto"/>
            <w:left w:val="none" w:sz="0" w:space="0" w:color="auto"/>
            <w:bottom w:val="none" w:sz="0" w:space="0" w:color="auto"/>
            <w:right w:val="none" w:sz="0" w:space="0" w:color="auto"/>
          </w:divBdr>
        </w:div>
        <w:div w:id="101339965">
          <w:marLeft w:val="640"/>
          <w:marRight w:val="0"/>
          <w:marTop w:val="0"/>
          <w:marBottom w:val="0"/>
          <w:divBdr>
            <w:top w:val="none" w:sz="0" w:space="0" w:color="auto"/>
            <w:left w:val="none" w:sz="0" w:space="0" w:color="auto"/>
            <w:bottom w:val="none" w:sz="0" w:space="0" w:color="auto"/>
            <w:right w:val="none" w:sz="0" w:space="0" w:color="auto"/>
          </w:divBdr>
        </w:div>
        <w:div w:id="1047141928">
          <w:marLeft w:val="640"/>
          <w:marRight w:val="0"/>
          <w:marTop w:val="0"/>
          <w:marBottom w:val="0"/>
          <w:divBdr>
            <w:top w:val="none" w:sz="0" w:space="0" w:color="auto"/>
            <w:left w:val="none" w:sz="0" w:space="0" w:color="auto"/>
            <w:bottom w:val="none" w:sz="0" w:space="0" w:color="auto"/>
            <w:right w:val="none" w:sz="0" w:space="0" w:color="auto"/>
          </w:divBdr>
        </w:div>
        <w:div w:id="663320925">
          <w:marLeft w:val="640"/>
          <w:marRight w:val="0"/>
          <w:marTop w:val="0"/>
          <w:marBottom w:val="0"/>
          <w:divBdr>
            <w:top w:val="none" w:sz="0" w:space="0" w:color="auto"/>
            <w:left w:val="none" w:sz="0" w:space="0" w:color="auto"/>
            <w:bottom w:val="none" w:sz="0" w:space="0" w:color="auto"/>
            <w:right w:val="none" w:sz="0" w:space="0" w:color="auto"/>
          </w:divBdr>
        </w:div>
        <w:div w:id="1533374284">
          <w:marLeft w:val="640"/>
          <w:marRight w:val="0"/>
          <w:marTop w:val="0"/>
          <w:marBottom w:val="0"/>
          <w:divBdr>
            <w:top w:val="none" w:sz="0" w:space="0" w:color="auto"/>
            <w:left w:val="none" w:sz="0" w:space="0" w:color="auto"/>
            <w:bottom w:val="none" w:sz="0" w:space="0" w:color="auto"/>
            <w:right w:val="none" w:sz="0" w:space="0" w:color="auto"/>
          </w:divBdr>
        </w:div>
        <w:div w:id="1229923029">
          <w:marLeft w:val="640"/>
          <w:marRight w:val="0"/>
          <w:marTop w:val="0"/>
          <w:marBottom w:val="0"/>
          <w:divBdr>
            <w:top w:val="none" w:sz="0" w:space="0" w:color="auto"/>
            <w:left w:val="none" w:sz="0" w:space="0" w:color="auto"/>
            <w:bottom w:val="none" w:sz="0" w:space="0" w:color="auto"/>
            <w:right w:val="none" w:sz="0" w:space="0" w:color="auto"/>
          </w:divBdr>
        </w:div>
        <w:div w:id="408040044">
          <w:marLeft w:val="640"/>
          <w:marRight w:val="0"/>
          <w:marTop w:val="0"/>
          <w:marBottom w:val="0"/>
          <w:divBdr>
            <w:top w:val="none" w:sz="0" w:space="0" w:color="auto"/>
            <w:left w:val="none" w:sz="0" w:space="0" w:color="auto"/>
            <w:bottom w:val="none" w:sz="0" w:space="0" w:color="auto"/>
            <w:right w:val="none" w:sz="0" w:space="0" w:color="auto"/>
          </w:divBdr>
        </w:div>
        <w:div w:id="15620515">
          <w:marLeft w:val="640"/>
          <w:marRight w:val="0"/>
          <w:marTop w:val="0"/>
          <w:marBottom w:val="0"/>
          <w:divBdr>
            <w:top w:val="none" w:sz="0" w:space="0" w:color="auto"/>
            <w:left w:val="none" w:sz="0" w:space="0" w:color="auto"/>
            <w:bottom w:val="none" w:sz="0" w:space="0" w:color="auto"/>
            <w:right w:val="none" w:sz="0" w:space="0" w:color="auto"/>
          </w:divBdr>
        </w:div>
        <w:div w:id="397024501">
          <w:marLeft w:val="640"/>
          <w:marRight w:val="0"/>
          <w:marTop w:val="0"/>
          <w:marBottom w:val="0"/>
          <w:divBdr>
            <w:top w:val="none" w:sz="0" w:space="0" w:color="auto"/>
            <w:left w:val="none" w:sz="0" w:space="0" w:color="auto"/>
            <w:bottom w:val="none" w:sz="0" w:space="0" w:color="auto"/>
            <w:right w:val="none" w:sz="0" w:space="0" w:color="auto"/>
          </w:divBdr>
        </w:div>
        <w:div w:id="516965224">
          <w:marLeft w:val="640"/>
          <w:marRight w:val="0"/>
          <w:marTop w:val="0"/>
          <w:marBottom w:val="0"/>
          <w:divBdr>
            <w:top w:val="none" w:sz="0" w:space="0" w:color="auto"/>
            <w:left w:val="none" w:sz="0" w:space="0" w:color="auto"/>
            <w:bottom w:val="none" w:sz="0" w:space="0" w:color="auto"/>
            <w:right w:val="none" w:sz="0" w:space="0" w:color="auto"/>
          </w:divBdr>
        </w:div>
        <w:div w:id="398018559">
          <w:marLeft w:val="640"/>
          <w:marRight w:val="0"/>
          <w:marTop w:val="0"/>
          <w:marBottom w:val="0"/>
          <w:divBdr>
            <w:top w:val="none" w:sz="0" w:space="0" w:color="auto"/>
            <w:left w:val="none" w:sz="0" w:space="0" w:color="auto"/>
            <w:bottom w:val="none" w:sz="0" w:space="0" w:color="auto"/>
            <w:right w:val="none" w:sz="0" w:space="0" w:color="auto"/>
          </w:divBdr>
        </w:div>
        <w:div w:id="1264457567">
          <w:marLeft w:val="640"/>
          <w:marRight w:val="0"/>
          <w:marTop w:val="0"/>
          <w:marBottom w:val="0"/>
          <w:divBdr>
            <w:top w:val="none" w:sz="0" w:space="0" w:color="auto"/>
            <w:left w:val="none" w:sz="0" w:space="0" w:color="auto"/>
            <w:bottom w:val="none" w:sz="0" w:space="0" w:color="auto"/>
            <w:right w:val="none" w:sz="0" w:space="0" w:color="auto"/>
          </w:divBdr>
        </w:div>
        <w:div w:id="1898322196">
          <w:marLeft w:val="640"/>
          <w:marRight w:val="0"/>
          <w:marTop w:val="0"/>
          <w:marBottom w:val="0"/>
          <w:divBdr>
            <w:top w:val="none" w:sz="0" w:space="0" w:color="auto"/>
            <w:left w:val="none" w:sz="0" w:space="0" w:color="auto"/>
            <w:bottom w:val="none" w:sz="0" w:space="0" w:color="auto"/>
            <w:right w:val="none" w:sz="0" w:space="0" w:color="auto"/>
          </w:divBdr>
        </w:div>
      </w:divsChild>
    </w:div>
    <w:div w:id="1262955947">
      <w:bodyDiv w:val="1"/>
      <w:marLeft w:val="0"/>
      <w:marRight w:val="0"/>
      <w:marTop w:val="0"/>
      <w:marBottom w:val="0"/>
      <w:divBdr>
        <w:top w:val="none" w:sz="0" w:space="0" w:color="auto"/>
        <w:left w:val="none" w:sz="0" w:space="0" w:color="auto"/>
        <w:bottom w:val="none" w:sz="0" w:space="0" w:color="auto"/>
        <w:right w:val="none" w:sz="0" w:space="0" w:color="auto"/>
      </w:divBdr>
      <w:divsChild>
        <w:div w:id="1333875957">
          <w:marLeft w:val="0"/>
          <w:marRight w:val="0"/>
          <w:marTop w:val="0"/>
          <w:marBottom w:val="0"/>
          <w:divBdr>
            <w:top w:val="none" w:sz="0" w:space="0" w:color="auto"/>
            <w:left w:val="none" w:sz="0" w:space="0" w:color="auto"/>
            <w:bottom w:val="none" w:sz="0" w:space="0" w:color="auto"/>
            <w:right w:val="none" w:sz="0" w:space="0" w:color="auto"/>
          </w:divBdr>
          <w:divsChild>
            <w:div w:id="1007706958">
              <w:marLeft w:val="0"/>
              <w:marRight w:val="0"/>
              <w:marTop w:val="0"/>
              <w:marBottom w:val="0"/>
              <w:divBdr>
                <w:top w:val="none" w:sz="0" w:space="0" w:color="auto"/>
                <w:left w:val="none" w:sz="0" w:space="0" w:color="auto"/>
                <w:bottom w:val="none" w:sz="0" w:space="0" w:color="auto"/>
                <w:right w:val="none" w:sz="0" w:space="0" w:color="auto"/>
              </w:divBdr>
              <w:divsChild>
                <w:div w:id="1831486607">
                  <w:marLeft w:val="0"/>
                  <w:marRight w:val="0"/>
                  <w:marTop w:val="0"/>
                  <w:marBottom w:val="0"/>
                  <w:divBdr>
                    <w:top w:val="none" w:sz="0" w:space="0" w:color="auto"/>
                    <w:left w:val="none" w:sz="0" w:space="0" w:color="auto"/>
                    <w:bottom w:val="none" w:sz="0" w:space="0" w:color="auto"/>
                    <w:right w:val="none" w:sz="0" w:space="0" w:color="auto"/>
                  </w:divBdr>
                  <w:divsChild>
                    <w:div w:id="872768495">
                      <w:marLeft w:val="0"/>
                      <w:marRight w:val="0"/>
                      <w:marTop w:val="0"/>
                      <w:marBottom w:val="0"/>
                      <w:divBdr>
                        <w:top w:val="none" w:sz="0" w:space="0" w:color="auto"/>
                        <w:left w:val="none" w:sz="0" w:space="0" w:color="auto"/>
                        <w:bottom w:val="none" w:sz="0" w:space="0" w:color="auto"/>
                        <w:right w:val="none" w:sz="0" w:space="0" w:color="auto"/>
                      </w:divBdr>
                      <w:divsChild>
                        <w:div w:id="264775624">
                          <w:marLeft w:val="0"/>
                          <w:marRight w:val="0"/>
                          <w:marTop w:val="0"/>
                          <w:marBottom w:val="0"/>
                          <w:divBdr>
                            <w:top w:val="none" w:sz="0" w:space="0" w:color="auto"/>
                            <w:left w:val="none" w:sz="0" w:space="0" w:color="auto"/>
                            <w:bottom w:val="none" w:sz="0" w:space="0" w:color="auto"/>
                            <w:right w:val="none" w:sz="0" w:space="0" w:color="auto"/>
                          </w:divBdr>
                          <w:divsChild>
                            <w:div w:id="4638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829212">
      <w:bodyDiv w:val="1"/>
      <w:marLeft w:val="0"/>
      <w:marRight w:val="0"/>
      <w:marTop w:val="0"/>
      <w:marBottom w:val="0"/>
      <w:divBdr>
        <w:top w:val="none" w:sz="0" w:space="0" w:color="auto"/>
        <w:left w:val="none" w:sz="0" w:space="0" w:color="auto"/>
        <w:bottom w:val="none" w:sz="0" w:space="0" w:color="auto"/>
        <w:right w:val="none" w:sz="0" w:space="0" w:color="auto"/>
      </w:divBdr>
      <w:divsChild>
        <w:div w:id="243993235">
          <w:marLeft w:val="640"/>
          <w:marRight w:val="0"/>
          <w:marTop w:val="0"/>
          <w:marBottom w:val="0"/>
          <w:divBdr>
            <w:top w:val="none" w:sz="0" w:space="0" w:color="auto"/>
            <w:left w:val="none" w:sz="0" w:space="0" w:color="auto"/>
            <w:bottom w:val="none" w:sz="0" w:space="0" w:color="auto"/>
            <w:right w:val="none" w:sz="0" w:space="0" w:color="auto"/>
          </w:divBdr>
        </w:div>
        <w:div w:id="478424974">
          <w:marLeft w:val="640"/>
          <w:marRight w:val="0"/>
          <w:marTop w:val="0"/>
          <w:marBottom w:val="0"/>
          <w:divBdr>
            <w:top w:val="none" w:sz="0" w:space="0" w:color="auto"/>
            <w:left w:val="none" w:sz="0" w:space="0" w:color="auto"/>
            <w:bottom w:val="none" w:sz="0" w:space="0" w:color="auto"/>
            <w:right w:val="none" w:sz="0" w:space="0" w:color="auto"/>
          </w:divBdr>
        </w:div>
        <w:div w:id="1768311662">
          <w:marLeft w:val="640"/>
          <w:marRight w:val="0"/>
          <w:marTop w:val="0"/>
          <w:marBottom w:val="0"/>
          <w:divBdr>
            <w:top w:val="none" w:sz="0" w:space="0" w:color="auto"/>
            <w:left w:val="none" w:sz="0" w:space="0" w:color="auto"/>
            <w:bottom w:val="none" w:sz="0" w:space="0" w:color="auto"/>
            <w:right w:val="none" w:sz="0" w:space="0" w:color="auto"/>
          </w:divBdr>
        </w:div>
        <w:div w:id="1313413598">
          <w:marLeft w:val="640"/>
          <w:marRight w:val="0"/>
          <w:marTop w:val="0"/>
          <w:marBottom w:val="0"/>
          <w:divBdr>
            <w:top w:val="none" w:sz="0" w:space="0" w:color="auto"/>
            <w:left w:val="none" w:sz="0" w:space="0" w:color="auto"/>
            <w:bottom w:val="none" w:sz="0" w:space="0" w:color="auto"/>
            <w:right w:val="none" w:sz="0" w:space="0" w:color="auto"/>
          </w:divBdr>
        </w:div>
        <w:div w:id="74716764">
          <w:marLeft w:val="640"/>
          <w:marRight w:val="0"/>
          <w:marTop w:val="0"/>
          <w:marBottom w:val="0"/>
          <w:divBdr>
            <w:top w:val="none" w:sz="0" w:space="0" w:color="auto"/>
            <w:left w:val="none" w:sz="0" w:space="0" w:color="auto"/>
            <w:bottom w:val="none" w:sz="0" w:space="0" w:color="auto"/>
            <w:right w:val="none" w:sz="0" w:space="0" w:color="auto"/>
          </w:divBdr>
        </w:div>
        <w:div w:id="478766142">
          <w:marLeft w:val="640"/>
          <w:marRight w:val="0"/>
          <w:marTop w:val="0"/>
          <w:marBottom w:val="0"/>
          <w:divBdr>
            <w:top w:val="none" w:sz="0" w:space="0" w:color="auto"/>
            <w:left w:val="none" w:sz="0" w:space="0" w:color="auto"/>
            <w:bottom w:val="none" w:sz="0" w:space="0" w:color="auto"/>
            <w:right w:val="none" w:sz="0" w:space="0" w:color="auto"/>
          </w:divBdr>
        </w:div>
        <w:div w:id="795635320">
          <w:marLeft w:val="640"/>
          <w:marRight w:val="0"/>
          <w:marTop w:val="0"/>
          <w:marBottom w:val="0"/>
          <w:divBdr>
            <w:top w:val="none" w:sz="0" w:space="0" w:color="auto"/>
            <w:left w:val="none" w:sz="0" w:space="0" w:color="auto"/>
            <w:bottom w:val="none" w:sz="0" w:space="0" w:color="auto"/>
            <w:right w:val="none" w:sz="0" w:space="0" w:color="auto"/>
          </w:divBdr>
        </w:div>
        <w:div w:id="1134063591">
          <w:marLeft w:val="640"/>
          <w:marRight w:val="0"/>
          <w:marTop w:val="0"/>
          <w:marBottom w:val="0"/>
          <w:divBdr>
            <w:top w:val="none" w:sz="0" w:space="0" w:color="auto"/>
            <w:left w:val="none" w:sz="0" w:space="0" w:color="auto"/>
            <w:bottom w:val="none" w:sz="0" w:space="0" w:color="auto"/>
            <w:right w:val="none" w:sz="0" w:space="0" w:color="auto"/>
          </w:divBdr>
        </w:div>
        <w:div w:id="375816114">
          <w:marLeft w:val="640"/>
          <w:marRight w:val="0"/>
          <w:marTop w:val="0"/>
          <w:marBottom w:val="0"/>
          <w:divBdr>
            <w:top w:val="none" w:sz="0" w:space="0" w:color="auto"/>
            <w:left w:val="none" w:sz="0" w:space="0" w:color="auto"/>
            <w:bottom w:val="none" w:sz="0" w:space="0" w:color="auto"/>
            <w:right w:val="none" w:sz="0" w:space="0" w:color="auto"/>
          </w:divBdr>
        </w:div>
        <w:div w:id="960376601">
          <w:marLeft w:val="640"/>
          <w:marRight w:val="0"/>
          <w:marTop w:val="0"/>
          <w:marBottom w:val="0"/>
          <w:divBdr>
            <w:top w:val="none" w:sz="0" w:space="0" w:color="auto"/>
            <w:left w:val="none" w:sz="0" w:space="0" w:color="auto"/>
            <w:bottom w:val="none" w:sz="0" w:space="0" w:color="auto"/>
            <w:right w:val="none" w:sz="0" w:space="0" w:color="auto"/>
          </w:divBdr>
        </w:div>
        <w:div w:id="1174757175">
          <w:marLeft w:val="640"/>
          <w:marRight w:val="0"/>
          <w:marTop w:val="0"/>
          <w:marBottom w:val="0"/>
          <w:divBdr>
            <w:top w:val="none" w:sz="0" w:space="0" w:color="auto"/>
            <w:left w:val="none" w:sz="0" w:space="0" w:color="auto"/>
            <w:bottom w:val="none" w:sz="0" w:space="0" w:color="auto"/>
            <w:right w:val="none" w:sz="0" w:space="0" w:color="auto"/>
          </w:divBdr>
        </w:div>
        <w:div w:id="1010445138">
          <w:marLeft w:val="640"/>
          <w:marRight w:val="0"/>
          <w:marTop w:val="0"/>
          <w:marBottom w:val="0"/>
          <w:divBdr>
            <w:top w:val="none" w:sz="0" w:space="0" w:color="auto"/>
            <w:left w:val="none" w:sz="0" w:space="0" w:color="auto"/>
            <w:bottom w:val="none" w:sz="0" w:space="0" w:color="auto"/>
            <w:right w:val="none" w:sz="0" w:space="0" w:color="auto"/>
          </w:divBdr>
        </w:div>
        <w:div w:id="2037806101">
          <w:marLeft w:val="640"/>
          <w:marRight w:val="0"/>
          <w:marTop w:val="0"/>
          <w:marBottom w:val="0"/>
          <w:divBdr>
            <w:top w:val="none" w:sz="0" w:space="0" w:color="auto"/>
            <w:left w:val="none" w:sz="0" w:space="0" w:color="auto"/>
            <w:bottom w:val="none" w:sz="0" w:space="0" w:color="auto"/>
            <w:right w:val="none" w:sz="0" w:space="0" w:color="auto"/>
          </w:divBdr>
        </w:div>
        <w:div w:id="769669160">
          <w:marLeft w:val="640"/>
          <w:marRight w:val="0"/>
          <w:marTop w:val="0"/>
          <w:marBottom w:val="0"/>
          <w:divBdr>
            <w:top w:val="none" w:sz="0" w:space="0" w:color="auto"/>
            <w:left w:val="none" w:sz="0" w:space="0" w:color="auto"/>
            <w:bottom w:val="none" w:sz="0" w:space="0" w:color="auto"/>
            <w:right w:val="none" w:sz="0" w:space="0" w:color="auto"/>
          </w:divBdr>
        </w:div>
        <w:div w:id="2011638349">
          <w:marLeft w:val="640"/>
          <w:marRight w:val="0"/>
          <w:marTop w:val="0"/>
          <w:marBottom w:val="0"/>
          <w:divBdr>
            <w:top w:val="none" w:sz="0" w:space="0" w:color="auto"/>
            <w:left w:val="none" w:sz="0" w:space="0" w:color="auto"/>
            <w:bottom w:val="none" w:sz="0" w:space="0" w:color="auto"/>
            <w:right w:val="none" w:sz="0" w:space="0" w:color="auto"/>
          </w:divBdr>
        </w:div>
        <w:div w:id="902452562">
          <w:marLeft w:val="640"/>
          <w:marRight w:val="0"/>
          <w:marTop w:val="0"/>
          <w:marBottom w:val="0"/>
          <w:divBdr>
            <w:top w:val="none" w:sz="0" w:space="0" w:color="auto"/>
            <w:left w:val="none" w:sz="0" w:space="0" w:color="auto"/>
            <w:bottom w:val="none" w:sz="0" w:space="0" w:color="auto"/>
            <w:right w:val="none" w:sz="0" w:space="0" w:color="auto"/>
          </w:divBdr>
        </w:div>
        <w:div w:id="1868367844">
          <w:marLeft w:val="640"/>
          <w:marRight w:val="0"/>
          <w:marTop w:val="0"/>
          <w:marBottom w:val="0"/>
          <w:divBdr>
            <w:top w:val="none" w:sz="0" w:space="0" w:color="auto"/>
            <w:left w:val="none" w:sz="0" w:space="0" w:color="auto"/>
            <w:bottom w:val="none" w:sz="0" w:space="0" w:color="auto"/>
            <w:right w:val="none" w:sz="0" w:space="0" w:color="auto"/>
          </w:divBdr>
        </w:div>
        <w:div w:id="1609894541">
          <w:marLeft w:val="640"/>
          <w:marRight w:val="0"/>
          <w:marTop w:val="0"/>
          <w:marBottom w:val="0"/>
          <w:divBdr>
            <w:top w:val="none" w:sz="0" w:space="0" w:color="auto"/>
            <w:left w:val="none" w:sz="0" w:space="0" w:color="auto"/>
            <w:bottom w:val="none" w:sz="0" w:space="0" w:color="auto"/>
            <w:right w:val="none" w:sz="0" w:space="0" w:color="auto"/>
          </w:divBdr>
        </w:div>
        <w:div w:id="1327897281">
          <w:marLeft w:val="640"/>
          <w:marRight w:val="0"/>
          <w:marTop w:val="0"/>
          <w:marBottom w:val="0"/>
          <w:divBdr>
            <w:top w:val="none" w:sz="0" w:space="0" w:color="auto"/>
            <w:left w:val="none" w:sz="0" w:space="0" w:color="auto"/>
            <w:bottom w:val="none" w:sz="0" w:space="0" w:color="auto"/>
            <w:right w:val="none" w:sz="0" w:space="0" w:color="auto"/>
          </w:divBdr>
        </w:div>
        <w:div w:id="1938902996">
          <w:marLeft w:val="640"/>
          <w:marRight w:val="0"/>
          <w:marTop w:val="0"/>
          <w:marBottom w:val="0"/>
          <w:divBdr>
            <w:top w:val="none" w:sz="0" w:space="0" w:color="auto"/>
            <w:left w:val="none" w:sz="0" w:space="0" w:color="auto"/>
            <w:bottom w:val="none" w:sz="0" w:space="0" w:color="auto"/>
            <w:right w:val="none" w:sz="0" w:space="0" w:color="auto"/>
          </w:divBdr>
        </w:div>
        <w:div w:id="1404331494">
          <w:marLeft w:val="640"/>
          <w:marRight w:val="0"/>
          <w:marTop w:val="0"/>
          <w:marBottom w:val="0"/>
          <w:divBdr>
            <w:top w:val="none" w:sz="0" w:space="0" w:color="auto"/>
            <w:left w:val="none" w:sz="0" w:space="0" w:color="auto"/>
            <w:bottom w:val="none" w:sz="0" w:space="0" w:color="auto"/>
            <w:right w:val="none" w:sz="0" w:space="0" w:color="auto"/>
          </w:divBdr>
        </w:div>
        <w:div w:id="426968481">
          <w:marLeft w:val="640"/>
          <w:marRight w:val="0"/>
          <w:marTop w:val="0"/>
          <w:marBottom w:val="0"/>
          <w:divBdr>
            <w:top w:val="none" w:sz="0" w:space="0" w:color="auto"/>
            <w:left w:val="none" w:sz="0" w:space="0" w:color="auto"/>
            <w:bottom w:val="none" w:sz="0" w:space="0" w:color="auto"/>
            <w:right w:val="none" w:sz="0" w:space="0" w:color="auto"/>
          </w:divBdr>
        </w:div>
        <w:div w:id="1396049153">
          <w:marLeft w:val="640"/>
          <w:marRight w:val="0"/>
          <w:marTop w:val="0"/>
          <w:marBottom w:val="0"/>
          <w:divBdr>
            <w:top w:val="none" w:sz="0" w:space="0" w:color="auto"/>
            <w:left w:val="none" w:sz="0" w:space="0" w:color="auto"/>
            <w:bottom w:val="none" w:sz="0" w:space="0" w:color="auto"/>
            <w:right w:val="none" w:sz="0" w:space="0" w:color="auto"/>
          </w:divBdr>
        </w:div>
        <w:div w:id="2089617916">
          <w:marLeft w:val="640"/>
          <w:marRight w:val="0"/>
          <w:marTop w:val="0"/>
          <w:marBottom w:val="0"/>
          <w:divBdr>
            <w:top w:val="none" w:sz="0" w:space="0" w:color="auto"/>
            <w:left w:val="none" w:sz="0" w:space="0" w:color="auto"/>
            <w:bottom w:val="none" w:sz="0" w:space="0" w:color="auto"/>
            <w:right w:val="none" w:sz="0" w:space="0" w:color="auto"/>
          </w:divBdr>
        </w:div>
        <w:div w:id="504781944">
          <w:marLeft w:val="640"/>
          <w:marRight w:val="0"/>
          <w:marTop w:val="0"/>
          <w:marBottom w:val="0"/>
          <w:divBdr>
            <w:top w:val="none" w:sz="0" w:space="0" w:color="auto"/>
            <w:left w:val="none" w:sz="0" w:space="0" w:color="auto"/>
            <w:bottom w:val="none" w:sz="0" w:space="0" w:color="auto"/>
            <w:right w:val="none" w:sz="0" w:space="0" w:color="auto"/>
          </w:divBdr>
        </w:div>
        <w:div w:id="442456617">
          <w:marLeft w:val="640"/>
          <w:marRight w:val="0"/>
          <w:marTop w:val="0"/>
          <w:marBottom w:val="0"/>
          <w:divBdr>
            <w:top w:val="none" w:sz="0" w:space="0" w:color="auto"/>
            <w:left w:val="none" w:sz="0" w:space="0" w:color="auto"/>
            <w:bottom w:val="none" w:sz="0" w:space="0" w:color="auto"/>
            <w:right w:val="none" w:sz="0" w:space="0" w:color="auto"/>
          </w:divBdr>
        </w:div>
        <w:div w:id="1081559719">
          <w:marLeft w:val="640"/>
          <w:marRight w:val="0"/>
          <w:marTop w:val="0"/>
          <w:marBottom w:val="0"/>
          <w:divBdr>
            <w:top w:val="none" w:sz="0" w:space="0" w:color="auto"/>
            <w:left w:val="none" w:sz="0" w:space="0" w:color="auto"/>
            <w:bottom w:val="none" w:sz="0" w:space="0" w:color="auto"/>
            <w:right w:val="none" w:sz="0" w:space="0" w:color="auto"/>
          </w:divBdr>
        </w:div>
        <w:div w:id="555580332">
          <w:marLeft w:val="640"/>
          <w:marRight w:val="0"/>
          <w:marTop w:val="0"/>
          <w:marBottom w:val="0"/>
          <w:divBdr>
            <w:top w:val="none" w:sz="0" w:space="0" w:color="auto"/>
            <w:left w:val="none" w:sz="0" w:space="0" w:color="auto"/>
            <w:bottom w:val="none" w:sz="0" w:space="0" w:color="auto"/>
            <w:right w:val="none" w:sz="0" w:space="0" w:color="auto"/>
          </w:divBdr>
        </w:div>
        <w:div w:id="32921254">
          <w:marLeft w:val="640"/>
          <w:marRight w:val="0"/>
          <w:marTop w:val="0"/>
          <w:marBottom w:val="0"/>
          <w:divBdr>
            <w:top w:val="none" w:sz="0" w:space="0" w:color="auto"/>
            <w:left w:val="none" w:sz="0" w:space="0" w:color="auto"/>
            <w:bottom w:val="none" w:sz="0" w:space="0" w:color="auto"/>
            <w:right w:val="none" w:sz="0" w:space="0" w:color="auto"/>
          </w:divBdr>
        </w:div>
        <w:div w:id="1684631031">
          <w:marLeft w:val="640"/>
          <w:marRight w:val="0"/>
          <w:marTop w:val="0"/>
          <w:marBottom w:val="0"/>
          <w:divBdr>
            <w:top w:val="none" w:sz="0" w:space="0" w:color="auto"/>
            <w:left w:val="none" w:sz="0" w:space="0" w:color="auto"/>
            <w:bottom w:val="none" w:sz="0" w:space="0" w:color="auto"/>
            <w:right w:val="none" w:sz="0" w:space="0" w:color="auto"/>
          </w:divBdr>
        </w:div>
        <w:div w:id="319627309">
          <w:marLeft w:val="640"/>
          <w:marRight w:val="0"/>
          <w:marTop w:val="0"/>
          <w:marBottom w:val="0"/>
          <w:divBdr>
            <w:top w:val="none" w:sz="0" w:space="0" w:color="auto"/>
            <w:left w:val="none" w:sz="0" w:space="0" w:color="auto"/>
            <w:bottom w:val="none" w:sz="0" w:space="0" w:color="auto"/>
            <w:right w:val="none" w:sz="0" w:space="0" w:color="auto"/>
          </w:divBdr>
        </w:div>
        <w:div w:id="1203594177">
          <w:marLeft w:val="640"/>
          <w:marRight w:val="0"/>
          <w:marTop w:val="0"/>
          <w:marBottom w:val="0"/>
          <w:divBdr>
            <w:top w:val="none" w:sz="0" w:space="0" w:color="auto"/>
            <w:left w:val="none" w:sz="0" w:space="0" w:color="auto"/>
            <w:bottom w:val="none" w:sz="0" w:space="0" w:color="auto"/>
            <w:right w:val="none" w:sz="0" w:space="0" w:color="auto"/>
          </w:divBdr>
        </w:div>
        <w:div w:id="1257053013">
          <w:marLeft w:val="640"/>
          <w:marRight w:val="0"/>
          <w:marTop w:val="0"/>
          <w:marBottom w:val="0"/>
          <w:divBdr>
            <w:top w:val="none" w:sz="0" w:space="0" w:color="auto"/>
            <w:left w:val="none" w:sz="0" w:space="0" w:color="auto"/>
            <w:bottom w:val="none" w:sz="0" w:space="0" w:color="auto"/>
            <w:right w:val="none" w:sz="0" w:space="0" w:color="auto"/>
          </w:divBdr>
        </w:div>
        <w:div w:id="465045978">
          <w:marLeft w:val="640"/>
          <w:marRight w:val="0"/>
          <w:marTop w:val="0"/>
          <w:marBottom w:val="0"/>
          <w:divBdr>
            <w:top w:val="none" w:sz="0" w:space="0" w:color="auto"/>
            <w:left w:val="none" w:sz="0" w:space="0" w:color="auto"/>
            <w:bottom w:val="none" w:sz="0" w:space="0" w:color="auto"/>
            <w:right w:val="none" w:sz="0" w:space="0" w:color="auto"/>
          </w:divBdr>
        </w:div>
        <w:div w:id="283851529">
          <w:marLeft w:val="640"/>
          <w:marRight w:val="0"/>
          <w:marTop w:val="0"/>
          <w:marBottom w:val="0"/>
          <w:divBdr>
            <w:top w:val="none" w:sz="0" w:space="0" w:color="auto"/>
            <w:left w:val="none" w:sz="0" w:space="0" w:color="auto"/>
            <w:bottom w:val="none" w:sz="0" w:space="0" w:color="auto"/>
            <w:right w:val="none" w:sz="0" w:space="0" w:color="auto"/>
          </w:divBdr>
        </w:div>
        <w:div w:id="44184480">
          <w:marLeft w:val="640"/>
          <w:marRight w:val="0"/>
          <w:marTop w:val="0"/>
          <w:marBottom w:val="0"/>
          <w:divBdr>
            <w:top w:val="none" w:sz="0" w:space="0" w:color="auto"/>
            <w:left w:val="none" w:sz="0" w:space="0" w:color="auto"/>
            <w:bottom w:val="none" w:sz="0" w:space="0" w:color="auto"/>
            <w:right w:val="none" w:sz="0" w:space="0" w:color="auto"/>
          </w:divBdr>
        </w:div>
      </w:divsChild>
    </w:div>
    <w:div w:id="1275400839">
      <w:bodyDiv w:val="1"/>
      <w:marLeft w:val="0"/>
      <w:marRight w:val="0"/>
      <w:marTop w:val="0"/>
      <w:marBottom w:val="0"/>
      <w:divBdr>
        <w:top w:val="none" w:sz="0" w:space="0" w:color="auto"/>
        <w:left w:val="none" w:sz="0" w:space="0" w:color="auto"/>
        <w:bottom w:val="none" w:sz="0" w:space="0" w:color="auto"/>
        <w:right w:val="none" w:sz="0" w:space="0" w:color="auto"/>
      </w:divBdr>
      <w:divsChild>
        <w:div w:id="732893264">
          <w:marLeft w:val="640"/>
          <w:marRight w:val="0"/>
          <w:marTop w:val="0"/>
          <w:marBottom w:val="0"/>
          <w:divBdr>
            <w:top w:val="none" w:sz="0" w:space="0" w:color="auto"/>
            <w:left w:val="none" w:sz="0" w:space="0" w:color="auto"/>
            <w:bottom w:val="none" w:sz="0" w:space="0" w:color="auto"/>
            <w:right w:val="none" w:sz="0" w:space="0" w:color="auto"/>
          </w:divBdr>
        </w:div>
        <w:div w:id="1797598287">
          <w:marLeft w:val="640"/>
          <w:marRight w:val="0"/>
          <w:marTop w:val="0"/>
          <w:marBottom w:val="0"/>
          <w:divBdr>
            <w:top w:val="none" w:sz="0" w:space="0" w:color="auto"/>
            <w:left w:val="none" w:sz="0" w:space="0" w:color="auto"/>
            <w:bottom w:val="none" w:sz="0" w:space="0" w:color="auto"/>
            <w:right w:val="none" w:sz="0" w:space="0" w:color="auto"/>
          </w:divBdr>
        </w:div>
        <w:div w:id="1968077910">
          <w:marLeft w:val="640"/>
          <w:marRight w:val="0"/>
          <w:marTop w:val="0"/>
          <w:marBottom w:val="0"/>
          <w:divBdr>
            <w:top w:val="none" w:sz="0" w:space="0" w:color="auto"/>
            <w:left w:val="none" w:sz="0" w:space="0" w:color="auto"/>
            <w:bottom w:val="none" w:sz="0" w:space="0" w:color="auto"/>
            <w:right w:val="none" w:sz="0" w:space="0" w:color="auto"/>
          </w:divBdr>
        </w:div>
        <w:div w:id="1204095216">
          <w:marLeft w:val="640"/>
          <w:marRight w:val="0"/>
          <w:marTop w:val="0"/>
          <w:marBottom w:val="0"/>
          <w:divBdr>
            <w:top w:val="none" w:sz="0" w:space="0" w:color="auto"/>
            <w:left w:val="none" w:sz="0" w:space="0" w:color="auto"/>
            <w:bottom w:val="none" w:sz="0" w:space="0" w:color="auto"/>
            <w:right w:val="none" w:sz="0" w:space="0" w:color="auto"/>
          </w:divBdr>
        </w:div>
        <w:div w:id="1965381676">
          <w:marLeft w:val="640"/>
          <w:marRight w:val="0"/>
          <w:marTop w:val="0"/>
          <w:marBottom w:val="0"/>
          <w:divBdr>
            <w:top w:val="none" w:sz="0" w:space="0" w:color="auto"/>
            <w:left w:val="none" w:sz="0" w:space="0" w:color="auto"/>
            <w:bottom w:val="none" w:sz="0" w:space="0" w:color="auto"/>
            <w:right w:val="none" w:sz="0" w:space="0" w:color="auto"/>
          </w:divBdr>
        </w:div>
        <w:div w:id="1911622309">
          <w:marLeft w:val="640"/>
          <w:marRight w:val="0"/>
          <w:marTop w:val="0"/>
          <w:marBottom w:val="0"/>
          <w:divBdr>
            <w:top w:val="none" w:sz="0" w:space="0" w:color="auto"/>
            <w:left w:val="none" w:sz="0" w:space="0" w:color="auto"/>
            <w:bottom w:val="none" w:sz="0" w:space="0" w:color="auto"/>
            <w:right w:val="none" w:sz="0" w:space="0" w:color="auto"/>
          </w:divBdr>
        </w:div>
        <w:div w:id="1881016401">
          <w:marLeft w:val="640"/>
          <w:marRight w:val="0"/>
          <w:marTop w:val="0"/>
          <w:marBottom w:val="0"/>
          <w:divBdr>
            <w:top w:val="none" w:sz="0" w:space="0" w:color="auto"/>
            <w:left w:val="none" w:sz="0" w:space="0" w:color="auto"/>
            <w:bottom w:val="none" w:sz="0" w:space="0" w:color="auto"/>
            <w:right w:val="none" w:sz="0" w:space="0" w:color="auto"/>
          </w:divBdr>
        </w:div>
        <w:div w:id="314452547">
          <w:marLeft w:val="640"/>
          <w:marRight w:val="0"/>
          <w:marTop w:val="0"/>
          <w:marBottom w:val="0"/>
          <w:divBdr>
            <w:top w:val="none" w:sz="0" w:space="0" w:color="auto"/>
            <w:left w:val="none" w:sz="0" w:space="0" w:color="auto"/>
            <w:bottom w:val="none" w:sz="0" w:space="0" w:color="auto"/>
            <w:right w:val="none" w:sz="0" w:space="0" w:color="auto"/>
          </w:divBdr>
        </w:div>
        <w:div w:id="810442875">
          <w:marLeft w:val="640"/>
          <w:marRight w:val="0"/>
          <w:marTop w:val="0"/>
          <w:marBottom w:val="0"/>
          <w:divBdr>
            <w:top w:val="none" w:sz="0" w:space="0" w:color="auto"/>
            <w:left w:val="none" w:sz="0" w:space="0" w:color="auto"/>
            <w:bottom w:val="none" w:sz="0" w:space="0" w:color="auto"/>
            <w:right w:val="none" w:sz="0" w:space="0" w:color="auto"/>
          </w:divBdr>
        </w:div>
        <w:div w:id="1668289222">
          <w:marLeft w:val="640"/>
          <w:marRight w:val="0"/>
          <w:marTop w:val="0"/>
          <w:marBottom w:val="0"/>
          <w:divBdr>
            <w:top w:val="none" w:sz="0" w:space="0" w:color="auto"/>
            <w:left w:val="none" w:sz="0" w:space="0" w:color="auto"/>
            <w:bottom w:val="none" w:sz="0" w:space="0" w:color="auto"/>
            <w:right w:val="none" w:sz="0" w:space="0" w:color="auto"/>
          </w:divBdr>
        </w:div>
        <w:div w:id="1519811132">
          <w:marLeft w:val="640"/>
          <w:marRight w:val="0"/>
          <w:marTop w:val="0"/>
          <w:marBottom w:val="0"/>
          <w:divBdr>
            <w:top w:val="none" w:sz="0" w:space="0" w:color="auto"/>
            <w:left w:val="none" w:sz="0" w:space="0" w:color="auto"/>
            <w:bottom w:val="none" w:sz="0" w:space="0" w:color="auto"/>
            <w:right w:val="none" w:sz="0" w:space="0" w:color="auto"/>
          </w:divBdr>
        </w:div>
        <w:div w:id="57018075">
          <w:marLeft w:val="640"/>
          <w:marRight w:val="0"/>
          <w:marTop w:val="0"/>
          <w:marBottom w:val="0"/>
          <w:divBdr>
            <w:top w:val="none" w:sz="0" w:space="0" w:color="auto"/>
            <w:left w:val="none" w:sz="0" w:space="0" w:color="auto"/>
            <w:bottom w:val="none" w:sz="0" w:space="0" w:color="auto"/>
            <w:right w:val="none" w:sz="0" w:space="0" w:color="auto"/>
          </w:divBdr>
        </w:div>
        <w:div w:id="1109475525">
          <w:marLeft w:val="640"/>
          <w:marRight w:val="0"/>
          <w:marTop w:val="0"/>
          <w:marBottom w:val="0"/>
          <w:divBdr>
            <w:top w:val="none" w:sz="0" w:space="0" w:color="auto"/>
            <w:left w:val="none" w:sz="0" w:space="0" w:color="auto"/>
            <w:bottom w:val="none" w:sz="0" w:space="0" w:color="auto"/>
            <w:right w:val="none" w:sz="0" w:space="0" w:color="auto"/>
          </w:divBdr>
        </w:div>
        <w:div w:id="2113278984">
          <w:marLeft w:val="640"/>
          <w:marRight w:val="0"/>
          <w:marTop w:val="0"/>
          <w:marBottom w:val="0"/>
          <w:divBdr>
            <w:top w:val="none" w:sz="0" w:space="0" w:color="auto"/>
            <w:left w:val="none" w:sz="0" w:space="0" w:color="auto"/>
            <w:bottom w:val="none" w:sz="0" w:space="0" w:color="auto"/>
            <w:right w:val="none" w:sz="0" w:space="0" w:color="auto"/>
          </w:divBdr>
        </w:div>
      </w:divsChild>
    </w:div>
    <w:div w:id="1308900345">
      <w:bodyDiv w:val="1"/>
      <w:marLeft w:val="0"/>
      <w:marRight w:val="0"/>
      <w:marTop w:val="0"/>
      <w:marBottom w:val="0"/>
      <w:divBdr>
        <w:top w:val="none" w:sz="0" w:space="0" w:color="auto"/>
        <w:left w:val="none" w:sz="0" w:space="0" w:color="auto"/>
        <w:bottom w:val="none" w:sz="0" w:space="0" w:color="auto"/>
        <w:right w:val="none" w:sz="0" w:space="0" w:color="auto"/>
      </w:divBdr>
      <w:divsChild>
        <w:div w:id="1811942091">
          <w:marLeft w:val="640"/>
          <w:marRight w:val="0"/>
          <w:marTop w:val="0"/>
          <w:marBottom w:val="0"/>
          <w:divBdr>
            <w:top w:val="none" w:sz="0" w:space="0" w:color="auto"/>
            <w:left w:val="none" w:sz="0" w:space="0" w:color="auto"/>
            <w:bottom w:val="none" w:sz="0" w:space="0" w:color="auto"/>
            <w:right w:val="none" w:sz="0" w:space="0" w:color="auto"/>
          </w:divBdr>
        </w:div>
        <w:div w:id="891620657">
          <w:marLeft w:val="640"/>
          <w:marRight w:val="0"/>
          <w:marTop w:val="0"/>
          <w:marBottom w:val="0"/>
          <w:divBdr>
            <w:top w:val="none" w:sz="0" w:space="0" w:color="auto"/>
            <w:left w:val="none" w:sz="0" w:space="0" w:color="auto"/>
            <w:bottom w:val="none" w:sz="0" w:space="0" w:color="auto"/>
            <w:right w:val="none" w:sz="0" w:space="0" w:color="auto"/>
          </w:divBdr>
        </w:div>
        <w:div w:id="837234563">
          <w:marLeft w:val="640"/>
          <w:marRight w:val="0"/>
          <w:marTop w:val="0"/>
          <w:marBottom w:val="0"/>
          <w:divBdr>
            <w:top w:val="none" w:sz="0" w:space="0" w:color="auto"/>
            <w:left w:val="none" w:sz="0" w:space="0" w:color="auto"/>
            <w:bottom w:val="none" w:sz="0" w:space="0" w:color="auto"/>
            <w:right w:val="none" w:sz="0" w:space="0" w:color="auto"/>
          </w:divBdr>
        </w:div>
        <w:div w:id="974915047">
          <w:marLeft w:val="640"/>
          <w:marRight w:val="0"/>
          <w:marTop w:val="0"/>
          <w:marBottom w:val="0"/>
          <w:divBdr>
            <w:top w:val="none" w:sz="0" w:space="0" w:color="auto"/>
            <w:left w:val="none" w:sz="0" w:space="0" w:color="auto"/>
            <w:bottom w:val="none" w:sz="0" w:space="0" w:color="auto"/>
            <w:right w:val="none" w:sz="0" w:space="0" w:color="auto"/>
          </w:divBdr>
        </w:div>
        <w:div w:id="323054205">
          <w:marLeft w:val="640"/>
          <w:marRight w:val="0"/>
          <w:marTop w:val="0"/>
          <w:marBottom w:val="0"/>
          <w:divBdr>
            <w:top w:val="none" w:sz="0" w:space="0" w:color="auto"/>
            <w:left w:val="none" w:sz="0" w:space="0" w:color="auto"/>
            <w:bottom w:val="none" w:sz="0" w:space="0" w:color="auto"/>
            <w:right w:val="none" w:sz="0" w:space="0" w:color="auto"/>
          </w:divBdr>
        </w:div>
        <w:div w:id="1543400171">
          <w:marLeft w:val="640"/>
          <w:marRight w:val="0"/>
          <w:marTop w:val="0"/>
          <w:marBottom w:val="0"/>
          <w:divBdr>
            <w:top w:val="none" w:sz="0" w:space="0" w:color="auto"/>
            <w:left w:val="none" w:sz="0" w:space="0" w:color="auto"/>
            <w:bottom w:val="none" w:sz="0" w:space="0" w:color="auto"/>
            <w:right w:val="none" w:sz="0" w:space="0" w:color="auto"/>
          </w:divBdr>
        </w:div>
        <w:div w:id="1319380910">
          <w:marLeft w:val="640"/>
          <w:marRight w:val="0"/>
          <w:marTop w:val="0"/>
          <w:marBottom w:val="0"/>
          <w:divBdr>
            <w:top w:val="none" w:sz="0" w:space="0" w:color="auto"/>
            <w:left w:val="none" w:sz="0" w:space="0" w:color="auto"/>
            <w:bottom w:val="none" w:sz="0" w:space="0" w:color="auto"/>
            <w:right w:val="none" w:sz="0" w:space="0" w:color="auto"/>
          </w:divBdr>
        </w:div>
        <w:div w:id="102726962">
          <w:marLeft w:val="640"/>
          <w:marRight w:val="0"/>
          <w:marTop w:val="0"/>
          <w:marBottom w:val="0"/>
          <w:divBdr>
            <w:top w:val="none" w:sz="0" w:space="0" w:color="auto"/>
            <w:left w:val="none" w:sz="0" w:space="0" w:color="auto"/>
            <w:bottom w:val="none" w:sz="0" w:space="0" w:color="auto"/>
            <w:right w:val="none" w:sz="0" w:space="0" w:color="auto"/>
          </w:divBdr>
        </w:div>
        <w:div w:id="1930386015">
          <w:marLeft w:val="640"/>
          <w:marRight w:val="0"/>
          <w:marTop w:val="0"/>
          <w:marBottom w:val="0"/>
          <w:divBdr>
            <w:top w:val="none" w:sz="0" w:space="0" w:color="auto"/>
            <w:left w:val="none" w:sz="0" w:space="0" w:color="auto"/>
            <w:bottom w:val="none" w:sz="0" w:space="0" w:color="auto"/>
            <w:right w:val="none" w:sz="0" w:space="0" w:color="auto"/>
          </w:divBdr>
        </w:div>
        <w:div w:id="1275019277">
          <w:marLeft w:val="640"/>
          <w:marRight w:val="0"/>
          <w:marTop w:val="0"/>
          <w:marBottom w:val="0"/>
          <w:divBdr>
            <w:top w:val="none" w:sz="0" w:space="0" w:color="auto"/>
            <w:left w:val="none" w:sz="0" w:space="0" w:color="auto"/>
            <w:bottom w:val="none" w:sz="0" w:space="0" w:color="auto"/>
            <w:right w:val="none" w:sz="0" w:space="0" w:color="auto"/>
          </w:divBdr>
        </w:div>
        <w:div w:id="1607686956">
          <w:marLeft w:val="640"/>
          <w:marRight w:val="0"/>
          <w:marTop w:val="0"/>
          <w:marBottom w:val="0"/>
          <w:divBdr>
            <w:top w:val="none" w:sz="0" w:space="0" w:color="auto"/>
            <w:left w:val="none" w:sz="0" w:space="0" w:color="auto"/>
            <w:bottom w:val="none" w:sz="0" w:space="0" w:color="auto"/>
            <w:right w:val="none" w:sz="0" w:space="0" w:color="auto"/>
          </w:divBdr>
        </w:div>
        <w:div w:id="360937623">
          <w:marLeft w:val="640"/>
          <w:marRight w:val="0"/>
          <w:marTop w:val="0"/>
          <w:marBottom w:val="0"/>
          <w:divBdr>
            <w:top w:val="none" w:sz="0" w:space="0" w:color="auto"/>
            <w:left w:val="none" w:sz="0" w:space="0" w:color="auto"/>
            <w:bottom w:val="none" w:sz="0" w:space="0" w:color="auto"/>
            <w:right w:val="none" w:sz="0" w:space="0" w:color="auto"/>
          </w:divBdr>
        </w:div>
      </w:divsChild>
    </w:div>
    <w:div w:id="1323705878">
      <w:bodyDiv w:val="1"/>
      <w:marLeft w:val="0"/>
      <w:marRight w:val="0"/>
      <w:marTop w:val="0"/>
      <w:marBottom w:val="0"/>
      <w:divBdr>
        <w:top w:val="none" w:sz="0" w:space="0" w:color="auto"/>
        <w:left w:val="none" w:sz="0" w:space="0" w:color="auto"/>
        <w:bottom w:val="none" w:sz="0" w:space="0" w:color="auto"/>
        <w:right w:val="none" w:sz="0" w:space="0" w:color="auto"/>
      </w:divBdr>
      <w:divsChild>
        <w:div w:id="145365004">
          <w:marLeft w:val="640"/>
          <w:marRight w:val="0"/>
          <w:marTop w:val="0"/>
          <w:marBottom w:val="0"/>
          <w:divBdr>
            <w:top w:val="none" w:sz="0" w:space="0" w:color="auto"/>
            <w:left w:val="none" w:sz="0" w:space="0" w:color="auto"/>
            <w:bottom w:val="none" w:sz="0" w:space="0" w:color="auto"/>
            <w:right w:val="none" w:sz="0" w:space="0" w:color="auto"/>
          </w:divBdr>
        </w:div>
        <w:div w:id="1873347935">
          <w:marLeft w:val="640"/>
          <w:marRight w:val="0"/>
          <w:marTop w:val="0"/>
          <w:marBottom w:val="0"/>
          <w:divBdr>
            <w:top w:val="none" w:sz="0" w:space="0" w:color="auto"/>
            <w:left w:val="none" w:sz="0" w:space="0" w:color="auto"/>
            <w:bottom w:val="none" w:sz="0" w:space="0" w:color="auto"/>
            <w:right w:val="none" w:sz="0" w:space="0" w:color="auto"/>
          </w:divBdr>
        </w:div>
        <w:div w:id="674918364">
          <w:marLeft w:val="640"/>
          <w:marRight w:val="0"/>
          <w:marTop w:val="0"/>
          <w:marBottom w:val="0"/>
          <w:divBdr>
            <w:top w:val="none" w:sz="0" w:space="0" w:color="auto"/>
            <w:left w:val="none" w:sz="0" w:space="0" w:color="auto"/>
            <w:bottom w:val="none" w:sz="0" w:space="0" w:color="auto"/>
            <w:right w:val="none" w:sz="0" w:space="0" w:color="auto"/>
          </w:divBdr>
        </w:div>
        <w:div w:id="634216881">
          <w:marLeft w:val="640"/>
          <w:marRight w:val="0"/>
          <w:marTop w:val="0"/>
          <w:marBottom w:val="0"/>
          <w:divBdr>
            <w:top w:val="none" w:sz="0" w:space="0" w:color="auto"/>
            <w:left w:val="none" w:sz="0" w:space="0" w:color="auto"/>
            <w:bottom w:val="none" w:sz="0" w:space="0" w:color="auto"/>
            <w:right w:val="none" w:sz="0" w:space="0" w:color="auto"/>
          </w:divBdr>
        </w:div>
        <w:div w:id="1068112328">
          <w:marLeft w:val="640"/>
          <w:marRight w:val="0"/>
          <w:marTop w:val="0"/>
          <w:marBottom w:val="0"/>
          <w:divBdr>
            <w:top w:val="none" w:sz="0" w:space="0" w:color="auto"/>
            <w:left w:val="none" w:sz="0" w:space="0" w:color="auto"/>
            <w:bottom w:val="none" w:sz="0" w:space="0" w:color="auto"/>
            <w:right w:val="none" w:sz="0" w:space="0" w:color="auto"/>
          </w:divBdr>
        </w:div>
        <w:div w:id="1175799787">
          <w:marLeft w:val="640"/>
          <w:marRight w:val="0"/>
          <w:marTop w:val="0"/>
          <w:marBottom w:val="0"/>
          <w:divBdr>
            <w:top w:val="none" w:sz="0" w:space="0" w:color="auto"/>
            <w:left w:val="none" w:sz="0" w:space="0" w:color="auto"/>
            <w:bottom w:val="none" w:sz="0" w:space="0" w:color="auto"/>
            <w:right w:val="none" w:sz="0" w:space="0" w:color="auto"/>
          </w:divBdr>
        </w:div>
        <w:div w:id="1978340954">
          <w:marLeft w:val="640"/>
          <w:marRight w:val="0"/>
          <w:marTop w:val="0"/>
          <w:marBottom w:val="0"/>
          <w:divBdr>
            <w:top w:val="none" w:sz="0" w:space="0" w:color="auto"/>
            <w:left w:val="none" w:sz="0" w:space="0" w:color="auto"/>
            <w:bottom w:val="none" w:sz="0" w:space="0" w:color="auto"/>
            <w:right w:val="none" w:sz="0" w:space="0" w:color="auto"/>
          </w:divBdr>
        </w:div>
        <w:div w:id="157356474">
          <w:marLeft w:val="640"/>
          <w:marRight w:val="0"/>
          <w:marTop w:val="0"/>
          <w:marBottom w:val="0"/>
          <w:divBdr>
            <w:top w:val="none" w:sz="0" w:space="0" w:color="auto"/>
            <w:left w:val="none" w:sz="0" w:space="0" w:color="auto"/>
            <w:bottom w:val="none" w:sz="0" w:space="0" w:color="auto"/>
            <w:right w:val="none" w:sz="0" w:space="0" w:color="auto"/>
          </w:divBdr>
        </w:div>
        <w:div w:id="1129203751">
          <w:marLeft w:val="640"/>
          <w:marRight w:val="0"/>
          <w:marTop w:val="0"/>
          <w:marBottom w:val="0"/>
          <w:divBdr>
            <w:top w:val="none" w:sz="0" w:space="0" w:color="auto"/>
            <w:left w:val="none" w:sz="0" w:space="0" w:color="auto"/>
            <w:bottom w:val="none" w:sz="0" w:space="0" w:color="auto"/>
            <w:right w:val="none" w:sz="0" w:space="0" w:color="auto"/>
          </w:divBdr>
        </w:div>
        <w:div w:id="913123620">
          <w:marLeft w:val="640"/>
          <w:marRight w:val="0"/>
          <w:marTop w:val="0"/>
          <w:marBottom w:val="0"/>
          <w:divBdr>
            <w:top w:val="none" w:sz="0" w:space="0" w:color="auto"/>
            <w:left w:val="none" w:sz="0" w:space="0" w:color="auto"/>
            <w:bottom w:val="none" w:sz="0" w:space="0" w:color="auto"/>
            <w:right w:val="none" w:sz="0" w:space="0" w:color="auto"/>
          </w:divBdr>
        </w:div>
        <w:div w:id="494955112">
          <w:marLeft w:val="640"/>
          <w:marRight w:val="0"/>
          <w:marTop w:val="0"/>
          <w:marBottom w:val="0"/>
          <w:divBdr>
            <w:top w:val="none" w:sz="0" w:space="0" w:color="auto"/>
            <w:left w:val="none" w:sz="0" w:space="0" w:color="auto"/>
            <w:bottom w:val="none" w:sz="0" w:space="0" w:color="auto"/>
            <w:right w:val="none" w:sz="0" w:space="0" w:color="auto"/>
          </w:divBdr>
        </w:div>
        <w:div w:id="314994000">
          <w:marLeft w:val="640"/>
          <w:marRight w:val="0"/>
          <w:marTop w:val="0"/>
          <w:marBottom w:val="0"/>
          <w:divBdr>
            <w:top w:val="none" w:sz="0" w:space="0" w:color="auto"/>
            <w:left w:val="none" w:sz="0" w:space="0" w:color="auto"/>
            <w:bottom w:val="none" w:sz="0" w:space="0" w:color="auto"/>
            <w:right w:val="none" w:sz="0" w:space="0" w:color="auto"/>
          </w:divBdr>
        </w:div>
      </w:divsChild>
    </w:div>
    <w:div w:id="1330714941">
      <w:bodyDiv w:val="1"/>
      <w:marLeft w:val="0"/>
      <w:marRight w:val="0"/>
      <w:marTop w:val="0"/>
      <w:marBottom w:val="0"/>
      <w:divBdr>
        <w:top w:val="none" w:sz="0" w:space="0" w:color="auto"/>
        <w:left w:val="none" w:sz="0" w:space="0" w:color="auto"/>
        <w:bottom w:val="none" w:sz="0" w:space="0" w:color="auto"/>
        <w:right w:val="none" w:sz="0" w:space="0" w:color="auto"/>
      </w:divBdr>
      <w:divsChild>
        <w:div w:id="479612266">
          <w:marLeft w:val="640"/>
          <w:marRight w:val="0"/>
          <w:marTop w:val="0"/>
          <w:marBottom w:val="0"/>
          <w:divBdr>
            <w:top w:val="none" w:sz="0" w:space="0" w:color="auto"/>
            <w:left w:val="none" w:sz="0" w:space="0" w:color="auto"/>
            <w:bottom w:val="none" w:sz="0" w:space="0" w:color="auto"/>
            <w:right w:val="none" w:sz="0" w:space="0" w:color="auto"/>
          </w:divBdr>
        </w:div>
        <w:div w:id="2096705499">
          <w:marLeft w:val="640"/>
          <w:marRight w:val="0"/>
          <w:marTop w:val="0"/>
          <w:marBottom w:val="0"/>
          <w:divBdr>
            <w:top w:val="none" w:sz="0" w:space="0" w:color="auto"/>
            <w:left w:val="none" w:sz="0" w:space="0" w:color="auto"/>
            <w:bottom w:val="none" w:sz="0" w:space="0" w:color="auto"/>
            <w:right w:val="none" w:sz="0" w:space="0" w:color="auto"/>
          </w:divBdr>
        </w:div>
        <w:div w:id="980158113">
          <w:marLeft w:val="640"/>
          <w:marRight w:val="0"/>
          <w:marTop w:val="0"/>
          <w:marBottom w:val="0"/>
          <w:divBdr>
            <w:top w:val="none" w:sz="0" w:space="0" w:color="auto"/>
            <w:left w:val="none" w:sz="0" w:space="0" w:color="auto"/>
            <w:bottom w:val="none" w:sz="0" w:space="0" w:color="auto"/>
            <w:right w:val="none" w:sz="0" w:space="0" w:color="auto"/>
          </w:divBdr>
        </w:div>
        <w:div w:id="488253449">
          <w:marLeft w:val="640"/>
          <w:marRight w:val="0"/>
          <w:marTop w:val="0"/>
          <w:marBottom w:val="0"/>
          <w:divBdr>
            <w:top w:val="none" w:sz="0" w:space="0" w:color="auto"/>
            <w:left w:val="none" w:sz="0" w:space="0" w:color="auto"/>
            <w:bottom w:val="none" w:sz="0" w:space="0" w:color="auto"/>
            <w:right w:val="none" w:sz="0" w:space="0" w:color="auto"/>
          </w:divBdr>
        </w:div>
        <w:div w:id="354575923">
          <w:marLeft w:val="640"/>
          <w:marRight w:val="0"/>
          <w:marTop w:val="0"/>
          <w:marBottom w:val="0"/>
          <w:divBdr>
            <w:top w:val="none" w:sz="0" w:space="0" w:color="auto"/>
            <w:left w:val="none" w:sz="0" w:space="0" w:color="auto"/>
            <w:bottom w:val="none" w:sz="0" w:space="0" w:color="auto"/>
            <w:right w:val="none" w:sz="0" w:space="0" w:color="auto"/>
          </w:divBdr>
        </w:div>
        <w:div w:id="256256933">
          <w:marLeft w:val="640"/>
          <w:marRight w:val="0"/>
          <w:marTop w:val="0"/>
          <w:marBottom w:val="0"/>
          <w:divBdr>
            <w:top w:val="none" w:sz="0" w:space="0" w:color="auto"/>
            <w:left w:val="none" w:sz="0" w:space="0" w:color="auto"/>
            <w:bottom w:val="none" w:sz="0" w:space="0" w:color="auto"/>
            <w:right w:val="none" w:sz="0" w:space="0" w:color="auto"/>
          </w:divBdr>
        </w:div>
        <w:div w:id="1102217215">
          <w:marLeft w:val="640"/>
          <w:marRight w:val="0"/>
          <w:marTop w:val="0"/>
          <w:marBottom w:val="0"/>
          <w:divBdr>
            <w:top w:val="none" w:sz="0" w:space="0" w:color="auto"/>
            <w:left w:val="none" w:sz="0" w:space="0" w:color="auto"/>
            <w:bottom w:val="none" w:sz="0" w:space="0" w:color="auto"/>
            <w:right w:val="none" w:sz="0" w:space="0" w:color="auto"/>
          </w:divBdr>
        </w:div>
      </w:divsChild>
    </w:div>
    <w:div w:id="1334645475">
      <w:bodyDiv w:val="1"/>
      <w:marLeft w:val="0"/>
      <w:marRight w:val="0"/>
      <w:marTop w:val="0"/>
      <w:marBottom w:val="0"/>
      <w:divBdr>
        <w:top w:val="none" w:sz="0" w:space="0" w:color="auto"/>
        <w:left w:val="none" w:sz="0" w:space="0" w:color="auto"/>
        <w:bottom w:val="none" w:sz="0" w:space="0" w:color="auto"/>
        <w:right w:val="none" w:sz="0" w:space="0" w:color="auto"/>
      </w:divBdr>
      <w:divsChild>
        <w:div w:id="1049106278">
          <w:marLeft w:val="640"/>
          <w:marRight w:val="0"/>
          <w:marTop w:val="0"/>
          <w:marBottom w:val="0"/>
          <w:divBdr>
            <w:top w:val="none" w:sz="0" w:space="0" w:color="auto"/>
            <w:left w:val="none" w:sz="0" w:space="0" w:color="auto"/>
            <w:bottom w:val="none" w:sz="0" w:space="0" w:color="auto"/>
            <w:right w:val="none" w:sz="0" w:space="0" w:color="auto"/>
          </w:divBdr>
        </w:div>
        <w:div w:id="1949657052">
          <w:marLeft w:val="640"/>
          <w:marRight w:val="0"/>
          <w:marTop w:val="0"/>
          <w:marBottom w:val="0"/>
          <w:divBdr>
            <w:top w:val="none" w:sz="0" w:space="0" w:color="auto"/>
            <w:left w:val="none" w:sz="0" w:space="0" w:color="auto"/>
            <w:bottom w:val="none" w:sz="0" w:space="0" w:color="auto"/>
            <w:right w:val="none" w:sz="0" w:space="0" w:color="auto"/>
          </w:divBdr>
        </w:div>
        <w:div w:id="1974165837">
          <w:marLeft w:val="640"/>
          <w:marRight w:val="0"/>
          <w:marTop w:val="0"/>
          <w:marBottom w:val="0"/>
          <w:divBdr>
            <w:top w:val="none" w:sz="0" w:space="0" w:color="auto"/>
            <w:left w:val="none" w:sz="0" w:space="0" w:color="auto"/>
            <w:bottom w:val="none" w:sz="0" w:space="0" w:color="auto"/>
            <w:right w:val="none" w:sz="0" w:space="0" w:color="auto"/>
          </w:divBdr>
        </w:div>
        <w:div w:id="1385521023">
          <w:marLeft w:val="640"/>
          <w:marRight w:val="0"/>
          <w:marTop w:val="0"/>
          <w:marBottom w:val="0"/>
          <w:divBdr>
            <w:top w:val="none" w:sz="0" w:space="0" w:color="auto"/>
            <w:left w:val="none" w:sz="0" w:space="0" w:color="auto"/>
            <w:bottom w:val="none" w:sz="0" w:space="0" w:color="auto"/>
            <w:right w:val="none" w:sz="0" w:space="0" w:color="auto"/>
          </w:divBdr>
        </w:div>
        <w:div w:id="1815220966">
          <w:marLeft w:val="640"/>
          <w:marRight w:val="0"/>
          <w:marTop w:val="0"/>
          <w:marBottom w:val="0"/>
          <w:divBdr>
            <w:top w:val="none" w:sz="0" w:space="0" w:color="auto"/>
            <w:left w:val="none" w:sz="0" w:space="0" w:color="auto"/>
            <w:bottom w:val="none" w:sz="0" w:space="0" w:color="auto"/>
            <w:right w:val="none" w:sz="0" w:space="0" w:color="auto"/>
          </w:divBdr>
        </w:div>
        <w:div w:id="4132207">
          <w:marLeft w:val="640"/>
          <w:marRight w:val="0"/>
          <w:marTop w:val="0"/>
          <w:marBottom w:val="0"/>
          <w:divBdr>
            <w:top w:val="none" w:sz="0" w:space="0" w:color="auto"/>
            <w:left w:val="none" w:sz="0" w:space="0" w:color="auto"/>
            <w:bottom w:val="none" w:sz="0" w:space="0" w:color="auto"/>
            <w:right w:val="none" w:sz="0" w:space="0" w:color="auto"/>
          </w:divBdr>
        </w:div>
        <w:div w:id="1118987411">
          <w:marLeft w:val="640"/>
          <w:marRight w:val="0"/>
          <w:marTop w:val="0"/>
          <w:marBottom w:val="0"/>
          <w:divBdr>
            <w:top w:val="none" w:sz="0" w:space="0" w:color="auto"/>
            <w:left w:val="none" w:sz="0" w:space="0" w:color="auto"/>
            <w:bottom w:val="none" w:sz="0" w:space="0" w:color="auto"/>
            <w:right w:val="none" w:sz="0" w:space="0" w:color="auto"/>
          </w:divBdr>
        </w:div>
        <w:div w:id="338778731">
          <w:marLeft w:val="640"/>
          <w:marRight w:val="0"/>
          <w:marTop w:val="0"/>
          <w:marBottom w:val="0"/>
          <w:divBdr>
            <w:top w:val="none" w:sz="0" w:space="0" w:color="auto"/>
            <w:left w:val="none" w:sz="0" w:space="0" w:color="auto"/>
            <w:bottom w:val="none" w:sz="0" w:space="0" w:color="auto"/>
            <w:right w:val="none" w:sz="0" w:space="0" w:color="auto"/>
          </w:divBdr>
        </w:div>
        <w:div w:id="21713051">
          <w:marLeft w:val="640"/>
          <w:marRight w:val="0"/>
          <w:marTop w:val="0"/>
          <w:marBottom w:val="0"/>
          <w:divBdr>
            <w:top w:val="none" w:sz="0" w:space="0" w:color="auto"/>
            <w:left w:val="none" w:sz="0" w:space="0" w:color="auto"/>
            <w:bottom w:val="none" w:sz="0" w:space="0" w:color="auto"/>
            <w:right w:val="none" w:sz="0" w:space="0" w:color="auto"/>
          </w:divBdr>
        </w:div>
        <w:div w:id="1892763480">
          <w:marLeft w:val="640"/>
          <w:marRight w:val="0"/>
          <w:marTop w:val="0"/>
          <w:marBottom w:val="0"/>
          <w:divBdr>
            <w:top w:val="none" w:sz="0" w:space="0" w:color="auto"/>
            <w:left w:val="none" w:sz="0" w:space="0" w:color="auto"/>
            <w:bottom w:val="none" w:sz="0" w:space="0" w:color="auto"/>
            <w:right w:val="none" w:sz="0" w:space="0" w:color="auto"/>
          </w:divBdr>
        </w:div>
        <w:div w:id="985476822">
          <w:marLeft w:val="640"/>
          <w:marRight w:val="0"/>
          <w:marTop w:val="0"/>
          <w:marBottom w:val="0"/>
          <w:divBdr>
            <w:top w:val="none" w:sz="0" w:space="0" w:color="auto"/>
            <w:left w:val="none" w:sz="0" w:space="0" w:color="auto"/>
            <w:bottom w:val="none" w:sz="0" w:space="0" w:color="auto"/>
            <w:right w:val="none" w:sz="0" w:space="0" w:color="auto"/>
          </w:divBdr>
        </w:div>
      </w:divsChild>
    </w:div>
    <w:div w:id="1359354503">
      <w:bodyDiv w:val="1"/>
      <w:marLeft w:val="0"/>
      <w:marRight w:val="0"/>
      <w:marTop w:val="0"/>
      <w:marBottom w:val="0"/>
      <w:divBdr>
        <w:top w:val="none" w:sz="0" w:space="0" w:color="auto"/>
        <w:left w:val="none" w:sz="0" w:space="0" w:color="auto"/>
        <w:bottom w:val="none" w:sz="0" w:space="0" w:color="auto"/>
        <w:right w:val="none" w:sz="0" w:space="0" w:color="auto"/>
      </w:divBdr>
      <w:divsChild>
        <w:div w:id="651833420">
          <w:marLeft w:val="640"/>
          <w:marRight w:val="0"/>
          <w:marTop w:val="0"/>
          <w:marBottom w:val="0"/>
          <w:divBdr>
            <w:top w:val="none" w:sz="0" w:space="0" w:color="auto"/>
            <w:left w:val="none" w:sz="0" w:space="0" w:color="auto"/>
            <w:bottom w:val="none" w:sz="0" w:space="0" w:color="auto"/>
            <w:right w:val="none" w:sz="0" w:space="0" w:color="auto"/>
          </w:divBdr>
        </w:div>
        <w:div w:id="1638995557">
          <w:marLeft w:val="640"/>
          <w:marRight w:val="0"/>
          <w:marTop w:val="0"/>
          <w:marBottom w:val="0"/>
          <w:divBdr>
            <w:top w:val="none" w:sz="0" w:space="0" w:color="auto"/>
            <w:left w:val="none" w:sz="0" w:space="0" w:color="auto"/>
            <w:bottom w:val="none" w:sz="0" w:space="0" w:color="auto"/>
            <w:right w:val="none" w:sz="0" w:space="0" w:color="auto"/>
          </w:divBdr>
        </w:div>
        <w:div w:id="1475875919">
          <w:marLeft w:val="640"/>
          <w:marRight w:val="0"/>
          <w:marTop w:val="0"/>
          <w:marBottom w:val="0"/>
          <w:divBdr>
            <w:top w:val="none" w:sz="0" w:space="0" w:color="auto"/>
            <w:left w:val="none" w:sz="0" w:space="0" w:color="auto"/>
            <w:bottom w:val="none" w:sz="0" w:space="0" w:color="auto"/>
            <w:right w:val="none" w:sz="0" w:space="0" w:color="auto"/>
          </w:divBdr>
        </w:div>
        <w:div w:id="682585257">
          <w:marLeft w:val="640"/>
          <w:marRight w:val="0"/>
          <w:marTop w:val="0"/>
          <w:marBottom w:val="0"/>
          <w:divBdr>
            <w:top w:val="none" w:sz="0" w:space="0" w:color="auto"/>
            <w:left w:val="none" w:sz="0" w:space="0" w:color="auto"/>
            <w:bottom w:val="none" w:sz="0" w:space="0" w:color="auto"/>
            <w:right w:val="none" w:sz="0" w:space="0" w:color="auto"/>
          </w:divBdr>
        </w:div>
        <w:div w:id="361588223">
          <w:marLeft w:val="640"/>
          <w:marRight w:val="0"/>
          <w:marTop w:val="0"/>
          <w:marBottom w:val="0"/>
          <w:divBdr>
            <w:top w:val="none" w:sz="0" w:space="0" w:color="auto"/>
            <w:left w:val="none" w:sz="0" w:space="0" w:color="auto"/>
            <w:bottom w:val="none" w:sz="0" w:space="0" w:color="auto"/>
            <w:right w:val="none" w:sz="0" w:space="0" w:color="auto"/>
          </w:divBdr>
        </w:div>
        <w:div w:id="2028481489">
          <w:marLeft w:val="640"/>
          <w:marRight w:val="0"/>
          <w:marTop w:val="0"/>
          <w:marBottom w:val="0"/>
          <w:divBdr>
            <w:top w:val="none" w:sz="0" w:space="0" w:color="auto"/>
            <w:left w:val="none" w:sz="0" w:space="0" w:color="auto"/>
            <w:bottom w:val="none" w:sz="0" w:space="0" w:color="auto"/>
            <w:right w:val="none" w:sz="0" w:space="0" w:color="auto"/>
          </w:divBdr>
        </w:div>
        <w:div w:id="1565723952">
          <w:marLeft w:val="640"/>
          <w:marRight w:val="0"/>
          <w:marTop w:val="0"/>
          <w:marBottom w:val="0"/>
          <w:divBdr>
            <w:top w:val="none" w:sz="0" w:space="0" w:color="auto"/>
            <w:left w:val="none" w:sz="0" w:space="0" w:color="auto"/>
            <w:bottom w:val="none" w:sz="0" w:space="0" w:color="auto"/>
            <w:right w:val="none" w:sz="0" w:space="0" w:color="auto"/>
          </w:divBdr>
        </w:div>
        <w:div w:id="1486124960">
          <w:marLeft w:val="640"/>
          <w:marRight w:val="0"/>
          <w:marTop w:val="0"/>
          <w:marBottom w:val="0"/>
          <w:divBdr>
            <w:top w:val="none" w:sz="0" w:space="0" w:color="auto"/>
            <w:left w:val="none" w:sz="0" w:space="0" w:color="auto"/>
            <w:bottom w:val="none" w:sz="0" w:space="0" w:color="auto"/>
            <w:right w:val="none" w:sz="0" w:space="0" w:color="auto"/>
          </w:divBdr>
        </w:div>
        <w:div w:id="682173520">
          <w:marLeft w:val="640"/>
          <w:marRight w:val="0"/>
          <w:marTop w:val="0"/>
          <w:marBottom w:val="0"/>
          <w:divBdr>
            <w:top w:val="none" w:sz="0" w:space="0" w:color="auto"/>
            <w:left w:val="none" w:sz="0" w:space="0" w:color="auto"/>
            <w:bottom w:val="none" w:sz="0" w:space="0" w:color="auto"/>
            <w:right w:val="none" w:sz="0" w:space="0" w:color="auto"/>
          </w:divBdr>
        </w:div>
      </w:divsChild>
    </w:div>
    <w:div w:id="1392339620">
      <w:bodyDiv w:val="1"/>
      <w:marLeft w:val="0"/>
      <w:marRight w:val="0"/>
      <w:marTop w:val="0"/>
      <w:marBottom w:val="0"/>
      <w:divBdr>
        <w:top w:val="none" w:sz="0" w:space="0" w:color="auto"/>
        <w:left w:val="none" w:sz="0" w:space="0" w:color="auto"/>
        <w:bottom w:val="none" w:sz="0" w:space="0" w:color="auto"/>
        <w:right w:val="none" w:sz="0" w:space="0" w:color="auto"/>
      </w:divBdr>
      <w:divsChild>
        <w:div w:id="578490981">
          <w:marLeft w:val="640"/>
          <w:marRight w:val="0"/>
          <w:marTop w:val="0"/>
          <w:marBottom w:val="0"/>
          <w:divBdr>
            <w:top w:val="none" w:sz="0" w:space="0" w:color="auto"/>
            <w:left w:val="none" w:sz="0" w:space="0" w:color="auto"/>
            <w:bottom w:val="none" w:sz="0" w:space="0" w:color="auto"/>
            <w:right w:val="none" w:sz="0" w:space="0" w:color="auto"/>
          </w:divBdr>
        </w:div>
        <w:div w:id="1891842430">
          <w:marLeft w:val="640"/>
          <w:marRight w:val="0"/>
          <w:marTop w:val="0"/>
          <w:marBottom w:val="0"/>
          <w:divBdr>
            <w:top w:val="none" w:sz="0" w:space="0" w:color="auto"/>
            <w:left w:val="none" w:sz="0" w:space="0" w:color="auto"/>
            <w:bottom w:val="none" w:sz="0" w:space="0" w:color="auto"/>
            <w:right w:val="none" w:sz="0" w:space="0" w:color="auto"/>
          </w:divBdr>
        </w:div>
        <w:div w:id="1018506738">
          <w:marLeft w:val="640"/>
          <w:marRight w:val="0"/>
          <w:marTop w:val="0"/>
          <w:marBottom w:val="0"/>
          <w:divBdr>
            <w:top w:val="none" w:sz="0" w:space="0" w:color="auto"/>
            <w:left w:val="none" w:sz="0" w:space="0" w:color="auto"/>
            <w:bottom w:val="none" w:sz="0" w:space="0" w:color="auto"/>
            <w:right w:val="none" w:sz="0" w:space="0" w:color="auto"/>
          </w:divBdr>
        </w:div>
        <w:div w:id="260577509">
          <w:marLeft w:val="640"/>
          <w:marRight w:val="0"/>
          <w:marTop w:val="0"/>
          <w:marBottom w:val="0"/>
          <w:divBdr>
            <w:top w:val="none" w:sz="0" w:space="0" w:color="auto"/>
            <w:left w:val="none" w:sz="0" w:space="0" w:color="auto"/>
            <w:bottom w:val="none" w:sz="0" w:space="0" w:color="auto"/>
            <w:right w:val="none" w:sz="0" w:space="0" w:color="auto"/>
          </w:divBdr>
        </w:div>
        <w:div w:id="195240124">
          <w:marLeft w:val="640"/>
          <w:marRight w:val="0"/>
          <w:marTop w:val="0"/>
          <w:marBottom w:val="0"/>
          <w:divBdr>
            <w:top w:val="none" w:sz="0" w:space="0" w:color="auto"/>
            <w:left w:val="none" w:sz="0" w:space="0" w:color="auto"/>
            <w:bottom w:val="none" w:sz="0" w:space="0" w:color="auto"/>
            <w:right w:val="none" w:sz="0" w:space="0" w:color="auto"/>
          </w:divBdr>
        </w:div>
        <w:div w:id="493767334">
          <w:marLeft w:val="640"/>
          <w:marRight w:val="0"/>
          <w:marTop w:val="0"/>
          <w:marBottom w:val="0"/>
          <w:divBdr>
            <w:top w:val="none" w:sz="0" w:space="0" w:color="auto"/>
            <w:left w:val="none" w:sz="0" w:space="0" w:color="auto"/>
            <w:bottom w:val="none" w:sz="0" w:space="0" w:color="auto"/>
            <w:right w:val="none" w:sz="0" w:space="0" w:color="auto"/>
          </w:divBdr>
        </w:div>
        <w:div w:id="630474296">
          <w:marLeft w:val="640"/>
          <w:marRight w:val="0"/>
          <w:marTop w:val="0"/>
          <w:marBottom w:val="0"/>
          <w:divBdr>
            <w:top w:val="none" w:sz="0" w:space="0" w:color="auto"/>
            <w:left w:val="none" w:sz="0" w:space="0" w:color="auto"/>
            <w:bottom w:val="none" w:sz="0" w:space="0" w:color="auto"/>
            <w:right w:val="none" w:sz="0" w:space="0" w:color="auto"/>
          </w:divBdr>
        </w:div>
        <w:div w:id="1765152296">
          <w:marLeft w:val="640"/>
          <w:marRight w:val="0"/>
          <w:marTop w:val="0"/>
          <w:marBottom w:val="0"/>
          <w:divBdr>
            <w:top w:val="none" w:sz="0" w:space="0" w:color="auto"/>
            <w:left w:val="none" w:sz="0" w:space="0" w:color="auto"/>
            <w:bottom w:val="none" w:sz="0" w:space="0" w:color="auto"/>
            <w:right w:val="none" w:sz="0" w:space="0" w:color="auto"/>
          </w:divBdr>
        </w:div>
        <w:div w:id="638413564">
          <w:marLeft w:val="640"/>
          <w:marRight w:val="0"/>
          <w:marTop w:val="0"/>
          <w:marBottom w:val="0"/>
          <w:divBdr>
            <w:top w:val="none" w:sz="0" w:space="0" w:color="auto"/>
            <w:left w:val="none" w:sz="0" w:space="0" w:color="auto"/>
            <w:bottom w:val="none" w:sz="0" w:space="0" w:color="auto"/>
            <w:right w:val="none" w:sz="0" w:space="0" w:color="auto"/>
          </w:divBdr>
        </w:div>
        <w:div w:id="869146419">
          <w:marLeft w:val="640"/>
          <w:marRight w:val="0"/>
          <w:marTop w:val="0"/>
          <w:marBottom w:val="0"/>
          <w:divBdr>
            <w:top w:val="none" w:sz="0" w:space="0" w:color="auto"/>
            <w:left w:val="none" w:sz="0" w:space="0" w:color="auto"/>
            <w:bottom w:val="none" w:sz="0" w:space="0" w:color="auto"/>
            <w:right w:val="none" w:sz="0" w:space="0" w:color="auto"/>
          </w:divBdr>
        </w:div>
        <w:div w:id="226650688">
          <w:marLeft w:val="640"/>
          <w:marRight w:val="0"/>
          <w:marTop w:val="0"/>
          <w:marBottom w:val="0"/>
          <w:divBdr>
            <w:top w:val="none" w:sz="0" w:space="0" w:color="auto"/>
            <w:left w:val="none" w:sz="0" w:space="0" w:color="auto"/>
            <w:bottom w:val="none" w:sz="0" w:space="0" w:color="auto"/>
            <w:right w:val="none" w:sz="0" w:space="0" w:color="auto"/>
          </w:divBdr>
        </w:div>
        <w:div w:id="612783994">
          <w:marLeft w:val="640"/>
          <w:marRight w:val="0"/>
          <w:marTop w:val="0"/>
          <w:marBottom w:val="0"/>
          <w:divBdr>
            <w:top w:val="none" w:sz="0" w:space="0" w:color="auto"/>
            <w:left w:val="none" w:sz="0" w:space="0" w:color="auto"/>
            <w:bottom w:val="none" w:sz="0" w:space="0" w:color="auto"/>
            <w:right w:val="none" w:sz="0" w:space="0" w:color="auto"/>
          </w:divBdr>
        </w:div>
        <w:div w:id="729185590">
          <w:marLeft w:val="640"/>
          <w:marRight w:val="0"/>
          <w:marTop w:val="0"/>
          <w:marBottom w:val="0"/>
          <w:divBdr>
            <w:top w:val="none" w:sz="0" w:space="0" w:color="auto"/>
            <w:left w:val="none" w:sz="0" w:space="0" w:color="auto"/>
            <w:bottom w:val="none" w:sz="0" w:space="0" w:color="auto"/>
            <w:right w:val="none" w:sz="0" w:space="0" w:color="auto"/>
          </w:divBdr>
        </w:div>
        <w:div w:id="1482456070">
          <w:marLeft w:val="640"/>
          <w:marRight w:val="0"/>
          <w:marTop w:val="0"/>
          <w:marBottom w:val="0"/>
          <w:divBdr>
            <w:top w:val="none" w:sz="0" w:space="0" w:color="auto"/>
            <w:left w:val="none" w:sz="0" w:space="0" w:color="auto"/>
            <w:bottom w:val="none" w:sz="0" w:space="0" w:color="auto"/>
            <w:right w:val="none" w:sz="0" w:space="0" w:color="auto"/>
          </w:divBdr>
        </w:div>
        <w:div w:id="1485850518">
          <w:marLeft w:val="640"/>
          <w:marRight w:val="0"/>
          <w:marTop w:val="0"/>
          <w:marBottom w:val="0"/>
          <w:divBdr>
            <w:top w:val="none" w:sz="0" w:space="0" w:color="auto"/>
            <w:left w:val="none" w:sz="0" w:space="0" w:color="auto"/>
            <w:bottom w:val="none" w:sz="0" w:space="0" w:color="auto"/>
            <w:right w:val="none" w:sz="0" w:space="0" w:color="auto"/>
          </w:divBdr>
        </w:div>
        <w:div w:id="2094348710">
          <w:marLeft w:val="640"/>
          <w:marRight w:val="0"/>
          <w:marTop w:val="0"/>
          <w:marBottom w:val="0"/>
          <w:divBdr>
            <w:top w:val="none" w:sz="0" w:space="0" w:color="auto"/>
            <w:left w:val="none" w:sz="0" w:space="0" w:color="auto"/>
            <w:bottom w:val="none" w:sz="0" w:space="0" w:color="auto"/>
            <w:right w:val="none" w:sz="0" w:space="0" w:color="auto"/>
          </w:divBdr>
        </w:div>
        <w:div w:id="35089084">
          <w:marLeft w:val="640"/>
          <w:marRight w:val="0"/>
          <w:marTop w:val="0"/>
          <w:marBottom w:val="0"/>
          <w:divBdr>
            <w:top w:val="none" w:sz="0" w:space="0" w:color="auto"/>
            <w:left w:val="none" w:sz="0" w:space="0" w:color="auto"/>
            <w:bottom w:val="none" w:sz="0" w:space="0" w:color="auto"/>
            <w:right w:val="none" w:sz="0" w:space="0" w:color="auto"/>
          </w:divBdr>
        </w:div>
        <w:div w:id="249235377">
          <w:marLeft w:val="640"/>
          <w:marRight w:val="0"/>
          <w:marTop w:val="0"/>
          <w:marBottom w:val="0"/>
          <w:divBdr>
            <w:top w:val="none" w:sz="0" w:space="0" w:color="auto"/>
            <w:left w:val="none" w:sz="0" w:space="0" w:color="auto"/>
            <w:bottom w:val="none" w:sz="0" w:space="0" w:color="auto"/>
            <w:right w:val="none" w:sz="0" w:space="0" w:color="auto"/>
          </w:divBdr>
        </w:div>
        <w:div w:id="757405276">
          <w:marLeft w:val="640"/>
          <w:marRight w:val="0"/>
          <w:marTop w:val="0"/>
          <w:marBottom w:val="0"/>
          <w:divBdr>
            <w:top w:val="none" w:sz="0" w:space="0" w:color="auto"/>
            <w:left w:val="none" w:sz="0" w:space="0" w:color="auto"/>
            <w:bottom w:val="none" w:sz="0" w:space="0" w:color="auto"/>
            <w:right w:val="none" w:sz="0" w:space="0" w:color="auto"/>
          </w:divBdr>
        </w:div>
        <w:div w:id="569387797">
          <w:marLeft w:val="640"/>
          <w:marRight w:val="0"/>
          <w:marTop w:val="0"/>
          <w:marBottom w:val="0"/>
          <w:divBdr>
            <w:top w:val="none" w:sz="0" w:space="0" w:color="auto"/>
            <w:left w:val="none" w:sz="0" w:space="0" w:color="auto"/>
            <w:bottom w:val="none" w:sz="0" w:space="0" w:color="auto"/>
            <w:right w:val="none" w:sz="0" w:space="0" w:color="auto"/>
          </w:divBdr>
        </w:div>
        <w:div w:id="277878773">
          <w:marLeft w:val="640"/>
          <w:marRight w:val="0"/>
          <w:marTop w:val="0"/>
          <w:marBottom w:val="0"/>
          <w:divBdr>
            <w:top w:val="none" w:sz="0" w:space="0" w:color="auto"/>
            <w:left w:val="none" w:sz="0" w:space="0" w:color="auto"/>
            <w:bottom w:val="none" w:sz="0" w:space="0" w:color="auto"/>
            <w:right w:val="none" w:sz="0" w:space="0" w:color="auto"/>
          </w:divBdr>
        </w:div>
        <w:div w:id="1158688631">
          <w:marLeft w:val="640"/>
          <w:marRight w:val="0"/>
          <w:marTop w:val="0"/>
          <w:marBottom w:val="0"/>
          <w:divBdr>
            <w:top w:val="none" w:sz="0" w:space="0" w:color="auto"/>
            <w:left w:val="none" w:sz="0" w:space="0" w:color="auto"/>
            <w:bottom w:val="none" w:sz="0" w:space="0" w:color="auto"/>
            <w:right w:val="none" w:sz="0" w:space="0" w:color="auto"/>
          </w:divBdr>
        </w:div>
        <w:div w:id="208224229">
          <w:marLeft w:val="640"/>
          <w:marRight w:val="0"/>
          <w:marTop w:val="0"/>
          <w:marBottom w:val="0"/>
          <w:divBdr>
            <w:top w:val="none" w:sz="0" w:space="0" w:color="auto"/>
            <w:left w:val="none" w:sz="0" w:space="0" w:color="auto"/>
            <w:bottom w:val="none" w:sz="0" w:space="0" w:color="auto"/>
            <w:right w:val="none" w:sz="0" w:space="0" w:color="auto"/>
          </w:divBdr>
        </w:div>
        <w:div w:id="1616642957">
          <w:marLeft w:val="640"/>
          <w:marRight w:val="0"/>
          <w:marTop w:val="0"/>
          <w:marBottom w:val="0"/>
          <w:divBdr>
            <w:top w:val="none" w:sz="0" w:space="0" w:color="auto"/>
            <w:left w:val="none" w:sz="0" w:space="0" w:color="auto"/>
            <w:bottom w:val="none" w:sz="0" w:space="0" w:color="auto"/>
            <w:right w:val="none" w:sz="0" w:space="0" w:color="auto"/>
          </w:divBdr>
        </w:div>
        <w:div w:id="1827891476">
          <w:marLeft w:val="640"/>
          <w:marRight w:val="0"/>
          <w:marTop w:val="0"/>
          <w:marBottom w:val="0"/>
          <w:divBdr>
            <w:top w:val="none" w:sz="0" w:space="0" w:color="auto"/>
            <w:left w:val="none" w:sz="0" w:space="0" w:color="auto"/>
            <w:bottom w:val="none" w:sz="0" w:space="0" w:color="auto"/>
            <w:right w:val="none" w:sz="0" w:space="0" w:color="auto"/>
          </w:divBdr>
        </w:div>
        <w:div w:id="1761172281">
          <w:marLeft w:val="640"/>
          <w:marRight w:val="0"/>
          <w:marTop w:val="0"/>
          <w:marBottom w:val="0"/>
          <w:divBdr>
            <w:top w:val="none" w:sz="0" w:space="0" w:color="auto"/>
            <w:left w:val="none" w:sz="0" w:space="0" w:color="auto"/>
            <w:bottom w:val="none" w:sz="0" w:space="0" w:color="auto"/>
            <w:right w:val="none" w:sz="0" w:space="0" w:color="auto"/>
          </w:divBdr>
        </w:div>
        <w:div w:id="1041633820">
          <w:marLeft w:val="640"/>
          <w:marRight w:val="0"/>
          <w:marTop w:val="0"/>
          <w:marBottom w:val="0"/>
          <w:divBdr>
            <w:top w:val="none" w:sz="0" w:space="0" w:color="auto"/>
            <w:left w:val="none" w:sz="0" w:space="0" w:color="auto"/>
            <w:bottom w:val="none" w:sz="0" w:space="0" w:color="auto"/>
            <w:right w:val="none" w:sz="0" w:space="0" w:color="auto"/>
          </w:divBdr>
        </w:div>
        <w:div w:id="631789056">
          <w:marLeft w:val="640"/>
          <w:marRight w:val="0"/>
          <w:marTop w:val="0"/>
          <w:marBottom w:val="0"/>
          <w:divBdr>
            <w:top w:val="none" w:sz="0" w:space="0" w:color="auto"/>
            <w:left w:val="none" w:sz="0" w:space="0" w:color="auto"/>
            <w:bottom w:val="none" w:sz="0" w:space="0" w:color="auto"/>
            <w:right w:val="none" w:sz="0" w:space="0" w:color="auto"/>
          </w:divBdr>
        </w:div>
        <w:div w:id="795679547">
          <w:marLeft w:val="640"/>
          <w:marRight w:val="0"/>
          <w:marTop w:val="0"/>
          <w:marBottom w:val="0"/>
          <w:divBdr>
            <w:top w:val="none" w:sz="0" w:space="0" w:color="auto"/>
            <w:left w:val="none" w:sz="0" w:space="0" w:color="auto"/>
            <w:bottom w:val="none" w:sz="0" w:space="0" w:color="auto"/>
            <w:right w:val="none" w:sz="0" w:space="0" w:color="auto"/>
          </w:divBdr>
        </w:div>
        <w:div w:id="832525915">
          <w:marLeft w:val="640"/>
          <w:marRight w:val="0"/>
          <w:marTop w:val="0"/>
          <w:marBottom w:val="0"/>
          <w:divBdr>
            <w:top w:val="none" w:sz="0" w:space="0" w:color="auto"/>
            <w:left w:val="none" w:sz="0" w:space="0" w:color="auto"/>
            <w:bottom w:val="none" w:sz="0" w:space="0" w:color="auto"/>
            <w:right w:val="none" w:sz="0" w:space="0" w:color="auto"/>
          </w:divBdr>
        </w:div>
        <w:div w:id="71204749">
          <w:marLeft w:val="640"/>
          <w:marRight w:val="0"/>
          <w:marTop w:val="0"/>
          <w:marBottom w:val="0"/>
          <w:divBdr>
            <w:top w:val="none" w:sz="0" w:space="0" w:color="auto"/>
            <w:left w:val="none" w:sz="0" w:space="0" w:color="auto"/>
            <w:bottom w:val="none" w:sz="0" w:space="0" w:color="auto"/>
            <w:right w:val="none" w:sz="0" w:space="0" w:color="auto"/>
          </w:divBdr>
        </w:div>
        <w:div w:id="529682632">
          <w:marLeft w:val="640"/>
          <w:marRight w:val="0"/>
          <w:marTop w:val="0"/>
          <w:marBottom w:val="0"/>
          <w:divBdr>
            <w:top w:val="none" w:sz="0" w:space="0" w:color="auto"/>
            <w:left w:val="none" w:sz="0" w:space="0" w:color="auto"/>
            <w:bottom w:val="none" w:sz="0" w:space="0" w:color="auto"/>
            <w:right w:val="none" w:sz="0" w:space="0" w:color="auto"/>
          </w:divBdr>
        </w:div>
        <w:div w:id="36273621">
          <w:marLeft w:val="640"/>
          <w:marRight w:val="0"/>
          <w:marTop w:val="0"/>
          <w:marBottom w:val="0"/>
          <w:divBdr>
            <w:top w:val="none" w:sz="0" w:space="0" w:color="auto"/>
            <w:left w:val="none" w:sz="0" w:space="0" w:color="auto"/>
            <w:bottom w:val="none" w:sz="0" w:space="0" w:color="auto"/>
            <w:right w:val="none" w:sz="0" w:space="0" w:color="auto"/>
          </w:divBdr>
        </w:div>
        <w:div w:id="470828011">
          <w:marLeft w:val="640"/>
          <w:marRight w:val="0"/>
          <w:marTop w:val="0"/>
          <w:marBottom w:val="0"/>
          <w:divBdr>
            <w:top w:val="none" w:sz="0" w:space="0" w:color="auto"/>
            <w:left w:val="none" w:sz="0" w:space="0" w:color="auto"/>
            <w:bottom w:val="none" w:sz="0" w:space="0" w:color="auto"/>
            <w:right w:val="none" w:sz="0" w:space="0" w:color="auto"/>
          </w:divBdr>
        </w:div>
        <w:div w:id="2062092325">
          <w:marLeft w:val="640"/>
          <w:marRight w:val="0"/>
          <w:marTop w:val="0"/>
          <w:marBottom w:val="0"/>
          <w:divBdr>
            <w:top w:val="none" w:sz="0" w:space="0" w:color="auto"/>
            <w:left w:val="none" w:sz="0" w:space="0" w:color="auto"/>
            <w:bottom w:val="none" w:sz="0" w:space="0" w:color="auto"/>
            <w:right w:val="none" w:sz="0" w:space="0" w:color="auto"/>
          </w:divBdr>
        </w:div>
        <w:div w:id="1235748361">
          <w:marLeft w:val="640"/>
          <w:marRight w:val="0"/>
          <w:marTop w:val="0"/>
          <w:marBottom w:val="0"/>
          <w:divBdr>
            <w:top w:val="none" w:sz="0" w:space="0" w:color="auto"/>
            <w:left w:val="none" w:sz="0" w:space="0" w:color="auto"/>
            <w:bottom w:val="none" w:sz="0" w:space="0" w:color="auto"/>
            <w:right w:val="none" w:sz="0" w:space="0" w:color="auto"/>
          </w:divBdr>
        </w:div>
        <w:div w:id="1160195672">
          <w:marLeft w:val="640"/>
          <w:marRight w:val="0"/>
          <w:marTop w:val="0"/>
          <w:marBottom w:val="0"/>
          <w:divBdr>
            <w:top w:val="none" w:sz="0" w:space="0" w:color="auto"/>
            <w:left w:val="none" w:sz="0" w:space="0" w:color="auto"/>
            <w:bottom w:val="none" w:sz="0" w:space="0" w:color="auto"/>
            <w:right w:val="none" w:sz="0" w:space="0" w:color="auto"/>
          </w:divBdr>
        </w:div>
        <w:div w:id="2108966965">
          <w:marLeft w:val="640"/>
          <w:marRight w:val="0"/>
          <w:marTop w:val="0"/>
          <w:marBottom w:val="0"/>
          <w:divBdr>
            <w:top w:val="none" w:sz="0" w:space="0" w:color="auto"/>
            <w:left w:val="none" w:sz="0" w:space="0" w:color="auto"/>
            <w:bottom w:val="none" w:sz="0" w:space="0" w:color="auto"/>
            <w:right w:val="none" w:sz="0" w:space="0" w:color="auto"/>
          </w:divBdr>
        </w:div>
        <w:div w:id="1218323726">
          <w:marLeft w:val="640"/>
          <w:marRight w:val="0"/>
          <w:marTop w:val="0"/>
          <w:marBottom w:val="0"/>
          <w:divBdr>
            <w:top w:val="none" w:sz="0" w:space="0" w:color="auto"/>
            <w:left w:val="none" w:sz="0" w:space="0" w:color="auto"/>
            <w:bottom w:val="none" w:sz="0" w:space="0" w:color="auto"/>
            <w:right w:val="none" w:sz="0" w:space="0" w:color="auto"/>
          </w:divBdr>
        </w:div>
        <w:div w:id="1919750597">
          <w:marLeft w:val="640"/>
          <w:marRight w:val="0"/>
          <w:marTop w:val="0"/>
          <w:marBottom w:val="0"/>
          <w:divBdr>
            <w:top w:val="none" w:sz="0" w:space="0" w:color="auto"/>
            <w:left w:val="none" w:sz="0" w:space="0" w:color="auto"/>
            <w:bottom w:val="none" w:sz="0" w:space="0" w:color="auto"/>
            <w:right w:val="none" w:sz="0" w:space="0" w:color="auto"/>
          </w:divBdr>
        </w:div>
        <w:div w:id="63071607">
          <w:marLeft w:val="640"/>
          <w:marRight w:val="0"/>
          <w:marTop w:val="0"/>
          <w:marBottom w:val="0"/>
          <w:divBdr>
            <w:top w:val="none" w:sz="0" w:space="0" w:color="auto"/>
            <w:left w:val="none" w:sz="0" w:space="0" w:color="auto"/>
            <w:bottom w:val="none" w:sz="0" w:space="0" w:color="auto"/>
            <w:right w:val="none" w:sz="0" w:space="0" w:color="auto"/>
          </w:divBdr>
        </w:div>
        <w:div w:id="1784612572">
          <w:marLeft w:val="640"/>
          <w:marRight w:val="0"/>
          <w:marTop w:val="0"/>
          <w:marBottom w:val="0"/>
          <w:divBdr>
            <w:top w:val="none" w:sz="0" w:space="0" w:color="auto"/>
            <w:left w:val="none" w:sz="0" w:space="0" w:color="auto"/>
            <w:bottom w:val="none" w:sz="0" w:space="0" w:color="auto"/>
            <w:right w:val="none" w:sz="0" w:space="0" w:color="auto"/>
          </w:divBdr>
        </w:div>
        <w:div w:id="105779649">
          <w:marLeft w:val="640"/>
          <w:marRight w:val="0"/>
          <w:marTop w:val="0"/>
          <w:marBottom w:val="0"/>
          <w:divBdr>
            <w:top w:val="none" w:sz="0" w:space="0" w:color="auto"/>
            <w:left w:val="none" w:sz="0" w:space="0" w:color="auto"/>
            <w:bottom w:val="none" w:sz="0" w:space="0" w:color="auto"/>
            <w:right w:val="none" w:sz="0" w:space="0" w:color="auto"/>
          </w:divBdr>
        </w:div>
        <w:div w:id="421686748">
          <w:marLeft w:val="640"/>
          <w:marRight w:val="0"/>
          <w:marTop w:val="0"/>
          <w:marBottom w:val="0"/>
          <w:divBdr>
            <w:top w:val="none" w:sz="0" w:space="0" w:color="auto"/>
            <w:left w:val="none" w:sz="0" w:space="0" w:color="auto"/>
            <w:bottom w:val="none" w:sz="0" w:space="0" w:color="auto"/>
            <w:right w:val="none" w:sz="0" w:space="0" w:color="auto"/>
          </w:divBdr>
        </w:div>
      </w:divsChild>
    </w:div>
    <w:div w:id="1411082552">
      <w:bodyDiv w:val="1"/>
      <w:marLeft w:val="0"/>
      <w:marRight w:val="0"/>
      <w:marTop w:val="0"/>
      <w:marBottom w:val="0"/>
      <w:divBdr>
        <w:top w:val="none" w:sz="0" w:space="0" w:color="auto"/>
        <w:left w:val="none" w:sz="0" w:space="0" w:color="auto"/>
        <w:bottom w:val="none" w:sz="0" w:space="0" w:color="auto"/>
        <w:right w:val="none" w:sz="0" w:space="0" w:color="auto"/>
      </w:divBdr>
      <w:divsChild>
        <w:div w:id="555551794">
          <w:marLeft w:val="640"/>
          <w:marRight w:val="0"/>
          <w:marTop w:val="0"/>
          <w:marBottom w:val="0"/>
          <w:divBdr>
            <w:top w:val="none" w:sz="0" w:space="0" w:color="auto"/>
            <w:left w:val="none" w:sz="0" w:space="0" w:color="auto"/>
            <w:bottom w:val="none" w:sz="0" w:space="0" w:color="auto"/>
            <w:right w:val="none" w:sz="0" w:space="0" w:color="auto"/>
          </w:divBdr>
        </w:div>
        <w:div w:id="154149022">
          <w:marLeft w:val="640"/>
          <w:marRight w:val="0"/>
          <w:marTop w:val="0"/>
          <w:marBottom w:val="0"/>
          <w:divBdr>
            <w:top w:val="none" w:sz="0" w:space="0" w:color="auto"/>
            <w:left w:val="none" w:sz="0" w:space="0" w:color="auto"/>
            <w:bottom w:val="none" w:sz="0" w:space="0" w:color="auto"/>
            <w:right w:val="none" w:sz="0" w:space="0" w:color="auto"/>
          </w:divBdr>
        </w:div>
        <w:div w:id="1783963631">
          <w:marLeft w:val="640"/>
          <w:marRight w:val="0"/>
          <w:marTop w:val="0"/>
          <w:marBottom w:val="0"/>
          <w:divBdr>
            <w:top w:val="none" w:sz="0" w:space="0" w:color="auto"/>
            <w:left w:val="none" w:sz="0" w:space="0" w:color="auto"/>
            <w:bottom w:val="none" w:sz="0" w:space="0" w:color="auto"/>
            <w:right w:val="none" w:sz="0" w:space="0" w:color="auto"/>
          </w:divBdr>
        </w:div>
        <w:div w:id="195701101">
          <w:marLeft w:val="640"/>
          <w:marRight w:val="0"/>
          <w:marTop w:val="0"/>
          <w:marBottom w:val="0"/>
          <w:divBdr>
            <w:top w:val="none" w:sz="0" w:space="0" w:color="auto"/>
            <w:left w:val="none" w:sz="0" w:space="0" w:color="auto"/>
            <w:bottom w:val="none" w:sz="0" w:space="0" w:color="auto"/>
            <w:right w:val="none" w:sz="0" w:space="0" w:color="auto"/>
          </w:divBdr>
        </w:div>
        <w:div w:id="1264804825">
          <w:marLeft w:val="640"/>
          <w:marRight w:val="0"/>
          <w:marTop w:val="0"/>
          <w:marBottom w:val="0"/>
          <w:divBdr>
            <w:top w:val="none" w:sz="0" w:space="0" w:color="auto"/>
            <w:left w:val="none" w:sz="0" w:space="0" w:color="auto"/>
            <w:bottom w:val="none" w:sz="0" w:space="0" w:color="auto"/>
            <w:right w:val="none" w:sz="0" w:space="0" w:color="auto"/>
          </w:divBdr>
        </w:div>
        <w:div w:id="1533417401">
          <w:marLeft w:val="640"/>
          <w:marRight w:val="0"/>
          <w:marTop w:val="0"/>
          <w:marBottom w:val="0"/>
          <w:divBdr>
            <w:top w:val="none" w:sz="0" w:space="0" w:color="auto"/>
            <w:left w:val="none" w:sz="0" w:space="0" w:color="auto"/>
            <w:bottom w:val="none" w:sz="0" w:space="0" w:color="auto"/>
            <w:right w:val="none" w:sz="0" w:space="0" w:color="auto"/>
          </w:divBdr>
        </w:div>
        <w:div w:id="13268169">
          <w:marLeft w:val="640"/>
          <w:marRight w:val="0"/>
          <w:marTop w:val="0"/>
          <w:marBottom w:val="0"/>
          <w:divBdr>
            <w:top w:val="none" w:sz="0" w:space="0" w:color="auto"/>
            <w:left w:val="none" w:sz="0" w:space="0" w:color="auto"/>
            <w:bottom w:val="none" w:sz="0" w:space="0" w:color="auto"/>
            <w:right w:val="none" w:sz="0" w:space="0" w:color="auto"/>
          </w:divBdr>
        </w:div>
        <w:div w:id="2131436658">
          <w:marLeft w:val="640"/>
          <w:marRight w:val="0"/>
          <w:marTop w:val="0"/>
          <w:marBottom w:val="0"/>
          <w:divBdr>
            <w:top w:val="none" w:sz="0" w:space="0" w:color="auto"/>
            <w:left w:val="none" w:sz="0" w:space="0" w:color="auto"/>
            <w:bottom w:val="none" w:sz="0" w:space="0" w:color="auto"/>
            <w:right w:val="none" w:sz="0" w:space="0" w:color="auto"/>
          </w:divBdr>
        </w:div>
        <w:div w:id="763263468">
          <w:marLeft w:val="640"/>
          <w:marRight w:val="0"/>
          <w:marTop w:val="0"/>
          <w:marBottom w:val="0"/>
          <w:divBdr>
            <w:top w:val="none" w:sz="0" w:space="0" w:color="auto"/>
            <w:left w:val="none" w:sz="0" w:space="0" w:color="auto"/>
            <w:bottom w:val="none" w:sz="0" w:space="0" w:color="auto"/>
            <w:right w:val="none" w:sz="0" w:space="0" w:color="auto"/>
          </w:divBdr>
        </w:div>
        <w:div w:id="2101675127">
          <w:marLeft w:val="640"/>
          <w:marRight w:val="0"/>
          <w:marTop w:val="0"/>
          <w:marBottom w:val="0"/>
          <w:divBdr>
            <w:top w:val="none" w:sz="0" w:space="0" w:color="auto"/>
            <w:left w:val="none" w:sz="0" w:space="0" w:color="auto"/>
            <w:bottom w:val="none" w:sz="0" w:space="0" w:color="auto"/>
            <w:right w:val="none" w:sz="0" w:space="0" w:color="auto"/>
          </w:divBdr>
        </w:div>
        <w:div w:id="2088720869">
          <w:marLeft w:val="640"/>
          <w:marRight w:val="0"/>
          <w:marTop w:val="0"/>
          <w:marBottom w:val="0"/>
          <w:divBdr>
            <w:top w:val="none" w:sz="0" w:space="0" w:color="auto"/>
            <w:left w:val="none" w:sz="0" w:space="0" w:color="auto"/>
            <w:bottom w:val="none" w:sz="0" w:space="0" w:color="auto"/>
            <w:right w:val="none" w:sz="0" w:space="0" w:color="auto"/>
          </w:divBdr>
        </w:div>
        <w:div w:id="2038579760">
          <w:marLeft w:val="640"/>
          <w:marRight w:val="0"/>
          <w:marTop w:val="0"/>
          <w:marBottom w:val="0"/>
          <w:divBdr>
            <w:top w:val="none" w:sz="0" w:space="0" w:color="auto"/>
            <w:left w:val="none" w:sz="0" w:space="0" w:color="auto"/>
            <w:bottom w:val="none" w:sz="0" w:space="0" w:color="auto"/>
            <w:right w:val="none" w:sz="0" w:space="0" w:color="auto"/>
          </w:divBdr>
        </w:div>
        <w:div w:id="1722367802">
          <w:marLeft w:val="640"/>
          <w:marRight w:val="0"/>
          <w:marTop w:val="0"/>
          <w:marBottom w:val="0"/>
          <w:divBdr>
            <w:top w:val="none" w:sz="0" w:space="0" w:color="auto"/>
            <w:left w:val="none" w:sz="0" w:space="0" w:color="auto"/>
            <w:bottom w:val="none" w:sz="0" w:space="0" w:color="auto"/>
            <w:right w:val="none" w:sz="0" w:space="0" w:color="auto"/>
          </w:divBdr>
        </w:div>
        <w:div w:id="1697542460">
          <w:marLeft w:val="640"/>
          <w:marRight w:val="0"/>
          <w:marTop w:val="0"/>
          <w:marBottom w:val="0"/>
          <w:divBdr>
            <w:top w:val="none" w:sz="0" w:space="0" w:color="auto"/>
            <w:left w:val="none" w:sz="0" w:space="0" w:color="auto"/>
            <w:bottom w:val="none" w:sz="0" w:space="0" w:color="auto"/>
            <w:right w:val="none" w:sz="0" w:space="0" w:color="auto"/>
          </w:divBdr>
        </w:div>
        <w:div w:id="1221747112">
          <w:marLeft w:val="640"/>
          <w:marRight w:val="0"/>
          <w:marTop w:val="0"/>
          <w:marBottom w:val="0"/>
          <w:divBdr>
            <w:top w:val="none" w:sz="0" w:space="0" w:color="auto"/>
            <w:left w:val="none" w:sz="0" w:space="0" w:color="auto"/>
            <w:bottom w:val="none" w:sz="0" w:space="0" w:color="auto"/>
            <w:right w:val="none" w:sz="0" w:space="0" w:color="auto"/>
          </w:divBdr>
        </w:div>
        <w:div w:id="626358676">
          <w:marLeft w:val="640"/>
          <w:marRight w:val="0"/>
          <w:marTop w:val="0"/>
          <w:marBottom w:val="0"/>
          <w:divBdr>
            <w:top w:val="none" w:sz="0" w:space="0" w:color="auto"/>
            <w:left w:val="none" w:sz="0" w:space="0" w:color="auto"/>
            <w:bottom w:val="none" w:sz="0" w:space="0" w:color="auto"/>
            <w:right w:val="none" w:sz="0" w:space="0" w:color="auto"/>
          </w:divBdr>
        </w:div>
        <w:div w:id="1626348670">
          <w:marLeft w:val="640"/>
          <w:marRight w:val="0"/>
          <w:marTop w:val="0"/>
          <w:marBottom w:val="0"/>
          <w:divBdr>
            <w:top w:val="none" w:sz="0" w:space="0" w:color="auto"/>
            <w:left w:val="none" w:sz="0" w:space="0" w:color="auto"/>
            <w:bottom w:val="none" w:sz="0" w:space="0" w:color="auto"/>
            <w:right w:val="none" w:sz="0" w:space="0" w:color="auto"/>
          </w:divBdr>
        </w:div>
        <w:div w:id="1011032834">
          <w:marLeft w:val="640"/>
          <w:marRight w:val="0"/>
          <w:marTop w:val="0"/>
          <w:marBottom w:val="0"/>
          <w:divBdr>
            <w:top w:val="none" w:sz="0" w:space="0" w:color="auto"/>
            <w:left w:val="none" w:sz="0" w:space="0" w:color="auto"/>
            <w:bottom w:val="none" w:sz="0" w:space="0" w:color="auto"/>
            <w:right w:val="none" w:sz="0" w:space="0" w:color="auto"/>
          </w:divBdr>
        </w:div>
        <w:div w:id="1570846792">
          <w:marLeft w:val="640"/>
          <w:marRight w:val="0"/>
          <w:marTop w:val="0"/>
          <w:marBottom w:val="0"/>
          <w:divBdr>
            <w:top w:val="none" w:sz="0" w:space="0" w:color="auto"/>
            <w:left w:val="none" w:sz="0" w:space="0" w:color="auto"/>
            <w:bottom w:val="none" w:sz="0" w:space="0" w:color="auto"/>
            <w:right w:val="none" w:sz="0" w:space="0" w:color="auto"/>
          </w:divBdr>
        </w:div>
        <w:div w:id="1047875750">
          <w:marLeft w:val="640"/>
          <w:marRight w:val="0"/>
          <w:marTop w:val="0"/>
          <w:marBottom w:val="0"/>
          <w:divBdr>
            <w:top w:val="none" w:sz="0" w:space="0" w:color="auto"/>
            <w:left w:val="none" w:sz="0" w:space="0" w:color="auto"/>
            <w:bottom w:val="none" w:sz="0" w:space="0" w:color="auto"/>
            <w:right w:val="none" w:sz="0" w:space="0" w:color="auto"/>
          </w:divBdr>
        </w:div>
        <w:div w:id="850752845">
          <w:marLeft w:val="640"/>
          <w:marRight w:val="0"/>
          <w:marTop w:val="0"/>
          <w:marBottom w:val="0"/>
          <w:divBdr>
            <w:top w:val="none" w:sz="0" w:space="0" w:color="auto"/>
            <w:left w:val="none" w:sz="0" w:space="0" w:color="auto"/>
            <w:bottom w:val="none" w:sz="0" w:space="0" w:color="auto"/>
            <w:right w:val="none" w:sz="0" w:space="0" w:color="auto"/>
          </w:divBdr>
        </w:div>
        <w:div w:id="2006467170">
          <w:marLeft w:val="640"/>
          <w:marRight w:val="0"/>
          <w:marTop w:val="0"/>
          <w:marBottom w:val="0"/>
          <w:divBdr>
            <w:top w:val="none" w:sz="0" w:space="0" w:color="auto"/>
            <w:left w:val="none" w:sz="0" w:space="0" w:color="auto"/>
            <w:bottom w:val="none" w:sz="0" w:space="0" w:color="auto"/>
            <w:right w:val="none" w:sz="0" w:space="0" w:color="auto"/>
          </w:divBdr>
        </w:div>
        <w:div w:id="1741293993">
          <w:marLeft w:val="640"/>
          <w:marRight w:val="0"/>
          <w:marTop w:val="0"/>
          <w:marBottom w:val="0"/>
          <w:divBdr>
            <w:top w:val="none" w:sz="0" w:space="0" w:color="auto"/>
            <w:left w:val="none" w:sz="0" w:space="0" w:color="auto"/>
            <w:bottom w:val="none" w:sz="0" w:space="0" w:color="auto"/>
            <w:right w:val="none" w:sz="0" w:space="0" w:color="auto"/>
          </w:divBdr>
        </w:div>
        <w:div w:id="1822194787">
          <w:marLeft w:val="640"/>
          <w:marRight w:val="0"/>
          <w:marTop w:val="0"/>
          <w:marBottom w:val="0"/>
          <w:divBdr>
            <w:top w:val="none" w:sz="0" w:space="0" w:color="auto"/>
            <w:left w:val="none" w:sz="0" w:space="0" w:color="auto"/>
            <w:bottom w:val="none" w:sz="0" w:space="0" w:color="auto"/>
            <w:right w:val="none" w:sz="0" w:space="0" w:color="auto"/>
          </w:divBdr>
        </w:div>
        <w:div w:id="1397587090">
          <w:marLeft w:val="640"/>
          <w:marRight w:val="0"/>
          <w:marTop w:val="0"/>
          <w:marBottom w:val="0"/>
          <w:divBdr>
            <w:top w:val="none" w:sz="0" w:space="0" w:color="auto"/>
            <w:left w:val="none" w:sz="0" w:space="0" w:color="auto"/>
            <w:bottom w:val="none" w:sz="0" w:space="0" w:color="auto"/>
            <w:right w:val="none" w:sz="0" w:space="0" w:color="auto"/>
          </w:divBdr>
        </w:div>
        <w:div w:id="211431224">
          <w:marLeft w:val="640"/>
          <w:marRight w:val="0"/>
          <w:marTop w:val="0"/>
          <w:marBottom w:val="0"/>
          <w:divBdr>
            <w:top w:val="none" w:sz="0" w:space="0" w:color="auto"/>
            <w:left w:val="none" w:sz="0" w:space="0" w:color="auto"/>
            <w:bottom w:val="none" w:sz="0" w:space="0" w:color="auto"/>
            <w:right w:val="none" w:sz="0" w:space="0" w:color="auto"/>
          </w:divBdr>
        </w:div>
        <w:div w:id="135026668">
          <w:marLeft w:val="640"/>
          <w:marRight w:val="0"/>
          <w:marTop w:val="0"/>
          <w:marBottom w:val="0"/>
          <w:divBdr>
            <w:top w:val="none" w:sz="0" w:space="0" w:color="auto"/>
            <w:left w:val="none" w:sz="0" w:space="0" w:color="auto"/>
            <w:bottom w:val="none" w:sz="0" w:space="0" w:color="auto"/>
            <w:right w:val="none" w:sz="0" w:space="0" w:color="auto"/>
          </w:divBdr>
        </w:div>
        <w:div w:id="1743943821">
          <w:marLeft w:val="640"/>
          <w:marRight w:val="0"/>
          <w:marTop w:val="0"/>
          <w:marBottom w:val="0"/>
          <w:divBdr>
            <w:top w:val="none" w:sz="0" w:space="0" w:color="auto"/>
            <w:left w:val="none" w:sz="0" w:space="0" w:color="auto"/>
            <w:bottom w:val="none" w:sz="0" w:space="0" w:color="auto"/>
            <w:right w:val="none" w:sz="0" w:space="0" w:color="auto"/>
          </w:divBdr>
        </w:div>
        <w:div w:id="1759015281">
          <w:marLeft w:val="640"/>
          <w:marRight w:val="0"/>
          <w:marTop w:val="0"/>
          <w:marBottom w:val="0"/>
          <w:divBdr>
            <w:top w:val="none" w:sz="0" w:space="0" w:color="auto"/>
            <w:left w:val="none" w:sz="0" w:space="0" w:color="auto"/>
            <w:bottom w:val="none" w:sz="0" w:space="0" w:color="auto"/>
            <w:right w:val="none" w:sz="0" w:space="0" w:color="auto"/>
          </w:divBdr>
        </w:div>
        <w:div w:id="788840">
          <w:marLeft w:val="640"/>
          <w:marRight w:val="0"/>
          <w:marTop w:val="0"/>
          <w:marBottom w:val="0"/>
          <w:divBdr>
            <w:top w:val="none" w:sz="0" w:space="0" w:color="auto"/>
            <w:left w:val="none" w:sz="0" w:space="0" w:color="auto"/>
            <w:bottom w:val="none" w:sz="0" w:space="0" w:color="auto"/>
            <w:right w:val="none" w:sz="0" w:space="0" w:color="auto"/>
          </w:divBdr>
        </w:div>
        <w:div w:id="684551248">
          <w:marLeft w:val="640"/>
          <w:marRight w:val="0"/>
          <w:marTop w:val="0"/>
          <w:marBottom w:val="0"/>
          <w:divBdr>
            <w:top w:val="none" w:sz="0" w:space="0" w:color="auto"/>
            <w:left w:val="none" w:sz="0" w:space="0" w:color="auto"/>
            <w:bottom w:val="none" w:sz="0" w:space="0" w:color="auto"/>
            <w:right w:val="none" w:sz="0" w:space="0" w:color="auto"/>
          </w:divBdr>
        </w:div>
        <w:div w:id="1561669376">
          <w:marLeft w:val="640"/>
          <w:marRight w:val="0"/>
          <w:marTop w:val="0"/>
          <w:marBottom w:val="0"/>
          <w:divBdr>
            <w:top w:val="none" w:sz="0" w:space="0" w:color="auto"/>
            <w:left w:val="none" w:sz="0" w:space="0" w:color="auto"/>
            <w:bottom w:val="none" w:sz="0" w:space="0" w:color="auto"/>
            <w:right w:val="none" w:sz="0" w:space="0" w:color="auto"/>
          </w:divBdr>
        </w:div>
        <w:div w:id="1511292730">
          <w:marLeft w:val="640"/>
          <w:marRight w:val="0"/>
          <w:marTop w:val="0"/>
          <w:marBottom w:val="0"/>
          <w:divBdr>
            <w:top w:val="none" w:sz="0" w:space="0" w:color="auto"/>
            <w:left w:val="none" w:sz="0" w:space="0" w:color="auto"/>
            <w:bottom w:val="none" w:sz="0" w:space="0" w:color="auto"/>
            <w:right w:val="none" w:sz="0" w:space="0" w:color="auto"/>
          </w:divBdr>
        </w:div>
        <w:div w:id="359018379">
          <w:marLeft w:val="640"/>
          <w:marRight w:val="0"/>
          <w:marTop w:val="0"/>
          <w:marBottom w:val="0"/>
          <w:divBdr>
            <w:top w:val="none" w:sz="0" w:space="0" w:color="auto"/>
            <w:left w:val="none" w:sz="0" w:space="0" w:color="auto"/>
            <w:bottom w:val="none" w:sz="0" w:space="0" w:color="auto"/>
            <w:right w:val="none" w:sz="0" w:space="0" w:color="auto"/>
          </w:divBdr>
        </w:div>
        <w:div w:id="903028211">
          <w:marLeft w:val="640"/>
          <w:marRight w:val="0"/>
          <w:marTop w:val="0"/>
          <w:marBottom w:val="0"/>
          <w:divBdr>
            <w:top w:val="none" w:sz="0" w:space="0" w:color="auto"/>
            <w:left w:val="none" w:sz="0" w:space="0" w:color="auto"/>
            <w:bottom w:val="none" w:sz="0" w:space="0" w:color="auto"/>
            <w:right w:val="none" w:sz="0" w:space="0" w:color="auto"/>
          </w:divBdr>
        </w:div>
        <w:div w:id="481433942">
          <w:marLeft w:val="640"/>
          <w:marRight w:val="0"/>
          <w:marTop w:val="0"/>
          <w:marBottom w:val="0"/>
          <w:divBdr>
            <w:top w:val="none" w:sz="0" w:space="0" w:color="auto"/>
            <w:left w:val="none" w:sz="0" w:space="0" w:color="auto"/>
            <w:bottom w:val="none" w:sz="0" w:space="0" w:color="auto"/>
            <w:right w:val="none" w:sz="0" w:space="0" w:color="auto"/>
          </w:divBdr>
        </w:div>
        <w:div w:id="1702169668">
          <w:marLeft w:val="640"/>
          <w:marRight w:val="0"/>
          <w:marTop w:val="0"/>
          <w:marBottom w:val="0"/>
          <w:divBdr>
            <w:top w:val="none" w:sz="0" w:space="0" w:color="auto"/>
            <w:left w:val="none" w:sz="0" w:space="0" w:color="auto"/>
            <w:bottom w:val="none" w:sz="0" w:space="0" w:color="auto"/>
            <w:right w:val="none" w:sz="0" w:space="0" w:color="auto"/>
          </w:divBdr>
        </w:div>
        <w:div w:id="460881461">
          <w:marLeft w:val="640"/>
          <w:marRight w:val="0"/>
          <w:marTop w:val="0"/>
          <w:marBottom w:val="0"/>
          <w:divBdr>
            <w:top w:val="none" w:sz="0" w:space="0" w:color="auto"/>
            <w:left w:val="none" w:sz="0" w:space="0" w:color="auto"/>
            <w:bottom w:val="none" w:sz="0" w:space="0" w:color="auto"/>
            <w:right w:val="none" w:sz="0" w:space="0" w:color="auto"/>
          </w:divBdr>
        </w:div>
        <w:div w:id="2129928577">
          <w:marLeft w:val="640"/>
          <w:marRight w:val="0"/>
          <w:marTop w:val="0"/>
          <w:marBottom w:val="0"/>
          <w:divBdr>
            <w:top w:val="none" w:sz="0" w:space="0" w:color="auto"/>
            <w:left w:val="none" w:sz="0" w:space="0" w:color="auto"/>
            <w:bottom w:val="none" w:sz="0" w:space="0" w:color="auto"/>
            <w:right w:val="none" w:sz="0" w:space="0" w:color="auto"/>
          </w:divBdr>
        </w:div>
        <w:div w:id="1273172611">
          <w:marLeft w:val="640"/>
          <w:marRight w:val="0"/>
          <w:marTop w:val="0"/>
          <w:marBottom w:val="0"/>
          <w:divBdr>
            <w:top w:val="none" w:sz="0" w:space="0" w:color="auto"/>
            <w:left w:val="none" w:sz="0" w:space="0" w:color="auto"/>
            <w:bottom w:val="none" w:sz="0" w:space="0" w:color="auto"/>
            <w:right w:val="none" w:sz="0" w:space="0" w:color="auto"/>
          </w:divBdr>
        </w:div>
        <w:div w:id="310915080">
          <w:marLeft w:val="640"/>
          <w:marRight w:val="0"/>
          <w:marTop w:val="0"/>
          <w:marBottom w:val="0"/>
          <w:divBdr>
            <w:top w:val="none" w:sz="0" w:space="0" w:color="auto"/>
            <w:left w:val="none" w:sz="0" w:space="0" w:color="auto"/>
            <w:bottom w:val="none" w:sz="0" w:space="0" w:color="auto"/>
            <w:right w:val="none" w:sz="0" w:space="0" w:color="auto"/>
          </w:divBdr>
        </w:div>
      </w:divsChild>
    </w:div>
    <w:div w:id="1420327702">
      <w:bodyDiv w:val="1"/>
      <w:marLeft w:val="0"/>
      <w:marRight w:val="0"/>
      <w:marTop w:val="0"/>
      <w:marBottom w:val="0"/>
      <w:divBdr>
        <w:top w:val="none" w:sz="0" w:space="0" w:color="auto"/>
        <w:left w:val="none" w:sz="0" w:space="0" w:color="auto"/>
        <w:bottom w:val="none" w:sz="0" w:space="0" w:color="auto"/>
        <w:right w:val="none" w:sz="0" w:space="0" w:color="auto"/>
      </w:divBdr>
      <w:divsChild>
        <w:div w:id="568073047">
          <w:marLeft w:val="640"/>
          <w:marRight w:val="0"/>
          <w:marTop w:val="0"/>
          <w:marBottom w:val="0"/>
          <w:divBdr>
            <w:top w:val="none" w:sz="0" w:space="0" w:color="auto"/>
            <w:left w:val="none" w:sz="0" w:space="0" w:color="auto"/>
            <w:bottom w:val="none" w:sz="0" w:space="0" w:color="auto"/>
            <w:right w:val="none" w:sz="0" w:space="0" w:color="auto"/>
          </w:divBdr>
        </w:div>
        <w:div w:id="1261336113">
          <w:marLeft w:val="640"/>
          <w:marRight w:val="0"/>
          <w:marTop w:val="0"/>
          <w:marBottom w:val="0"/>
          <w:divBdr>
            <w:top w:val="none" w:sz="0" w:space="0" w:color="auto"/>
            <w:left w:val="none" w:sz="0" w:space="0" w:color="auto"/>
            <w:bottom w:val="none" w:sz="0" w:space="0" w:color="auto"/>
            <w:right w:val="none" w:sz="0" w:space="0" w:color="auto"/>
          </w:divBdr>
        </w:div>
        <w:div w:id="1500315844">
          <w:marLeft w:val="640"/>
          <w:marRight w:val="0"/>
          <w:marTop w:val="0"/>
          <w:marBottom w:val="0"/>
          <w:divBdr>
            <w:top w:val="none" w:sz="0" w:space="0" w:color="auto"/>
            <w:left w:val="none" w:sz="0" w:space="0" w:color="auto"/>
            <w:bottom w:val="none" w:sz="0" w:space="0" w:color="auto"/>
            <w:right w:val="none" w:sz="0" w:space="0" w:color="auto"/>
          </w:divBdr>
        </w:div>
        <w:div w:id="254704132">
          <w:marLeft w:val="640"/>
          <w:marRight w:val="0"/>
          <w:marTop w:val="0"/>
          <w:marBottom w:val="0"/>
          <w:divBdr>
            <w:top w:val="none" w:sz="0" w:space="0" w:color="auto"/>
            <w:left w:val="none" w:sz="0" w:space="0" w:color="auto"/>
            <w:bottom w:val="none" w:sz="0" w:space="0" w:color="auto"/>
            <w:right w:val="none" w:sz="0" w:space="0" w:color="auto"/>
          </w:divBdr>
        </w:div>
        <w:div w:id="542670128">
          <w:marLeft w:val="640"/>
          <w:marRight w:val="0"/>
          <w:marTop w:val="0"/>
          <w:marBottom w:val="0"/>
          <w:divBdr>
            <w:top w:val="none" w:sz="0" w:space="0" w:color="auto"/>
            <w:left w:val="none" w:sz="0" w:space="0" w:color="auto"/>
            <w:bottom w:val="none" w:sz="0" w:space="0" w:color="auto"/>
            <w:right w:val="none" w:sz="0" w:space="0" w:color="auto"/>
          </w:divBdr>
        </w:div>
        <w:div w:id="79909218">
          <w:marLeft w:val="640"/>
          <w:marRight w:val="0"/>
          <w:marTop w:val="0"/>
          <w:marBottom w:val="0"/>
          <w:divBdr>
            <w:top w:val="none" w:sz="0" w:space="0" w:color="auto"/>
            <w:left w:val="none" w:sz="0" w:space="0" w:color="auto"/>
            <w:bottom w:val="none" w:sz="0" w:space="0" w:color="auto"/>
            <w:right w:val="none" w:sz="0" w:space="0" w:color="auto"/>
          </w:divBdr>
        </w:div>
        <w:div w:id="1306932765">
          <w:marLeft w:val="640"/>
          <w:marRight w:val="0"/>
          <w:marTop w:val="0"/>
          <w:marBottom w:val="0"/>
          <w:divBdr>
            <w:top w:val="none" w:sz="0" w:space="0" w:color="auto"/>
            <w:left w:val="none" w:sz="0" w:space="0" w:color="auto"/>
            <w:bottom w:val="none" w:sz="0" w:space="0" w:color="auto"/>
            <w:right w:val="none" w:sz="0" w:space="0" w:color="auto"/>
          </w:divBdr>
        </w:div>
        <w:div w:id="1495030659">
          <w:marLeft w:val="640"/>
          <w:marRight w:val="0"/>
          <w:marTop w:val="0"/>
          <w:marBottom w:val="0"/>
          <w:divBdr>
            <w:top w:val="none" w:sz="0" w:space="0" w:color="auto"/>
            <w:left w:val="none" w:sz="0" w:space="0" w:color="auto"/>
            <w:bottom w:val="none" w:sz="0" w:space="0" w:color="auto"/>
            <w:right w:val="none" w:sz="0" w:space="0" w:color="auto"/>
          </w:divBdr>
        </w:div>
        <w:div w:id="988677093">
          <w:marLeft w:val="640"/>
          <w:marRight w:val="0"/>
          <w:marTop w:val="0"/>
          <w:marBottom w:val="0"/>
          <w:divBdr>
            <w:top w:val="none" w:sz="0" w:space="0" w:color="auto"/>
            <w:left w:val="none" w:sz="0" w:space="0" w:color="auto"/>
            <w:bottom w:val="none" w:sz="0" w:space="0" w:color="auto"/>
            <w:right w:val="none" w:sz="0" w:space="0" w:color="auto"/>
          </w:divBdr>
        </w:div>
        <w:div w:id="202521568">
          <w:marLeft w:val="640"/>
          <w:marRight w:val="0"/>
          <w:marTop w:val="0"/>
          <w:marBottom w:val="0"/>
          <w:divBdr>
            <w:top w:val="none" w:sz="0" w:space="0" w:color="auto"/>
            <w:left w:val="none" w:sz="0" w:space="0" w:color="auto"/>
            <w:bottom w:val="none" w:sz="0" w:space="0" w:color="auto"/>
            <w:right w:val="none" w:sz="0" w:space="0" w:color="auto"/>
          </w:divBdr>
        </w:div>
        <w:div w:id="1824589109">
          <w:marLeft w:val="640"/>
          <w:marRight w:val="0"/>
          <w:marTop w:val="0"/>
          <w:marBottom w:val="0"/>
          <w:divBdr>
            <w:top w:val="none" w:sz="0" w:space="0" w:color="auto"/>
            <w:left w:val="none" w:sz="0" w:space="0" w:color="auto"/>
            <w:bottom w:val="none" w:sz="0" w:space="0" w:color="auto"/>
            <w:right w:val="none" w:sz="0" w:space="0" w:color="auto"/>
          </w:divBdr>
        </w:div>
        <w:div w:id="40692643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73782178">
          <w:marLeft w:val="640"/>
          <w:marRight w:val="0"/>
          <w:marTop w:val="0"/>
          <w:marBottom w:val="0"/>
          <w:divBdr>
            <w:top w:val="none" w:sz="0" w:space="0" w:color="auto"/>
            <w:left w:val="none" w:sz="0" w:space="0" w:color="auto"/>
            <w:bottom w:val="none" w:sz="0" w:space="0" w:color="auto"/>
            <w:right w:val="none" w:sz="0" w:space="0" w:color="auto"/>
          </w:divBdr>
        </w:div>
        <w:div w:id="2067754741">
          <w:marLeft w:val="640"/>
          <w:marRight w:val="0"/>
          <w:marTop w:val="0"/>
          <w:marBottom w:val="0"/>
          <w:divBdr>
            <w:top w:val="none" w:sz="0" w:space="0" w:color="auto"/>
            <w:left w:val="none" w:sz="0" w:space="0" w:color="auto"/>
            <w:bottom w:val="none" w:sz="0" w:space="0" w:color="auto"/>
            <w:right w:val="none" w:sz="0" w:space="0" w:color="auto"/>
          </w:divBdr>
        </w:div>
        <w:div w:id="526719403">
          <w:marLeft w:val="640"/>
          <w:marRight w:val="0"/>
          <w:marTop w:val="0"/>
          <w:marBottom w:val="0"/>
          <w:divBdr>
            <w:top w:val="none" w:sz="0" w:space="0" w:color="auto"/>
            <w:left w:val="none" w:sz="0" w:space="0" w:color="auto"/>
            <w:bottom w:val="none" w:sz="0" w:space="0" w:color="auto"/>
            <w:right w:val="none" w:sz="0" w:space="0" w:color="auto"/>
          </w:divBdr>
        </w:div>
        <w:div w:id="969239706">
          <w:marLeft w:val="640"/>
          <w:marRight w:val="0"/>
          <w:marTop w:val="0"/>
          <w:marBottom w:val="0"/>
          <w:divBdr>
            <w:top w:val="none" w:sz="0" w:space="0" w:color="auto"/>
            <w:left w:val="none" w:sz="0" w:space="0" w:color="auto"/>
            <w:bottom w:val="none" w:sz="0" w:space="0" w:color="auto"/>
            <w:right w:val="none" w:sz="0" w:space="0" w:color="auto"/>
          </w:divBdr>
        </w:div>
        <w:div w:id="1529682591">
          <w:marLeft w:val="640"/>
          <w:marRight w:val="0"/>
          <w:marTop w:val="0"/>
          <w:marBottom w:val="0"/>
          <w:divBdr>
            <w:top w:val="none" w:sz="0" w:space="0" w:color="auto"/>
            <w:left w:val="none" w:sz="0" w:space="0" w:color="auto"/>
            <w:bottom w:val="none" w:sz="0" w:space="0" w:color="auto"/>
            <w:right w:val="none" w:sz="0" w:space="0" w:color="auto"/>
          </w:divBdr>
        </w:div>
        <w:div w:id="127474816">
          <w:marLeft w:val="640"/>
          <w:marRight w:val="0"/>
          <w:marTop w:val="0"/>
          <w:marBottom w:val="0"/>
          <w:divBdr>
            <w:top w:val="none" w:sz="0" w:space="0" w:color="auto"/>
            <w:left w:val="none" w:sz="0" w:space="0" w:color="auto"/>
            <w:bottom w:val="none" w:sz="0" w:space="0" w:color="auto"/>
            <w:right w:val="none" w:sz="0" w:space="0" w:color="auto"/>
          </w:divBdr>
        </w:div>
        <w:div w:id="1915117748">
          <w:marLeft w:val="640"/>
          <w:marRight w:val="0"/>
          <w:marTop w:val="0"/>
          <w:marBottom w:val="0"/>
          <w:divBdr>
            <w:top w:val="none" w:sz="0" w:space="0" w:color="auto"/>
            <w:left w:val="none" w:sz="0" w:space="0" w:color="auto"/>
            <w:bottom w:val="none" w:sz="0" w:space="0" w:color="auto"/>
            <w:right w:val="none" w:sz="0" w:space="0" w:color="auto"/>
          </w:divBdr>
        </w:div>
        <w:div w:id="2039238567">
          <w:marLeft w:val="640"/>
          <w:marRight w:val="0"/>
          <w:marTop w:val="0"/>
          <w:marBottom w:val="0"/>
          <w:divBdr>
            <w:top w:val="none" w:sz="0" w:space="0" w:color="auto"/>
            <w:left w:val="none" w:sz="0" w:space="0" w:color="auto"/>
            <w:bottom w:val="none" w:sz="0" w:space="0" w:color="auto"/>
            <w:right w:val="none" w:sz="0" w:space="0" w:color="auto"/>
          </w:divBdr>
        </w:div>
        <w:div w:id="1137992080">
          <w:marLeft w:val="640"/>
          <w:marRight w:val="0"/>
          <w:marTop w:val="0"/>
          <w:marBottom w:val="0"/>
          <w:divBdr>
            <w:top w:val="none" w:sz="0" w:space="0" w:color="auto"/>
            <w:left w:val="none" w:sz="0" w:space="0" w:color="auto"/>
            <w:bottom w:val="none" w:sz="0" w:space="0" w:color="auto"/>
            <w:right w:val="none" w:sz="0" w:space="0" w:color="auto"/>
          </w:divBdr>
        </w:div>
        <w:div w:id="754744367">
          <w:marLeft w:val="640"/>
          <w:marRight w:val="0"/>
          <w:marTop w:val="0"/>
          <w:marBottom w:val="0"/>
          <w:divBdr>
            <w:top w:val="none" w:sz="0" w:space="0" w:color="auto"/>
            <w:left w:val="none" w:sz="0" w:space="0" w:color="auto"/>
            <w:bottom w:val="none" w:sz="0" w:space="0" w:color="auto"/>
            <w:right w:val="none" w:sz="0" w:space="0" w:color="auto"/>
          </w:divBdr>
        </w:div>
        <w:div w:id="1231765796">
          <w:marLeft w:val="640"/>
          <w:marRight w:val="0"/>
          <w:marTop w:val="0"/>
          <w:marBottom w:val="0"/>
          <w:divBdr>
            <w:top w:val="none" w:sz="0" w:space="0" w:color="auto"/>
            <w:left w:val="none" w:sz="0" w:space="0" w:color="auto"/>
            <w:bottom w:val="none" w:sz="0" w:space="0" w:color="auto"/>
            <w:right w:val="none" w:sz="0" w:space="0" w:color="auto"/>
          </w:divBdr>
        </w:div>
        <w:div w:id="779181941">
          <w:marLeft w:val="640"/>
          <w:marRight w:val="0"/>
          <w:marTop w:val="0"/>
          <w:marBottom w:val="0"/>
          <w:divBdr>
            <w:top w:val="none" w:sz="0" w:space="0" w:color="auto"/>
            <w:left w:val="none" w:sz="0" w:space="0" w:color="auto"/>
            <w:bottom w:val="none" w:sz="0" w:space="0" w:color="auto"/>
            <w:right w:val="none" w:sz="0" w:space="0" w:color="auto"/>
          </w:divBdr>
        </w:div>
        <w:div w:id="1559971351">
          <w:marLeft w:val="640"/>
          <w:marRight w:val="0"/>
          <w:marTop w:val="0"/>
          <w:marBottom w:val="0"/>
          <w:divBdr>
            <w:top w:val="none" w:sz="0" w:space="0" w:color="auto"/>
            <w:left w:val="none" w:sz="0" w:space="0" w:color="auto"/>
            <w:bottom w:val="none" w:sz="0" w:space="0" w:color="auto"/>
            <w:right w:val="none" w:sz="0" w:space="0" w:color="auto"/>
          </w:divBdr>
        </w:div>
        <w:div w:id="152529876">
          <w:marLeft w:val="640"/>
          <w:marRight w:val="0"/>
          <w:marTop w:val="0"/>
          <w:marBottom w:val="0"/>
          <w:divBdr>
            <w:top w:val="none" w:sz="0" w:space="0" w:color="auto"/>
            <w:left w:val="none" w:sz="0" w:space="0" w:color="auto"/>
            <w:bottom w:val="none" w:sz="0" w:space="0" w:color="auto"/>
            <w:right w:val="none" w:sz="0" w:space="0" w:color="auto"/>
          </w:divBdr>
        </w:div>
        <w:div w:id="1680153082">
          <w:marLeft w:val="640"/>
          <w:marRight w:val="0"/>
          <w:marTop w:val="0"/>
          <w:marBottom w:val="0"/>
          <w:divBdr>
            <w:top w:val="none" w:sz="0" w:space="0" w:color="auto"/>
            <w:left w:val="none" w:sz="0" w:space="0" w:color="auto"/>
            <w:bottom w:val="none" w:sz="0" w:space="0" w:color="auto"/>
            <w:right w:val="none" w:sz="0" w:space="0" w:color="auto"/>
          </w:divBdr>
        </w:div>
      </w:divsChild>
    </w:div>
    <w:div w:id="1457674532">
      <w:bodyDiv w:val="1"/>
      <w:marLeft w:val="0"/>
      <w:marRight w:val="0"/>
      <w:marTop w:val="0"/>
      <w:marBottom w:val="0"/>
      <w:divBdr>
        <w:top w:val="none" w:sz="0" w:space="0" w:color="auto"/>
        <w:left w:val="none" w:sz="0" w:space="0" w:color="auto"/>
        <w:bottom w:val="none" w:sz="0" w:space="0" w:color="auto"/>
        <w:right w:val="none" w:sz="0" w:space="0" w:color="auto"/>
      </w:divBdr>
      <w:divsChild>
        <w:div w:id="1579049811">
          <w:marLeft w:val="640"/>
          <w:marRight w:val="0"/>
          <w:marTop w:val="0"/>
          <w:marBottom w:val="0"/>
          <w:divBdr>
            <w:top w:val="none" w:sz="0" w:space="0" w:color="auto"/>
            <w:left w:val="none" w:sz="0" w:space="0" w:color="auto"/>
            <w:bottom w:val="none" w:sz="0" w:space="0" w:color="auto"/>
            <w:right w:val="none" w:sz="0" w:space="0" w:color="auto"/>
          </w:divBdr>
        </w:div>
        <w:div w:id="486359963">
          <w:marLeft w:val="640"/>
          <w:marRight w:val="0"/>
          <w:marTop w:val="0"/>
          <w:marBottom w:val="0"/>
          <w:divBdr>
            <w:top w:val="none" w:sz="0" w:space="0" w:color="auto"/>
            <w:left w:val="none" w:sz="0" w:space="0" w:color="auto"/>
            <w:bottom w:val="none" w:sz="0" w:space="0" w:color="auto"/>
            <w:right w:val="none" w:sz="0" w:space="0" w:color="auto"/>
          </w:divBdr>
        </w:div>
        <w:div w:id="572664514">
          <w:marLeft w:val="640"/>
          <w:marRight w:val="0"/>
          <w:marTop w:val="0"/>
          <w:marBottom w:val="0"/>
          <w:divBdr>
            <w:top w:val="none" w:sz="0" w:space="0" w:color="auto"/>
            <w:left w:val="none" w:sz="0" w:space="0" w:color="auto"/>
            <w:bottom w:val="none" w:sz="0" w:space="0" w:color="auto"/>
            <w:right w:val="none" w:sz="0" w:space="0" w:color="auto"/>
          </w:divBdr>
        </w:div>
        <w:div w:id="613945689">
          <w:marLeft w:val="640"/>
          <w:marRight w:val="0"/>
          <w:marTop w:val="0"/>
          <w:marBottom w:val="0"/>
          <w:divBdr>
            <w:top w:val="none" w:sz="0" w:space="0" w:color="auto"/>
            <w:left w:val="none" w:sz="0" w:space="0" w:color="auto"/>
            <w:bottom w:val="none" w:sz="0" w:space="0" w:color="auto"/>
            <w:right w:val="none" w:sz="0" w:space="0" w:color="auto"/>
          </w:divBdr>
        </w:div>
        <w:div w:id="1074350164">
          <w:marLeft w:val="640"/>
          <w:marRight w:val="0"/>
          <w:marTop w:val="0"/>
          <w:marBottom w:val="0"/>
          <w:divBdr>
            <w:top w:val="none" w:sz="0" w:space="0" w:color="auto"/>
            <w:left w:val="none" w:sz="0" w:space="0" w:color="auto"/>
            <w:bottom w:val="none" w:sz="0" w:space="0" w:color="auto"/>
            <w:right w:val="none" w:sz="0" w:space="0" w:color="auto"/>
          </w:divBdr>
        </w:div>
        <w:div w:id="1030645441">
          <w:marLeft w:val="640"/>
          <w:marRight w:val="0"/>
          <w:marTop w:val="0"/>
          <w:marBottom w:val="0"/>
          <w:divBdr>
            <w:top w:val="none" w:sz="0" w:space="0" w:color="auto"/>
            <w:left w:val="none" w:sz="0" w:space="0" w:color="auto"/>
            <w:bottom w:val="none" w:sz="0" w:space="0" w:color="auto"/>
            <w:right w:val="none" w:sz="0" w:space="0" w:color="auto"/>
          </w:divBdr>
        </w:div>
        <w:div w:id="769928981">
          <w:marLeft w:val="640"/>
          <w:marRight w:val="0"/>
          <w:marTop w:val="0"/>
          <w:marBottom w:val="0"/>
          <w:divBdr>
            <w:top w:val="none" w:sz="0" w:space="0" w:color="auto"/>
            <w:left w:val="none" w:sz="0" w:space="0" w:color="auto"/>
            <w:bottom w:val="none" w:sz="0" w:space="0" w:color="auto"/>
            <w:right w:val="none" w:sz="0" w:space="0" w:color="auto"/>
          </w:divBdr>
        </w:div>
        <w:div w:id="1976132896">
          <w:marLeft w:val="640"/>
          <w:marRight w:val="0"/>
          <w:marTop w:val="0"/>
          <w:marBottom w:val="0"/>
          <w:divBdr>
            <w:top w:val="none" w:sz="0" w:space="0" w:color="auto"/>
            <w:left w:val="none" w:sz="0" w:space="0" w:color="auto"/>
            <w:bottom w:val="none" w:sz="0" w:space="0" w:color="auto"/>
            <w:right w:val="none" w:sz="0" w:space="0" w:color="auto"/>
          </w:divBdr>
        </w:div>
        <w:div w:id="1409420330">
          <w:marLeft w:val="640"/>
          <w:marRight w:val="0"/>
          <w:marTop w:val="0"/>
          <w:marBottom w:val="0"/>
          <w:divBdr>
            <w:top w:val="none" w:sz="0" w:space="0" w:color="auto"/>
            <w:left w:val="none" w:sz="0" w:space="0" w:color="auto"/>
            <w:bottom w:val="none" w:sz="0" w:space="0" w:color="auto"/>
            <w:right w:val="none" w:sz="0" w:space="0" w:color="auto"/>
          </w:divBdr>
        </w:div>
        <w:div w:id="1907107791">
          <w:marLeft w:val="640"/>
          <w:marRight w:val="0"/>
          <w:marTop w:val="0"/>
          <w:marBottom w:val="0"/>
          <w:divBdr>
            <w:top w:val="none" w:sz="0" w:space="0" w:color="auto"/>
            <w:left w:val="none" w:sz="0" w:space="0" w:color="auto"/>
            <w:bottom w:val="none" w:sz="0" w:space="0" w:color="auto"/>
            <w:right w:val="none" w:sz="0" w:space="0" w:color="auto"/>
          </w:divBdr>
        </w:div>
      </w:divsChild>
    </w:div>
    <w:div w:id="1471897073">
      <w:bodyDiv w:val="1"/>
      <w:marLeft w:val="0"/>
      <w:marRight w:val="0"/>
      <w:marTop w:val="0"/>
      <w:marBottom w:val="0"/>
      <w:divBdr>
        <w:top w:val="none" w:sz="0" w:space="0" w:color="auto"/>
        <w:left w:val="none" w:sz="0" w:space="0" w:color="auto"/>
        <w:bottom w:val="none" w:sz="0" w:space="0" w:color="auto"/>
        <w:right w:val="none" w:sz="0" w:space="0" w:color="auto"/>
      </w:divBdr>
      <w:divsChild>
        <w:div w:id="1257522966">
          <w:marLeft w:val="640"/>
          <w:marRight w:val="0"/>
          <w:marTop w:val="0"/>
          <w:marBottom w:val="0"/>
          <w:divBdr>
            <w:top w:val="none" w:sz="0" w:space="0" w:color="auto"/>
            <w:left w:val="none" w:sz="0" w:space="0" w:color="auto"/>
            <w:bottom w:val="none" w:sz="0" w:space="0" w:color="auto"/>
            <w:right w:val="none" w:sz="0" w:space="0" w:color="auto"/>
          </w:divBdr>
        </w:div>
        <w:div w:id="1428116317">
          <w:marLeft w:val="640"/>
          <w:marRight w:val="0"/>
          <w:marTop w:val="0"/>
          <w:marBottom w:val="0"/>
          <w:divBdr>
            <w:top w:val="none" w:sz="0" w:space="0" w:color="auto"/>
            <w:left w:val="none" w:sz="0" w:space="0" w:color="auto"/>
            <w:bottom w:val="none" w:sz="0" w:space="0" w:color="auto"/>
            <w:right w:val="none" w:sz="0" w:space="0" w:color="auto"/>
          </w:divBdr>
        </w:div>
        <w:div w:id="624964341">
          <w:marLeft w:val="640"/>
          <w:marRight w:val="0"/>
          <w:marTop w:val="0"/>
          <w:marBottom w:val="0"/>
          <w:divBdr>
            <w:top w:val="none" w:sz="0" w:space="0" w:color="auto"/>
            <w:left w:val="none" w:sz="0" w:space="0" w:color="auto"/>
            <w:bottom w:val="none" w:sz="0" w:space="0" w:color="auto"/>
            <w:right w:val="none" w:sz="0" w:space="0" w:color="auto"/>
          </w:divBdr>
        </w:div>
        <w:div w:id="1841239019">
          <w:marLeft w:val="640"/>
          <w:marRight w:val="0"/>
          <w:marTop w:val="0"/>
          <w:marBottom w:val="0"/>
          <w:divBdr>
            <w:top w:val="none" w:sz="0" w:space="0" w:color="auto"/>
            <w:left w:val="none" w:sz="0" w:space="0" w:color="auto"/>
            <w:bottom w:val="none" w:sz="0" w:space="0" w:color="auto"/>
            <w:right w:val="none" w:sz="0" w:space="0" w:color="auto"/>
          </w:divBdr>
        </w:div>
        <w:div w:id="575282003">
          <w:marLeft w:val="640"/>
          <w:marRight w:val="0"/>
          <w:marTop w:val="0"/>
          <w:marBottom w:val="0"/>
          <w:divBdr>
            <w:top w:val="none" w:sz="0" w:space="0" w:color="auto"/>
            <w:left w:val="none" w:sz="0" w:space="0" w:color="auto"/>
            <w:bottom w:val="none" w:sz="0" w:space="0" w:color="auto"/>
            <w:right w:val="none" w:sz="0" w:space="0" w:color="auto"/>
          </w:divBdr>
        </w:div>
        <w:div w:id="1180313802">
          <w:marLeft w:val="640"/>
          <w:marRight w:val="0"/>
          <w:marTop w:val="0"/>
          <w:marBottom w:val="0"/>
          <w:divBdr>
            <w:top w:val="none" w:sz="0" w:space="0" w:color="auto"/>
            <w:left w:val="none" w:sz="0" w:space="0" w:color="auto"/>
            <w:bottom w:val="none" w:sz="0" w:space="0" w:color="auto"/>
            <w:right w:val="none" w:sz="0" w:space="0" w:color="auto"/>
          </w:divBdr>
        </w:div>
        <w:div w:id="477458399">
          <w:marLeft w:val="640"/>
          <w:marRight w:val="0"/>
          <w:marTop w:val="0"/>
          <w:marBottom w:val="0"/>
          <w:divBdr>
            <w:top w:val="none" w:sz="0" w:space="0" w:color="auto"/>
            <w:left w:val="none" w:sz="0" w:space="0" w:color="auto"/>
            <w:bottom w:val="none" w:sz="0" w:space="0" w:color="auto"/>
            <w:right w:val="none" w:sz="0" w:space="0" w:color="auto"/>
          </w:divBdr>
        </w:div>
        <w:div w:id="140078807">
          <w:marLeft w:val="640"/>
          <w:marRight w:val="0"/>
          <w:marTop w:val="0"/>
          <w:marBottom w:val="0"/>
          <w:divBdr>
            <w:top w:val="none" w:sz="0" w:space="0" w:color="auto"/>
            <w:left w:val="none" w:sz="0" w:space="0" w:color="auto"/>
            <w:bottom w:val="none" w:sz="0" w:space="0" w:color="auto"/>
            <w:right w:val="none" w:sz="0" w:space="0" w:color="auto"/>
          </w:divBdr>
        </w:div>
        <w:div w:id="2121760051">
          <w:marLeft w:val="640"/>
          <w:marRight w:val="0"/>
          <w:marTop w:val="0"/>
          <w:marBottom w:val="0"/>
          <w:divBdr>
            <w:top w:val="none" w:sz="0" w:space="0" w:color="auto"/>
            <w:left w:val="none" w:sz="0" w:space="0" w:color="auto"/>
            <w:bottom w:val="none" w:sz="0" w:space="0" w:color="auto"/>
            <w:right w:val="none" w:sz="0" w:space="0" w:color="auto"/>
          </w:divBdr>
        </w:div>
        <w:div w:id="885483646">
          <w:marLeft w:val="640"/>
          <w:marRight w:val="0"/>
          <w:marTop w:val="0"/>
          <w:marBottom w:val="0"/>
          <w:divBdr>
            <w:top w:val="none" w:sz="0" w:space="0" w:color="auto"/>
            <w:left w:val="none" w:sz="0" w:space="0" w:color="auto"/>
            <w:bottom w:val="none" w:sz="0" w:space="0" w:color="auto"/>
            <w:right w:val="none" w:sz="0" w:space="0" w:color="auto"/>
          </w:divBdr>
        </w:div>
        <w:div w:id="1124273852">
          <w:marLeft w:val="640"/>
          <w:marRight w:val="0"/>
          <w:marTop w:val="0"/>
          <w:marBottom w:val="0"/>
          <w:divBdr>
            <w:top w:val="none" w:sz="0" w:space="0" w:color="auto"/>
            <w:left w:val="none" w:sz="0" w:space="0" w:color="auto"/>
            <w:bottom w:val="none" w:sz="0" w:space="0" w:color="auto"/>
            <w:right w:val="none" w:sz="0" w:space="0" w:color="auto"/>
          </w:divBdr>
        </w:div>
        <w:div w:id="1098478859">
          <w:marLeft w:val="640"/>
          <w:marRight w:val="0"/>
          <w:marTop w:val="0"/>
          <w:marBottom w:val="0"/>
          <w:divBdr>
            <w:top w:val="none" w:sz="0" w:space="0" w:color="auto"/>
            <w:left w:val="none" w:sz="0" w:space="0" w:color="auto"/>
            <w:bottom w:val="none" w:sz="0" w:space="0" w:color="auto"/>
            <w:right w:val="none" w:sz="0" w:space="0" w:color="auto"/>
          </w:divBdr>
        </w:div>
        <w:div w:id="463693825">
          <w:marLeft w:val="640"/>
          <w:marRight w:val="0"/>
          <w:marTop w:val="0"/>
          <w:marBottom w:val="0"/>
          <w:divBdr>
            <w:top w:val="none" w:sz="0" w:space="0" w:color="auto"/>
            <w:left w:val="none" w:sz="0" w:space="0" w:color="auto"/>
            <w:bottom w:val="none" w:sz="0" w:space="0" w:color="auto"/>
            <w:right w:val="none" w:sz="0" w:space="0" w:color="auto"/>
          </w:divBdr>
        </w:div>
        <w:div w:id="826214644">
          <w:marLeft w:val="640"/>
          <w:marRight w:val="0"/>
          <w:marTop w:val="0"/>
          <w:marBottom w:val="0"/>
          <w:divBdr>
            <w:top w:val="none" w:sz="0" w:space="0" w:color="auto"/>
            <w:left w:val="none" w:sz="0" w:space="0" w:color="auto"/>
            <w:bottom w:val="none" w:sz="0" w:space="0" w:color="auto"/>
            <w:right w:val="none" w:sz="0" w:space="0" w:color="auto"/>
          </w:divBdr>
        </w:div>
        <w:div w:id="986252265">
          <w:marLeft w:val="640"/>
          <w:marRight w:val="0"/>
          <w:marTop w:val="0"/>
          <w:marBottom w:val="0"/>
          <w:divBdr>
            <w:top w:val="none" w:sz="0" w:space="0" w:color="auto"/>
            <w:left w:val="none" w:sz="0" w:space="0" w:color="auto"/>
            <w:bottom w:val="none" w:sz="0" w:space="0" w:color="auto"/>
            <w:right w:val="none" w:sz="0" w:space="0" w:color="auto"/>
          </w:divBdr>
        </w:div>
        <w:div w:id="351806998">
          <w:marLeft w:val="640"/>
          <w:marRight w:val="0"/>
          <w:marTop w:val="0"/>
          <w:marBottom w:val="0"/>
          <w:divBdr>
            <w:top w:val="none" w:sz="0" w:space="0" w:color="auto"/>
            <w:left w:val="none" w:sz="0" w:space="0" w:color="auto"/>
            <w:bottom w:val="none" w:sz="0" w:space="0" w:color="auto"/>
            <w:right w:val="none" w:sz="0" w:space="0" w:color="auto"/>
          </w:divBdr>
        </w:div>
        <w:div w:id="598833835">
          <w:marLeft w:val="640"/>
          <w:marRight w:val="0"/>
          <w:marTop w:val="0"/>
          <w:marBottom w:val="0"/>
          <w:divBdr>
            <w:top w:val="none" w:sz="0" w:space="0" w:color="auto"/>
            <w:left w:val="none" w:sz="0" w:space="0" w:color="auto"/>
            <w:bottom w:val="none" w:sz="0" w:space="0" w:color="auto"/>
            <w:right w:val="none" w:sz="0" w:space="0" w:color="auto"/>
          </w:divBdr>
        </w:div>
        <w:div w:id="1067872938">
          <w:marLeft w:val="640"/>
          <w:marRight w:val="0"/>
          <w:marTop w:val="0"/>
          <w:marBottom w:val="0"/>
          <w:divBdr>
            <w:top w:val="none" w:sz="0" w:space="0" w:color="auto"/>
            <w:left w:val="none" w:sz="0" w:space="0" w:color="auto"/>
            <w:bottom w:val="none" w:sz="0" w:space="0" w:color="auto"/>
            <w:right w:val="none" w:sz="0" w:space="0" w:color="auto"/>
          </w:divBdr>
        </w:div>
        <w:div w:id="2113816612">
          <w:marLeft w:val="640"/>
          <w:marRight w:val="0"/>
          <w:marTop w:val="0"/>
          <w:marBottom w:val="0"/>
          <w:divBdr>
            <w:top w:val="none" w:sz="0" w:space="0" w:color="auto"/>
            <w:left w:val="none" w:sz="0" w:space="0" w:color="auto"/>
            <w:bottom w:val="none" w:sz="0" w:space="0" w:color="auto"/>
            <w:right w:val="none" w:sz="0" w:space="0" w:color="auto"/>
          </w:divBdr>
        </w:div>
        <w:div w:id="367994211">
          <w:marLeft w:val="640"/>
          <w:marRight w:val="0"/>
          <w:marTop w:val="0"/>
          <w:marBottom w:val="0"/>
          <w:divBdr>
            <w:top w:val="none" w:sz="0" w:space="0" w:color="auto"/>
            <w:left w:val="none" w:sz="0" w:space="0" w:color="auto"/>
            <w:bottom w:val="none" w:sz="0" w:space="0" w:color="auto"/>
            <w:right w:val="none" w:sz="0" w:space="0" w:color="auto"/>
          </w:divBdr>
        </w:div>
        <w:div w:id="451289683">
          <w:marLeft w:val="640"/>
          <w:marRight w:val="0"/>
          <w:marTop w:val="0"/>
          <w:marBottom w:val="0"/>
          <w:divBdr>
            <w:top w:val="none" w:sz="0" w:space="0" w:color="auto"/>
            <w:left w:val="none" w:sz="0" w:space="0" w:color="auto"/>
            <w:bottom w:val="none" w:sz="0" w:space="0" w:color="auto"/>
            <w:right w:val="none" w:sz="0" w:space="0" w:color="auto"/>
          </w:divBdr>
        </w:div>
        <w:div w:id="2107268210">
          <w:marLeft w:val="640"/>
          <w:marRight w:val="0"/>
          <w:marTop w:val="0"/>
          <w:marBottom w:val="0"/>
          <w:divBdr>
            <w:top w:val="none" w:sz="0" w:space="0" w:color="auto"/>
            <w:left w:val="none" w:sz="0" w:space="0" w:color="auto"/>
            <w:bottom w:val="none" w:sz="0" w:space="0" w:color="auto"/>
            <w:right w:val="none" w:sz="0" w:space="0" w:color="auto"/>
          </w:divBdr>
        </w:div>
        <w:div w:id="2125494935">
          <w:marLeft w:val="640"/>
          <w:marRight w:val="0"/>
          <w:marTop w:val="0"/>
          <w:marBottom w:val="0"/>
          <w:divBdr>
            <w:top w:val="none" w:sz="0" w:space="0" w:color="auto"/>
            <w:left w:val="none" w:sz="0" w:space="0" w:color="auto"/>
            <w:bottom w:val="none" w:sz="0" w:space="0" w:color="auto"/>
            <w:right w:val="none" w:sz="0" w:space="0" w:color="auto"/>
          </w:divBdr>
        </w:div>
        <w:div w:id="514341490">
          <w:marLeft w:val="640"/>
          <w:marRight w:val="0"/>
          <w:marTop w:val="0"/>
          <w:marBottom w:val="0"/>
          <w:divBdr>
            <w:top w:val="none" w:sz="0" w:space="0" w:color="auto"/>
            <w:left w:val="none" w:sz="0" w:space="0" w:color="auto"/>
            <w:bottom w:val="none" w:sz="0" w:space="0" w:color="auto"/>
            <w:right w:val="none" w:sz="0" w:space="0" w:color="auto"/>
          </w:divBdr>
        </w:div>
        <w:div w:id="339818198">
          <w:marLeft w:val="640"/>
          <w:marRight w:val="0"/>
          <w:marTop w:val="0"/>
          <w:marBottom w:val="0"/>
          <w:divBdr>
            <w:top w:val="none" w:sz="0" w:space="0" w:color="auto"/>
            <w:left w:val="none" w:sz="0" w:space="0" w:color="auto"/>
            <w:bottom w:val="none" w:sz="0" w:space="0" w:color="auto"/>
            <w:right w:val="none" w:sz="0" w:space="0" w:color="auto"/>
          </w:divBdr>
        </w:div>
        <w:div w:id="621494224">
          <w:marLeft w:val="640"/>
          <w:marRight w:val="0"/>
          <w:marTop w:val="0"/>
          <w:marBottom w:val="0"/>
          <w:divBdr>
            <w:top w:val="none" w:sz="0" w:space="0" w:color="auto"/>
            <w:left w:val="none" w:sz="0" w:space="0" w:color="auto"/>
            <w:bottom w:val="none" w:sz="0" w:space="0" w:color="auto"/>
            <w:right w:val="none" w:sz="0" w:space="0" w:color="auto"/>
          </w:divBdr>
        </w:div>
        <w:div w:id="998389740">
          <w:marLeft w:val="640"/>
          <w:marRight w:val="0"/>
          <w:marTop w:val="0"/>
          <w:marBottom w:val="0"/>
          <w:divBdr>
            <w:top w:val="none" w:sz="0" w:space="0" w:color="auto"/>
            <w:left w:val="none" w:sz="0" w:space="0" w:color="auto"/>
            <w:bottom w:val="none" w:sz="0" w:space="0" w:color="auto"/>
            <w:right w:val="none" w:sz="0" w:space="0" w:color="auto"/>
          </w:divBdr>
        </w:div>
        <w:div w:id="1383366451">
          <w:marLeft w:val="640"/>
          <w:marRight w:val="0"/>
          <w:marTop w:val="0"/>
          <w:marBottom w:val="0"/>
          <w:divBdr>
            <w:top w:val="none" w:sz="0" w:space="0" w:color="auto"/>
            <w:left w:val="none" w:sz="0" w:space="0" w:color="auto"/>
            <w:bottom w:val="none" w:sz="0" w:space="0" w:color="auto"/>
            <w:right w:val="none" w:sz="0" w:space="0" w:color="auto"/>
          </w:divBdr>
        </w:div>
        <w:div w:id="2010719227">
          <w:marLeft w:val="640"/>
          <w:marRight w:val="0"/>
          <w:marTop w:val="0"/>
          <w:marBottom w:val="0"/>
          <w:divBdr>
            <w:top w:val="none" w:sz="0" w:space="0" w:color="auto"/>
            <w:left w:val="none" w:sz="0" w:space="0" w:color="auto"/>
            <w:bottom w:val="none" w:sz="0" w:space="0" w:color="auto"/>
            <w:right w:val="none" w:sz="0" w:space="0" w:color="auto"/>
          </w:divBdr>
        </w:div>
        <w:div w:id="106508034">
          <w:marLeft w:val="640"/>
          <w:marRight w:val="0"/>
          <w:marTop w:val="0"/>
          <w:marBottom w:val="0"/>
          <w:divBdr>
            <w:top w:val="none" w:sz="0" w:space="0" w:color="auto"/>
            <w:left w:val="none" w:sz="0" w:space="0" w:color="auto"/>
            <w:bottom w:val="none" w:sz="0" w:space="0" w:color="auto"/>
            <w:right w:val="none" w:sz="0" w:space="0" w:color="auto"/>
          </w:divBdr>
        </w:div>
        <w:div w:id="2089189166">
          <w:marLeft w:val="640"/>
          <w:marRight w:val="0"/>
          <w:marTop w:val="0"/>
          <w:marBottom w:val="0"/>
          <w:divBdr>
            <w:top w:val="none" w:sz="0" w:space="0" w:color="auto"/>
            <w:left w:val="none" w:sz="0" w:space="0" w:color="auto"/>
            <w:bottom w:val="none" w:sz="0" w:space="0" w:color="auto"/>
            <w:right w:val="none" w:sz="0" w:space="0" w:color="auto"/>
          </w:divBdr>
        </w:div>
        <w:div w:id="166676144">
          <w:marLeft w:val="640"/>
          <w:marRight w:val="0"/>
          <w:marTop w:val="0"/>
          <w:marBottom w:val="0"/>
          <w:divBdr>
            <w:top w:val="none" w:sz="0" w:space="0" w:color="auto"/>
            <w:left w:val="none" w:sz="0" w:space="0" w:color="auto"/>
            <w:bottom w:val="none" w:sz="0" w:space="0" w:color="auto"/>
            <w:right w:val="none" w:sz="0" w:space="0" w:color="auto"/>
          </w:divBdr>
        </w:div>
        <w:div w:id="1248997167">
          <w:marLeft w:val="640"/>
          <w:marRight w:val="0"/>
          <w:marTop w:val="0"/>
          <w:marBottom w:val="0"/>
          <w:divBdr>
            <w:top w:val="none" w:sz="0" w:space="0" w:color="auto"/>
            <w:left w:val="none" w:sz="0" w:space="0" w:color="auto"/>
            <w:bottom w:val="none" w:sz="0" w:space="0" w:color="auto"/>
            <w:right w:val="none" w:sz="0" w:space="0" w:color="auto"/>
          </w:divBdr>
        </w:div>
        <w:div w:id="1584954223">
          <w:marLeft w:val="640"/>
          <w:marRight w:val="0"/>
          <w:marTop w:val="0"/>
          <w:marBottom w:val="0"/>
          <w:divBdr>
            <w:top w:val="none" w:sz="0" w:space="0" w:color="auto"/>
            <w:left w:val="none" w:sz="0" w:space="0" w:color="auto"/>
            <w:bottom w:val="none" w:sz="0" w:space="0" w:color="auto"/>
            <w:right w:val="none" w:sz="0" w:space="0" w:color="auto"/>
          </w:divBdr>
        </w:div>
        <w:div w:id="124202513">
          <w:marLeft w:val="640"/>
          <w:marRight w:val="0"/>
          <w:marTop w:val="0"/>
          <w:marBottom w:val="0"/>
          <w:divBdr>
            <w:top w:val="none" w:sz="0" w:space="0" w:color="auto"/>
            <w:left w:val="none" w:sz="0" w:space="0" w:color="auto"/>
            <w:bottom w:val="none" w:sz="0" w:space="0" w:color="auto"/>
            <w:right w:val="none" w:sz="0" w:space="0" w:color="auto"/>
          </w:divBdr>
        </w:div>
        <w:div w:id="1790589852">
          <w:marLeft w:val="640"/>
          <w:marRight w:val="0"/>
          <w:marTop w:val="0"/>
          <w:marBottom w:val="0"/>
          <w:divBdr>
            <w:top w:val="none" w:sz="0" w:space="0" w:color="auto"/>
            <w:left w:val="none" w:sz="0" w:space="0" w:color="auto"/>
            <w:bottom w:val="none" w:sz="0" w:space="0" w:color="auto"/>
            <w:right w:val="none" w:sz="0" w:space="0" w:color="auto"/>
          </w:divBdr>
        </w:div>
        <w:div w:id="620915297">
          <w:marLeft w:val="640"/>
          <w:marRight w:val="0"/>
          <w:marTop w:val="0"/>
          <w:marBottom w:val="0"/>
          <w:divBdr>
            <w:top w:val="none" w:sz="0" w:space="0" w:color="auto"/>
            <w:left w:val="none" w:sz="0" w:space="0" w:color="auto"/>
            <w:bottom w:val="none" w:sz="0" w:space="0" w:color="auto"/>
            <w:right w:val="none" w:sz="0" w:space="0" w:color="auto"/>
          </w:divBdr>
        </w:div>
        <w:div w:id="2102098887">
          <w:marLeft w:val="640"/>
          <w:marRight w:val="0"/>
          <w:marTop w:val="0"/>
          <w:marBottom w:val="0"/>
          <w:divBdr>
            <w:top w:val="none" w:sz="0" w:space="0" w:color="auto"/>
            <w:left w:val="none" w:sz="0" w:space="0" w:color="auto"/>
            <w:bottom w:val="none" w:sz="0" w:space="0" w:color="auto"/>
            <w:right w:val="none" w:sz="0" w:space="0" w:color="auto"/>
          </w:divBdr>
        </w:div>
        <w:div w:id="1456824792">
          <w:marLeft w:val="640"/>
          <w:marRight w:val="0"/>
          <w:marTop w:val="0"/>
          <w:marBottom w:val="0"/>
          <w:divBdr>
            <w:top w:val="none" w:sz="0" w:space="0" w:color="auto"/>
            <w:left w:val="none" w:sz="0" w:space="0" w:color="auto"/>
            <w:bottom w:val="none" w:sz="0" w:space="0" w:color="auto"/>
            <w:right w:val="none" w:sz="0" w:space="0" w:color="auto"/>
          </w:divBdr>
        </w:div>
        <w:div w:id="1668827656">
          <w:marLeft w:val="640"/>
          <w:marRight w:val="0"/>
          <w:marTop w:val="0"/>
          <w:marBottom w:val="0"/>
          <w:divBdr>
            <w:top w:val="none" w:sz="0" w:space="0" w:color="auto"/>
            <w:left w:val="none" w:sz="0" w:space="0" w:color="auto"/>
            <w:bottom w:val="none" w:sz="0" w:space="0" w:color="auto"/>
            <w:right w:val="none" w:sz="0" w:space="0" w:color="auto"/>
          </w:divBdr>
        </w:div>
        <w:div w:id="1345132059">
          <w:marLeft w:val="640"/>
          <w:marRight w:val="0"/>
          <w:marTop w:val="0"/>
          <w:marBottom w:val="0"/>
          <w:divBdr>
            <w:top w:val="none" w:sz="0" w:space="0" w:color="auto"/>
            <w:left w:val="none" w:sz="0" w:space="0" w:color="auto"/>
            <w:bottom w:val="none" w:sz="0" w:space="0" w:color="auto"/>
            <w:right w:val="none" w:sz="0" w:space="0" w:color="auto"/>
          </w:divBdr>
        </w:div>
        <w:div w:id="2054230226">
          <w:marLeft w:val="640"/>
          <w:marRight w:val="0"/>
          <w:marTop w:val="0"/>
          <w:marBottom w:val="0"/>
          <w:divBdr>
            <w:top w:val="none" w:sz="0" w:space="0" w:color="auto"/>
            <w:left w:val="none" w:sz="0" w:space="0" w:color="auto"/>
            <w:bottom w:val="none" w:sz="0" w:space="0" w:color="auto"/>
            <w:right w:val="none" w:sz="0" w:space="0" w:color="auto"/>
          </w:divBdr>
        </w:div>
        <w:div w:id="1882786356">
          <w:marLeft w:val="640"/>
          <w:marRight w:val="0"/>
          <w:marTop w:val="0"/>
          <w:marBottom w:val="0"/>
          <w:divBdr>
            <w:top w:val="none" w:sz="0" w:space="0" w:color="auto"/>
            <w:left w:val="none" w:sz="0" w:space="0" w:color="auto"/>
            <w:bottom w:val="none" w:sz="0" w:space="0" w:color="auto"/>
            <w:right w:val="none" w:sz="0" w:space="0" w:color="auto"/>
          </w:divBdr>
        </w:div>
      </w:divsChild>
    </w:div>
    <w:div w:id="1472208099">
      <w:bodyDiv w:val="1"/>
      <w:marLeft w:val="0"/>
      <w:marRight w:val="0"/>
      <w:marTop w:val="0"/>
      <w:marBottom w:val="0"/>
      <w:divBdr>
        <w:top w:val="none" w:sz="0" w:space="0" w:color="auto"/>
        <w:left w:val="none" w:sz="0" w:space="0" w:color="auto"/>
        <w:bottom w:val="none" w:sz="0" w:space="0" w:color="auto"/>
        <w:right w:val="none" w:sz="0" w:space="0" w:color="auto"/>
      </w:divBdr>
      <w:divsChild>
        <w:div w:id="758793908">
          <w:marLeft w:val="640"/>
          <w:marRight w:val="0"/>
          <w:marTop w:val="0"/>
          <w:marBottom w:val="0"/>
          <w:divBdr>
            <w:top w:val="none" w:sz="0" w:space="0" w:color="auto"/>
            <w:left w:val="none" w:sz="0" w:space="0" w:color="auto"/>
            <w:bottom w:val="none" w:sz="0" w:space="0" w:color="auto"/>
            <w:right w:val="none" w:sz="0" w:space="0" w:color="auto"/>
          </w:divBdr>
        </w:div>
        <w:div w:id="1440758984">
          <w:marLeft w:val="640"/>
          <w:marRight w:val="0"/>
          <w:marTop w:val="0"/>
          <w:marBottom w:val="0"/>
          <w:divBdr>
            <w:top w:val="none" w:sz="0" w:space="0" w:color="auto"/>
            <w:left w:val="none" w:sz="0" w:space="0" w:color="auto"/>
            <w:bottom w:val="none" w:sz="0" w:space="0" w:color="auto"/>
            <w:right w:val="none" w:sz="0" w:space="0" w:color="auto"/>
          </w:divBdr>
        </w:div>
        <w:div w:id="1573739766">
          <w:marLeft w:val="640"/>
          <w:marRight w:val="0"/>
          <w:marTop w:val="0"/>
          <w:marBottom w:val="0"/>
          <w:divBdr>
            <w:top w:val="none" w:sz="0" w:space="0" w:color="auto"/>
            <w:left w:val="none" w:sz="0" w:space="0" w:color="auto"/>
            <w:bottom w:val="none" w:sz="0" w:space="0" w:color="auto"/>
            <w:right w:val="none" w:sz="0" w:space="0" w:color="auto"/>
          </w:divBdr>
        </w:div>
        <w:div w:id="2125422920">
          <w:marLeft w:val="640"/>
          <w:marRight w:val="0"/>
          <w:marTop w:val="0"/>
          <w:marBottom w:val="0"/>
          <w:divBdr>
            <w:top w:val="none" w:sz="0" w:space="0" w:color="auto"/>
            <w:left w:val="none" w:sz="0" w:space="0" w:color="auto"/>
            <w:bottom w:val="none" w:sz="0" w:space="0" w:color="auto"/>
            <w:right w:val="none" w:sz="0" w:space="0" w:color="auto"/>
          </w:divBdr>
        </w:div>
        <w:div w:id="1037972699">
          <w:marLeft w:val="640"/>
          <w:marRight w:val="0"/>
          <w:marTop w:val="0"/>
          <w:marBottom w:val="0"/>
          <w:divBdr>
            <w:top w:val="none" w:sz="0" w:space="0" w:color="auto"/>
            <w:left w:val="none" w:sz="0" w:space="0" w:color="auto"/>
            <w:bottom w:val="none" w:sz="0" w:space="0" w:color="auto"/>
            <w:right w:val="none" w:sz="0" w:space="0" w:color="auto"/>
          </w:divBdr>
        </w:div>
        <w:div w:id="1714770088">
          <w:marLeft w:val="640"/>
          <w:marRight w:val="0"/>
          <w:marTop w:val="0"/>
          <w:marBottom w:val="0"/>
          <w:divBdr>
            <w:top w:val="none" w:sz="0" w:space="0" w:color="auto"/>
            <w:left w:val="none" w:sz="0" w:space="0" w:color="auto"/>
            <w:bottom w:val="none" w:sz="0" w:space="0" w:color="auto"/>
            <w:right w:val="none" w:sz="0" w:space="0" w:color="auto"/>
          </w:divBdr>
        </w:div>
        <w:div w:id="900873401">
          <w:marLeft w:val="640"/>
          <w:marRight w:val="0"/>
          <w:marTop w:val="0"/>
          <w:marBottom w:val="0"/>
          <w:divBdr>
            <w:top w:val="none" w:sz="0" w:space="0" w:color="auto"/>
            <w:left w:val="none" w:sz="0" w:space="0" w:color="auto"/>
            <w:bottom w:val="none" w:sz="0" w:space="0" w:color="auto"/>
            <w:right w:val="none" w:sz="0" w:space="0" w:color="auto"/>
          </w:divBdr>
        </w:div>
        <w:div w:id="431168437">
          <w:marLeft w:val="640"/>
          <w:marRight w:val="0"/>
          <w:marTop w:val="0"/>
          <w:marBottom w:val="0"/>
          <w:divBdr>
            <w:top w:val="none" w:sz="0" w:space="0" w:color="auto"/>
            <w:left w:val="none" w:sz="0" w:space="0" w:color="auto"/>
            <w:bottom w:val="none" w:sz="0" w:space="0" w:color="auto"/>
            <w:right w:val="none" w:sz="0" w:space="0" w:color="auto"/>
          </w:divBdr>
        </w:div>
        <w:div w:id="417944292">
          <w:marLeft w:val="640"/>
          <w:marRight w:val="0"/>
          <w:marTop w:val="0"/>
          <w:marBottom w:val="0"/>
          <w:divBdr>
            <w:top w:val="none" w:sz="0" w:space="0" w:color="auto"/>
            <w:left w:val="none" w:sz="0" w:space="0" w:color="auto"/>
            <w:bottom w:val="none" w:sz="0" w:space="0" w:color="auto"/>
            <w:right w:val="none" w:sz="0" w:space="0" w:color="auto"/>
          </w:divBdr>
        </w:div>
        <w:div w:id="191454484">
          <w:marLeft w:val="640"/>
          <w:marRight w:val="0"/>
          <w:marTop w:val="0"/>
          <w:marBottom w:val="0"/>
          <w:divBdr>
            <w:top w:val="none" w:sz="0" w:space="0" w:color="auto"/>
            <w:left w:val="none" w:sz="0" w:space="0" w:color="auto"/>
            <w:bottom w:val="none" w:sz="0" w:space="0" w:color="auto"/>
            <w:right w:val="none" w:sz="0" w:space="0" w:color="auto"/>
          </w:divBdr>
        </w:div>
        <w:div w:id="72436274">
          <w:marLeft w:val="640"/>
          <w:marRight w:val="0"/>
          <w:marTop w:val="0"/>
          <w:marBottom w:val="0"/>
          <w:divBdr>
            <w:top w:val="none" w:sz="0" w:space="0" w:color="auto"/>
            <w:left w:val="none" w:sz="0" w:space="0" w:color="auto"/>
            <w:bottom w:val="none" w:sz="0" w:space="0" w:color="auto"/>
            <w:right w:val="none" w:sz="0" w:space="0" w:color="auto"/>
          </w:divBdr>
        </w:div>
        <w:div w:id="1112476133">
          <w:marLeft w:val="640"/>
          <w:marRight w:val="0"/>
          <w:marTop w:val="0"/>
          <w:marBottom w:val="0"/>
          <w:divBdr>
            <w:top w:val="none" w:sz="0" w:space="0" w:color="auto"/>
            <w:left w:val="none" w:sz="0" w:space="0" w:color="auto"/>
            <w:bottom w:val="none" w:sz="0" w:space="0" w:color="auto"/>
            <w:right w:val="none" w:sz="0" w:space="0" w:color="auto"/>
          </w:divBdr>
        </w:div>
        <w:div w:id="1184398742">
          <w:marLeft w:val="640"/>
          <w:marRight w:val="0"/>
          <w:marTop w:val="0"/>
          <w:marBottom w:val="0"/>
          <w:divBdr>
            <w:top w:val="none" w:sz="0" w:space="0" w:color="auto"/>
            <w:left w:val="none" w:sz="0" w:space="0" w:color="auto"/>
            <w:bottom w:val="none" w:sz="0" w:space="0" w:color="auto"/>
            <w:right w:val="none" w:sz="0" w:space="0" w:color="auto"/>
          </w:divBdr>
        </w:div>
        <w:div w:id="37246926">
          <w:marLeft w:val="640"/>
          <w:marRight w:val="0"/>
          <w:marTop w:val="0"/>
          <w:marBottom w:val="0"/>
          <w:divBdr>
            <w:top w:val="none" w:sz="0" w:space="0" w:color="auto"/>
            <w:left w:val="none" w:sz="0" w:space="0" w:color="auto"/>
            <w:bottom w:val="none" w:sz="0" w:space="0" w:color="auto"/>
            <w:right w:val="none" w:sz="0" w:space="0" w:color="auto"/>
          </w:divBdr>
        </w:div>
        <w:div w:id="351689448">
          <w:marLeft w:val="640"/>
          <w:marRight w:val="0"/>
          <w:marTop w:val="0"/>
          <w:marBottom w:val="0"/>
          <w:divBdr>
            <w:top w:val="none" w:sz="0" w:space="0" w:color="auto"/>
            <w:left w:val="none" w:sz="0" w:space="0" w:color="auto"/>
            <w:bottom w:val="none" w:sz="0" w:space="0" w:color="auto"/>
            <w:right w:val="none" w:sz="0" w:space="0" w:color="auto"/>
          </w:divBdr>
        </w:div>
        <w:div w:id="37167340">
          <w:marLeft w:val="640"/>
          <w:marRight w:val="0"/>
          <w:marTop w:val="0"/>
          <w:marBottom w:val="0"/>
          <w:divBdr>
            <w:top w:val="none" w:sz="0" w:space="0" w:color="auto"/>
            <w:left w:val="none" w:sz="0" w:space="0" w:color="auto"/>
            <w:bottom w:val="none" w:sz="0" w:space="0" w:color="auto"/>
            <w:right w:val="none" w:sz="0" w:space="0" w:color="auto"/>
          </w:divBdr>
        </w:div>
        <w:div w:id="1277252645">
          <w:marLeft w:val="640"/>
          <w:marRight w:val="0"/>
          <w:marTop w:val="0"/>
          <w:marBottom w:val="0"/>
          <w:divBdr>
            <w:top w:val="none" w:sz="0" w:space="0" w:color="auto"/>
            <w:left w:val="none" w:sz="0" w:space="0" w:color="auto"/>
            <w:bottom w:val="none" w:sz="0" w:space="0" w:color="auto"/>
            <w:right w:val="none" w:sz="0" w:space="0" w:color="auto"/>
          </w:divBdr>
        </w:div>
        <w:div w:id="663314025">
          <w:marLeft w:val="640"/>
          <w:marRight w:val="0"/>
          <w:marTop w:val="0"/>
          <w:marBottom w:val="0"/>
          <w:divBdr>
            <w:top w:val="none" w:sz="0" w:space="0" w:color="auto"/>
            <w:left w:val="none" w:sz="0" w:space="0" w:color="auto"/>
            <w:bottom w:val="none" w:sz="0" w:space="0" w:color="auto"/>
            <w:right w:val="none" w:sz="0" w:space="0" w:color="auto"/>
          </w:divBdr>
        </w:div>
        <w:div w:id="94331918">
          <w:marLeft w:val="640"/>
          <w:marRight w:val="0"/>
          <w:marTop w:val="0"/>
          <w:marBottom w:val="0"/>
          <w:divBdr>
            <w:top w:val="none" w:sz="0" w:space="0" w:color="auto"/>
            <w:left w:val="none" w:sz="0" w:space="0" w:color="auto"/>
            <w:bottom w:val="none" w:sz="0" w:space="0" w:color="auto"/>
            <w:right w:val="none" w:sz="0" w:space="0" w:color="auto"/>
          </w:divBdr>
        </w:div>
        <w:div w:id="1659917389">
          <w:marLeft w:val="640"/>
          <w:marRight w:val="0"/>
          <w:marTop w:val="0"/>
          <w:marBottom w:val="0"/>
          <w:divBdr>
            <w:top w:val="none" w:sz="0" w:space="0" w:color="auto"/>
            <w:left w:val="none" w:sz="0" w:space="0" w:color="auto"/>
            <w:bottom w:val="none" w:sz="0" w:space="0" w:color="auto"/>
            <w:right w:val="none" w:sz="0" w:space="0" w:color="auto"/>
          </w:divBdr>
        </w:div>
        <w:div w:id="204295524">
          <w:marLeft w:val="640"/>
          <w:marRight w:val="0"/>
          <w:marTop w:val="0"/>
          <w:marBottom w:val="0"/>
          <w:divBdr>
            <w:top w:val="none" w:sz="0" w:space="0" w:color="auto"/>
            <w:left w:val="none" w:sz="0" w:space="0" w:color="auto"/>
            <w:bottom w:val="none" w:sz="0" w:space="0" w:color="auto"/>
            <w:right w:val="none" w:sz="0" w:space="0" w:color="auto"/>
          </w:divBdr>
        </w:div>
        <w:div w:id="1566378846">
          <w:marLeft w:val="640"/>
          <w:marRight w:val="0"/>
          <w:marTop w:val="0"/>
          <w:marBottom w:val="0"/>
          <w:divBdr>
            <w:top w:val="none" w:sz="0" w:space="0" w:color="auto"/>
            <w:left w:val="none" w:sz="0" w:space="0" w:color="auto"/>
            <w:bottom w:val="none" w:sz="0" w:space="0" w:color="auto"/>
            <w:right w:val="none" w:sz="0" w:space="0" w:color="auto"/>
          </w:divBdr>
        </w:div>
        <w:div w:id="1858764032">
          <w:marLeft w:val="640"/>
          <w:marRight w:val="0"/>
          <w:marTop w:val="0"/>
          <w:marBottom w:val="0"/>
          <w:divBdr>
            <w:top w:val="none" w:sz="0" w:space="0" w:color="auto"/>
            <w:left w:val="none" w:sz="0" w:space="0" w:color="auto"/>
            <w:bottom w:val="none" w:sz="0" w:space="0" w:color="auto"/>
            <w:right w:val="none" w:sz="0" w:space="0" w:color="auto"/>
          </w:divBdr>
        </w:div>
        <w:div w:id="2069379293">
          <w:marLeft w:val="640"/>
          <w:marRight w:val="0"/>
          <w:marTop w:val="0"/>
          <w:marBottom w:val="0"/>
          <w:divBdr>
            <w:top w:val="none" w:sz="0" w:space="0" w:color="auto"/>
            <w:left w:val="none" w:sz="0" w:space="0" w:color="auto"/>
            <w:bottom w:val="none" w:sz="0" w:space="0" w:color="auto"/>
            <w:right w:val="none" w:sz="0" w:space="0" w:color="auto"/>
          </w:divBdr>
        </w:div>
        <w:div w:id="1682463941">
          <w:marLeft w:val="640"/>
          <w:marRight w:val="0"/>
          <w:marTop w:val="0"/>
          <w:marBottom w:val="0"/>
          <w:divBdr>
            <w:top w:val="none" w:sz="0" w:space="0" w:color="auto"/>
            <w:left w:val="none" w:sz="0" w:space="0" w:color="auto"/>
            <w:bottom w:val="none" w:sz="0" w:space="0" w:color="auto"/>
            <w:right w:val="none" w:sz="0" w:space="0" w:color="auto"/>
          </w:divBdr>
        </w:div>
        <w:div w:id="2015692241">
          <w:marLeft w:val="640"/>
          <w:marRight w:val="0"/>
          <w:marTop w:val="0"/>
          <w:marBottom w:val="0"/>
          <w:divBdr>
            <w:top w:val="none" w:sz="0" w:space="0" w:color="auto"/>
            <w:left w:val="none" w:sz="0" w:space="0" w:color="auto"/>
            <w:bottom w:val="none" w:sz="0" w:space="0" w:color="auto"/>
            <w:right w:val="none" w:sz="0" w:space="0" w:color="auto"/>
          </w:divBdr>
        </w:div>
        <w:div w:id="1794666916">
          <w:marLeft w:val="640"/>
          <w:marRight w:val="0"/>
          <w:marTop w:val="0"/>
          <w:marBottom w:val="0"/>
          <w:divBdr>
            <w:top w:val="none" w:sz="0" w:space="0" w:color="auto"/>
            <w:left w:val="none" w:sz="0" w:space="0" w:color="auto"/>
            <w:bottom w:val="none" w:sz="0" w:space="0" w:color="auto"/>
            <w:right w:val="none" w:sz="0" w:space="0" w:color="auto"/>
          </w:divBdr>
        </w:div>
        <w:div w:id="1384406332">
          <w:marLeft w:val="640"/>
          <w:marRight w:val="0"/>
          <w:marTop w:val="0"/>
          <w:marBottom w:val="0"/>
          <w:divBdr>
            <w:top w:val="none" w:sz="0" w:space="0" w:color="auto"/>
            <w:left w:val="none" w:sz="0" w:space="0" w:color="auto"/>
            <w:bottom w:val="none" w:sz="0" w:space="0" w:color="auto"/>
            <w:right w:val="none" w:sz="0" w:space="0" w:color="auto"/>
          </w:divBdr>
        </w:div>
        <w:div w:id="1570195131">
          <w:marLeft w:val="640"/>
          <w:marRight w:val="0"/>
          <w:marTop w:val="0"/>
          <w:marBottom w:val="0"/>
          <w:divBdr>
            <w:top w:val="none" w:sz="0" w:space="0" w:color="auto"/>
            <w:left w:val="none" w:sz="0" w:space="0" w:color="auto"/>
            <w:bottom w:val="none" w:sz="0" w:space="0" w:color="auto"/>
            <w:right w:val="none" w:sz="0" w:space="0" w:color="auto"/>
          </w:divBdr>
        </w:div>
        <w:div w:id="2101215244">
          <w:marLeft w:val="640"/>
          <w:marRight w:val="0"/>
          <w:marTop w:val="0"/>
          <w:marBottom w:val="0"/>
          <w:divBdr>
            <w:top w:val="none" w:sz="0" w:space="0" w:color="auto"/>
            <w:left w:val="none" w:sz="0" w:space="0" w:color="auto"/>
            <w:bottom w:val="none" w:sz="0" w:space="0" w:color="auto"/>
            <w:right w:val="none" w:sz="0" w:space="0" w:color="auto"/>
          </w:divBdr>
        </w:div>
        <w:div w:id="182790508">
          <w:marLeft w:val="640"/>
          <w:marRight w:val="0"/>
          <w:marTop w:val="0"/>
          <w:marBottom w:val="0"/>
          <w:divBdr>
            <w:top w:val="none" w:sz="0" w:space="0" w:color="auto"/>
            <w:left w:val="none" w:sz="0" w:space="0" w:color="auto"/>
            <w:bottom w:val="none" w:sz="0" w:space="0" w:color="auto"/>
            <w:right w:val="none" w:sz="0" w:space="0" w:color="auto"/>
          </w:divBdr>
        </w:div>
        <w:div w:id="825903476">
          <w:marLeft w:val="640"/>
          <w:marRight w:val="0"/>
          <w:marTop w:val="0"/>
          <w:marBottom w:val="0"/>
          <w:divBdr>
            <w:top w:val="none" w:sz="0" w:space="0" w:color="auto"/>
            <w:left w:val="none" w:sz="0" w:space="0" w:color="auto"/>
            <w:bottom w:val="none" w:sz="0" w:space="0" w:color="auto"/>
            <w:right w:val="none" w:sz="0" w:space="0" w:color="auto"/>
          </w:divBdr>
        </w:div>
        <w:div w:id="1243680593">
          <w:marLeft w:val="640"/>
          <w:marRight w:val="0"/>
          <w:marTop w:val="0"/>
          <w:marBottom w:val="0"/>
          <w:divBdr>
            <w:top w:val="none" w:sz="0" w:space="0" w:color="auto"/>
            <w:left w:val="none" w:sz="0" w:space="0" w:color="auto"/>
            <w:bottom w:val="none" w:sz="0" w:space="0" w:color="auto"/>
            <w:right w:val="none" w:sz="0" w:space="0" w:color="auto"/>
          </w:divBdr>
        </w:div>
        <w:div w:id="725956660">
          <w:marLeft w:val="640"/>
          <w:marRight w:val="0"/>
          <w:marTop w:val="0"/>
          <w:marBottom w:val="0"/>
          <w:divBdr>
            <w:top w:val="none" w:sz="0" w:space="0" w:color="auto"/>
            <w:left w:val="none" w:sz="0" w:space="0" w:color="auto"/>
            <w:bottom w:val="none" w:sz="0" w:space="0" w:color="auto"/>
            <w:right w:val="none" w:sz="0" w:space="0" w:color="auto"/>
          </w:divBdr>
        </w:div>
        <w:div w:id="1627926332">
          <w:marLeft w:val="640"/>
          <w:marRight w:val="0"/>
          <w:marTop w:val="0"/>
          <w:marBottom w:val="0"/>
          <w:divBdr>
            <w:top w:val="none" w:sz="0" w:space="0" w:color="auto"/>
            <w:left w:val="none" w:sz="0" w:space="0" w:color="auto"/>
            <w:bottom w:val="none" w:sz="0" w:space="0" w:color="auto"/>
            <w:right w:val="none" w:sz="0" w:space="0" w:color="auto"/>
          </w:divBdr>
        </w:div>
        <w:div w:id="1547637864">
          <w:marLeft w:val="640"/>
          <w:marRight w:val="0"/>
          <w:marTop w:val="0"/>
          <w:marBottom w:val="0"/>
          <w:divBdr>
            <w:top w:val="none" w:sz="0" w:space="0" w:color="auto"/>
            <w:left w:val="none" w:sz="0" w:space="0" w:color="auto"/>
            <w:bottom w:val="none" w:sz="0" w:space="0" w:color="auto"/>
            <w:right w:val="none" w:sz="0" w:space="0" w:color="auto"/>
          </w:divBdr>
        </w:div>
        <w:div w:id="1616057418">
          <w:marLeft w:val="640"/>
          <w:marRight w:val="0"/>
          <w:marTop w:val="0"/>
          <w:marBottom w:val="0"/>
          <w:divBdr>
            <w:top w:val="none" w:sz="0" w:space="0" w:color="auto"/>
            <w:left w:val="none" w:sz="0" w:space="0" w:color="auto"/>
            <w:bottom w:val="none" w:sz="0" w:space="0" w:color="auto"/>
            <w:right w:val="none" w:sz="0" w:space="0" w:color="auto"/>
          </w:divBdr>
        </w:div>
        <w:div w:id="1997369811">
          <w:marLeft w:val="640"/>
          <w:marRight w:val="0"/>
          <w:marTop w:val="0"/>
          <w:marBottom w:val="0"/>
          <w:divBdr>
            <w:top w:val="none" w:sz="0" w:space="0" w:color="auto"/>
            <w:left w:val="none" w:sz="0" w:space="0" w:color="auto"/>
            <w:bottom w:val="none" w:sz="0" w:space="0" w:color="auto"/>
            <w:right w:val="none" w:sz="0" w:space="0" w:color="auto"/>
          </w:divBdr>
        </w:div>
        <w:div w:id="2002153079">
          <w:marLeft w:val="640"/>
          <w:marRight w:val="0"/>
          <w:marTop w:val="0"/>
          <w:marBottom w:val="0"/>
          <w:divBdr>
            <w:top w:val="none" w:sz="0" w:space="0" w:color="auto"/>
            <w:left w:val="none" w:sz="0" w:space="0" w:color="auto"/>
            <w:bottom w:val="none" w:sz="0" w:space="0" w:color="auto"/>
            <w:right w:val="none" w:sz="0" w:space="0" w:color="auto"/>
          </w:divBdr>
        </w:div>
        <w:div w:id="2073503910">
          <w:marLeft w:val="640"/>
          <w:marRight w:val="0"/>
          <w:marTop w:val="0"/>
          <w:marBottom w:val="0"/>
          <w:divBdr>
            <w:top w:val="none" w:sz="0" w:space="0" w:color="auto"/>
            <w:left w:val="none" w:sz="0" w:space="0" w:color="auto"/>
            <w:bottom w:val="none" w:sz="0" w:space="0" w:color="auto"/>
            <w:right w:val="none" w:sz="0" w:space="0" w:color="auto"/>
          </w:divBdr>
        </w:div>
      </w:divsChild>
    </w:div>
    <w:div w:id="1472334071">
      <w:bodyDiv w:val="1"/>
      <w:marLeft w:val="0"/>
      <w:marRight w:val="0"/>
      <w:marTop w:val="0"/>
      <w:marBottom w:val="0"/>
      <w:divBdr>
        <w:top w:val="none" w:sz="0" w:space="0" w:color="auto"/>
        <w:left w:val="none" w:sz="0" w:space="0" w:color="auto"/>
        <w:bottom w:val="none" w:sz="0" w:space="0" w:color="auto"/>
        <w:right w:val="none" w:sz="0" w:space="0" w:color="auto"/>
      </w:divBdr>
      <w:divsChild>
        <w:div w:id="1997950383">
          <w:marLeft w:val="640"/>
          <w:marRight w:val="0"/>
          <w:marTop w:val="0"/>
          <w:marBottom w:val="0"/>
          <w:divBdr>
            <w:top w:val="none" w:sz="0" w:space="0" w:color="auto"/>
            <w:left w:val="none" w:sz="0" w:space="0" w:color="auto"/>
            <w:bottom w:val="none" w:sz="0" w:space="0" w:color="auto"/>
            <w:right w:val="none" w:sz="0" w:space="0" w:color="auto"/>
          </w:divBdr>
        </w:div>
        <w:div w:id="1885869775">
          <w:marLeft w:val="640"/>
          <w:marRight w:val="0"/>
          <w:marTop w:val="0"/>
          <w:marBottom w:val="0"/>
          <w:divBdr>
            <w:top w:val="none" w:sz="0" w:space="0" w:color="auto"/>
            <w:left w:val="none" w:sz="0" w:space="0" w:color="auto"/>
            <w:bottom w:val="none" w:sz="0" w:space="0" w:color="auto"/>
            <w:right w:val="none" w:sz="0" w:space="0" w:color="auto"/>
          </w:divBdr>
        </w:div>
        <w:div w:id="1458448143">
          <w:marLeft w:val="640"/>
          <w:marRight w:val="0"/>
          <w:marTop w:val="0"/>
          <w:marBottom w:val="0"/>
          <w:divBdr>
            <w:top w:val="none" w:sz="0" w:space="0" w:color="auto"/>
            <w:left w:val="none" w:sz="0" w:space="0" w:color="auto"/>
            <w:bottom w:val="none" w:sz="0" w:space="0" w:color="auto"/>
            <w:right w:val="none" w:sz="0" w:space="0" w:color="auto"/>
          </w:divBdr>
        </w:div>
        <w:div w:id="1209612211">
          <w:marLeft w:val="640"/>
          <w:marRight w:val="0"/>
          <w:marTop w:val="0"/>
          <w:marBottom w:val="0"/>
          <w:divBdr>
            <w:top w:val="none" w:sz="0" w:space="0" w:color="auto"/>
            <w:left w:val="none" w:sz="0" w:space="0" w:color="auto"/>
            <w:bottom w:val="none" w:sz="0" w:space="0" w:color="auto"/>
            <w:right w:val="none" w:sz="0" w:space="0" w:color="auto"/>
          </w:divBdr>
        </w:div>
        <w:div w:id="932783222">
          <w:marLeft w:val="640"/>
          <w:marRight w:val="0"/>
          <w:marTop w:val="0"/>
          <w:marBottom w:val="0"/>
          <w:divBdr>
            <w:top w:val="none" w:sz="0" w:space="0" w:color="auto"/>
            <w:left w:val="none" w:sz="0" w:space="0" w:color="auto"/>
            <w:bottom w:val="none" w:sz="0" w:space="0" w:color="auto"/>
            <w:right w:val="none" w:sz="0" w:space="0" w:color="auto"/>
          </w:divBdr>
        </w:div>
        <w:div w:id="1397974450">
          <w:marLeft w:val="640"/>
          <w:marRight w:val="0"/>
          <w:marTop w:val="0"/>
          <w:marBottom w:val="0"/>
          <w:divBdr>
            <w:top w:val="none" w:sz="0" w:space="0" w:color="auto"/>
            <w:left w:val="none" w:sz="0" w:space="0" w:color="auto"/>
            <w:bottom w:val="none" w:sz="0" w:space="0" w:color="auto"/>
            <w:right w:val="none" w:sz="0" w:space="0" w:color="auto"/>
          </w:divBdr>
        </w:div>
        <w:div w:id="870343044">
          <w:marLeft w:val="640"/>
          <w:marRight w:val="0"/>
          <w:marTop w:val="0"/>
          <w:marBottom w:val="0"/>
          <w:divBdr>
            <w:top w:val="none" w:sz="0" w:space="0" w:color="auto"/>
            <w:left w:val="none" w:sz="0" w:space="0" w:color="auto"/>
            <w:bottom w:val="none" w:sz="0" w:space="0" w:color="auto"/>
            <w:right w:val="none" w:sz="0" w:space="0" w:color="auto"/>
          </w:divBdr>
        </w:div>
        <w:div w:id="1082333337">
          <w:marLeft w:val="640"/>
          <w:marRight w:val="0"/>
          <w:marTop w:val="0"/>
          <w:marBottom w:val="0"/>
          <w:divBdr>
            <w:top w:val="none" w:sz="0" w:space="0" w:color="auto"/>
            <w:left w:val="none" w:sz="0" w:space="0" w:color="auto"/>
            <w:bottom w:val="none" w:sz="0" w:space="0" w:color="auto"/>
            <w:right w:val="none" w:sz="0" w:space="0" w:color="auto"/>
          </w:divBdr>
        </w:div>
        <w:div w:id="593828265">
          <w:marLeft w:val="640"/>
          <w:marRight w:val="0"/>
          <w:marTop w:val="0"/>
          <w:marBottom w:val="0"/>
          <w:divBdr>
            <w:top w:val="none" w:sz="0" w:space="0" w:color="auto"/>
            <w:left w:val="none" w:sz="0" w:space="0" w:color="auto"/>
            <w:bottom w:val="none" w:sz="0" w:space="0" w:color="auto"/>
            <w:right w:val="none" w:sz="0" w:space="0" w:color="auto"/>
          </w:divBdr>
        </w:div>
        <w:div w:id="715008313">
          <w:marLeft w:val="640"/>
          <w:marRight w:val="0"/>
          <w:marTop w:val="0"/>
          <w:marBottom w:val="0"/>
          <w:divBdr>
            <w:top w:val="none" w:sz="0" w:space="0" w:color="auto"/>
            <w:left w:val="none" w:sz="0" w:space="0" w:color="auto"/>
            <w:bottom w:val="none" w:sz="0" w:space="0" w:color="auto"/>
            <w:right w:val="none" w:sz="0" w:space="0" w:color="auto"/>
          </w:divBdr>
        </w:div>
        <w:div w:id="389310716">
          <w:marLeft w:val="640"/>
          <w:marRight w:val="0"/>
          <w:marTop w:val="0"/>
          <w:marBottom w:val="0"/>
          <w:divBdr>
            <w:top w:val="none" w:sz="0" w:space="0" w:color="auto"/>
            <w:left w:val="none" w:sz="0" w:space="0" w:color="auto"/>
            <w:bottom w:val="none" w:sz="0" w:space="0" w:color="auto"/>
            <w:right w:val="none" w:sz="0" w:space="0" w:color="auto"/>
          </w:divBdr>
        </w:div>
        <w:div w:id="848370387">
          <w:marLeft w:val="640"/>
          <w:marRight w:val="0"/>
          <w:marTop w:val="0"/>
          <w:marBottom w:val="0"/>
          <w:divBdr>
            <w:top w:val="none" w:sz="0" w:space="0" w:color="auto"/>
            <w:left w:val="none" w:sz="0" w:space="0" w:color="auto"/>
            <w:bottom w:val="none" w:sz="0" w:space="0" w:color="auto"/>
            <w:right w:val="none" w:sz="0" w:space="0" w:color="auto"/>
          </w:divBdr>
        </w:div>
        <w:div w:id="2141919053">
          <w:marLeft w:val="640"/>
          <w:marRight w:val="0"/>
          <w:marTop w:val="0"/>
          <w:marBottom w:val="0"/>
          <w:divBdr>
            <w:top w:val="none" w:sz="0" w:space="0" w:color="auto"/>
            <w:left w:val="none" w:sz="0" w:space="0" w:color="auto"/>
            <w:bottom w:val="none" w:sz="0" w:space="0" w:color="auto"/>
            <w:right w:val="none" w:sz="0" w:space="0" w:color="auto"/>
          </w:divBdr>
        </w:div>
        <w:div w:id="1103888891">
          <w:marLeft w:val="640"/>
          <w:marRight w:val="0"/>
          <w:marTop w:val="0"/>
          <w:marBottom w:val="0"/>
          <w:divBdr>
            <w:top w:val="none" w:sz="0" w:space="0" w:color="auto"/>
            <w:left w:val="none" w:sz="0" w:space="0" w:color="auto"/>
            <w:bottom w:val="none" w:sz="0" w:space="0" w:color="auto"/>
            <w:right w:val="none" w:sz="0" w:space="0" w:color="auto"/>
          </w:divBdr>
        </w:div>
        <w:div w:id="1895891110">
          <w:marLeft w:val="640"/>
          <w:marRight w:val="0"/>
          <w:marTop w:val="0"/>
          <w:marBottom w:val="0"/>
          <w:divBdr>
            <w:top w:val="none" w:sz="0" w:space="0" w:color="auto"/>
            <w:left w:val="none" w:sz="0" w:space="0" w:color="auto"/>
            <w:bottom w:val="none" w:sz="0" w:space="0" w:color="auto"/>
            <w:right w:val="none" w:sz="0" w:space="0" w:color="auto"/>
          </w:divBdr>
        </w:div>
        <w:div w:id="1191799682">
          <w:marLeft w:val="640"/>
          <w:marRight w:val="0"/>
          <w:marTop w:val="0"/>
          <w:marBottom w:val="0"/>
          <w:divBdr>
            <w:top w:val="none" w:sz="0" w:space="0" w:color="auto"/>
            <w:left w:val="none" w:sz="0" w:space="0" w:color="auto"/>
            <w:bottom w:val="none" w:sz="0" w:space="0" w:color="auto"/>
            <w:right w:val="none" w:sz="0" w:space="0" w:color="auto"/>
          </w:divBdr>
        </w:div>
        <w:div w:id="1231160368">
          <w:marLeft w:val="640"/>
          <w:marRight w:val="0"/>
          <w:marTop w:val="0"/>
          <w:marBottom w:val="0"/>
          <w:divBdr>
            <w:top w:val="none" w:sz="0" w:space="0" w:color="auto"/>
            <w:left w:val="none" w:sz="0" w:space="0" w:color="auto"/>
            <w:bottom w:val="none" w:sz="0" w:space="0" w:color="auto"/>
            <w:right w:val="none" w:sz="0" w:space="0" w:color="auto"/>
          </w:divBdr>
        </w:div>
        <w:div w:id="1803693398">
          <w:marLeft w:val="640"/>
          <w:marRight w:val="0"/>
          <w:marTop w:val="0"/>
          <w:marBottom w:val="0"/>
          <w:divBdr>
            <w:top w:val="none" w:sz="0" w:space="0" w:color="auto"/>
            <w:left w:val="none" w:sz="0" w:space="0" w:color="auto"/>
            <w:bottom w:val="none" w:sz="0" w:space="0" w:color="auto"/>
            <w:right w:val="none" w:sz="0" w:space="0" w:color="auto"/>
          </w:divBdr>
        </w:div>
        <w:div w:id="1864400378">
          <w:marLeft w:val="640"/>
          <w:marRight w:val="0"/>
          <w:marTop w:val="0"/>
          <w:marBottom w:val="0"/>
          <w:divBdr>
            <w:top w:val="none" w:sz="0" w:space="0" w:color="auto"/>
            <w:left w:val="none" w:sz="0" w:space="0" w:color="auto"/>
            <w:bottom w:val="none" w:sz="0" w:space="0" w:color="auto"/>
            <w:right w:val="none" w:sz="0" w:space="0" w:color="auto"/>
          </w:divBdr>
        </w:div>
        <w:div w:id="981890314">
          <w:marLeft w:val="640"/>
          <w:marRight w:val="0"/>
          <w:marTop w:val="0"/>
          <w:marBottom w:val="0"/>
          <w:divBdr>
            <w:top w:val="none" w:sz="0" w:space="0" w:color="auto"/>
            <w:left w:val="none" w:sz="0" w:space="0" w:color="auto"/>
            <w:bottom w:val="none" w:sz="0" w:space="0" w:color="auto"/>
            <w:right w:val="none" w:sz="0" w:space="0" w:color="auto"/>
          </w:divBdr>
        </w:div>
        <w:div w:id="1503928672">
          <w:marLeft w:val="640"/>
          <w:marRight w:val="0"/>
          <w:marTop w:val="0"/>
          <w:marBottom w:val="0"/>
          <w:divBdr>
            <w:top w:val="none" w:sz="0" w:space="0" w:color="auto"/>
            <w:left w:val="none" w:sz="0" w:space="0" w:color="auto"/>
            <w:bottom w:val="none" w:sz="0" w:space="0" w:color="auto"/>
            <w:right w:val="none" w:sz="0" w:space="0" w:color="auto"/>
          </w:divBdr>
        </w:div>
        <w:div w:id="1835030552">
          <w:marLeft w:val="640"/>
          <w:marRight w:val="0"/>
          <w:marTop w:val="0"/>
          <w:marBottom w:val="0"/>
          <w:divBdr>
            <w:top w:val="none" w:sz="0" w:space="0" w:color="auto"/>
            <w:left w:val="none" w:sz="0" w:space="0" w:color="auto"/>
            <w:bottom w:val="none" w:sz="0" w:space="0" w:color="auto"/>
            <w:right w:val="none" w:sz="0" w:space="0" w:color="auto"/>
          </w:divBdr>
        </w:div>
        <w:div w:id="1059014046">
          <w:marLeft w:val="640"/>
          <w:marRight w:val="0"/>
          <w:marTop w:val="0"/>
          <w:marBottom w:val="0"/>
          <w:divBdr>
            <w:top w:val="none" w:sz="0" w:space="0" w:color="auto"/>
            <w:left w:val="none" w:sz="0" w:space="0" w:color="auto"/>
            <w:bottom w:val="none" w:sz="0" w:space="0" w:color="auto"/>
            <w:right w:val="none" w:sz="0" w:space="0" w:color="auto"/>
          </w:divBdr>
        </w:div>
        <w:div w:id="1764111697">
          <w:marLeft w:val="640"/>
          <w:marRight w:val="0"/>
          <w:marTop w:val="0"/>
          <w:marBottom w:val="0"/>
          <w:divBdr>
            <w:top w:val="none" w:sz="0" w:space="0" w:color="auto"/>
            <w:left w:val="none" w:sz="0" w:space="0" w:color="auto"/>
            <w:bottom w:val="none" w:sz="0" w:space="0" w:color="auto"/>
            <w:right w:val="none" w:sz="0" w:space="0" w:color="auto"/>
          </w:divBdr>
        </w:div>
        <w:div w:id="291331720">
          <w:marLeft w:val="640"/>
          <w:marRight w:val="0"/>
          <w:marTop w:val="0"/>
          <w:marBottom w:val="0"/>
          <w:divBdr>
            <w:top w:val="none" w:sz="0" w:space="0" w:color="auto"/>
            <w:left w:val="none" w:sz="0" w:space="0" w:color="auto"/>
            <w:bottom w:val="none" w:sz="0" w:space="0" w:color="auto"/>
            <w:right w:val="none" w:sz="0" w:space="0" w:color="auto"/>
          </w:divBdr>
        </w:div>
        <w:div w:id="726419911">
          <w:marLeft w:val="640"/>
          <w:marRight w:val="0"/>
          <w:marTop w:val="0"/>
          <w:marBottom w:val="0"/>
          <w:divBdr>
            <w:top w:val="none" w:sz="0" w:space="0" w:color="auto"/>
            <w:left w:val="none" w:sz="0" w:space="0" w:color="auto"/>
            <w:bottom w:val="none" w:sz="0" w:space="0" w:color="auto"/>
            <w:right w:val="none" w:sz="0" w:space="0" w:color="auto"/>
          </w:divBdr>
        </w:div>
        <w:div w:id="815299761">
          <w:marLeft w:val="640"/>
          <w:marRight w:val="0"/>
          <w:marTop w:val="0"/>
          <w:marBottom w:val="0"/>
          <w:divBdr>
            <w:top w:val="none" w:sz="0" w:space="0" w:color="auto"/>
            <w:left w:val="none" w:sz="0" w:space="0" w:color="auto"/>
            <w:bottom w:val="none" w:sz="0" w:space="0" w:color="auto"/>
            <w:right w:val="none" w:sz="0" w:space="0" w:color="auto"/>
          </w:divBdr>
        </w:div>
        <w:div w:id="1010135639">
          <w:marLeft w:val="640"/>
          <w:marRight w:val="0"/>
          <w:marTop w:val="0"/>
          <w:marBottom w:val="0"/>
          <w:divBdr>
            <w:top w:val="none" w:sz="0" w:space="0" w:color="auto"/>
            <w:left w:val="none" w:sz="0" w:space="0" w:color="auto"/>
            <w:bottom w:val="none" w:sz="0" w:space="0" w:color="auto"/>
            <w:right w:val="none" w:sz="0" w:space="0" w:color="auto"/>
          </w:divBdr>
        </w:div>
        <w:div w:id="239801802">
          <w:marLeft w:val="640"/>
          <w:marRight w:val="0"/>
          <w:marTop w:val="0"/>
          <w:marBottom w:val="0"/>
          <w:divBdr>
            <w:top w:val="none" w:sz="0" w:space="0" w:color="auto"/>
            <w:left w:val="none" w:sz="0" w:space="0" w:color="auto"/>
            <w:bottom w:val="none" w:sz="0" w:space="0" w:color="auto"/>
            <w:right w:val="none" w:sz="0" w:space="0" w:color="auto"/>
          </w:divBdr>
        </w:div>
        <w:div w:id="1791121215">
          <w:marLeft w:val="640"/>
          <w:marRight w:val="0"/>
          <w:marTop w:val="0"/>
          <w:marBottom w:val="0"/>
          <w:divBdr>
            <w:top w:val="none" w:sz="0" w:space="0" w:color="auto"/>
            <w:left w:val="none" w:sz="0" w:space="0" w:color="auto"/>
            <w:bottom w:val="none" w:sz="0" w:space="0" w:color="auto"/>
            <w:right w:val="none" w:sz="0" w:space="0" w:color="auto"/>
          </w:divBdr>
        </w:div>
        <w:div w:id="1672757957">
          <w:marLeft w:val="640"/>
          <w:marRight w:val="0"/>
          <w:marTop w:val="0"/>
          <w:marBottom w:val="0"/>
          <w:divBdr>
            <w:top w:val="none" w:sz="0" w:space="0" w:color="auto"/>
            <w:left w:val="none" w:sz="0" w:space="0" w:color="auto"/>
            <w:bottom w:val="none" w:sz="0" w:space="0" w:color="auto"/>
            <w:right w:val="none" w:sz="0" w:space="0" w:color="auto"/>
          </w:divBdr>
        </w:div>
        <w:div w:id="1354310199">
          <w:marLeft w:val="640"/>
          <w:marRight w:val="0"/>
          <w:marTop w:val="0"/>
          <w:marBottom w:val="0"/>
          <w:divBdr>
            <w:top w:val="none" w:sz="0" w:space="0" w:color="auto"/>
            <w:left w:val="none" w:sz="0" w:space="0" w:color="auto"/>
            <w:bottom w:val="none" w:sz="0" w:space="0" w:color="auto"/>
            <w:right w:val="none" w:sz="0" w:space="0" w:color="auto"/>
          </w:divBdr>
        </w:div>
        <w:div w:id="2093351071">
          <w:marLeft w:val="640"/>
          <w:marRight w:val="0"/>
          <w:marTop w:val="0"/>
          <w:marBottom w:val="0"/>
          <w:divBdr>
            <w:top w:val="none" w:sz="0" w:space="0" w:color="auto"/>
            <w:left w:val="none" w:sz="0" w:space="0" w:color="auto"/>
            <w:bottom w:val="none" w:sz="0" w:space="0" w:color="auto"/>
            <w:right w:val="none" w:sz="0" w:space="0" w:color="auto"/>
          </w:divBdr>
        </w:div>
        <w:div w:id="1873491620">
          <w:marLeft w:val="640"/>
          <w:marRight w:val="0"/>
          <w:marTop w:val="0"/>
          <w:marBottom w:val="0"/>
          <w:divBdr>
            <w:top w:val="none" w:sz="0" w:space="0" w:color="auto"/>
            <w:left w:val="none" w:sz="0" w:space="0" w:color="auto"/>
            <w:bottom w:val="none" w:sz="0" w:space="0" w:color="auto"/>
            <w:right w:val="none" w:sz="0" w:space="0" w:color="auto"/>
          </w:divBdr>
        </w:div>
        <w:div w:id="1739282555">
          <w:marLeft w:val="640"/>
          <w:marRight w:val="0"/>
          <w:marTop w:val="0"/>
          <w:marBottom w:val="0"/>
          <w:divBdr>
            <w:top w:val="none" w:sz="0" w:space="0" w:color="auto"/>
            <w:left w:val="none" w:sz="0" w:space="0" w:color="auto"/>
            <w:bottom w:val="none" w:sz="0" w:space="0" w:color="auto"/>
            <w:right w:val="none" w:sz="0" w:space="0" w:color="auto"/>
          </w:divBdr>
        </w:div>
        <w:div w:id="134300534">
          <w:marLeft w:val="640"/>
          <w:marRight w:val="0"/>
          <w:marTop w:val="0"/>
          <w:marBottom w:val="0"/>
          <w:divBdr>
            <w:top w:val="none" w:sz="0" w:space="0" w:color="auto"/>
            <w:left w:val="none" w:sz="0" w:space="0" w:color="auto"/>
            <w:bottom w:val="none" w:sz="0" w:space="0" w:color="auto"/>
            <w:right w:val="none" w:sz="0" w:space="0" w:color="auto"/>
          </w:divBdr>
        </w:div>
        <w:div w:id="910773832">
          <w:marLeft w:val="640"/>
          <w:marRight w:val="0"/>
          <w:marTop w:val="0"/>
          <w:marBottom w:val="0"/>
          <w:divBdr>
            <w:top w:val="none" w:sz="0" w:space="0" w:color="auto"/>
            <w:left w:val="none" w:sz="0" w:space="0" w:color="auto"/>
            <w:bottom w:val="none" w:sz="0" w:space="0" w:color="auto"/>
            <w:right w:val="none" w:sz="0" w:space="0" w:color="auto"/>
          </w:divBdr>
        </w:div>
        <w:div w:id="1642342063">
          <w:marLeft w:val="640"/>
          <w:marRight w:val="0"/>
          <w:marTop w:val="0"/>
          <w:marBottom w:val="0"/>
          <w:divBdr>
            <w:top w:val="none" w:sz="0" w:space="0" w:color="auto"/>
            <w:left w:val="none" w:sz="0" w:space="0" w:color="auto"/>
            <w:bottom w:val="none" w:sz="0" w:space="0" w:color="auto"/>
            <w:right w:val="none" w:sz="0" w:space="0" w:color="auto"/>
          </w:divBdr>
        </w:div>
        <w:div w:id="1565216509">
          <w:marLeft w:val="640"/>
          <w:marRight w:val="0"/>
          <w:marTop w:val="0"/>
          <w:marBottom w:val="0"/>
          <w:divBdr>
            <w:top w:val="none" w:sz="0" w:space="0" w:color="auto"/>
            <w:left w:val="none" w:sz="0" w:space="0" w:color="auto"/>
            <w:bottom w:val="none" w:sz="0" w:space="0" w:color="auto"/>
            <w:right w:val="none" w:sz="0" w:space="0" w:color="auto"/>
          </w:divBdr>
        </w:div>
        <w:div w:id="987048976">
          <w:marLeft w:val="640"/>
          <w:marRight w:val="0"/>
          <w:marTop w:val="0"/>
          <w:marBottom w:val="0"/>
          <w:divBdr>
            <w:top w:val="none" w:sz="0" w:space="0" w:color="auto"/>
            <w:left w:val="none" w:sz="0" w:space="0" w:color="auto"/>
            <w:bottom w:val="none" w:sz="0" w:space="0" w:color="auto"/>
            <w:right w:val="none" w:sz="0" w:space="0" w:color="auto"/>
          </w:divBdr>
        </w:div>
        <w:div w:id="1247378379">
          <w:marLeft w:val="640"/>
          <w:marRight w:val="0"/>
          <w:marTop w:val="0"/>
          <w:marBottom w:val="0"/>
          <w:divBdr>
            <w:top w:val="none" w:sz="0" w:space="0" w:color="auto"/>
            <w:left w:val="none" w:sz="0" w:space="0" w:color="auto"/>
            <w:bottom w:val="none" w:sz="0" w:space="0" w:color="auto"/>
            <w:right w:val="none" w:sz="0" w:space="0" w:color="auto"/>
          </w:divBdr>
        </w:div>
        <w:div w:id="1923100486">
          <w:marLeft w:val="640"/>
          <w:marRight w:val="0"/>
          <w:marTop w:val="0"/>
          <w:marBottom w:val="0"/>
          <w:divBdr>
            <w:top w:val="none" w:sz="0" w:space="0" w:color="auto"/>
            <w:left w:val="none" w:sz="0" w:space="0" w:color="auto"/>
            <w:bottom w:val="none" w:sz="0" w:space="0" w:color="auto"/>
            <w:right w:val="none" w:sz="0" w:space="0" w:color="auto"/>
          </w:divBdr>
        </w:div>
        <w:div w:id="813569807">
          <w:marLeft w:val="640"/>
          <w:marRight w:val="0"/>
          <w:marTop w:val="0"/>
          <w:marBottom w:val="0"/>
          <w:divBdr>
            <w:top w:val="none" w:sz="0" w:space="0" w:color="auto"/>
            <w:left w:val="none" w:sz="0" w:space="0" w:color="auto"/>
            <w:bottom w:val="none" w:sz="0" w:space="0" w:color="auto"/>
            <w:right w:val="none" w:sz="0" w:space="0" w:color="auto"/>
          </w:divBdr>
        </w:div>
        <w:div w:id="1443570905">
          <w:marLeft w:val="640"/>
          <w:marRight w:val="0"/>
          <w:marTop w:val="0"/>
          <w:marBottom w:val="0"/>
          <w:divBdr>
            <w:top w:val="none" w:sz="0" w:space="0" w:color="auto"/>
            <w:left w:val="none" w:sz="0" w:space="0" w:color="auto"/>
            <w:bottom w:val="none" w:sz="0" w:space="0" w:color="auto"/>
            <w:right w:val="none" w:sz="0" w:space="0" w:color="auto"/>
          </w:divBdr>
        </w:div>
      </w:divsChild>
    </w:div>
    <w:div w:id="1522667263">
      <w:bodyDiv w:val="1"/>
      <w:marLeft w:val="0"/>
      <w:marRight w:val="0"/>
      <w:marTop w:val="0"/>
      <w:marBottom w:val="0"/>
      <w:divBdr>
        <w:top w:val="none" w:sz="0" w:space="0" w:color="auto"/>
        <w:left w:val="none" w:sz="0" w:space="0" w:color="auto"/>
        <w:bottom w:val="none" w:sz="0" w:space="0" w:color="auto"/>
        <w:right w:val="none" w:sz="0" w:space="0" w:color="auto"/>
      </w:divBdr>
    </w:div>
    <w:div w:id="1524587721">
      <w:bodyDiv w:val="1"/>
      <w:marLeft w:val="0"/>
      <w:marRight w:val="0"/>
      <w:marTop w:val="0"/>
      <w:marBottom w:val="0"/>
      <w:divBdr>
        <w:top w:val="none" w:sz="0" w:space="0" w:color="auto"/>
        <w:left w:val="none" w:sz="0" w:space="0" w:color="auto"/>
        <w:bottom w:val="none" w:sz="0" w:space="0" w:color="auto"/>
        <w:right w:val="none" w:sz="0" w:space="0" w:color="auto"/>
      </w:divBdr>
      <w:divsChild>
        <w:div w:id="1001155071">
          <w:marLeft w:val="640"/>
          <w:marRight w:val="0"/>
          <w:marTop w:val="0"/>
          <w:marBottom w:val="0"/>
          <w:divBdr>
            <w:top w:val="none" w:sz="0" w:space="0" w:color="auto"/>
            <w:left w:val="none" w:sz="0" w:space="0" w:color="auto"/>
            <w:bottom w:val="none" w:sz="0" w:space="0" w:color="auto"/>
            <w:right w:val="none" w:sz="0" w:space="0" w:color="auto"/>
          </w:divBdr>
        </w:div>
        <w:div w:id="809175283">
          <w:marLeft w:val="640"/>
          <w:marRight w:val="0"/>
          <w:marTop w:val="0"/>
          <w:marBottom w:val="0"/>
          <w:divBdr>
            <w:top w:val="none" w:sz="0" w:space="0" w:color="auto"/>
            <w:left w:val="none" w:sz="0" w:space="0" w:color="auto"/>
            <w:bottom w:val="none" w:sz="0" w:space="0" w:color="auto"/>
            <w:right w:val="none" w:sz="0" w:space="0" w:color="auto"/>
          </w:divBdr>
        </w:div>
        <w:div w:id="1448889824">
          <w:marLeft w:val="640"/>
          <w:marRight w:val="0"/>
          <w:marTop w:val="0"/>
          <w:marBottom w:val="0"/>
          <w:divBdr>
            <w:top w:val="none" w:sz="0" w:space="0" w:color="auto"/>
            <w:left w:val="none" w:sz="0" w:space="0" w:color="auto"/>
            <w:bottom w:val="none" w:sz="0" w:space="0" w:color="auto"/>
            <w:right w:val="none" w:sz="0" w:space="0" w:color="auto"/>
          </w:divBdr>
        </w:div>
        <w:div w:id="217978372">
          <w:marLeft w:val="640"/>
          <w:marRight w:val="0"/>
          <w:marTop w:val="0"/>
          <w:marBottom w:val="0"/>
          <w:divBdr>
            <w:top w:val="none" w:sz="0" w:space="0" w:color="auto"/>
            <w:left w:val="none" w:sz="0" w:space="0" w:color="auto"/>
            <w:bottom w:val="none" w:sz="0" w:space="0" w:color="auto"/>
            <w:right w:val="none" w:sz="0" w:space="0" w:color="auto"/>
          </w:divBdr>
        </w:div>
        <w:div w:id="1352607567">
          <w:marLeft w:val="640"/>
          <w:marRight w:val="0"/>
          <w:marTop w:val="0"/>
          <w:marBottom w:val="0"/>
          <w:divBdr>
            <w:top w:val="none" w:sz="0" w:space="0" w:color="auto"/>
            <w:left w:val="none" w:sz="0" w:space="0" w:color="auto"/>
            <w:bottom w:val="none" w:sz="0" w:space="0" w:color="auto"/>
            <w:right w:val="none" w:sz="0" w:space="0" w:color="auto"/>
          </w:divBdr>
        </w:div>
        <w:div w:id="1993172841">
          <w:marLeft w:val="640"/>
          <w:marRight w:val="0"/>
          <w:marTop w:val="0"/>
          <w:marBottom w:val="0"/>
          <w:divBdr>
            <w:top w:val="none" w:sz="0" w:space="0" w:color="auto"/>
            <w:left w:val="none" w:sz="0" w:space="0" w:color="auto"/>
            <w:bottom w:val="none" w:sz="0" w:space="0" w:color="auto"/>
            <w:right w:val="none" w:sz="0" w:space="0" w:color="auto"/>
          </w:divBdr>
        </w:div>
        <w:div w:id="673265887">
          <w:marLeft w:val="640"/>
          <w:marRight w:val="0"/>
          <w:marTop w:val="0"/>
          <w:marBottom w:val="0"/>
          <w:divBdr>
            <w:top w:val="none" w:sz="0" w:space="0" w:color="auto"/>
            <w:left w:val="none" w:sz="0" w:space="0" w:color="auto"/>
            <w:bottom w:val="none" w:sz="0" w:space="0" w:color="auto"/>
            <w:right w:val="none" w:sz="0" w:space="0" w:color="auto"/>
          </w:divBdr>
        </w:div>
        <w:div w:id="1826897597">
          <w:marLeft w:val="640"/>
          <w:marRight w:val="0"/>
          <w:marTop w:val="0"/>
          <w:marBottom w:val="0"/>
          <w:divBdr>
            <w:top w:val="none" w:sz="0" w:space="0" w:color="auto"/>
            <w:left w:val="none" w:sz="0" w:space="0" w:color="auto"/>
            <w:bottom w:val="none" w:sz="0" w:space="0" w:color="auto"/>
            <w:right w:val="none" w:sz="0" w:space="0" w:color="auto"/>
          </w:divBdr>
        </w:div>
        <w:div w:id="1572619459">
          <w:marLeft w:val="640"/>
          <w:marRight w:val="0"/>
          <w:marTop w:val="0"/>
          <w:marBottom w:val="0"/>
          <w:divBdr>
            <w:top w:val="none" w:sz="0" w:space="0" w:color="auto"/>
            <w:left w:val="none" w:sz="0" w:space="0" w:color="auto"/>
            <w:bottom w:val="none" w:sz="0" w:space="0" w:color="auto"/>
            <w:right w:val="none" w:sz="0" w:space="0" w:color="auto"/>
          </w:divBdr>
        </w:div>
        <w:div w:id="1920094247">
          <w:marLeft w:val="640"/>
          <w:marRight w:val="0"/>
          <w:marTop w:val="0"/>
          <w:marBottom w:val="0"/>
          <w:divBdr>
            <w:top w:val="none" w:sz="0" w:space="0" w:color="auto"/>
            <w:left w:val="none" w:sz="0" w:space="0" w:color="auto"/>
            <w:bottom w:val="none" w:sz="0" w:space="0" w:color="auto"/>
            <w:right w:val="none" w:sz="0" w:space="0" w:color="auto"/>
          </w:divBdr>
        </w:div>
        <w:div w:id="1992975993">
          <w:marLeft w:val="640"/>
          <w:marRight w:val="0"/>
          <w:marTop w:val="0"/>
          <w:marBottom w:val="0"/>
          <w:divBdr>
            <w:top w:val="none" w:sz="0" w:space="0" w:color="auto"/>
            <w:left w:val="none" w:sz="0" w:space="0" w:color="auto"/>
            <w:bottom w:val="none" w:sz="0" w:space="0" w:color="auto"/>
            <w:right w:val="none" w:sz="0" w:space="0" w:color="auto"/>
          </w:divBdr>
        </w:div>
        <w:div w:id="1628775724">
          <w:marLeft w:val="640"/>
          <w:marRight w:val="0"/>
          <w:marTop w:val="0"/>
          <w:marBottom w:val="0"/>
          <w:divBdr>
            <w:top w:val="none" w:sz="0" w:space="0" w:color="auto"/>
            <w:left w:val="none" w:sz="0" w:space="0" w:color="auto"/>
            <w:bottom w:val="none" w:sz="0" w:space="0" w:color="auto"/>
            <w:right w:val="none" w:sz="0" w:space="0" w:color="auto"/>
          </w:divBdr>
        </w:div>
        <w:div w:id="303851219">
          <w:marLeft w:val="640"/>
          <w:marRight w:val="0"/>
          <w:marTop w:val="0"/>
          <w:marBottom w:val="0"/>
          <w:divBdr>
            <w:top w:val="none" w:sz="0" w:space="0" w:color="auto"/>
            <w:left w:val="none" w:sz="0" w:space="0" w:color="auto"/>
            <w:bottom w:val="none" w:sz="0" w:space="0" w:color="auto"/>
            <w:right w:val="none" w:sz="0" w:space="0" w:color="auto"/>
          </w:divBdr>
        </w:div>
      </w:divsChild>
    </w:div>
    <w:div w:id="1536044696">
      <w:bodyDiv w:val="1"/>
      <w:marLeft w:val="0"/>
      <w:marRight w:val="0"/>
      <w:marTop w:val="0"/>
      <w:marBottom w:val="0"/>
      <w:divBdr>
        <w:top w:val="none" w:sz="0" w:space="0" w:color="auto"/>
        <w:left w:val="none" w:sz="0" w:space="0" w:color="auto"/>
        <w:bottom w:val="none" w:sz="0" w:space="0" w:color="auto"/>
        <w:right w:val="none" w:sz="0" w:space="0" w:color="auto"/>
      </w:divBdr>
      <w:divsChild>
        <w:div w:id="294481904">
          <w:marLeft w:val="640"/>
          <w:marRight w:val="0"/>
          <w:marTop w:val="0"/>
          <w:marBottom w:val="0"/>
          <w:divBdr>
            <w:top w:val="none" w:sz="0" w:space="0" w:color="auto"/>
            <w:left w:val="none" w:sz="0" w:space="0" w:color="auto"/>
            <w:bottom w:val="none" w:sz="0" w:space="0" w:color="auto"/>
            <w:right w:val="none" w:sz="0" w:space="0" w:color="auto"/>
          </w:divBdr>
        </w:div>
        <w:div w:id="99569946">
          <w:marLeft w:val="640"/>
          <w:marRight w:val="0"/>
          <w:marTop w:val="0"/>
          <w:marBottom w:val="0"/>
          <w:divBdr>
            <w:top w:val="none" w:sz="0" w:space="0" w:color="auto"/>
            <w:left w:val="none" w:sz="0" w:space="0" w:color="auto"/>
            <w:bottom w:val="none" w:sz="0" w:space="0" w:color="auto"/>
            <w:right w:val="none" w:sz="0" w:space="0" w:color="auto"/>
          </w:divBdr>
        </w:div>
        <w:div w:id="426997717">
          <w:marLeft w:val="640"/>
          <w:marRight w:val="0"/>
          <w:marTop w:val="0"/>
          <w:marBottom w:val="0"/>
          <w:divBdr>
            <w:top w:val="none" w:sz="0" w:space="0" w:color="auto"/>
            <w:left w:val="none" w:sz="0" w:space="0" w:color="auto"/>
            <w:bottom w:val="none" w:sz="0" w:space="0" w:color="auto"/>
            <w:right w:val="none" w:sz="0" w:space="0" w:color="auto"/>
          </w:divBdr>
        </w:div>
        <w:div w:id="1723822445">
          <w:marLeft w:val="640"/>
          <w:marRight w:val="0"/>
          <w:marTop w:val="0"/>
          <w:marBottom w:val="0"/>
          <w:divBdr>
            <w:top w:val="none" w:sz="0" w:space="0" w:color="auto"/>
            <w:left w:val="none" w:sz="0" w:space="0" w:color="auto"/>
            <w:bottom w:val="none" w:sz="0" w:space="0" w:color="auto"/>
            <w:right w:val="none" w:sz="0" w:space="0" w:color="auto"/>
          </w:divBdr>
        </w:div>
        <w:div w:id="210964528">
          <w:marLeft w:val="640"/>
          <w:marRight w:val="0"/>
          <w:marTop w:val="0"/>
          <w:marBottom w:val="0"/>
          <w:divBdr>
            <w:top w:val="none" w:sz="0" w:space="0" w:color="auto"/>
            <w:left w:val="none" w:sz="0" w:space="0" w:color="auto"/>
            <w:bottom w:val="none" w:sz="0" w:space="0" w:color="auto"/>
            <w:right w:val="none" w:sz="0" w:space="0" w:color="auto"/>
          </w:divBdr>
        </w:div>
        <w:div w:id="1331979291">
          <w:marLeft w:val="640"/>
          <w:marRight w:val="0"/>
          <w:marTop w:val="0"/>
          <w:marBottom w:val="0"/>
          <w:divBdr>
            <w:top w:val="none" w:sz="0" w:space="0" w:color="auto"/>
            <w:left w:val="none" w:sz="0" w:space="0" w:color="auto"/>
            <w:bottom w:val="none" w:sz="0" w:space="0" w:color="auto"/>
            <w:right w:val="none" w:sz="0" w:space="0" w:color="auto"/>
          </w:divBdr>
        </w:div>
        <w:div w:id="1177845273">
          <w:marLeft w:val="640"/>
          <w:marRight w:val="0"/>
          <w:marTop w:val="0"/>
          <w:marBottom w:val="0"/>
          <w:divBdr>
            <w:top w:val="none" w:sz="0" w:space="0" w:color="auto"/>
            <w:left w:val="none" w:sz="0" w:space="0" w:color="auto"/>
            <w:bottom w:val="none" w:sz="0" w:space="0" w:color="auto"/>
            <w:right w:val="none" w:sz="0" w:space="0" w:color="auto"/>
          </w:divBdr>
        </w:div>
        <w:div w:id="1811903211">
          <w:marLeft w:val="640"/>
          <w:marRight w:val="0"/>
          <w:marTop w:val="0"/>
          <w:marBottom w:val="0"/>
          <w:divBdr>
            <w:top w:val="none" w:sz="0" w:space="0" w:color="auto"/>
            <w:left w:val="none" w:sz="0" w:space="0" w:color="auto"/>
            <w:bottom w:val="none" w:sz="0" w:space="0" w:color="auto"/>
            <w:right w:val="none" w:sz="0" w:space="0" w:color="auto"/>
          </w:divBdr>
        </w:div>
        <w:div w:id="451216916">
          <w:marLeft w:val="640"/>
          <w:marRight w:val="0"/>
          <w:marTop w:val="0"/>
          <w:marBottom w:val="0"/>
          <w:divBdr>
            <w:top w:val="none" w:sz="0" w:space="0" w:color="auto"/>
            <w:left w:val="none" w:sz="0" w:space="0" w:color="auto"/>
            <w:bottom w:val="none" w:sz="0" w:space="0" w:color="auto"/>
            <w:right w:val="none" w:sz="0" w:space="0" w:color="auto"/>
          </w:divBdr>
        </w:div>
        <w:div w:id="380907807">
          <w:marLeft w:val="640"/>
          <w:marRight w:val="0"/>
          <w:marTop w:val="0"/>
          <w:marBottom w:val="0"/>
          <w:divBdr>
            <w:top w:val="none" w:sz="0" w:space="0" w:color="auto"/>
            <w:left w:val="none" w:sz="0" w:space="0" w:color="auto"/>
            <w:bottom w:val="none" w:sz="0" w:space="0" w:color="auto"/>
            <w:right w:val="none" w:sz="0" w:space="0" w:color="auto"/>
          </w:divBdr>
        </w:div>
        <w:div w:id="2059622487">
          <w:marLeft w:val="640"/>
          <w:marRight w:val="0"/>
          <w:marTop w:val="0"/>
          <w:marBottom w:val="0"/>
          <w:divBdr>
            <w:top w:val="none" w:sz="0" w:space="0" w:color="auto"/>
            <w:left w:val="none" w:sz="0" w:space="0" w:color="auto"/>
            <w:bottom w:val="none" w:sz="0" w:space="0" w:color="auto"/>
            <w:right w:val="none" w:sz="0" w:space="0" w:color="auto"/>
          </w:divBdr>
        </w:div>
        <w:div w:id="810485349">
          <w:marLeft w:val="640"/>
          <w:marRight w:val="0"/>
          <w:marTop w:val="0"/>
          <w:marBottom w:val="0"/>
          <w:divBdr>
            <w:top w:val="none" w:sz="0" w:space="0" w:color="auto"/>
            <w:left w:val="none" w:sz="0" w:space="0" w:color="auto"/>
            <w:bottom w:val="none" w:sz="0" w:space="0" w:color="auto"/>
            <w:right w:val="none" w:sz="0" w:space="0" w:color="auto"/>
          </w:divBdr>
        </w:div>
        <w:div w:id="1889609580">
          <w:marLeft w:val="640"/>
          <w:marRight w:val="0"/>
          <w:marTop w:val="0"/>
          <w:marBottom w:val="0"/>
          <w:divBdr>
            <w:top w:val="none" w:sz="0" w:space="0" w:color="auto"/>
            <w:left w:val="none" w:sz="0" w:space="0" w:color="auto"/>
            <w:bottom w:val="none" w:sz="0" w:space="0" w:color="auto"/>
            <w:right w:val="none" w:sz="0" w:space="0" w:color="auto"/>
          </w:divBdr>
        </w:div>
        <w:div w:id="168909705">
          <w:marLeft w:val="640"/>
          <w:marRight w:val="0"/>
          <w:marTop w:val="0"/>
          <w:marBottom w:val="0"/>
          <w:divBdr>
            <w:top w:val="none" w:sz="0" w:space="0" w:color="auto"/>
            <w:left w:val="none" w:sz="0" w:space="0" w:color="auto"/>
            <w:bottom w:val="none" w:sz="0" w:space="0" w:color="auto"/>
            <w:right w:val="none" w:sz="0" w:space="0" w:color="auto"/>
          </w:divBdr>
        </w:div>
        <w:div w:id="289096669">
          <w:marLeft w:val="640"/>
          <w:marRight w:val="0"/>
          <w:marTop w:val="0"/>
          <w:marBottom w:val="0"/>
          <w:divBdr>
            <w:top w:val="none" w:sz="0" w:space="0" w:color="auto"/>
            <w:left w:val="none" w:sz="0" w:space="0" w:color="auto"/>
            <w:bottom w:val="none" w:sz="0" w:space="0" w:color="auto"/>
            <w:right w:val="none" w:sz="0" w:space="0" w:color="auto"/>
          </w:divBdr>
        </w:div>
        <w:div w:id="570426580">
          <w:marLeft w:val="640"/>
          <w:marRight w:val="0"/>
          <w:marTop w:val="0"/>
          <w:marBottom w:val="0"/>
          <w:divBdr>
            <w:top w:val="none" w:sz="0" w:space="0" w:color="auto"/>
            <w:left w:val="none" w:sz="0" w:space="0" w:color="auto"/>
            <w:bottom w:val="none" w:sz="0" w:space="0" w:color="auto"/>
            <w:right w:val="none" w:sz="0" w:space="0" w:color="auto"/>
          </w:divBdr>
        </w:div>
        <w:div w:id="1684238885">
          <w:marLeft w:val="640"/>
          <w:marRight w:val="0"/>
          <w:marTop w:val="0"/>
          <w:marBottom w:val="0"/>
          <w:divBdr>
            <w:top w:val="none" w:sz="0" w:space="0" w:color="auto"/>
            <w:left w:val="none" w:sz="0" w:space="0" w:color="auto"/>
            <w:bottom w:val="none" w:sz="0" w:space="0" w:color="auto"/>
            <w:right w:val="none" w:sz="0" w:space="0" w:color="auto"/>
          </w:divBdr>
        </w:div>
        <w:div w:id="1522890234">
          <w:marLeft w:val="640"/>
          <w:marRight w:val="0"/>
          <w:marTop w:val="0"/>
          <w:marBottom w:val="0"/>
          <w:divBdr>
            <w:top w:val="none" w:sz="0" w:space="0" w:color="auto"/>
            <w:left w:val="none" w:sz="0" w:space="0" w:color="auto"/>
            <w:bottom w:val="none" w:sz="0" w:space="0" w:color="auto"/>
            <w:right w:val="none" w:sz="0" w:space="0" w:color="auto"/>
          </w:divBdr>
        </w:div>
        <w:div w:id="765883247">
          <w:marLeft w:val="640"/>
          <w:marRight w:val="0"/>
          <w:marTop w:val="0"/>
          <w:marBottom w:val="0"/>
          <w:divBdr>
            <w:top w:val="none" w:sz="0" w:space="0" w:color="auto"/>
            <w:left w:val="none" w:sz="0" w:space="0" w:color="auto"/>
            <w:bottom w:val="none" w:sz="0" w:space="0" w:color="auto"/>
            <w:right w:val="none" w:sz="0" w:space="0" w:color="auto"/>
          </w:divBdr>
        </w:div>
        <w:div w:id="1802073248">
          <w:marLeft w:val="640"/>
          <w:marRight w:val="0"/>
          <w:marTop w:val="0"/>
          <w:marBottom w:val="0"/>
          <w:divBdr>
            <w:top w:val="none" w:sz="0" w:space="0" w:color="auto"/>
            <w:left w:val="none" w:sz="0" w:space="0" w:color="auto"/>
            <w:bottom w:val="none" w:sz="0" w:space="0" w:color="auto"/>
            <w:right w:val="none" w:sz="0" w:space="0" w:color="auto"/>
          </w:divBdr>
        </w:div>
        <w:div w:id="396712182">
          <w:marLeft w:val="640"/>
          <w:marRight w:val="0"/>
          <w:marTop w:val="0"/>
          <w:marBottom w:val="0"/>
          <w:divBdr>
            <w:top w:val="none" w:sz="0" w:space="0" w:color="auto"/>
            <w:left w:val="none" w:sz="0" w:space="0" w:color="auto"/>
            <w:bottom w:val="none" w:sz="0" w:space="0" w:color="auto"/>
            <w:right w:val="none" w:sz="0" w:space="0" w:color="auto"/>
          </w:divBdr>
        </w:div>
        <w:div w:id="793132253">
          <w:marLeft w:val="640"/>
          <w:marRight w:val="0"/>
          <w:marTop w:val="0"/>
          <w:marBottom w:val="0"/>
          <w:divBdr>
            <w:top w:val="none" w:sz="0" w:space="0" w:color="auto"/>
            <w:left w:val="none" w:sz="0" w:space="0" w:color="auto"/>
            <w:bottom w:val="none" w:sz="0" w:space="0" w:color="auto"/>
            <w:right w:val="none" w:sz="0" w:space="0" w:color="auto"/>
          </w:divBdr>
        </w:div>
        <w:div w:id="2134865697">
          <w:marLeft w:val="640"/>
          <w:marRight w:val="0"/>
          <w:marTop w:val="0"/>
          <w:marBottom w:val="0"/>
          <w:divBdr>
            <w:top w:val="none" w:sz="0" w:space="0" w:color="auto"/>
            <w:left w:val="none" w:sz="0" w:space="0" w:color="auto"/>
            <w:bottom w:val="none" w:sz="0" w:space="0" w:color="auto"/>
            <w:right w:val="none" w:sz="0" w:space="0" w:color="auto"/>
          </w:divBdr>
        </w:div>
        <w:div w:id="848056337">
          <w:marLeft w:val="640"/>
          <w:marRight w:val="0"/>
          <w:marTop w:val="0"/>
          <w:marBottom w:val="0"/>
          <w:divBdr>
            <w:top w:val="none" w:sz="0" w:space="0" w:color="auto"/>
            <w:left w:val="none" w:sz="0" w:space="0" w:color="auto"/>
            <w:bottom w:val="none" w:sz="0" w:space="0" w:color="auto"/>
            <w:right w:val="none" w:sz="0" w:space="0" w:color="auto"/>
          </w:divBdr>
        </w:div>
        <w:div w:id="1889221554">
          <w:marLeft w:val="640"/>
          <w:marRight w:val="0"/>
          <w:marTop w:val="0"/>
          <w:marBottom w:val="0"/>
          <w:divBdr>
            <w:top w:val="none" w:sz="0" w:space="0" w:color="auto"/>
            <w:left w:val="none" w:sz="0" w:space="0" w:color="auto"/>
            <w:bottom w:val="none" w:sz="0" w:space="0" w:color="auto"/>
            <w:right w:val="none" w:sz="0" w:space="0" w:color="auto"/>
          </w:divBdr>
        </w:div>
        <w:div w:id="904069863">
          <w:marLeft w:val="640"/>
          <w:marRight w:val="0"/>
          <w:marTop w:val="0"/>
          <w:marBottom w:val="0"/>
          <w:divBdr>
            <w:top w:val="none" w:sz="0" w:space="0" w:color="auto"/>
            <w:left w:val="none" w:sz="0" w:space="0" w:color="auto"/>
            <w:bottom w:val="none" w:sz="0" w:space="0" w:color="auto"/>
            <w:right w:val="none" w:sz="0" w:space="0" w:color="auto"/>
          </w:divBdr>
        </w:div>
        <w:div w:id="1828284319">
          <w:marLeft w:val="640"/>
          <w:marRight w:val="0"/>
          <w:marTop w:val="0"/>
          <w:marBottom w:val="0"/>
          <w:divBdr>
            <w:top w:val="none" w:sz="0" w:space="0" w:color="auto"/>
            <w:left w:val="none" w:sz="0" w:space="0" w:color="auto"/>
            <w:bottom w:val="none" w:sz="0" w:space="0" w:color="auto"/>
            <w:right w:val="none" w:sz="0" w:space="0" w:color="auto"/>
          </w:divBdr>
        </w:div>
        <w:div w:id="1317489397">
          <w:marLeft w:val="640"/>
          <w:marRight w:val="0"/>
          <w:marTop w:val="0"/>
          <w:marBottom w:val="0"/>
          <w:divBdr>
            <w:top w:val="none" w:sz="0" w:space="0" w:color="auto"/>
            <w:left w:val="none" w:sz="0" w:space="0" w:color="auto"/>
            <w:bottom w:val="none" w:sz="0" w:space="0" w:color="auto"/>
            <w:right w:val="none" w:sz="0" w:space="0" w:color="auto"/>
          </w:divBdr>
        </w:div>
        <w:div w:id="1512791010">
          <w:marLeft w:val="640"/>
          <w:marRight w:val="0"/>
          <w:marTop w:val="0"/>
          <w:marBottom w:val="0"/>
          <w:divBdr>
            <w:top w:val="none" w:sz="0" w:space="0" w:color="auto"/>
            <w:left w:val="none" w:sz="0" w:space="0" w:color="auto"/>
            <w:bottom w:val="none" w:sz="0" w:space="0" w:color="auto"/>
            <w:right w:val="none" w:sz="0" w:space="0" w:color="auto"/>
          </w:divBdr>
        </w:div>
        <w:div w:id="264535554">
          <w:marLeft w:val="640"/>
          <w:marRight w:val="0"/>
          <w:marTop w:val="0"/>
          <w:marBottom w:val="0"/>
          <w:divBdr>
            <w:top w:val="none" w:sz="0" w:space="0" w:color="auto"/>
            <w:left w:val="none" w:sz="0" w:space="0" w:color="auto"/>
            <w:bottom w:val="none" w:sz="0" w:space="0" w:color="auto"/>
            <w:right w:val="none" w:sz="0" w:space="0" w:color="auto"/>
          </w:divBdr>
        </w:div>
        <w:div w:id="754518296">
          <w:marLeft w:val="640"/>
          <w:marRight w:val="0"/>
          <w:marTop w:val="0"/>
          <w:marBottom w:val="0"/>
          <w:divBdr>
            <w:top w:val="none" w:sz="0" w:space="0" w:color="auto"/>
            <w:left w:val="none" w:sz="0" w:space="0" w:color="auto"/>
            <w:bottom w:val="none" w:sz="0" w:space="0" w:color="auto"/>
            <w:right w:val="none" w:sz="0" w:space="0" w:color="auto"/>
          </w:divBdr>
        </w:div>
        <w:div w:id="1864900012">
          <w:marLeft w:val="640"/>
          <w:marRight w:val="0"/>
          <w:marTop w:val="0"/>
          <w:marBottom w:val="0"/>
          <w:divBdr>
            <w:top w:val="none" w:sz="0" w:space="0" w:color="auto"/>
            <w:left w:val="none" w:sz="0" w:space="0" w:color="auto"/>
            <w:bottom w:val="none" w:sz="0" w:space="0" w:color="auto"/>
            <w:right w:val="none" w:sz="0" w:space="0" w:color="auto"/>
          </w:divBdr>
        </w:div>
        <w:div w:id="984704233">
          <w:marLeft w:val="640"/>
          <w:marRight w:val="0"/>
          <w:marTop w:val="0"/>
          <w:marBottom w:val="0"/>
          <w:divBdr>
            <w:top w:val="none" w:sz="0" w:space="0" w:color="auto"/>
            <w:left w:val="none" w:sz="0" w:space="0" w:color="auto"/>
            <w:bottom w:val="none" w:sz="0" w:space="0" w:color="auto"/>
            <w:right w:val="none" w:sz="0" w:space="0" w:color="auto"/>
          </w:divBdr>
        </w:div>
        <w:div w:id="455300597">
          <w:marLeft w:val="640"/>
          <w:marRight w:val="0"/>
          <w:marTop w:val="0"/>
          <w:marBottom w:val="0"/>
          <w:divBdr>
            <w:top w:val="none" w:sz="0" w:space="0" w:color="auto"/>
            <w:left w:val="none" w:sz="0" w:space="0" w:color="auto"/>
            <w:bottom w:val="none" w:sz="0" w:space="0" w:color="auto"/>
            <w:right w:val="none" w:sz="0" w:space="0" w:color="auto"/>
          </w:divBdr>
        </w:div>
        <w:div w:id="1949773561">
          <w:marLeft w:val="640"/>
          <w:marRight w:val="0"/>
          <w:marTop w:val="0"/>
          <w:marBottom w:val="0"/>
          <w:divBdr>
            <w:top w:val="none" w:sz="0" w:space="0" w:color="auto"/>
            <w:left w:val="none" w:sz="0" w:space="0" w:color="auto"/>
            <w:bottom w:val="none" w:sz="0" w:space="0" w:color="auto"/>
            <w:right w:val="none" w:sz="0" w:space="0" w:color="auto"/>
          </w:divBdr>
        </w:div>
      </w:divsChild>
    </w:div>
    <w:div w:id="1539124376">
      <w:bodyDiv w:val="1"/>
      <w:marLeft w:val="0"/>
      <w:marRight w:val="0"/>
      <w:marTop w:val="0"/>
      <w:marBottom w:val="0"/>
      <w:divBdr>
        <w:top w:val="none" w:sz="0" w:space="0" w:color="auto"/>
        <w:left w:val="none" w:sz="0" w:space="0" w:color="auto"/>
        <w:bottom w:val="none" w:sz="0" w:space="0" w:color="auto"/>
        <w:right w:val="none" w:sz="0" w:space="0" w:color="auto"/>
      </w:divBdr>
      <w:divsChild>
        <w:div w:id="678235257">
          <w:marLeft w:val="640"/>
          <w:marRight w:val="0"/>
          <w:marTop w:val="0"/>
          <w:marBottom w:val="0"/>
          <w:divBdr>
            <w:top w:val="none" w:sz="0" w:space="0" w:color="auto"/>
            <w:left w:val="none" w:sz="0" w:space="0" w:color="auto"/>
            <w:bottom w:val="none" w:sz="0" w:space="0" w:color="auto"/>
            <w:right w:val="none" w:sz="0" w:space="0" w:color="auto"/>
          </w:divBdr>
        </w:div>
        <w:div w:id="1207597878">
          <w:marLeft w:val="640"/>
          <w:marRight w:val="0"/>
          <w:marTop w:val="0"/>
          <w:marBottom w:val="0"/>
          <w:divBdr>
            <w:top w:val="none" w:sz="0" w:space="0" w:color="auto"/>
            <w:left w:val="none" w:sz="0" w:space="0" w:color="auto"/>
            <w:bottom w:val="none" w:sz="0" w:space="0" w:color="auto"/>
            <w:right w:val="none" w:sz="0" w:space="0" w:color="auto"/>
          </w:divBdr>
        </w:div>
        <w:div w:id="607781361">
          <w:marLeft w:val="640"/>
          <w:marRight w:val="0"/>
          <w:marTop w:val="0"/>
          <w:marBottom w:val="0"/>
          <w:divBdr>
            <w:top w:val="none" w:sz="0" w:space="0" w:color="auto"/>
            <w:left w:val="none" w:sz="0" w:space="0" w:color="auto"/>
            <w:bottom w:val="none" w:sz="0" w:space="0" w:color="auto"/>
            <w:right w:val="none" w:sz="0" w:space="0" w:color="auto"/>
          </w:divBdr>
        </w:div>
        <w:div w:id="1910994451">
          <w:marLeft w:val="640"/>
          <w:marRight w:val="0"/>
          <w:marTop w:val="0"/>
          <w:marBottom w:val="0"/>
          <w:divBdr>
            <w:top w:val="none" w:sz="0" w:space="0" w:color="auto"/>
            <w:left w:val="none" w:sz="0" w:space="0" w:color="auto"/>
            <w:bottom w:val="none" w:sz="0" w:space="0" w:color="auto"/>
            <w:right w:val="none" w:sz="0" w:space="0" w:color="auto"/>
          </w:divBdr>
        </w:div>
        <w:div w:id="766118633">
          <w:marLeft w:val="640"/>
          <w:marRight w:val="0"/>
          <w:marTop w:val="0"/>
          <w:marBottom w:val="0"/>
          <w:divBdr>
            <w:top w:val="none" w:sz="0" w:space="0" w:color="auto"/>
            <w:left w:val="none" w:sz="0" w:space="0" w:color="auto"/>
            <w:bottom w:val="none" w:sz="0" w:space="0" w:color="auto"/>
            <w:right w:val="none" w:sz="0" w:space="0" w:color="auto"/>
          </w:divBdr>
        </w:div>
        <w:div w:id="368604122">
          <w:marLeft w:val="640"/>
          <w:marRight w:val="0"/>
          <w:marTop w:val="0"/>
          <w:marBottom w:val="0"/>
          <w:divBdr>
            <w:top w:val="none" w:sz="0" w:space="0" w:color="auto"/>
            <w:left w:val="none" w:sz="0" w:space="0" w:color="auto"/>
            <w:bottom w:val="none" w:sz="0" w:space="0" w:color="auto"/>
            <w:right w:val="none" w:sz="0" w:space="0" w:color="auto"/>
          </w:divBdr>
        </w:div>
        <w:div w:id="412360897">
          <w:marLeft w:val="640"/>
          <w:marRight w:val="0"/>
          <w:marTop w:val="0"/>
          <w:marBottom w:val="0"/>
          <w:divBdr>
            <w:top w:val="none" w:sz="0" w:space="0" w:color="auto"/>
            <w:left w:val="none" w:sz="0" w:space="0" w:color="auto"/>
            <w:bottom w:val="none" w:sz="0" w:space="0" w:color="auto"/>
            <w:right w:val="none" w:sz="0" w:space="0" w:color="auto"/>
          </w:divBdr>
        </w:div>
        <w:div w:id="584647815">
          <w:marLeft w:val="640"/>
          <w:marRight w:val="0"/>
          <w:marTop w:val="0"/>
          <w:marBottom w:val="0"/>
          <w:divBdr>
            <w:top w:val="none" w:sz="0" w:space="0" w:color="auto"/>
            <w:left w:val="none" w:sz="0" w:space="0" w:color="auto"/>
            <w:bottom w:val="none" w:sz="0" w:space="0" w:color="auto"/>
            <w:right w:val="none" w:sz="0" w:space="0" w:color="auto"/>
          </w:divBdr>
        </w:div>
        <w:div w:id="137116404">
          <w:marLeft w:val="640"/>
          <w:marRight w:val="0"/>
          <w:marTop w:val="0"/>
          <w:marBottom w:val="0"/>
          <w:divBdr>
            <w:top w:val="none" w:sz="0" w:space="0" w:color="auto"/>
            <w:left w:val="none" w:sz="0" w:space="0" w:color="auto"/>
            <w:bottom w:val="none" w:sz="0" w:space="0" w:color="auto"/>
            <w:right w:val="none" w:sz="0" w:space="0" w:color="auto"/>
          </w:divBdr>
        </w:div>
        <w:div w:id="1060129730">
          <w:marLeft w:val="640"/>
          <w:marRight w:val="0"/>
          <w:marTop w:val="0"/>
          <w:marBottom w:val="0"/>
          <w:divBdr>
            <w:top w:val="none" w:sz="0" w:space="0" w:color="auto"/>
            <w:left w:val="none" w:sz="0" w:space="0" w:color="auto"/>
            <w:bottom w:val="none" w:sz="0" w:space="0" w:color="auto"/>
            <w:right w:val="none" w:sz="0" w:space="0" w:color="auto"/>
          </w:divBdr>
        </w:div>
        <w:div w:id="401759383">
          <w:marLeft w:val="640"/>
          <w:marRight w:val="0"/>
          <w:marTop w:val="0"/>
          <w:marBottom w:val="0"/>
          <w:divBdr>
            <w:top w:val="none" w:sz="0" w:space="0" w:color="auto"/>
            <w:left w:val="none" w:sz="0" w:space="0" w:color="auto"/>
            <w:bottom w:val="none" w:sz="0" w:space="0" w:color="auto"/>
            <w:right w:val="none" w:sz="0" w:space="0" w:color="auto"/>
          </w:divBdr>
        </w:div>
        <w:div w:id="73432511">
          <w:marLeft w:val="640"/>
          <w:marRight w:val="0"/>
          <w:marTop w:val="0"/>
          <w:marBottom w:val="0"/>
          <w:divBdr>
            <w:top w:val="none" w:sz="0" w:space="0" w:color="auto"/>
            <w:left w:val="none" w:sz="0" w:space="0" w:color="auto"/>
            <w:bottom w:val="none" w:sz="0" w:space="0" w:color="auto"/>
            <w:right w:val="none" w:sz="0" w:space="0" w:color="auto"/>
          </w:divBdr>
        </w:div>
        <w:div w:id="1371688783">
          <w:marLeft w:val="640"/>
          <w:marRight w:val="0"/>
          <w:marTop w:val="0"/>
          <w:marBottom w:val="0"/>
          <w:divBdr>
            <w:top w:val="none" w:sz="0" w:space="0" w:color="auto"/>
            <w:left w:val="none" w:sz="0" w:space="0" w:color="auto"/>
            <w:bottom w:val="none" w:sz="0" w:space="0" w:color="auto"/>
            <w:right w:val="none" w:sz="0" w:space="0" w:color="auto"/>
          </w:divBdr>
        </w:div>
        <w:div w:id="1163666217">
          <w:marLeft w:val="640"/>
          <w:marRight w:val="0"/>
          <w:marTop w:val="0"/>
          <w:marBottom w:val="0"/>
          <w:divBdr>
            <w:top w:val="none" w:sz="0" w:space="0" w:color="auto"/>
            <w:left w:val="none" w:sz="0" w:space="0" w:color="auto"/>
            <w:bottom w:val="none" w:sz="0" w:space="0" w:color="auto"/>
            <w:right w:val="none" w:sz="0" w:space="0" w:color="auto"/>
          </w:divBdr>
        </w:div>
        <w:div w:id="1785492206">
          <w:marLeft w:val="640"/>
          <w:marRight w:val="0"/>
          <w:marTop w:val="0"/>
          <w:marBottom w:val="0"/>
          <w:divBdr>
            <w:top w:val="none" w:sz="0" w:space="0" w:color="auto"/>
            <w:left w:val="none" w:sz="0" w:space="0" w:color="auto"/>
            <w:bottom w:val="none" w:sz="0" w:space="0" w:color="auto"/>
            <w:right w:val="none" w:sz="0" w:space="0" w:color="auto"/>
          </w:divBdr>
        </w:div>
      </w:divsChild>
    </w:div>
    <w:div w:id="1542743837">
      <w:bodyDiv w:val="1"/>
      <w:marLeft w:val="0"/>
      <w:marRight w:val="0"/>
      <w:marTop w:val="0"/>
      <w:marBottom w:val="0"/>
      <w:divBdr>
        <w:top w:val="none" w:sz="0" w:space="0" w:color="auto"/>
        <w:left w:val="none" w:sz="0" w:space="0" w:color="auto"/>
        <w:bottom w:val="none" w:sz="0" w:space="0" w:color="auto"/>
        <w:right w:val="none" w:sz="0" w:space="0" w:color="auto"/>
      </w:divBdr>
      <w:divsChild>
        <w:div w:id="2117942053">
          <w:marLeft w:val="640"/>
          <w:marRight w:val="0"/>
          <w:marTop w:val="0"/>
          <w:marBottom w:val="0"/>
          <w:divBdr>
            <w:top w:val="none" w:sz="0" w:space="0" w:color="auto"/>
            <w:left w:val="none" w:sz="0" w:space="0" w:color="auto"/>
            <w:bottom w:val="none" w:sz="0" w:space="0" w:color="auto"/>
            <w:right w:val="none" w:sz="0" w:space="0" w:color="auto"/>
          </w:divBdr>
        </w:div>
        <w:div w:id="572735205">
          <w:marLeft w:val="640"/>
          <w:marRight w:val="0"/>
          <w:marTop w:val="0"/>
          <w:marBottom w:val="0"/>
          <w:divBdr>
            <w:top w:val="none" w:sz="0" w:space="0" w:color="auto"/>
            <w:left w:val="none" w:sz="0" w:space="0" w:color="auto"/>
            <w:bottom w:val="none" w:sz="0" w:space="0" w:color="auto"/>
            <w:right w:val="none" w:sz="0" w:space="0" w:color="auto"/>
          </w:divBdr>
        </w:div>
        <w:div w:id="2073113353">
          <w:marLeft w:val="640"/>
          <w:marRight w:val="0"/>
          <w:marTop w:val="0"/>
          <w:marBottom w:val="0"/>
          <w:divBdr>
            <w:top w:val="none" w:sz="0" w:space="0" w:color="auto"/>
            <w:left w:val="none" w:sz="0" w:space="0" w:color="auto"/>
            <w:bottom w:val="none" w:sz="0" w:space="0" w:color="auto"/>
            <w:right w:val="none" w:sz="0" w:space="0" w:color="auto"/>
          </w:divBdr>
        </w:div>
        <w:div w:id="892346439">
          <w:marLeft w:val="640"/>
          <w:marRight w:val="0"/>
          <w:marTop w:val="0"/>
          <w:marBottom w:val="0"/>
          <w:divBdr>
            <w:top w:val="none" w:sz="0" w:space="0" w:color="auto"/>
            <w:left w:val="none" w:sz="0" w:space="0" w:color="auto"/>
            <w:bottom w:val="none" w:sz="0" w:space="0" w:color="auto"/>
            <w:right w:val="none" w:sz="0" w:space="0" w:color="auto"/>
          </w:divBdr>
        </w:div>
        <w:div w:id="2078093389">
          <w:marLeft w:val="640"/>
          <w:marRight w:val="0"/>
          <w:marTop w:val="0"/>
          <w:marBottom w:val="0"/>
          <w:divBdr>
            <w:top w:val="none" w:sz="0" w:space="0" w:color="auto"/>
            <w:left w:val="none" w:sz="0" w:space="0" w:color="auto"/>
            <w:bottom w:val="none" w:sz="0" w:space="0" w:color="auto"/>
            <w:right w:val="none" w:sz="0" w:space="0" w:color="auto"/>
          </w:divBdr>
        </w:div>
        <w:div w:id="2121410703">
          <w:marLeft w:val="640"/>
          <w:marRight w:val="0"/>
          <w:marTop w:val="0"/>
          <w:marBottom w:val="0"/>
          <w:divBdr>
            <w:top w:val="none" w:sz="0" w:space="0" w:color="auto"/>
            <w:left w:val="none" w:sz="0" w:space="0" w:color="auto"/>
            <w:bottom w:val="none" w:sz="0" w:space="0" w:color="auto"/>
            <w:right w:val="none" w:sz="0" w:space="0" w:color="auto"/>
          </w:divBdr>
        </w:div>
        <w:div w:id="805469718">
          <w:marLeft w:val="640"/>
          <w:marRight w:val="0"/>
          <w:marTop w:val="0"/>
          <w:marBottom w:val="0"/>
          <w:divBdr>
            <w:top w:val="none" w:sz="0" w:space="0" w:color="auto"/>
            <w:left w:val="none" w:sz="0" w:space="0" w:color="auto"/>
            <w:bottom w:val="none" w:sz="0" w:space="0" w:color="auto"/>
            <w:right w:val="none" w:sz="0" w:space="0" w:color="auto"/>
          </w:divBdr>
        </w:div>
        <w:div w:id="1386642920">
          <w:marLeft w:val="640"/>
          <w:marRight w:val="0"/>
          <w:marTop w:val="0"/>
          <w:marBottom w:val="0"/>
          <w:divBdr>
            <w:top w:val="none" w:sz="0" w:space="0" w:color="auto"/>
            <w:left w:val="none" w:sz="0" w:space="0" w:color="auto"/>
            <w:bottom w:val="none" w:sz="0" w:space="0" w:color="auto"/>
            <w:right w:val="none" w:sz="0" w:space="0" w:color="auto"/>
          </w:divBdr>
        </w:div>
        <w:div w:id="235358103">
          <w:marLeft w:val="640"/>
          <w:marRight w:val="0"/>
          <w:marTop w:val="0"/>
          <w:marBottom w:val="0"/>
          <w:divBdr>
            <w:top w:val="none" w:sz="0" w:space="0" w:color="auto"/>
            <w:left w:val="none" w:sz="0" w:space="0" w:color="auto"/>
            <w:bottom w:val="none" w:sz="0" w:space="0" w:color="auto"/>
            <w:right w:val="none" w:sz="0" w:space="0" w:color="auto"/>
          </w:divBdr>
        </w:div>
        <w:div w:id="1542087800">
          <w:marLeft w:val="640"/>
          <w:marRight w:val="0"/>
          <w:marTop w:val="0"/>
          <w:marBottom w:val="0"/>
          <w:divBdr>
            <w:top w:val="none" w:sz="0" w:space="0" w:color="auto"/>
            <w:left w:val="none" w:sz="0" w:space="0" w:color="auto"/>
            <w:bottom w:val="none" w:sz="0" w:space="0" w:color="auto"/>
            <w:right w:val="none" w:sz="0" w:space="0" w:color="auto"/>
          </w:divBdr>
        </w:div>
        <w:div w:id="1487668515">
          <w:marLeft w:val="640"/>
          <w:marRight w:val="0"/>
          <w:marTop w:val="0"/>
          <w:marBottom w:val="0"/>
          <w:divBdr>
            <w:top w:val="none" w:sz="0" w:space="0" w:color="auto"/>
            <w:left w:val="none" w:sz="0" w:space="0" w:color="auto"/>
            <w:bottom w:val="none" w:sz="0" w:space="0" w:color="auto"/>
            <w:right w:val="none" w:sz="0" w:space="0" w:color="auto"/>
          </w:divBdr>
        </w:div>
        <w:div w:id="543836871">
          <w:marLeft w:val="640"/>
          <w:marRight w:val="0"/>
          <w:marTop w:val="0"/>
          <w:marBottom w:val="0"/>
          <w:divBdr>
            <w:top w:val="none" w:sz="0" w:space="0" w:color="auto"/>
            <w:left w:val="none" w:sz="0" w:space="0" w:color="auto"/>
            <w:bottom w:val="none" w:sz="0" w:space="0" w:color="auto"/>
            <w:right w:val="none" w:sz="0" w:space="0" w:color="auto"/>
          </w:divBdr>
        </w:div>
        <w:div w:id="510267772">
          <w:marLeft w:val="640"/>
          <w:marRight w:val="0"/>
          <w:marTop w:val="0"/>
          <w:marBottom w:val="0"/>
          <w:divBdr>
            <w:top w:val="none" w:sz="0" w:space="0" w:color="auto"/>
            <w:left w:val="none" w:sz="0" w:space="0" w:color="auto"/>
            <w:bottom w:val="none" w:sz="0" w:space="0" w:color="auto"/>
            <w:right w:val="none" w:sz="0" w:space="0" w:color="auto"/>
          </w:divBdr>
        </w:div>
        <w:div w:id="1955862487">
          <w:marLeft w:val="640"/>
          <w:marRight w:val="0"/>
          <w:marTop w:val="0"/>
          <w:marBottom w:val="0"/>
          <w:divBdr>
            <w:top w:val="none" w:sz="0" w:space="0" w:color="auto"/>
            <w:left w:val="none" w:sz="0" w:space="0" w:color="auto"/>
            <w:bottom w:val="none" w:sz="0" w:space="0" w:color="auto"/>
            <w:right w:val="none" w:sz="0" w:space="0" w:color="auto"/>
          </w:divBdr>
        </w:div>
        <w:div w:id="1721128903">
          <w:marLeft w:val="640"/>
          <w:marRight w:val="0"/>
          <w:marTop w:val="0"/>
          <w:marBottom w:val="0"/>
          <w:divBdr>
            <w:top w:val="none" w:sz="0" w:space="0" w:color="auto"/>
            <w:left w:val="none" w:sz="0" w:space="0" w:color="auto"/>
            <w:bottom w:val="none" w:sz="0" w:space="0" w:color="auto"/>
            <w:right w:val="none" w:sz="0" w:space="0" w:color="auto"/>
          </w:divBdr>
        </w:div>
        <w:div w:id="1809012816">
          <w:marLeft w:val="640"/>
          <w:marRight w:val="0"/>
          <w:marTop w:val="0"/>
          <w:marBottom w:val="0"/>
          <w:divBdr>
            <w:top w:val="none" w:sz="0" w:space="0" w:color="auto"/>
            <w:left w:val="none" w:sz="0" w:space="0" w:color="auto"/>
            <w:bottom w:val="none" w:sz="0" w:space="0" w:color="auto"/>
            <w:right w:val="none" w:sz="0" w:space="0" w:color="auto"/>
          </w:divBdr>
        </w:div>
        <w:div w:id="1562473260">
          <w:marLeft w:val="640"/>
          <w:marRight w:val="0"/>
          <w:marTop w:val="0"/>
          <w:marBottom w:val="0"/>
          <w:divBdr>
            <w:top w:val="none" w:sz="0" w:space="0" w:color="auto"/>
            <w:left w:val="none" w:sz="0" w:space="0" w:color="auto"/>
            <w:bottom w:val="none" w:sz="0" w:space="0" w:color="auto"/>
            <w:right w:val="none" w:sz="0" w:space="0" w:color="auto"/>
          </w:divBdr>
        </w:div>
        <w:div w:id="585384794">
          <w:marLeft w:val="640"/>
          <w:marRight w:val="0"/>
          <w:marTop w:val="0"/>
          <w:marBottom w:val="0"/>
          <w:divBdr>
            <w:top w:val="none" w:sz="0" w:space="0" w:color="auto"/>
            <w:left w:val="none" w:sz="0" w:space="0" w:color="auto"/>
            <w:bottom w:val="none" w:sz="0" w:space="0" w:color="auto"/>
            <w:right w:val="none" w:sz="0" w:space="0" w:color="auto"/>
          </w:divBdr>
        </w:div>
        <w:div w:id="990720443">
          <w:marLeft w:val="640"/>
          <w:marRight w:val="0"/>
          <w:marTop w:val="0"/>
          <w:marBottom w:val="0"/>
          <w:divBdr>
            <w:top w:val="none" w:sz="0" w:space="0" w:color="auto"/>
            <w:left w:val="none" w:sz="0" w:space="0" w:color="auto"/>
            <w:bottom w:val="none" w:sz="0" w:space="0" w:color="auto"/>
            <w:right w:val="none" w:sz="0" w:space="0" w:color="auto"/>
          </w:divBdr>
        </w:div>
        <w:div w:id="1352335438">
          <w:marLeft w:val="640"/>
          <w:marRight w:val="0"/>
          <w:marTop w:val="0"/>
          <w:marBottom w:val="0"/>
          <w:divBdr>
            <w:top w:val="none" w:sz="0" w:space="0" w:color="auto"/>
            <w:left w:val="none" w:sz="0" w:space="0" w:color="auto"/>
            <w:bottom w:val="none" w:sz="0" w:space="0" w:color="auto"/>
            <w:right w:val="none" w:sz="0" w:space="0" w:color="auto"/>
          </w:divBdr>
        </w:div>
        <w:div w:id="456339571">
          <w:marLeft w:val="640"/>
          <w:marRight w:val="0"/>
          <w:marTop w:val="0"/>
          <w:marBottom w:val="0"/>
          <w:divBdr>
            <w:top w:val="none" w:sz="0" w:space="0" w:color="auto"/>
            <w:left w:val="none" w:sz="0" w:space="0" w:color="auto"/>
            <w:bottom w:val="none" w:sz="0" w:space="0" w:color="auto"/>
            <w:right w:val="none" w:sz="0" w:space="0" w:color="auto"/>
          </w:divBdr>
        </w:div>
        <w:div w:id="2066370308">
          <w:marLeft w:val="640"/>
          <w:marRight w:val="0"/>
          <w:marTop w:val="0"/>
          <w:marBottom w:val="0"/>
          <w:divBdr>
            <w:top w:val="none" w:sz="0" w:space="0" w:color="auto"/>
            <w:left w:val="none" w:sz="0" w:space="0" w:color="auto"/>
            <w:bottom w:val="none" w:sz="0" w:space="0" w:color="auto"/>
            <w:right w:val="none" w:sz="0" w:space="0" w:color="auto"/>
          </w:divBdr>
        </w:div>
        <w:div w:id="858078501">
          <w:marLeft w:val="640"/>
          <w:marRight w:val="0"/>
          <w:marTop w:val="0"/>
          <w:marBottom w:val="0"/>
          <w:divBdr>
            <w:top w:val="none" w:sz="0" w:space="0" w:color="auto"/>
            <w:left w:val="none" w:sz="0" w:space="0" w:color="auto"/>
            <w:bottom w:val="none" w:sz="0" w:space="0" w:color="auto"/>
            <w:right w:val="none" w:sz="0" w:space="0" w:color="auto"/>
          </w:divBdr>
        </w:div>
        <w:div w:id="101843934">
          <w:marLeft w:val="640"/>
          <w:marRight w:val="0"/>
          <w:marTop w:val="0"/>
          <w:marBottom w:val="0"/>
          <w:divBdr>
            <w:top w:val="none" w:sz="0" w:space="0" w:color="auto"/>
            <w:left w:val="none" w:sz="0" w:space="0" w:color="auto"/>
            <w:bottom w:val="none" w:sz="0" w:space="0" w:color="auto"/>
            <w:right w:val="none" w:sz="0" w:space="0" w:color="auto"/>
          </w:divBdr>
        </w:div>
        <w:div w:id="1077702211">
          <w:marLeft w:val="640"/>
          <w:marRight w:val="0"/>
          <w:marTop w:val="0"/>
          <w:marBottom w:val="0"/>
          <w:divBdr>
            <w:top w:val="none" w:sz="0" w:space="0" w:color="auto"/>
            <w:left w:val="none" w:sz="0" w:space="0" w:color="auto"/>
            <w:bottom w:val="none" w:sz="0" w:space="0" w:color="auto"/>
            <w:right w:val="none" w:sz="0" w:space="0" w:color="auto"/>
          </w:divBdr>
        </w:div>
        <w:div w:id="990135511">
          <w:marLeft w:val="640"/>
          <w:marRight w:val="0"/>
          <w:marTop w:val="0"/>
          <w:marBottom w:val="0"/>
          <w:divBdr>
            <w:top w:val="none" w:sz="0" w:space="0" w:color="auto"/>
            <w:left w:val="none" w:sz="0" w:space="0" w:color="auto"/>
            <w:bottom w:val="none" w:sz="0" w:space="0" w:color="auto"/>
            <w:right w:val="none" w:sz="0" w:space="0" w:color="auto"/>
          </w:divBdr>
        </w:div>
        <w:div w:id="1439914593">
          <w:marLeft w:val="640"/>
          <w:marRight w:val="0"/>
          <w:marTop w:val="0"/>
          <w:marBottom w:val="0"/>
          <w:divBdr>
            <w:top w:val="none" w:sz="0" w:space="0" w:color="auto"/>
            <w:left w:val="none" w:sz="0" w:space="0" w:color="auto"/>
            <w:bottom w:val="none" w:sz="0" w:space="0" w:color="auto"/>
            <w:right w:val="none" w:sz="0" w:space="0" w:color="auto"/>
          </w:divBdr>
        </w:div>
        <w:div w:id="374816213">
          <w:marLeft w:val="640"/>
          <w:marRight w:val="0"/>
          <w:marTop w:val="0"/>
          <w:marBottom w:val="0"/>
          <w:divBdr>
            <w:top w:val="none" w:sz="0" w:space="0" w:color="auto"/>
            <w:left w:val="none" w:sz="0" w:space="0" w:color="auto"/>
            <w:bottom w:val="none" w:sz="0" w:space="0" w:color="auto"/>
            <w:right w:val="none" w:sz="0" w:space="0" w:color="auto"/>
          </w:divBdr>
        </w:div>
        <w:div w:id="1591814373">
          <w:marLeft w:val="640"/>
          <w:marRight w:val="0"/>
          <w:marTop w:val="0"/>
          <w:marBottom w:val="0"/>
          <w:divBdr>
            <w:top w:val="none" w:sz="0" w:space="0" w:color="auto"/>
            <w:left w:val="none" w:sz="0" w:space="0" w:color="auto"/>
            <w:bottom w:val="none" w:sz="0" w:space="0" w:color="auto"/>
            <w:right w:val="none" w:sz="0" w:space="0" w:color="auto"/>
          </w:divBdr>
        </w:div>
        <w:div w:id="1410273468">
          <w:marLeft w:val="640"/>
          <w:marRight w:val="0"/>
          <w:marTop w:val="0"/>
          <w:marBottom w:val="0"/>
          <w:divBdr>
            <w:top w:val="none" w:sz="0" w:space="0" w:color="auto"/>
            <w:left w:val="none" w:sz="0" w:space="0" w:color="auto"/>
            <w:bottom w:val="none" w:sz="0" w:space="0" w:color="auto"/>
            <w:right w:val="none" w:sz="0" w:space="0" w:color="auto"/>
          </w:divBdr>
        </w:div>
        <w:div w:id="345714247">
          <w:marLeft w:val="640"/>
          <w:marRight w:val="0"/>
          <w:marTop w:val="0"/>
          <w:marBottom w:val="0"/>
          <w:divBdr>
            <w:top w:val="none" w:sz="0" w:space="0" w:color="auto"/>
            <w:left w:val="none" w:sz="0" w:space="0" w:color="auto"/>
            <w:bottom w:val="none" w:sz="0" w:space="0" w:color="auto"/>
            <w:right w:val="none" w:sz="0" w:space="0" w:color="auto"/>
          </w:divBdr>
        </w:div>
        <w:div w:id="1756052946">
          <w:marLeft w:val="640"/>
          <w:marRight w:val="0"/>
          <w:marTop w:val="0"/>
          <w:marBottom w:val="0"/>
          <w:divBdr>
            <w:top w:val="none" w:sz="0" w:space="0" w:color="auto"/>
            <w:left w:val="none" w:sz="0" w:space="0" w:color="auto"/>
            <w:bottom w:val="none" w:sz="0" w:space="0" w:color="auto"/>
            <w:right w:val="none" w:sz="0" w:space="0" w:color="auto"/>
          </w:divBdr>
        </w:div>
        <w:div w:id="1955822204">
          <w:marLeft w:val="640"/>
          <w:marRight w:val="0"/>
          <w:marTop w:val="0"/>
          <w:marBottom w:val="0"/>
          <w:divBdr>
            <w:top w:val="none" w:sz="0" w:space="0" w:color="auto"/>
            <w:left w:val="none" w:sz="0" w:space="0" w:color="auto"/>
            <w:bottom w:val="none" w:sz="0" w:space="0" w:color="auto"/>
            <w:right w:val="none" w:sz="0" w:space="0" w:color="auto"/>
          </w:divBdr>
        </w:div>
        <w:div w:id="923299740">
          <w:marLeft w:val="640"/>
          <w:marRight w:val="0"/>
          <w:marTop w:val="0"/>
          <w:marBottom w:val="0"/>
          <w:divBdr>
            <w:top w:val="none" w:sz="0" w:space="0" w:color="auto"/>
            <w:left w:val="none" w:sz="0" w:space="0" w:color="auto"/>
            <w:bottom w:val="none" w:sz="0" w:space="0" w:color="auto"/>
            <w:right w:val="none" w:sz="0" w:space="0" w:color="auto"/>
          </w:divBdr>
        </w:div>
        <w:div w:id="1152285353">
          <w:marLeft w:val="640"/>
          <w:marRight w:val="0"/>
          <w:marTop w:val="0"/>
          <w:marBottom w:val="0"/>
          <w:divBdr>
            <w:top w:val="none" w:sz="0" w:space="0" w:color="auto"/>
            <w:left w:val="none" w:sz="0" w:space="0" w:color="auto"/>
            <w:bottom w:val="none" w:sz="0" w:space="0" w:color="auto"/>
            <w:right w:val="none" w:sz="0" w:space="0" w:color="auto"/>
          </w:divBdr>
        </w:div>
        <w:div w:id="745997817">
          <w:marLeft w:val="640"/>
          <w:marRight w:val="0"/>
          <w:marTop w:val="0"/>
          <w:marBottom w:val="0"/>
          <w:divBdr>
            <w:top w:val="none" w:sz="0" w:space="0" w:color="auto"/>
            <w:left w:val="none" w:sz="0" w:space="0" w:color="auto"/>
            <w:bottom w:val="none" w:sz="0" w:space="0" w:color="auto"/>
            <w:right w:val="none" w:sz="0" w:space="0" w:color="auto"/>
          </w:divBdr>
        </w:div>
        <w:div w:id="1638678672">
          <w:marLeft w:val="640"/>
          <w:marRight w:val="0"/>
          <w:marTop w:val="0"/>
          <w:marBottom w:val="0"/>
          <w:divBdr>
            <w:top w:val="none" w:sz="0" w:space="0" w:color="auto"/>
            <w:left w:val="none" w:sz="0" w:space="0" w:color="auto"/>
            <w:bottom w:val="none" w:sz="0" w:space="0" w:color="auto"/>
            <w:right w:val="none" w:sz="0" w:space="0" w:color="auto"/>
          </w:divBdr>
        </w:div>
        <w:div w:id="300309541">
          <w:marLeft w:val="640"/>
          <w:marRight w:val="0"/>
          <w:marTop w:val="0"/>
          <w:marBottom w:val="0"/>
          <w:divBdr>
            <w:top w:val="none" w:sz="0" w:space="0" w:color="auto"/>
            <w:left w:val="none" w:sz="0" w:space="0" w:color="auto"/>
            <w:bottom w:val="none" w:sz="0" w:space="0" w:color="auto"/>
            <w:right w:val="none" w:sz="0" w:space="0" w:color="auto"/>
          </w:divBdr>
        </w:div>
        <w:div w:id="811754221">
          <w:marLeft w:val="640"/>
          <w:marRight w:val="0"/>
          <w:marTop w:val="0"/>
          <w:marBottom w:val="0"/>
          <w:divBdr>
            <w:top w:val="none" w:sz="0" w:space="0" w:color="auto"/>
            <w:left w:val="none" w:sz="0" w:space="0" w:color="auto"/>
            <w:bottom w:val="none" w:sz="0" w:space="0" w:color="auto"/>
            <w:right w:val="none" w:sz="0" w:space="0" w:color="auto"/>
          </w:divBdr>
        </w:div>
        <w:div w:id="540018309">
          <w:marLeft w:val="640"/>
          <w:marRight w:val="0"/>
          <w:marTop w:val="0"/>
          <w:marBottom w:val="0"/>
          <w:divBdr>
            <w:top w:val="none" w:sz="0" w:space="0" w:color="auto"/>
            <w:left w:val="none" w:sz="0" w:space="0" w:color="auto"/>
            <w:bottom w:val="none" w:sz="0" w:space="0" w:color="auto"/>
            <w:right w:val="none" w:sz="0" w:space="0" w:color="auto"/>
          </w:divBdr>
        </w:div>
        <w:div w:id="2067491276">
          <w:marLeft w:val="640"/>
          <w:marRight w:val="0"/>
          <w:marTop w:val="0"/>
          <w:marBottom w:val="0"/>
          <w:divBdr>
            <w:top w:val="none" w:sz="0" w:space="0" w:color="auto"/>
            <w:left w:val="none" w:sz="0" w:space="0" w:color="auto"/>
            <w:bottom w:val="none" w:sz="0" w:space="0" w:color="auto"/>
            <w:right w:val="none" w:sz="0" w:space="0" w:color="auto"/>
          </w:divBdr>
        </w:div>
        <w:div w:id="1592352773">
          <w:marLeft w:val="640"/>
          <w:marRight w:val="0"/>
          <w:marTop w:val="0"/>
          <w:marBottom w:val="0"/>
          <w:divBdr>
            <w:top w:val="none" w:sz="0" w:space="0" w:color="auto"/>
            <w:left w:val="none" w:sz="0" w:space="0" w:color="auto"/>
            <w:bottom w:val="none" w:sz="0" w:space="0" w:color="auto"/>
            <w:right w:val="none" w:sz="0" w:space="0" w:color="auto"/>
          </w:divBdr>
        </w:div>
      </w:divsChild>
    </w:div>
    <w:div w:id="1553689830">
      <w:bodyDiv w:val="1"/>
      <w:marLeft w:val="0"/>
      <w:marRight w:val="0"/>
      <w:marTop w:val="0"/>
      <w:marBottom w:val="0"/>
      <w:divBdr>
        <w:top w:val="none" w:sz="0" w:space="0" w:color="auto"/>
        <w:left w:val="none" w:sz="0" w:space="0" w:color="auto"/>
        <w:bottom w:val="none" w:sz="0" w:space="0" w:color="auto"/>
        <w:right w:val="none" w:sz="0" w:space="0" w:color="auto"/>
      </w:divBdr>
      <w:divsChild>
        <w:div w:id="1049261088">
          <w:marLeft w:val="640"/>
          <w:marRight w:val="0"/>
          <w:marTop w:val="0"/>
          <w:marBottom w:val="0"/>
          <w:divBdr>
            <w:top w:val="none" w:sz="0" w:space="0" w:color="auto"/>
            <w:left w:val="none" w:sz="0" w:space="0" w:color="auto"/>
            <w:bottom w:val="none" w:sz="0" w:space="0" w:color="auto"/>
            <w:right w:val="none" w:sz="0" w:space="0" w:color="auto"/>
          </w:divBdr>
        </w:div>
        <w:div w:id="1739592404">
          <w:marLeft w:val="640"/>
          <w:marRight w:val="0"/>
          <w:marTop w:val="0"/>
          <w:marBottom w:val="0"/>
          <w:divBdr>
            <w:top w:val="none" w:sz="0" w:space="0" w:color="auto"/>
            <w:left w:val="none" w:sz="0" w:space="0" w:color="auto"/>
            <w:bottom w:val="none" w:sz="0" w:space="0" w:color="auto"/>
            <w:right w:val="none" w:sz="0" w:space="0" w:color="auto"/>
          </w:divBdr>
        </w:div>
        <w:div w:id="2021929035">
          <w:marLeft w:val="640"/>
          <w:marRight w:val="0"/>
          <w:marTop w:val="0"/>
          <w:marBottom w:val="0"/>
          <w:divBdr>
            <w:top w:val="none" w:sz="0" w:space="0" w:color="auto"/>
            <w:left w:val="none" w:sz="0" w:space="0" w:color="auto"/>
            <w:bottom w:val="none" w:sz="0" w:space="0" w:color="auto"/>
            <w:right w:val="none" w:sz="0" w:space="0" w:color="auto"/>
          </w:divBdr>
        </w:div>
        <w:div w:id="1598053832">
          <w:marLeft w:val="640"/>
          <w:marRight w:val="0"/>
          <w:marTop w:val="0"/>
          <w:marBottom w:val="0"/>
          <w:divBdr>
            <w:top w:val="none" w:sz="0" w:space="0" w:color="auto"/>
            <w:left w:val="none" w:sz="0" w:space="0" w:color="auto"/>
            <w:bottom w:val="none" w:sz="0" w:space="0" w:color="auto"/>
            <w:right w:val="none" w:sz="0" w:space="0" w:color="auto"/>
          </w:divBdr>
        </w:div>
        <w:div w:id="1703480036">
          <w:marLeft w:val="640"/>
          <w:marRight w:val="0"/>
          <w:marTop w:val="0"/>
          <w:marBottom w:val="0"/>
          <w:divBdr>
            <w:top w:val="none" w:sz="0" w:space="0" w:color="auto"/>
            <w:left w:val="none" w:sz="0" w:space="0" w:color="auto"/>
            <w:bottom w:val="none" w:sz="0" w:space="0" w:color="auto"/>
            <w:right w:val="none" w:sz="0" w:space="0" w:color="auto"/>
          </w:divBdr>
        </w:div>
        <w:div w:id="1622493706">
          <w:marLeft w:val="640"/>
          <w:marRight w:val="0"/>
          <w:marTop w:val="0"/>
          <w:marBottom w:val="0"/>
          <w:divBdr>
            <w:top w:val="none" w:sz="0" w:space="0" w:color="auto"/>
            <w:left w:val="none" w:sz="0" w:space="0" w:color="auto"/>
            <w:bottom w:val="none" w:sz="0" w:space="0" w:color="auto"/>
            <w:right w:val="none" w:sz="0" w:space="0" w:color="auto"/>
          </w:divBdr>
        </w:div>
        <w:div w:id="1708218333">
          <w:marLeft w:val="640"/>
          <w:marRight w:val="0"/>
          <w:marTop w:val="0"/>
          <w:marBottom w:val="0"/>
          <w:divBdr>
            <w:top w:val="none" w:sz="0" w:space="0" w:color="auto"/>
            <w:left w:val="none" w:sz="0" w:space="0" w:color="auto"/>
            <w:bottom w:val="none" w:sz="0" w:space="0" w:color="auto"/>
            <w:right w:val="none" w:sz="0" w:space="0" w:color="auto"/>
          </w:divBdr>
        </w:div>
        <w:div w:id="153572520">
          <w:marLeft w:val="640"/>
          <w:marRight w:val="0"/>
          <w:marTop w:val="0"/>
          <w:marBottom w:val="0"/>
          <w:divBdr>
            <w:top w:val="none" w:sz="0" w:space="0" w:color="auto"/>
            <w:left w:val="none" w:sz="0" w:space="0" w:color="auto"/>
            <w:bottom w:val="none" w:sz="0" w:space="0" w:color="auto"/>
            <w:right w:val="none" w:sz="0" w:space="0" w:color="auto"/>
          </w:divBdr>
        </w:div>
        <w:div w:id="1301181215">
          <w:marLeft w:val="640"/>
          <w:marRight w:val="0"/>
          <w:marTop w:val="0"/>
          <w:marBottom w:val="0"/>
          <w:divBdr>
            <w:top w:val="none" w:sz="0" w:space="0" w:color="auto"/>
            <w:left w:val="none" w:sz="0" w:space="0" w:color="auto"/>
            <w:bottom w:val="none" w:sz="0" w:space="0" w:color="auto"/>
            <w:right w:val="none" w:sz="0" w:space="0" w:color="auto"/>
          </w:divBdr>
        </w:div>
        <w:div w:id="1718385372">
          <w:marLeft w:val="640"/>
          <w:marRight w:val="0"/>
          <w:marTop w:val="0"/>
          <w:marBottom w:val="0"/>
          <w:divBdr>
            <w:top w:val="none" w:sz="0" w:space="0" w:color="auto"/>
            <w:left w:val="none" w:sz="0" w:space="0" w:color="auto"/>
            <w:bottom w:val="none" w:sz="0" w:space="0" w:color="auto"/>
            <w:right w:val="none" w:sz="0" w:space="0" w:color="auto"/>
          </w:divBdr>
        </w:div>
        <w:div w:id="1621187876">
          <w:marLeft w:val="640"/>
          <w:marRight w:val="0"/>
          <w:marTop w:val="0"/>
          <w:marBottom w:val="0"/>
          <w:divBdr>
            <w:top w:val="none" w:sz="0" w:space="0" w:color="auto"/>
            <w:left w:val="none" w:sz="0" w:space="0" w:color="auto"/>
            <w:bottom w:val="none" w:sz="0" w:space="0" w:color="auto"/>
            <w:right w:val="none" w:sz="0" w:space="0" w:color="auto"/>
          </w:divBdr>
        </w:div>
        <w:div w:id="380440592">
          <w:marLeft w:val="640"/>
          <w:marRight w:val="0"/>
          <w:marTop w:val="0"/>
          <w:marBottom w:val="0"/>
          <w:divBdr>
            <w:top w:val="none" w:sz="0" w:space="0" w:color="auto"/>
            <w:left w:val="none" w:sz="0" w:space="0" w:color="auto"/>
            <w:bottom w:val="none" w:sz="0" w:space="0" w:color="auto"/>
            <w:right w:val="none" w:sz="0" w:space="0" w:color="auto"/>
          </w:divBdr>
        </w:div>
        <w:div w:id="1206528603">
          <w:marLeft w:val="640"/>
          <w:marRight w:val="0"/>
          <w:marTop w:val="0"/>
          <w:marBottom w:val="0"/>
          <w:divBdr>
            <w:top w:val="none" w:sz="0" w:space="0" w:color="auto"/>
            <w:left w:val="none" w:sz="0" w:space="0" w:color="auto"/>
            <w:bottom w:val="none" w:sz="0" w:space="0" w:color="auto"/>
            <w:right w:val="none" w:sz="0" w:space="0" w:color="auto"/>
          </w:divBdr>
        </w:div>
        <w:div w:id="1503936443">
          <w:marLeft w:val="640"/>
          <w:marRight w:val="0"/>
          <w:marTop w:val="0"/>
          <w:marBottom w:val="0"/>
          <w:divBdr>
            <w:top w:val="none" w:sz="0" w:space="0" w:color="auto"/>
            <w:left w:val="none" w:sz="0" w:space="0" w:color="auto"/>
            <w:bottom w:val="none" w:sz="0" w:space="0" w:color="auto"/>
            <w:right w:val="none" w:sz="0" w:space="0" w:color="auto"/>
          </w:divBdr>
        </w:div>
        <w:div w:id="1392728578">
          <w:marLeft w:val="640"/>
          <w:marRight w:val="0"/>
          <w:marTop w:val="0"/>
          <w:marBottom w:val="0"/>
          <w:divBdr>
            <w:top w:val="none" w:sz="0" w:space="0" w:color="auto"/>
            <w:left w:val="none" w:sz="0" w:space="0" w:color="auto"/>
            <w:bottom w:val="none" w:sz="0" w:space="0" w:color="auto"/>
            <w:right w:val="none" w:sz="0" w:space="0" w:color="auto"/>
          </w:divBdr>
        </w:div>
        <w:div w:id="1734043087">
          <w:marLeft w:val="640"/>
          <w:marRight w:val="0"/>
          <w:marTop w:val="0"/>
          <w:marBottom w:val="0"/>
          <w:divBdr>
            <w:top w:val="none" w:sz="0" w:space="0" w:color="auto"/>
            <w:left w:val="none" w:sz="0" w:space="0" w:color="auto"/>
            <w:bottom w:val="none" w:sz="0" w:space="0" w:color="auto"/>
            <w:right w:val="none" w:sz="0" w:space="0" w:color="auto"/>
          </w:divBdr>
        </w:div>
        <w:div w:id="1221791578">
          <w:marLeft w:val="640"/>
          <w:marRight w:val="0"/>
          <w:marTop w:val="0"/>
          <w:marBottom w:val="0"/>
          <w:divBdr>
            <w:top w:val="none" w:sz="0" w:space="0" w:color="auto"/>
            <w:left w:val="none" w:sz="0" w:space="0" w:color="auto"/>
            <w:bottom w:val="none" w:sz="0" w:space="0" w:color="auto"/>
            <w:right w:val="none" w:sz="0" w:space="0" w:color="auto"/>
          </w:divBdr>
        </w:div>
        <w:div w:id="1365793037">
          <w:marLeft w:val="640"/>
          <w:marRight w:val="0"/>
          <w:marTop w:val="0"/>
          <w:marBottom w:val="0"/>
          <w:divBdr>
            <w:top w:val="none" w:sz="0" w:space="0" w:color="auto"/>
            <w:left w:val="none" w:sz="0" w:space="0" w:color="auto"/>
            <w:bottom w:val="none" w:sz="0" w:space="0" w:color="auto"/>
            <w:right w:val="none" w:sz="0" w:space="0" w:color="auto"/>
          </w:divBdr>
        </w:div>
        <w:div w:id="1311405381">
          <w:marLeft w:val="640"/>
          <w:marRight w:val="0"/>
          <w:marTop w:val="0"/>
          <w:marBottom w:val="0"/>
          <w:divBdr>
            <w:top w:val="none" w:sz="0" w:space="0" w:color="auto"/>
            <w:left w:val="none" w:sz="0" w:space="0" w:color="auto"/>
            <w:bottom w:val="none" w:sz="0" w:space="0" w:color="auto"/>
            <w:right w:val="none" w:sz="0" w:space="0" w:color="auto"/>
          </w:divBdr>
        </w:div>
        <w:div w:id="706100635">
          <w:marLeft w:val="640"/>
          <w:marRight w:val="0"/>
          <w:marTop w:val="0"/>
          <w:marBottom w:val="0"/>
          <w:divBdr>
            <w:top w:val="none" w:sz="0" w:space="0" w:color="auto"/>
            <w:left w:val="none" w:sz="0" w:space="0" w:color="auto"/>
            <w:bottom w:val="none" w:sz="0" w:space="0" w:color="auto"/>
            <w:right w:val="none" w:sz="0" w:space="0" w:color="auto"/>
          </w:divBdr>
        </w:div>
        <w:div w:id="975912369">
          <w:marLeft w:val="640"/>
          <w:marRight w:val="0"/>
          <w:marTop w:val="0"/>
          <w:marBottom w:val="0"/>
          <w:divBdr>
            <w:top w:val="none" w:sz="0" w:space="0" w:color="auto"/>
            <w:left w:val="none" w:sz="0" w:space="0" w:color="auto"/>
            <w:bottom w:val="none" w:sz="0" w:space="0" w:color="auto"/>
            <w:right w:val="none" w:sz="0" w:space="0" w:color="auto"/>
          </w:divBdr>
        </w:div>
        <w:div w:id="938683678">
          <w:marLeft w:val="640"/>
          <w:marRight w:val="0"/>
          <w:marTop w:val="0"/>
          <w:marBottom w:val="0"/>
          <w:divBdr>
            <w:top w:val="none" w:sz="0" w:space="0" w:color="auto"/>
            <w:left w:val="none" w:sz="0" w:space="0" w:color="auto"/>
            <w:bottom w:val="none" w:sz="0" w:space="0" w:color="auto"/>
            <w:right w:val="none" w:sz="0" w:space="0" w:color="auto"/>
          </w:divBdr>
        </w:div>
        <w:div w:id="1520196006">
          <w:marLeft w:val="640"/>
          <w:marRight w:val="0"/>
          <w:marTop w:val="0"/>
          <w:marBottom w:val="0"/>
          <w:divBdr>
            <w:top w:val="none" w:sz="0" w:space="0" w:color="auto"/>
            <w:left w:val="none" w:sz="0" w:space="0" w:color="auto"/>
            <w:bottom w:val="none" w:sz="0" w:space="0" w:color="auto"/>
            <w:right w:val="none" w:sz="0" w:space="0" w:color="auto"/>
          </w:divBdr>
        </w:div>
        <w:div w:id="1754398810">
          <w:marLeft w:val="640"/>
          <w:marRight w:val="0"/>
          <w:marTop w:val="0"/>
          <w:marBottom w:val="0"/>
          <w:divBdr>
            <w:top w:val="none" w:sz="0" w:space="0" w:color="auto"/>
            <w:left w:val="none" w:sz="0" w:space="0" w:color="auto"/>
            <w:bottom w:val="none" w:sz="0" w:space="0" w:color="auto"/>
            <w:right w:val="none" w:sz="0" w:space="0" w:color="auto"/>
          </w:divBdr>
        </w:div>
        <w:div w:id="1626547486">
          <w:marLeft w:val="640"/>
          <w:marRight w:val="0"/>
          <w:marTop w:val="0"/>
          <w:marBottom w:val="0"/>
          <w:divBdr>
            <w:top w:val="none" w:sz="0" w:space="0" w:color="auto"/>
            <w:left w:val="none" w:sz="0" w:space="0" w:color="auto"/>
            <w:bottom w:val="none" w:sz="0" w:space="0" w:color="auto"/>
            <w:right w:val="none" w:sz="0" w:space="0" w:color="auto"/>
          </w:divBdr>
        </w:div>
        <w:div w:id="2016691094">
          <w:marLeft w:val="640"/>
          <w:marRight w:val="0"/>
          <w:marTop w:val="0"/>
          <w:marBottom w:val="0"/>
          <w:divBdr>
            <w:top w:val="none" w:sz="0" w:space="0" w:color="auto"/>
            <w:left w:val="none" w:sz="0" w:space="0" w:color="auto"/>
            <w:bottom w:val="none" w:sz="0" w:space="0" w:color="auto"/>
            <w:right w:val="none" w:sz="0" w:space="0" w:color="auto"/>
          </w:divBdr>
        </w:div>
        <w:div w:id="1255284846">
          <w:marLeft w:val="640"/>
          <w:marRight w:val="0"/>
          <w:marTop w:val="0"/>
          <w:marBottom w:val="0"/>
          <w:divBdr>
            <w:top w:val="none" w:sz="0" w:space="0" w:color="auto"/>
            <w:left w:val="none" w:sz="0" w:space="0" w:color="auto"/>
            <w:bottom w:val="none" w:sz="0" w:space="0" w:color="auto"/>
            <w:right w:val="none" w:sz="0" w:space="0" w:color="auto"/>
          </w:divBdr>
        </w:div>
        <w:div w:id="518662260">
          <w:marLeft w:val="640"/>
          <w:marRight w:val="0"/>
          <w:marTop w:val="0"/>
          <w:marBottom w:val="0"/>
          <w:divBdr>
            <w:top w:val="none" w:sz="0" w:space="0" w:color="auto"/>
            <w:left w:val="none" w:sz="0" w:space="0" w:color="auto"/>
            <w:bottom w:val="none" w:sz="0" w:space="0" w:color="auto"/>
            <w:right w:val="none" w:sz="0" w:space="0" w:color="auto"/>
          </w:divBdr>
        </w:div>
        <w:div w:id="748697531">
          <w:marLeft w:val="640"/>
          <w:marRight w:val="0"/>
          <w:marTop w:val="0"/>
          <w:marBottom w:val="0"/>
          <w:divBdr>
            <w:top w:val="none" w:sz="0" w:space="0" w:color="auto"/>
            <w:left w:val="none" w:sz="0" w:space="0" w:color="auto"/>
            <w:bottom w:val="none" w:sz="0" w:space="0" w:color="auto"/>
            <w:right w:val="none" w:sz="0" w:space="0" w:color="auto"/>
          </w:divBdr>
        </w:div>
        <w:div w:id="1872912373">
          <w:marLeft w:val="640"/>
          <w:marRight w:val="0"/>
          <w:marTop w:val="0"/>
          <w:marBottom w:val="0"/>
          <w:divBdr>
            <w:top w:val="none" w:sz="0" w:space="0" w:color="auto"/>
            <w:left w:val="none" w:sz="0" w:space="0" w:color="auto"/>
            <w:bottom w:val="none" w:sz="0" w:space="0" w:color="auto"/>
            <w:right w:val="none" w:sz="0" w:space="0" w:color="auto"/>
          </w:divBdr>
        </w:div>
        <w:div w:id="851065288">
          <w:marLeft w:val="640"/>
          <w:marRight w:val="0"/>
          <w:marTop w:val="0"/>
          <w:marBottom w:val="0"/>
          <w:divBdr>
            <w:top w:val="none" w:sz="0" w:space="0" w:color="auto"/>
            <w:left w:val="none" w:sz="0" w:space="0" w:color="auto"/>
            <w:bottom w:val="none" w:sz="0" w:space="0" w:color="auto"/>
            <w:right w:val="none" w:sz="0" w:space="0" w:color="auto"/>
          </w:divBdr>
        </w:div>
        <w:div w:id="1554922024">
          <w:marLeft w:val="640"/>
          <w:marRight w:val="0"/>
          <w:marTop w:val="0"/>
          <w:marBottom w:val="0"/>
          <w:divBdr>
            <w:top w:val="none" w:sz="0" w:space="0" w:color="auto"/>
            <w:left w:val="none" w:sz="0" w:space="0" w:color="auto"/>
            <w:bottom w:val="none" w:sz="0" w:space="0" w:color="auto"/>
            <w:right w:val="none" w:sz="0" w:space="0" w:color="auto"/>
          </w:divBdr>
        </w:div>
        <w:div w:id="854805200">
          <w:marLeft w:val="640"/>
          <w:marRight w:val="0"/>
          <w:marTop w:val="0"/>
          <w:marBottom w:val="0"/>
          <w:divBdr>
            <w:top w:val="none" w:sz="0" w:space="0" w:color="auto"/>
            <w:left w:val="none" w:sz="0" w:space="0" w:color="auto"/>
            <w:bottom w:val="none" w:sz="0" w:space="0" w:color="auto"/>
            <w:right w:val="none" w:sz="0" w:space="0" w:color="auto"/>
          </w:divBdr>
        </w:div>
        <w:div w:id="110364753">
          <w:marLeft w:val="640"/>
          <w:marRight w:val="0"/>
          <w:marTop w:val="0"/>
          <w:marBottom w:val="0"/>
          <w:divBdr>
            <w:top w:val="none" w:sz="0" w:space="0" w:color="auto"/>
            <w:left w:val="none" w:sz="0" w:space="0" w:color="auto"/>
            <w:bottom w:val="none" w:sz="0" w:space="0" w:color="auto"/>
            <w:right w:val="none" w:sz="0" w:space="0" w:color="auto"/>
          </w:divBdr>
        </w:div>
        <w:div w:id="1205021637">
          <w:marLeft w:val="640"/>
          <w:marRight w:val="0"/>
          <w:marTop w:val="0"/>
          <w:marBottom w:val="0"/>
          <w:divBdr>
            <w:top w:val="none" w:sz="0" w:space="0" w:color="auto"/>
            <w:left w:val="none" w:sz="0" w:space="0" w:color="auto"/>
            <w:bottom w:val="none" w:sz="0" w:space="0" w:color="auto"/>
            <w:right w:val="none" w:sz="0" w:space="0" w:color="auto"/>
          </w:divBdr>
        </w:div>
        <w:div w:id="650330746">
          <w:marLeft w:val="640"/>
          <w:marRight w:val="0"/>
          <w:marTop w:val="0"/>
          <w:marBottom w:val="0"/>
          <w:divBdr>
            <w:top w:val="none" w:sz="0" w:space="0" w:color="auto"/>
            <w:left w:val="none" w:sz="0" w:space="0" w:color="auto"/>
            <w:bottom w:val="none" w:sz="0" w:space="0" w:color="auto"/>
            <w:right w:val="none" w:sz="0" w:space="0" w:color="auto"/>
          </w:divBdr>
        </w:div>
        <w:div w:id="705837159">
          <w:marLeft w:val="640"/>
          <w:marRight w:val="0"/>
          <w:marTop w:val="0"/>
          <w:marBottom w:val="0"/>
          <w:divBdr>
            <w:top w:val="none" w:sz="0" w:space="0" w:color="auto"/>
            <w:left w:val="none" w:sz="0" w:space="0" w:color="auto"/>
            <w:bottom w:val="none" w:sz="0" w:space="0" w:color="auto"/>
            <w:right w:val="none" w:sz="0" w:space="0" w:color="auto"/>
          </w:divBdr>
        </w:div>
        <w:div w:id="712776495">
          <w:marLeft w:val="640"/>
          <w:marRight w:val="0"/>
          <w:marTop w:val="0"/>
          <w:marBottom w:val="0"/>
          <w:divBdr>
            <w:top w:val="none" w:sz="0" w:space="0" w:color="auto"/>
            <w:left w:val="none" w:sz="0" w:space="0" w:color="auto"/>
            <w:bottom w:val="none" w:sz="0" w:space="0" w:color="auto"/>
            <w:right w:val="none" w:sz="0" w:space="0" w:color="auto"/>
          </w:divBdr>
        </w:div>
        <w:div w:id="222260319">
          <w:marLeft w:val="640"/>
          <w:marRight w:val="0"/>
          <w:marTop w:val="0"/>
          <w:marBottom w:val="0"/>
          <w:divBdr>
            <w:top w:val="none" w:sz="0" w:space="0" w:color="auto"/>
            <w:left w:val="none" w:sz="0" w:space="0" w:color="auto"/>
            <w:bottom w:val="none" w:sz="0" w:space="0" w:color="auto"/>
            <w:right w:val="none" w:sz="0" w:space="0" w:color="auto"/>
          </w:divBdr>
        </w:div>
        <w:div w:id="283538151">
          <w:marLeft w:val="640"/>
          <w:marRight w:val="0"/>
          <w:marTop w:val="0"/>
          <w:marBottom w:val="0"/>
          <w:divBdr>
            <w:top w:val="none" w:sz="0" w:space="0" w:color="auto"/>
            <w:left w:val="none" w:sz="0" w:space="0" w:color="auto"/>
            <w:bottom w:val="none" w:sz="0" w:space="0" w:color="auto"/>
            <w:right w:val="none" w:sz="0" w:space="0" w:color="auto"/>
          </w:divBdr>
        </w:div>
        <w:div w:id="2013603830">
          <w:marLeft w:val="640"/>
          <w:marRight w:val="0"/>
          <w:marTop w:val="0"/>
          <w:marBottom w:val="0"/>
          <w:divBdr>
            <w:top w:val="none" w:sz="0" w:space="0" w:color="auto"/>
            <w:left w:val="none" w:sz="0" w:space="0" w:color="auto"/>
            <w:bottom w:val="none" w:sz="0" w:space="0" w:color="auto"/>
            <w:right w:val="none" w:sz="0" w:space="0" w:color="auto"/>
          </w:divBdr>
        </w:div>
        <w:div w:id="1155027309">
          <w:marLeft w:val="640"/>
          <w:marRight w:val="0"/>
          <w:marTop w:val="0"/>
          <w:marBottom w:val="0"/>
          <w:divBdr>
            <w:top w:val="none" w:sz="0" w:space="0" w:color="auto"/>
            <w:left w:val="none" w:sz="0" w:space="0" w:color="auto"/>
            <w:bottom w:val="none" w:sz="0" w:space="0" w:color="auto"/>
            <w:right w:val="none" w:sz="0" w:space="0" w:color="auto"/>
          </w:divBdr>
        </w:div>
        <w:div w:id="1627663286">
          <w:marLeft w:val="640"/>
          <w:marRight w:val="0"/>
          <w:marTop w:val="0"/>
          <w:marBottom w:val="0"/>
          <w:divBdr>
            <w:top w:val="none" w:sz="0" w:space="0" w:color="auto"/>
            <w:left w:val="none" w:sz="0" w:space="0" w:color="auto"/>
            <w:bottom w:val="none" w:sz="0" w:space="0" w:color="auto"/>
            <w:right w:val="none" w:sz="0" w:space="0" w:color="auto"/>
          </w:divBdr>
        </w:div>
        <w:div w:id="1275862915">
          <w:marLeft w:val="640"/>
          <w:marRight w:val="0"/>
          <w:marTop w:val="0"/>
          <w:marBottom w:val="0"/>
          <w:divBdr>
            <w:top w:val="none" w:sz="0" w:space="0" w:color="auto"/>
            <w:left w:val="none" w:sz="0" w:space="0" w:color="auto"/>
            <w:bottom w:val="none" w:sz="0" w:space="0" w:color="auto"/>
            <w:right w:val="none" w:sz="0" w:space="0" w:color="auto"/>
          </w:divBdr>
        </w:div>
      </w:divsChild>
    </w:div>
    <w:div w:id="1558663953">
      <w:bodyDiv w:val="1"/>
      <w:marLeft w:val="0"/>
      <w:marRight w:val="0"/>
      <w:marTop w:val="0"/>
      <w:marBottom w:val="0"/>
      <w:divBdr>
        <w:top w:val="none" w:sz="0" w:space="0" w:color="auto"/>
        <w:left w:val="none" w:sz="0" w:space="0" w:color="auto"/>
        <w:bottom w:val="none" w:sz="0" w:space="0" w:color="auto"/>
        <w:right w:val="none" w:sz="0" w:space="0" w:color="auto"/>
      </w:divBdr>
      <w:divsChild>
        <w:div w:id="433017408">
          <w:marLeft w:val="640"/>
          <w:marRight w:val="0"/>
          <w:marTop w:val="0"/>
          <w:marBottom w:val="0"/>
          <w:divBdr>
            <w:top w:val="none" w:sz="0" w:space="0" w:color="auto"/>
            <w:left w:val="none" w:sz="0" w:space="0" w:color="auto"/>
            <w:bottom w:val="none" w:sz="0" w:space="0" w:color="auto"/>
            <w:right w:val="none" w:sz="0" w:space="0" w:color="auto"/>
          </w:divBdr>
        </w:div>
        <w:div w:id="1892572933">
          <w:marLeft w:val="640"/>
          <w:marRight w:val="0"/>
          <w:marTop w:val="0"/>
          <w:marBottom w:val="0"/>
          <w:divBdr>
            <w:top w:val="none" w:sz="0" w:space="0" w:color="auto"/>
            <w:left w:val="none" w:sz="0" w:space="0" w:color="auto"/>
            <w:bottom w:val="none" w:sz="0" w:space="0" w:color="auto"/>
            <w:right w:val="none" w:sz="0" w:space="0" w:color="auto"/>
          </w:divBdr>
        </w:div>
        <w:div w:id="1575624093">
          <w:marLeft w:val="640"/>
          <w:marRight w:val="0"/>
          <w:marTop w:val="0"/>
          <w:marBottom w:val="0"/>
          <w:divBdr>
            <w:top w:val="none" w:sz="0" w:space="0" w:color="auto"/>
            <w:left w:val="none" w:sz="0" w:space="0" w:color="auto"/>
            <w:bottom w:val="none" w:sz="0" w:space="0" w:color="auto"/>
            <w:right w:val="none" w:sz="0" w:space="0" w:color="auto"/>
          </w:divBdr>
        </w:div>
        <w:div w:id="96800926">
          <w:marLeft w:val="640"/>
          <w:marRight w:val="0"/>
          <w:marTop w:val="0"/>
          <w:marBottom w:val="0"/>
          <w:divBdr>
            <w:top w:val="none" w:sz="0" w:space="0" w:color="auto"/>
            <w:left w:val="none" w:sz="0" w:space="0" w:color="auto"/>
            <w:bottom w:val="none" w:sz="0" w:space="0" w:color="auto"/>
            <w:right w:val="none" w:sz="0" w:space="0" w:color="auto"/>
          </w:divBdr>
        </w:div>
        <w:div w:id="1485244882">
          <w:marLeft w:val="640"/>
          <w:marRight w:val="0"/>
          <w:marTop w:val="0"/>
          <w:marBottom w:val="0"/>
          <w:divBdr>
            <w:top w:val="none" w:sz="0" w:space="0" w:color="auto"/>
            <w:left w:val="none" w:sz="0" w:space="0" w:color="auto"/>
            <w:bottom w:val="none" w:sz="0" w:space="0" w:color="auto"/>
            <w:right w:val="none" w:sz="0" w:space="0" w:color="auto"/>
          </w:divBdr>
        </w:div>
        <w:div w:id="432556505">
          <w:marLeft w:val="640"/>
          <w:marRight w:val="0"/>
          <w:marTop w:val="0"/>
          <w:marBottom w:val="0"/>
          <w:divBdr>
            <w:top w:val="none" w:sz="0" w:space="0" w:color="auto"/>
            <w:left w:val="none" w:sz="0" w:space="0" w:color="auto"/>
            <w:bottom w:val="none" w:sz="0" w:space="0" w:color="auto"/>
            <w:right w:val="none" w:sz="0" w:space="0" w:color="auto"/>
          </w:divBdr>
        </w:div>
        <w:div w:id="264777431">
          <w:marLeft w:val="640"/>
          <w:marRight w:val="0"/>
          <w:marTop w:val="0"/>
          <w:marBottom w:val="0"/>
          <w:divBdr>
            <w:top w:val="none" w:sz="0" w:space="0" w:color="auto"/>
            <w:left w:val="none" w:sz="0" w:space="0" w:color="auto"/>
            <w:bottom w:val="none" w:sz="0" w:space="0" w:color="auto"/>
            <w:right w:val="none" w:sz="0" w:space="0" w:color="auto"/>
          </w:divBdr>
        </w:div>
        <w:div w:id="956528138">
          <w:marLeft w:val="640"/>
          <w:marRight w:val="0"/>
          <w:marTop w:val="0"/>
          <w:marBottom w:val="0"/>
          <w:divBdr>
            <w:top w:val="none" w:sz="0" w:space="0" w:color="auto"/>
            <w:left w:val="none" w:sz="0" w:space="0" w:color="auto"/>
            <w:bottom w:val="none" w:sz="0" w:space="0" w:color="auto"/>
            <w:right w:val="none" w:sz="0" w:space="0" w:color="auto"/>
          </w:divBdr>
        </w:div>
        <w:div w:id="494800826">
          <w:marLeft w:val="640"/>
          <w:marRight w:val="0"/>
          <w:marTop w:val="0"/>
          <w:marBottom w:val="0"/>
          <w:divBdr>
            <w:top w:val="none" w:sz="0" w:space="0" w:color="auto"/>
            <w:left w:val="none" w:sz="0" w:space="0" w:color="auto"/>
            <w:bottom w:val="none" w:sz="0" w:space="0" w:color="auto"/>
            <w:right w:val="none" w:sz="0" w:space="0" w:color="auto"/>
          </w:divBdr>
        </w:div>
        <w:div w:id="334378227">
          <w:marLeft w:val="640"/>
          <w:marRight w:val="0"/>
          <w:marTop w:val="0"/>
          <w:marBottom w:val="0"/>
          <w:divBdr>
            <w:top w:val="none" w:sz="0" w:space="0" w:color="auto"/>
            <w:left w:val="none" w:sz="0" w:space="0" w:color="auto"/>
            <w:bottom w:val="none" w:sz="0" w:space="0" w:color="auto"/>
            <w:right w:val="none" w:sz="0" w:space="0" w:color="auto"/>
          </w:divBdr>
        </w:div>
        <w:div w:id="1028291525">
          <w:marLeft w:val="640"/>
          <w:marRight w:val="0"/>
          <w:marTop w:val="0"/>
          <w:marBottom w:val="0"/>
          <w:divBdr>
            <w:top w:val="none" w:sz="0" w:space="0" w:color="auto"/>
            <w:left w:val="none" w:sz="0" w:space="0" w:color="auto"/>
            <w:bottom w:val="none" w:sz="0" w:space="0" w:color="auto"/>
            <w:right w:val="none" w:sz="0" w:space="0" w:color="auto"/>
          </w:divBdr>
        </w:div>
        <w:div w:id="1481726035">
          <w:marLeft w:val="640"/>
          <w:marRight w:val="0"/>
          <w:marTop w:val="0"/>
          <w:marBottom w:val="0"/>
          <w:divBdr>
            <w:top w:val="none" w:sz="0" w:space="0" w:color="auto"/>
            <w:left w:val="none" w:sz="0" w:space="0" w:color="auto"/>
            <w:bottom w:val="none" w:sz="0" w:space="0" w:color="auto"/>
            <w:right w:val="none" w:sz="0" w:space="0" w:color="auto"/>
          </w:divBdr>
        </w:div>
        <w:div w:id="1957789300">
          <w:marLeft w:val="640"/>
          <w:marRight w:val="0"/>
          <w:marTop w:val="0"/>
          <w:marBottom w:val="0"/>
          <w:divBdr>
            <w:top w:val="none" w:sz="0" w:space="0" w:color="auto"/>
            <w:left w:val="none" w:sz="0" w:space="0" w:color="auto"/>
            <w:bottom w:val="none" w:sz="0" w:space="0" w:color="auto"/>
            <w:right w:val="none" w:sz="0" w:space="0" w:color="auto"/>
          </w:divBdr>
        </w:div>
        <w:div w:id="171146526">
          <w:marLeft w:val="640"/>
          <w:marRight w:val="0"/>
          <w:marTop w:val="0"/>
          <w:marBottom w:val="0"/>
          <w:divBdr>
            <w:top w:val="none" w:sz="0" w:space="0" w:color="auto"/>
            <w:left w:val="none" w:sz="0" w:space="0" w:color="auto"/>
            <w:bottom w:val="none" w:sz="0" w:space="0" w:color="auto"/>
            <w:right w:val="none" w:sz="0" w:space="0" w:color="auto"/>
          </w:divBdr>
        </w:div>
        <w:div w:id="2107604713">
          <w:marLeft w:val="640"/>
          <w:marRight w:val="0"/>
          <w:marTop w:val="0"/>
          <w:marBottom w:val="0"/>
          <w:divBdr>
            <w:top w:val="none" w:sz="0" w:space="0" w:color="auto"/>
            <w:left w:val="none" w:sz="0" w:space="0" w:color="auto"/>
            <w:bottom w:val="none" w:sz="0" w:space="0" w:color="auto"/>
            <w:right w:val="none" w:sz="0" w:space="0" w:color="auto"/>
          </w:divBdr>
        </w:div>
        <w:div w:id="2126538463">
          <w:marLeft w:val="640"/>
          <w:marRight w:val="0"/>
          <w:marTop w:val="0"/>
          <w:marBottom w:val="0"/>
          <w:divBdr>
            <w:top w:val="none" w:sz="0" w:space="0" w:color="auto"/>
            <w:left w:val="none" w:sz="0" w:space="0" w:color="auto"/>
            <w:bottom w:val="none" w:sz="0" w:space="0" w:color="auto"/>
            <w:right w:val="none" w:sz="0" w:space="0" w:color="auto"/>
          </w:divBdr>
        </w:div>
        <w:div w:id="402681635">
          <w:marLeft w:val="640"/>
          <w:marRight w:val="0"/>
          <w:marTop w:val="0"/>
          <w:marBottom w:val="0"/>
          <w:divBdr>
            <w:top w:val="none" w:sz="0" w:space="0" w:color="auto"/>
            <w:left w:val="none" w:sz="0" w:space="0" w:color="auto"/>
            <w:bottom w:val="none" w:sz="0" w:space="0" w:color="auto"/>
            <w:right w:val="none" w:sz="0" w:space="0" w:color="auto"/>
          </w:divBdr>
        </w:div>
        <w:div w:id="1174343205">
          <w:marLeft w:val="640"/>
          <w:marRight w:val="0"/>
          <w:marTop w:val="0"/>
          <w:marBottom w:val="0"/>
          <w:divBdr>
            <w:top w:val="none" w:sz="0" w:space="0" w:color="auto"/>
            <w:left w:val="none" w:sz="0" w:space="0" w:color="auto"/>
            <w:bottom w:val="none" w:sz="0" w:space="0" w:color="auto"/>
            <w:right w:val="none" w:sz="0" w:space="0" w:color="auto"/>
          </w:divBdr>
        </w:div>
        <w:div w:id="512183513">
          <w:marLeft w:val="640"/>
          <w:marRight w:val="0"/>
          <w:marTop w:val="0"/>
          <w:marBottom w:val="0"/>
          <w:divBdr>
            <w:top w:val="none" w:sz="0" w:space="0" w:color="auto"/>
            <w:left w:val="none" w:sz="0" w:space="0" w:color="auto"/>
            <w:bottom w:val="none" w:sz="0" w:space="0" w:color="auto"/>
            <w:right w:val="none" w:sz="0" w:space="0" w:color="auto"/>
          </w:divBdr>
        </w:div>
        <w:div w:id="2103525938">
          <w:marLeft w:val="640"/>
          <w:marRight w:val="0"/>
          <w:marTop w:val="0"/>
          <w:marBottom w:val="0"/>
          <w:divBdr>
            <w:top w:val="none" w:sz="0" w:space="0" w:color="auto"/>
            <w:left w:val="none" w:sz="0" w:space="0" w:color="auto"/>
            <w:bottom w:val="none" w:sz="0" w:space="0" w:color="auto"/>
            <w:right w:val="none" w:sz="0" w:space="0" w:color="auto"/>
          </w:divBdr>
        </w:div>
        <w:div w:id="210313831">
          <w:marLeft w:val="640"/>
          <w:marRight w:val="0"/>
          <w:marTop w:val="0"/>
          <w:marBottom w:val="0"/>
          <w:divBdr>
            <w:top w:val="none" w:sz="0" w:space="0" w:color="auto"/>
            <w:left w:val="none" w:sz="0" w:space="0" w:color="auto"/>
            <w:bottom w:val="none" w:sz="0" w:space="0" w:color="auto"/>
            <w:right w:val="none" w:sz="0" w:space="0" w:color="auto"/>
          </w:divBdr>
        </w:div>
        <w:div w:id="1776250001">
          <w:marLeft w:val="640"/>
          <w:marRight w:val="0"/>
          <w:marTop w:val="0"/>
          <w:marBottom w:val="0"/>
          <w:divBdr>
            <w:top w:val="none" w:sz="0" w:space="0" w:color="auto"/>
            <w:left w:val="none" w:sz="0" w:space="0" w:color="auto"/>
            <w:bottom w:val="none" w:sz="0" w:space="0" w:color="auto"/>
            <w:right w:val="none" w:sz="0" w:space="0" w:color="auto"/>
          </w:divBdr>
        </w:div>
        <w:div w:id="902716210">
          <w:marLeft w:val="640"/>
          <w:marRight w:val="0"/>
          <w:marTop w:val="0"/>
          <w:marBottom w:val="0"/>
          <w:divBdr>
            <w:top w:val="none" w:sz="0" w:space="0" w:color="auto"/>
            <w:left w:val="none" w:sz="0" w:space="0" w:color="auto"/>
            <w:bottom w:val="none" w:sz="0" w:space="0" w:color="auto"/>
            <w:right w:val="none" w:sz="0" w:space="0" w:color="auto"/>
          </w:divBdr>
        </w:div>
        <w:div w:id="1130172266">
          <w:marLeft w:val="640"/>
          <w:marRight w:val="0"/>
          <w:marTop w:val="0"/>
          <w:marBottom w:val="0"/>
          <w:divBdr>
            <w:top w:val="none" w:sz="0" w:space="0" w:color="auto"/>
            <w:left w:val="none" w:sz="0" w:space="0" w:color="auto"/>
            <w:bottom w:val="none" w:sz="0" w:space="0" w:color="auto"/>
            <w:right w:val="none" w:sz="0" w:space="0" w:color="auto"/>
          </w:divBdr>
        </w:div>
        <w:div w:id="1275208782">
          <w:marLeft w:val="640"/>
          <w:marRight w:val="0"/>
          <w:marTop w:val="0"/>
          <w:marBottom w:val="0"/>
          <w:divBdr>
            <w:top w:val="none" w:sz="0" w:space="0" w:color="auto"/>
            <w:left w:val="none" w:sz="0" w:space="0" w:color="auto"/>
            <w:bottom w:val="none" w:sz="0" w:space="0" w:color="auto"/>
            <w:right w:val="none" w:sz="0" w:space="0" w:color="auto"/>
          </w:divBdr>
        </w:div>
        <w:div w:id="1984501974">
          <w:marLeft w:val="640"/>
          <w:marRight w:val="0"/>
          <w:marTop w:val="0"/>
          <w:marBottom w:val="0"/>
          <w:divBdr>
            <w:top w:val="none" w:sz="0" w:space="0" w:color="auto"/>
            <w:left w:val="none" w:sz="0" w:space="0" w:color="auto"/>
            <w:bottom w:val="none" w:sz="0" w:space="0" w:color="auto"/>
            <w:right w:val="none" w:sz="0" w:space="0" w:color="auto"/>
          </w:divBdr>
        </w:div>
        <w:div w:id="2043438305">
          <w:marLeft w:val="640"/>
          <w:marRight w:val="0"/>
          <w:marTop w:val="0"/>
          <w:marBottom w:val="0"/>
          <w:divBdr>
            <w:top w:val="none" w:sz="0" w:space="0" w:color="auto"/>
            <w:left w:val="none" w:sz="0" w:space="0" w:color="auto"/>
            <w:bottom w:val="none" w:sz="0" w:space="0" w:color="auto"/>
            <w:right w:val="none" w:sz="0" w:space="0" w:color="auto"/>
          </w:divBdr>
        </w:div>
        <w:div w:id="934287784">
          <w:marLeft w:val="640"/>
          <w:marRight w:val="0"/>
          <w:marTop w:val="0"/>
          <w:marBottom w:val="0"/>
          <w:divBdr>
            <w:top w:val="none" w:sz="0" w:space="0" w:color="auto"/>
            <w:left w:val="none" w:sz="0" w:space="0" w:color="auto"/>
            <w:bottom w:val="none" w:sz="0" w:space="0" w:color="auto"/>
            <w:right w:val="none" w:sz="0" w:space="0" w:color="auto"/>
          </w:divBdr>
        </w:div>
        <w:div w:id="1739084884">
          <w:marLeft w:val="640"/>
          <w:marRight w:val="0"/>
          <w:marTop w:val="0"/>
          <w:marBottom w:val="0"/>
          <w:divBdr>
            <w:top w:val="none" w:sz="0" w:space="0" w:color="auto"/>
            <w:left w:val="none" w:sz="0" w:space="0" w:color="auto"/>
            <w:bottom w:val="none" w:sz="0" w:space="0" w:color="auto"/>
            <w:right w:val="none" w:sz="0" w:space="0" w:color="auto"/>
          </w:divBdr>
        </w:div>
        <w:div w:id="1196960962">
          <w:marLeft w:val="640"/>
          <w:marRight w:val="0"/>
          <w:marTop w:val="0"/>
          <w:marBottom w:val="0"/>
          <w:divBdr>
            <w:top w:val="none" w:sz="0" w:space="0" w:color="auto"/>
            <w:left w:val="none" w:sz="0" w:space="0" w:color="auto"/>
            <w:bottom w:val="none" w:sz="0" w:space="0" w:color="auto"/>
            <w:right w:val="none" w:sz="0" w:space="0" w:color="auto"/>
          </w:divBdr>
        </w:div>
        <w:div w:id="2078702043">
          <w:marLeft w:val="640"/>
          <w:marRight w:val="0"/>
          <w:marTop w:val="0"/>
          <w:marBottom w:val="0"/>
          <w:divBdr>
            <w:top w:val="none" w:sz="0" w:space="0" w:color="auto"/>
            <w:left w:val="none" w:sz="0" w:space="0" w:color="auto"/>
            <w:bottom w:val="none" w:sz="0" w:space="0" w:color="auto"/>
            <w:right w:val="none" w:sz="0" w:space="0" w:color="auto"/>
          </w:divBdr>
        </w:div>
        <w:div w:id="1048607612">
          <w:marLeft w:val="640"/>
          <w:marRight w:val="0"/>
          <w:marTop w:val="0"/>
          <w:marBottom w:val="0"/>
          <w:divBdr>
            <w:top w:val="none" w:sz="0" w:space="0" w:color="auto"/>
            <w:left w:val="none" w:sz="0" w:space="0" w:color="auto"/>
            <w:bottom w:val="none" w:sz="0" w:space="0" w:color="auto"/>
            <w:right w:val="none" w:sz="0" w:space="0" w:color="auto"/>
          </w:divBdr>
        </w:div>
        <w:div w:id="1442459705">
          <w:marLeft w:val="640"/>
          <w:marRight w:val="0"/>
          <w:marTop w:val="0"/>
          <w:marBottom w:val="0"/>
          <w:divBdr>
            <w:top w:val="none" w:sz="0" w:space="0" w:color="auto"/>
            <w:left w:val="none" w:sz="0" w:space="0" w:color="auto"/>
            <w:bottom w:val="none" w:sz="0" w:space="0" w:color="auto"/>
            <w:right w:val="none" w:sz="0" w:space="0" w:color="auto"/>
          </w:divBdr>
        </w:div>
        <w:div w:id="248774779">
          <w:marLeft w:val="640"/>
          <w:marRight w:val="0"/>
          <w:marTop w:val="0"/>
          <w:marBottom w:val="0"/>
          <w:divBdr>
            <w:top w:val="none" w:sz="0" w:space="0" w:color="auto"/>
            <w:left w:val="none" w:sz="0" w:space="0" w:color="auto"/>
            <w:bottom w:val="none" w:sz="0" w:space="0" w:color="auto"/>
            <w:right w:val="none" w:sz="0" w:space="0" w:color="auto"/>
          </w:divBdr>
        </w:div>
        <w:div w:id="92362523">
          <w:marLeft w:val="640"/>
          <w:marRight w:val="0"/>
          <w:marTop w:val="0"/>
          <w:marBottom w:val="0"/>
          <w:divBdr>
            <w:top w:val="none" w:sz="0" w:space="0" w:color="auto"/>
            <w:left w:val="none" w:sz="0" w:space="0" w:color="auto"/>
            <w:bottom w:val="none" w:sz="0" w:space="0" w:color="auto"/>
            <w:right w:val="none" w:sz="0" w:space="0" w:color="auto"/>
          </w:divBdr>
        </w:div>
        <w:div w:id="1938172702">
          <w:marLeft w:val="640"/>
          <w:marRight w:val="0"/>
          <w:marTop w:val="0"/>
          <w:marBottom w:val="0"/>
          <w:divBdr>
            <w:top w:val="none" w:sz="0" w:space="0" w:color="auto"/>
            <w:left w:val="none" w:sz="0" w:space="0" w:color="auto"/>
            <w:bottom w:val="none" w:sz="0" w:space="0" w:color="auto"/>
            <w:right w:val="none" w:sz="0" w:space="0" w:color="auto"/>
          </w:divBdr>
        </w:div>
        <w:div w:id="1985963095">
          <w:marLeft w:val="640"/>
          <w:marRight w:val="0"/>
          <w:marTop w:val="0"/>
          <w:marBottom w:val="0"/>
          <w:divBdr>
            <w:top w:val="none" w:sz="0" w:space="0" w:color="auto"/>
            <w:left w:val="none" w:sz="0" w:space="0" w:color="auto"/>
            <w:bottom w:val="none" w:sz="0" w:space="0" w:color="auto"/>
            <w:right w:val="none" w:sz="0" w:space="0" w:color="auto"/>
          </w:divBdr>
        </w:div>
        <w:div w:id="146941758">
          <w:marLeft w:val="640"/>
          <w:marRight w:val="0"/>
          <w:marTop w:val="0"/>
          <w:marBottom w:val="0"/>
          <w:divBdr>
            <w:top w:val="none" w:sz="0" w:space="0" w:color="auto"/>
            <w:left w:val="none" w:sz="0" w:space="0" w:color="auto"/>
            <w:bottom w:val="none" w:sz="0" w:space="0" w:color="auto"/>
            <w:right w:val="none" w:sz="0" w:space="0" w:color="auto"/>
          </w:divBdr>
        </w:div>
        <w:div w:id="1122528992">
          <w:marLeft w:val="640"/>
          <w:marRight w:val="0"/>
          <w:marTop w:val="0"/>
          <w:marBottom w:val="0"/>
          <w:divBdr>
            <w:top w:val="none" w:sz="0" w:space="0" w:color="auto"/>
            <w:left w:val="none" w:sz="0" w:space="0" w:color="auto"/>
            <w:bottom w:val="none" w:sz="0" w:space="0" w:color="auto"/>
            <w:right w:val="none" w:sz="0" w:space="0" w:color="auto"/>
          </w:divBdr>
        </w:div>
        <w:div w:id="820805600">
          <w:marLeft w:val="640"/>
          <w:marRight w:val="0"/>
          <w:marTop w:val="0"/>
          <w:marBottom w:val="0"/>
          <w:divBdr>
            <w:top w:val="none" w:sz="0" w:space="0" w:color="auto"/>
            <w:left w:val="none" w:sz="0" w:space="0" w:color="auto"/>
            <w:bottom w:val="none" w:sz="0" w:space="0" w:color="auto"/>
            <w:right w:val="none" w:sz="0" w:space="0" w:color="auto"/>
          </w:divBdr>
        </w:div>
        <w:div w:id="467283632">
          <w:marLeft w:val="640"/>
          <w:marRight w:val="0"/>
          <w:marTop w:val="0"/>
          <w:marBottom w:val="0"/>
          <w:divBdr>
            <w:top w:val="none" w:sz="0" w:space="0" w:color="auto"/>
            <w:left w:val="none" w:sz="0" w:space="0" w:color="auto"/>
            <w:bottom w:val="none" w:sz="0" w:space="0" w:color="auto"/>
            <w:right w:val="none" w:sz="0" w:space="0" w:color="auto"/>
          </w:divBdr>
        </w:div>
        <w:div w:id="1832597416">
          <w:marLeft w:val="640"/>
          <w:marRight w:val="0"/>
          <w:marTop w:val="0"/>
          <w:marBottom w:val="0"/>
          <w:divBdr>
            <w:top w:val="none" w:sz="0" w:space="0" w:color="auto"/>
            <w:left w:val="none" w:sz="0" w:space="0" w:color="auto"/>
            <w:bottom w:val="none" w:sz="0" w:space="0" w:color="auto"/>
            <w:right w:val="none" w:sz="0" w:space="0" w:color="auto"/>
          </w:divBdr>
        </w:div>
      </w:divsChild>
    </w:div>
    <w:div w:id="1562592313">
      <w:bodyDiv w:val="1"/>
      <w:marLeft w:val="0"/>
      <w:marRight w:val="0"/>
      <w:marTop w:val="0"/>
      <w:marBottom w:val="0"/>
      <w:divBdr>
        <w:top w:val="none" w:sz="0" w:space="0" w:color="auto"/>
        <w:left w:val="none" w:sz="0" w:space="0" w:color="auto"/>
        <w:bottom w:val="none" w:sz="0" w:space="0" w:color="auto"/>
        <w:right w:val="none" w:sz="0" w:space="0" w:color="auto"/>
      </w:divBdr>
    </w:div>
    <w:div w:id="1565221011">
      <w:bodyDiv w:val="1"/>
      <w:marLeft w:val="0"/>
      <w:marRight w:val="0"/>
      <w:marTop w:val="0"/>
      <w:marBottom w:val="0"/>
      <w:divBdr>
        <w:top w:val="none" w:sz="0" w:space="0" w:color="auto"/>
        <w:left w:val="none" w:sz="0" w:space="0" w:color="auto"/>
        <w:bottom w:val="none" w:sz="0" w:space="0" w:color="auto"/>
        <w:right w:val="none" w:sz="0" w:space="0" w:color="auto"/>
      </w:divBdr>
      <w:divsChild>
        <w:div w:id="386301924">
          <w:marLeft w:val="640"/>
          <w:marRight w:val="0"/>
          <w:marTop w:val="0"/>
          <w:marBottom w:val="0"/>
          <w:divBdr>
            <w:top w:val="none" w:sz="0" w:space="0" w:color="auto"/>
            <w:left w:val="none" w:sz="0" w:space="0" w:color="auto"/>
            <w:bottom w:val="none" w:sz="0" w:space="0" w:color="auto"/>
            <w:right w:val="none" w:sz="0" w:space="0" w:color="auto"/>
          </w:divBdr>
        </w:div>
        <w:div w:id="1842773653">
          <w:marLeft w:val="640"/>
          <w:marRight w:val="0"/>
          <w:marTop w:val="0"/>
          <w:marBottom w:val="0"/>
          <w:divBdr>
            <w:top w:val="none" w:sz="0" w:space="0" w:color="auto"/>
            <w:left w:val="none" w:sz="0" w:space="0" w:color="auto"/>
            <w:bottom w:val="none" w:sz="0" w:space="0" w:color="auto"/>
            <w:right w:val="none" w:sz="0" w:space="0" w:color="auto"/>
          </w:divBdr>
        </w:div>
        <w:div w:id="94833317">
          <w:marLeft w:val="640"/>
          <w:marRight w:val="0"/>
          <w:marTop w:val="0"/>
          <w:marBottom w:val="0"/>
          <w:divBdr>
            <w:top w:val="none" w:sz="0" w:space="0" w:color="auto"/>
            <w:left w:val="none" w:sz="0" w:space="0" w:color="auto"/>
            <w:bottom w:val="none" w:sz="0" w:space="0" w:color="auto"/>
            <w:right w:val="none" w:sz="0" w:space="0" w:color="auto"/>
          </w:divBdr>
        </w:div>
        <w:div w:id="399527081">
          <w:marLeft w:val="640"/>
          <w:marRight w:val="0"/>
          <w:marTop w:val="0"/>
          <w:marBottom w:val="0"/>
          <w:divBdr>
            <w:top w:val="none" w:sz="0" w:space="0" w:color="auto"/>
            <w:left w:val="none" w:sz="0" w:space="0" w:color="auto"/>
            <w:bottom w:val="none" w:sz="0" w:space="0" w:color="auto"/>
            <w:right w:val="none" w:sz="0" w:space="0" w:color="auto"/>
          </w:divBdr>
        </w:div>
        <w:div w:id="1020351887">
          <w:marLeft w:val="640"/>
          <w:marRight w:val="0"/>
          <w:marTop w:val="0"/>
          <w:marBottom w:val="0"/>
          <w:divBdr>
            <w:top w:val="none" w:sz="0" w:space="0" w:color="auto"/>
            <w:left w:val="none" w:sz="0" w:space="0" w:color="auto"/>
            <w:bottom w:val="none" w:sz="0" w:space="0" w:color="auto"/>
            <w:right w:val="none" w:sz="0" w:space="0" w:color="auto"/>
          </w:divBdr>
        </w:div>
        <w:div w:id="1391540191">
          <w:marLeft w:val="640"/>
          <w:marRight w:val="0"/>
          <w:marTop w:val="0"/>
          <w:marBottom w:val="0"/>
          <w:divBdr>
            <w:top w:val="none" w:sz="0" w:space="0" w:color="auto"/>
            <w:left w:val="none" w:sz="0" w:space="0" w:color="auto"/>
            <w:bottom w:val="none" w:sz="0" w:space="0" w:color="auto"/>
            <w:right w:val="none" w:sz="0" w:space="0" w:color="auto"/>
          </w:divBdr>
        </w:div>
        <w:div w:id="314995336">
          <w:marLeft w:val="640"/>
          <w:marRight w:val="0"/>
          <w:marTop w:val="0"/>
          <w:marBottom w:val="0"/>
          <w:divBdr>
            <w:top w:val="none" w:sz="0" w:space="0" w:color="auto"/>
            <w:left w:val="none" w:sz="0" w:space="0" w:color="auto"/>
            <w:bottom w:val="none" w:sz="0" w:space="0" w:color="auto"/>
            <w:right w:val="none" w:sz="0" w:space="0" w:color="auto"/>
          </w:divBdr>
        </w:div>
        <w:div w:id="1466317803">
          <w:marLeft w:val="640"/>
          <w:marRight w:val="0"/>
          <w:marTop w:val="0"/>
          <w:marBottom w:val="0"/>
          <w:divBdr>
            <w:top w:val="none" w:sz="0" w:space="0" w:color="auto"/>
            <w:left w:val="none" w:sz="0" w:space="0" w:color="auto"/>
            <w:bottom w:val="none" w:sz="0" w:space="0" w:color="auto"/>
            <w:right w:val="none" w:sz="0" w:space="0" w:color="auto"/>
          </w:divBdr>
        </w:div>
        <w:div w:id="941962177">
          <w:marLeft w:val="640"/>
          <w:marRight w:val="0"/>
          <w:marTop w:val="0"/>
          <w:marBottom w:val="0"/>
          <w:divBdr>
            <w:top w:val="none" w:sz="0" w:space="0" w:color="auto"/>
            <w:left w:val="none" w:sz="0" w:space="0" w:color="auto"/>
            <w:bottom w:val="none" w:sz="0" w:space="0" w:color="auto"/>
            <w:right w:val="none" w:sz="0" w:space="0" w:color="auto"/>
          </w:divBdr>
        </w:div>
        <w:div w:id="1243444781">
          <w:marLeft w:val="640"/>
          <w:marRight w:val="0"/>
          <w:marTop w:val="0"/>
          <w:marBottom w:val="0"/>
          <w:divBdr>
            <w:top w:val="none" w:sz="0" w:space="0" w:color="auto"/>
            <w:left w:val="none" w:sz="0" w:space="0" w:color="auto"/>
            <w:bottom w:val="none" w:sz="0" w:space="0" w:color="auto"/>
            <w:right w:val="none" w:sz="0" w:space="0" w:color="auto"/>
          </w:divBdr>
        </w:div>
        <w:div w:id="844369491">
          <w:marLeft w:val="640"/>
          <w:marRight w:val="0"/>
          <w:marTop w:val="0"/>
          <w:marBottom w:val="0"/>
          <w:divBdr>
            <w:top w:val="none" w:sz="0" w:space="0" w:color="auto"/>
            <w:left w:val="none" w:sz="0" w:space="0" w:color="auto"/>
            <w:bottom w:val="none" w:sz="0" w:space="0" w:color="auto"/>
            <w:right w:val="none" w:sz="0" w:space="0" w:color="auto"/>
          </w:divBdr>
        </w:div>
        <w:div w:id="858469821">
          <w:marLeft w:val="640"/>
          <w:marRight w:val="0"/>
          <w:marTop w:val="0"/>
          <w:marBottom w:val="0"/>
          <w:divBdr>
            <w:top w:val="none" w:sz="0" w:space="0" w:color="auto"/>
            <w:left w:val="none" w:sz="0" w:space="0" w:color="auto"/>
            <w:bottom w:val="none" w:sz="0" w:space="0" w:color="auto"/>
            <w:right w:val="none" w:sz="0" w:space="0" w:color="auto"/>
          </w:divBdr>
        </w:div>
        <w:div w:id="843517643">
          <w:marLeft w:val="640"/>
          <w:marRight w:val="0"/>
          <w:marTop w:val="0"/>
          <w:marBottom w:val="0"/>
          <w:divBdr>
            <w:top w:val="none" w:sz="0" w:space="0" w:color="auto"/>
            <w:left w:val="none" w:sz="0" w:space="0" w:color="auto"/>
            <w:bottom w:val="none" w:sz="0" w:space="0" w:color="auto"/>
            <w:right w:val="none" w:sz="0" w:space="0" w:color="auto"/>
          </w:divBdr>
        </w:div>
        <w:div w:id="1677616200">
          <w:marLeft w:val="640"/>
          <w:marRight w:val="0"/>
          <w:marTop w:val="0"/>
          <w:marBottom w:val="0"/>
          <w:divBdr>
            <w:top w:val="none" w:sz="0" w:space="0" w:color="auto"/>
            <w:left w:val="none" w:sz="0" w:space="0" w:color="auto"/>
            <w:bottom w:val="none" w:sz="0" w:space="0" w:color="auto"/>
            <w:right w:val="none" w:sz="0" w:space="0" w:color="auto"/>
          </w:divBdr>
        </w:div>
        <w:div w:id="1002779342">
          <w:marLeft w:val="640"/>
          <w:marRight w:val="0"/>
          <w:marTop w:val="0"/>
          <w:marBottom w:val="0"/>
          <w:divBdr>
            <w:top w:val="none" w:sz="0" w:space="0" w:color="auto"/>
            <w:left w:val="none" w:sz="0" w:space="0" w:color="auto"/>
            <w:bottom w:val="none" w:sz="0" w:space="0" w:color="auto"/>
            <w:right w:val="none" w:sz="0" w:space="0" w:color="auto"/>
          </w:divBdr>
        </w:div>
        <w:div w:id="1607537292">
          <w:marLeft w:val="640"/>
          <w:marRight w:val="0"/>
          <w:marTop w:val="0"/>
          <w:marBottom w:val="0"/>
          <w:divBdr>
            <w:top w:val="none" w:sz="0" w:space="0" w:color="auto"/>
            <w:left w:val="none" w:sz="0" w:space="0" w:color="auto"/>
            <w:bottom w:val="none" w:sz="0" w:space="0" w:color="auto"/>
            <w:right w:val="none" w:sz="0" w:space="0" w:color="auto"/>
          </w:divBdr>
        </w:div>
        <w:div w:id="2082291256">
          <w:marLeft w:val="640"/>
          <w:marRight w:val="0"/>
          <w:marTop w:val="0"/>
          <w:marBottom w:val="0"/>
          <w:divBdr>
            <w:top w:val="none" w:sz="0" w:space="0" w:color="auto"/>
            <w:left w:val="none" w:sz="0" w:space="0" w:color="auto"/>
            <w:bottom w:val="none" w:sz="0" w:space="0" w:color="auto"/>
            <w:right w:val="none" w:sz="0" w:space="0" w:color="auto"/>
          </w:divBdr>
        </w:div>
        <w:div w:id="2131439164">
          <w:marLeft w:val="640"/>
          <w:marRight w:val="0"/>
          <w:marTop w:val="0"/>
          <w:marBottom w:val="0"/>
          <w:divBdr>
            <w:top w:val="none" w:sz="0" w:space="0" w:color="auto"/>
            <w:left w:val="none" w:sz="0" w:space="0" w:color="auto"/>
            <w:bottom w:val="none" w:sz="0" w:space="0" w:color="auto"/>
            <w:right w:val="none" w:sz="0" w:space="0" w:color="auto"/>
          </w:divBdr>
        </w:div>
        <w:div w:id="62415425">
          <w:marLeft w:val="640"/>
          <w:marRight w:val="0"/>
          <w:marTop w:val="0"/>
          <w:marBottom w:val="0"/>
          <w:divBdr>
            <w:top w:val="none" w:sz="0" w:space="0" w:color="auto"/>
            <w:left w:val="none" w:sz="0" w:space="0" w:color="auto"/>
            <w:bottom w:val="none" w:sz="0" w:space="0" w:color="auto"/>
            <w:right w:val="none" w:sz="0" w:space="0" w:color="auto"/>
          </w:divBdr>
        </w:div>
        <w:div w:id="1973434923">
          <w:marLeft w:val="640"/>
          <w:marRight w:val="0"/>
          <w:marTop w:val="0"/>
          <w:marBottom w:val="0"/>
          <w:divBdr>
            <w:top w:val="none" w:sz="0" w:space="0" w:color="auto"/>
            <w:left w:val="none" w:sz="0" w:space="0" w:color="auto"/>
            <w:bottom w:val="none" w:sz="0" w:space="0" w:color="auto"/>
            <w:right w:val="none" w:sz="0" w:space="0" w:color="auto"/>
          </w:divBdr>
        </w:div>
        <w:div w:id="1266697070">
          <w:marLeft w:val="640"/>
          <w:marRight w:val="0"/>
          <w:marTop w:val="0"/>
          <w:marBottom w:val="0"/>
          <w:divBdr>
            <w:top w:val="none" w:sz="0" w:space="0" w:color="auto"/>
            <w:left w:val="none" w:sz="0" w:space="0" w:color="auto"/>
            <w:bottom w:val="none" w:sz="0" w:space="0" w:color="auto"/>
            <w:right w:val="none" w:sz="0" w:space="0" w:color="auto"/>
          </w:divBdr>
        </w:div>
        <w:div w:id="1888370789">
          <w:marLeft w:val="640"/>
          <w:marRight w:val="0"/>
          <w:marTop w:val="0"/>
          <w:marBottom w:val="0"/>
          <w:divBdr>
            <w:top w:val="none" w:sz="0" w:space="0" w:color="auto"/>
            <w:left w:val="none" w:sz="0" w:space="0" w:color="auto"/>
            <w:bottom w:val="none" w:sz="0" w:space="0" w:color="auto"/>
            <w:right w:val="none" w:sz="0" w:space="0" w:color="auto"/>
          </w:divBdr>
        </w:div>
        <w:div w:id="254097693">
          <w:marLeft w:val="640"/>
          <w:marRight w:val="0"/>
          <w:marTop w:val="0"/>
          <w:marBottom w:val="0"/>
          <w:divBdr>
            <w:top w:val="none" w:sz="0" w:space="0" w:color="auto"/>
            <w:left w:val="none" w:sz="0" w:space="0" w:color="auto"/>
            <w:bottom w:val="none" w:sz="0" w:space="0" w:color="auto"/>
            <w:right w:val="none" w:sz="0" w:space="0" w:color="auto"/>
          </w:divBdr>
        </w:div>
        <w:div w:id="880551539">
          <w:marLeft w:val="640"/>
          <w:marRight w:val="0"/>
          <w:marTop w:val="0"/>
          <w:marBottom w:val="0"/>
          <w:divBdr>
            <w:top w:val="none" w:sz="0" w:space="0" w:color="auto"/>
            <w:left w:val="none" w:sz="0" w:space="0" w:color="auto"/>
            <w:bottom w:val="none" w:sz="0" w:space="0" w:color="auto"/>
            <w:right w:val="none" w:sz="0" w:space="0" w:color="auto"/>
          </w:divBdr>
        </w:div>
        <w:div w:id="1366061636">
          <w:marLeft w:val="640"/>
          <w:marRight w:val="0"/>
          <w:marTop w:val="0"/>
          <w:marBottom w:val="0"/>
          <w:divBdr>
            <w:top w:val="none" w:sz="0" w:space="0" w:color="auto"/>
            <w:left w:val="none" w:sz="0" w:space="0" w:color="auto"/>
            <w:bottom w:val="none" w:sz="0" w:space="0" w:color="auto"/>
            <w:right w:val="none" w:sz="0" w:space="0" w:color="auto"/>
          </w:divBdr>
        </w:div>
        <w:div w:id="2033454144">
          <w:marLeft w:val="640"/>
          <w:marRight w:val="0"/>
          <w:marTop w:val="0"/>
          <w:marBottom w:val="0"/>
          <w:divBdr>
            <w:top w:val="none" w:sz="0" w:space="0" w:color="auto"/>
            <w:left w:val="none" w:sz="0" w:space="0" w:color="auto"/>
            <w:bottom w:val="none" w:sz="0" w:space="0" w:color="auto"/>
            <w:right w:val="none" w:sz="0" w:space="0" w:color="auto"/>
          </w:divBdr>
        </w:div>
        <w:div w:id="904149597">
          <w:marLeft w:val="640"/>
          <w:marRight w:val="0"/>
          <w:marTop w:val="0"/>
          <w:marBottom w:val="0"/>
          <w:divBdr>
            <w:top w:val="none" w:sz="0" w:space="0" w:color="auto"/>
            <w:left w:val="none" w:sz="0" w:space="0" w:color="auto"/>
            <w:bottom w:val="none" w:sz="0" w:space="0" w:color="auto"/>
            <w:right w:val="none" w:sz="0" w:space="0" w:color="auto"/>
          </w:divBdr>
        </w:div>
        <w:div w:id="1469397253">
          <w:marLeft w:val="640"/>
          <w:marRight w:val="0"/>
          <w:marTop w:val="0"/>
          <w:marBottom w:val="0"/>
          <w:divBdr>
            <w:top w:val="none" w:sz="0" w:space="0" w:color="auto"/>
            <w:left w:val="none" w:sz="0" w:space="0" w:color="auto"/>
            <w:bottom w:val="none" w:sz="0" w:space="0" w:color="auto"/>
            <w:right w:val="none" w:sz="0" w:space="0" w:color="auto"/>
          </w:divBdr>
        </w:div>
        <w:div w:id="2002268970">
          <w:marLeft w:val="640"/>
          <w:marRight w:val="0"/>
          <w:marTop w:val="0"/>
          <w:marBottom w:val="0"/>
          <w:divBdr>
            <w:top w:val="none" w:sz="0" w:space="0" w:color="auto"/>
            <w:left w:val="none" w:sz="0" w:space="0" w:color="auto"/>
            <w:bottom w:val="none" w:sz="0" w:space="0" w:color="auto"/>
            <w:right w:val="none" w:sz="0" w:space="0" w:color="auto"/>
          </w:divBdr>
        </w:div>
        <w:div w:id="919557697">
          <w:marLeft w:val="640"/>
          <w:marRight w:val="0"/>
          <w:marTop w:val="0"/>
          <w:marBottom w:val="0"/>
          <w:divBdr>
            <w:top w:val="none" w:sz="0" w:space="0" w:color="auto"/>
            <w:left w:val="none" w:sz="0" w:space="0" w:color="auto"/>
            <w:bottom w:val="none" w:sz="0" w:space="0" w:color="auto"/>
            <w:right w:val="none" w:sz="0" w:space="0" w:color="auto"/>
          </w:divBdr>
        </w:div>
        <w:div w:id="961770852">
          <w:marLeft w:val="640"/>
          <w:marRight w:val="0"/>
          <w:marTop w:val="0"/>
          <w:marBottom w:val="0"/>
          <w:divBdr>
            <w:top w:val="none" w:sz="0" w:space="0" w:color="auto"/>
            <w:left w:val="none" w:sz="0" w:space="0" w:color="auto"/>
            <w:bottom w:val="none" w:sz="0" w:space="0" w:color="auto"/>
            <w:right w:val="none" w:sz="0" w:space="0" w:color="auto"/>
          </w:divBdr>
        </w:div>
        <w:div w:id="1741174090">
          <w:marLeft w:val="640"/>
          <w:marRight w:val="0"/>
          <w:marTop w:val="0"/>
          <w:marBottom w:val="0"/>
          <w:divBdr>
            <w:top w:val="none" w:sz="0" w:space="0" w:color="auto"/>
            <w:left w:val="none" w:sz="0" w:space="0" w:color="auto"/>
            <w:bottom w:val="none" w:sz="0" w:space="0" w:color="auto"/>
            <w:right w:val="none" w:sz="0" w:space="0" w:color="auto"/>
          </w:divBdr>
        </w:div>
        <w:div w:id="713189976">
          <w:marLeft w:val="640"/>
          <w:marRight w:val="0"/>
          <w:marTop w:val="0"/>
          <w:marBottom w:val="0"/>
          <w:divBdr>
            <w:top w:val="none" w:sz="0" w:space="0" w:color="auto"/>
            <w:left w:val="none" w:sz="0" w:space="0" w:color="auto"/>
            <w:bottom w:val="none" w:sz="0" w:space="0" w:color="auto"/>
            <w:right w:val="none" w:sz="0" w:space="0" w:color="auto"/>
          </w:divBdr>
        </w:div>
        <w:div w:id="895626016">
          <w:marLeft w:val="640"/>
          <w:marRight w:val="0"/>
          <w:marTop w:val="0"/>
          <w:marBottom w:val="0"/>
          <w:divBdr>
            <w:top w:val="none" w:sz="0" w:space="0" w:color="auto"/>
            <w:left w:val="none" w:sz="0" w:space="0" w:color="auto"/>
            <w:bottom w:val="none" w:sz="0" w:space="0" w:color="auto"/>
            <w:right w:val="none" w:sz="0" w:space="0" w:color="auto"/>
          </w:divBdr>
        </w:div>
        <w:div w:id="201988641">
          <w:marLeft w:val="640"/>
          <w:marRight w:val="0"/>
          <w:marTop w:val="0"/>
          <w:marBottom w:val="0"/>
          <w:divBdr>
            <w:top w:val="none" w:sz="0" w:space="0" w:color="auto"/>
            <w:left w:val="none" w:sz="0" w:space="0" w:color="auto"/>
            <w:bottom w:val="none" w:sz="0" w:space="0" w:color="auto"/>
            <w:right w:val="none" w:sz="0" w:space="0" w:color="auto"/>
          </w:divBdr>
        </w:div>
        <w:div w:id="178736364">
          <w:marLeft w:val="640"/>
          <w:marRight w:val="0"/>
          <w:marTop w:val="0"/>
          <w:marBottom w:val="0"/>
          <w:divBdr>
            <w:top w:val="none" w:sz="0" w:space="0" w:color="auto"/>
            <w:left w:val="none" w:sz="0" w:space="0" w:color="auto"/>
            <w:bottom w:val="none" w:sz="0" w:space="0" w:color="auto"/>
            <w:right w:val="none" w:sz="0" w:space="0" w:color="auto"/>
          </w:divBdr>
        </w:div>
        <w:div w:id="733312501">
          <w:marLeft w:val="640"/>
          <w:marRight w:val="0"/>
          <w:marTop w:val="0"/>
          <w:marBottom w:val="0"/>
          <w:divBdr>
            <w:top w:val="none" w:sz="0" w:space="0" w:color="auto"/>
            <w:left w:val="none" w:sz="0" w:space="0" w:color="auto"/>
            <w:bottom w:val="none" w:sz="0" w:space="0" w:color="auto"/>
            <w:right w:val="none" w:sz="0" w:space="0" w:color="auto"/>
          </w:divBdr>
        </w:div>
        <w:div w:id="234776866">
          <w:marLeft w:val="640"/>
          <w:marRight w:val="0"/>
          <w:marTop w:val="0"/>
          <w:marBottom w:val="0"/>
          <w:divBdr>
            <w:top w:val="none" w:sz="0" w:space="0" w:color="auto"/>
            <w:left w:val="none" w:sz="0" w:space="0" w:color="auto"/>
            <w:bottom w:val="none" w:sz="0" w:space="0" w:color="auto"/>
            <w:right w:val="none" w:sz="0" w:space="0" w:color="auto"/>
          </w:divBdr>
        </w:div>
      </w:divsChild>
    </w:div>
    <w:div w:id="1574510801">
      <w:bodyDiv w:val="1"/>
      <w:marLeft w:val="0"/>
      <w:marRight w:val="0"/>
      <w:marTop w:val="0"/>
      <w:marBottom w:val="0"/>
      <w:divBdr>
        <w:top w:val="none" w:sz="0" w:space="0" w:color="auto"/>
        <w:left w:val="none" w:sz="0" w:space="0" w:color="auto"/>
        <w:bottom w:val="none" w:sz="0" w:space="0" w:color="auto"/>
        <w:right w:val="none" w:sz="0" w:space="0" w:color="auto"/>
      </w:divBdr>
    </w:div>
    <w:div w:id="1593321592">
      <w:bodyDiv w:val="1"/>
      <w:marLeft w:val="0"/>
      <w:marRight w:val="0"/>
      <w:marTop w:val="0"/>
      <w:marBottom w:val="0"/>
      <w:divBdr>
        <w:top w:val="none" w:sz="0" w:space="0" w:color="auto"/>
        <w:left w:val="none" w:sz="0" w:space="0" w:color="auto"/>
        <w:bottom w:val="none" w:sz="0" w:space="0" w:color="auto"/>
        <w:right w:val="none" w:sz="0" w:space="0" w:color="auto"/>
      </w:divBdr>
      <w:divsChild>
        <w:div w:id="620919892">
          <w:marLeft w:val="640"/>
          <w:marRight w:val="0"/>
          <w:marTop w:val="0"/>
          <w:marBottom w:val="0"/>
          <w:divBdr>
            <w:top w:val="none" w:sz="0" w:space="0" w:color="auto"/>
            <w:left w:val="none" w:sz="0" w:space="0" w:color="auto"/>
            <w:bottom w:val="none" w:sz="0" w:space="0" w:color="auto"/>
            <w:right w:val="none" w:sz="0" w:space="0" w:color="auto"/>
          </w:divBdr>
        </w:div>
        <w:div w:id="1187451308">
          <w:marLeft w:val="640"/>
          <w:marRight w:val="0"/>
          <w:marTop w:val="0"/>
          <w:marBottom w:val="0"/>
          <w:divBdr>
            <w:top w:val="none" w:sz="0" w:space="0" w:color="auto"/>
            <w:left w:val="none" w:sz="0" w:space="0" w:color="auto"/>
            <w:bottom w:val="none" w:sz="0" w:space="0" w:color="auto"/>
            <w:right w:val="none" w:sz="0" w:space="0" w:color="auto"/>
          </w:divBdr>
        </w:div>
        <w:div w:id="443236626">
          <w:marLeft w:val="640"/>
          <w:marRight w:val="0"/>
          <w:marTop w:val="0"/>
          <w:marBottom w:val="0"/>
          <w:divBdr>
            <w:top w:val="none" w:sz="0" w:space="0" w:color="auto"/>
            <w:left w:val="none" w:sz="0" w:space="0" w:color="auto"/>
            <w:bottom w:val="none" w:sz="0" w:space="0" w:color="auto"/>
            <w:right w:val="none" w:sz="0" w:space="0" w:color="auto"/>
          </w:divBdr>
        </w:div>
        <w:div w:id="280310296">
          <w:marLeft w:val="640"/>
          <w:marRight w:val="0"/>
          <w:marTop w:val="0"/>
          <w:marBottom w:val="0"/>
          <w:divBdr>
            <w:top w:val="none" w:sz="0" w:space="0" w:color="auto"/>
            <w:left w:val="none" w:sz="0" w:space="0" w:color="auto"/>
            <w:bottom w:val="none" w:sz="0" w:space="0" w:color="auto"/>
            <w:right w:val="none" w:sz="0" w:space="0" w:color="auto"/>
          </w:divBdr>
        </w:div>
        <w:div w:id="1885209821">
          <w:marLeft w:val="640"/>
          <w:marRight w:val="0"/>
          <w:marTop w:val="0"/>
          <w:marBottom w:val="0"/>
          <w:divBdr>
            <w:top w:val="none" w:sz="0" w:space="0" w:color="auto"/>
            <w:left w:val="none" w:sz="0" w:space="0" w:color="auto"/>
            <w:bottom w:val="none" w:sz="0" w:space="0" w:color="auto"/>
            <w:right w:val="none" w:sz="0" w:space="0" w:color="auto"/>
          </w:divBdr>
        </w:div>
        <w:div w:id="1372419556">
          <w:marLeft w:val="640"/>
          <w:marRight w:val="0"/>
          <w:marTop w:val="0"/>
          <w:marBottom w:val="0"/>
          <w:divBdr>
            <w:top w:val="none" w:sz="0" w:space="0" w:color="auto"/>
            <w:left w:val="none" w:sz="0" w:space="0" w:color="auto"/>
            <w:bottom w:val="none" w:sz="0" w:space="0" w:color="auto"/>
            <w:right w:val="none" w:sz="0" w:space="0" w:color="auto"/>
          </w:divBdr>
        </w:div>
        <w:div w:id="649217579">
          <w:marLeft w:val="640"/>
          <w:marRight w:val="0"/>
          <w:marTop w:val="0"/>
          <w:marBottom w:val="0"/>
          <w:divBdr>
            <w:top w:val="none" w:sz="0" w:space="0" w:color="auto"/>
            <w:left w:val="none" w:sz="0" w:space="0" w:color="auto"/>
            <w:bottom w:val="none" w:sz="0" w:space="0" w:color="auto"/>
            <w:right w:val="none" w:sz="0" w:space="0" w:color="auto"/>
          </w:divBdr>
        </w:div>
        <w:div w:id="833571619">
          <w:marLeft w:val="640"/>
          <w:marRight w:val="0"/>
          <w:marTop w:val="0"/>
          <w:marBottom w:val="0"/>
          <w:divBdr>
            <w:top w:val="none" w:sz="0" w:space="0" w:color="auto"/>
            <w:left w:val="none" w:sz="0" w:space="0" w:color="auto"/>
            <w:bottom w:val="none" w:sz="0" w:space="0" w:color="auto"/>
            <w:right w:val="none" w:sz="0" w:space="0" w:color="auto"/>
          </w:divBdr>
        </w:div>
        <w:div w:id="1114520345">
          <w:marLeft w:val="640"/>
          <w:marRight w:val="0"/>
          <w:marTop w:val="0"/>
          <w:marBottom w:val="0"/>
          <w:divBdr>
            <w:top w:val="none" w:sz="0" w:space="0" w:color="auto"/>
            <w:left w:val="none" w:sz="0" w:space="0" w:color="auto"/>
            <w:bottom w:val="none" w:sz="0" w:space="0" w:color="auto"/>
            <w:right w:val="none" w:sz="0" w:space="0" w:color="auto"/>
          </w:divBdr>
        </w:div>
        <w:div w:id="573467058">
          <w:marLeft w:val="640"/>
          <w:marRight w:val="0"/>
          <w:marTop w:val="0"/>
          <w:marBottom w:val="0"/>
          <w:divBdr>
            <w:top w:val="none" w:sz="0" w:space="0" w:color="auto"/>
            <w:left w:val="none" w:sz="0" w:space="0" w:color="auto"/>
            <w:bottom w:val="none" w:sz="0" w:space="0" w:color="auto"/>
            <w:right w:val="none" w:sz="0" w:space="0" w:color="auto"/>
          </w:divBdr>
        </w:div>
        <w:div w:id="540439931">
          <w:marLeft w:val="640"/>
          <w:marRight w:val="0"/>
          <w:marTop w:val="0"/>
          <w:marBottom w:val="0"/>
          <w:divBdr>
            <w:top w:val="none" w:sz="0" w:space="0" w:color="auto"/>
            <w:left w:val="none" w:sz="0" w:space="0" w:color="auto"/>
            <w:bottom w:val="none" w:sz="0" w:space="0" w:color="auto"/>
            <w:right w:val="none" w:sz="0" w:space="0" w:color="auto"/>
          </w:divBdr>
        </w:div>
        <w:div w:id="874929636">
          <w:marLeft w:val="640"/>
          <w:marRight w:val="0"/>
          <w:marTop w:val="0"/>
          <w:marBottom w:val="0"/>
          <w:divBdr>
            <w:top w:val="none" w:sz="0" w:space="0" w:color="auto"/>
            <w:left w:val="none" w:sz="0" w:space="0" w:color="auto"/>
            <w:bottom w:val="none" w:sz="0" w:space="0" w:color="auto"/>
            <w:right w:val="none" w:sz="0" w:space="0" w:color="auto"/>
          </w:divBdr>
        </w:div>
        <w:div w:id="1407802664">
          <w:marLeft w:val="640"/>
          <w:marRight w:val="0"/>
          <w:marTop w:val="0"/>
          <w:marBottom w:val="0"/>
          <w:divBdr>
            <w:top w:val="none" w:sz="0" w:space="0" w:color="auto"/>
            <w:left w:val="none" w:sz="0" w:space="0" w:color="auto"/>
            <w:bottom w:val="none" w:sz="0" w:space="0" w:color="auto"/>
            <w:right w:val="none" w:sz="0" w:space="0" w:color="auto"/>
          </w:divBdr>
        </w:div>
        <w:div w:id="134881293">
          <w:marLeft w:val="640"/>
          <w:marRight w:val="0"/>
          <w:marTop w:val="0"/>
          <w:marBottom w:val="0"/>
          <w:divBdr>
            <w:top w:val="none" w:sz="0" w:space="0" w:color="auto"/>
            <w:left w:val="none" w:sz="0" w:space="0" w:color="auto"/>
            <w:bottom w:val="none" w:sz="0" w:space="0" w:color="auto"/>
            <w:right w:val="none" w:sz="0" w:space="0" w:color="auto"/>
          </w:divBdr>
        </w:div>
        <w:div w:id="941953684">
          <w:marLeft w:val="640"/>
          <w:marRight w:val="0"/>
          <w:marTop w:val="0"/>
          <w:marBottom w:val="0"/>
          <w:divBdr>
            <w:top w:val="none" w:sz="0" w:space="0" w:color="auto"/>
            <w:left w:val="none" w:sz="0" w:space="0" w:color="auto"/>
            <w:bottom w:val="none" w:sz="0" w:space="0" w:color="auto"/>
            <w:right w:val="none" w:sz="0" w:space="0" w:color="auto"/>
          </w:divBdr>
        </w:div>
        <w:div w:id="41365628">
          <w:marLeft w:val="640"/>
          <w:marRight w:val="0"/>
          <w:marTop w:val="0"/>
          <w:marBottom w:val="0"/>
          <w:divBdr>
            <w:top w:val="none" w:sz="0" w:space="0" w:color="auto"/>
            <w:left w:val="none" w:sz="0" w:space="0" w:color="auto"/>
            <w:bottom w:val="none" w:sz="0" w:space="0" w:color="auto"/>
            <w:right w:val="none" w:sz="0" w:space="0" w:color="auto"/>
          </w:divBdr>
        </w:div>
        <w:div w:id="979847206">
          <w:marLeft w:val="640"/>
          <w:marRight w:val="0"/>
          <w:marTop w:val="0"/>
          <w:marBottom w:val="0"/>
          <w:divBdr>
            <w:top w:val="none" w:sz="0" w:space="0" w:color="auto"/>
            <w:left w:val="none" w:sz="0" w:space="0" w:color="auto"/>
            <w:bottom w:val="none" w:sz="0" w:space="0" w:color="auto"/>
            <w:right w:val="none" w:sz="0" w:space="0" w:color="auto"/>
          </w:divBdr>
        </w:div>
        <w:div w:id="132910175">
          <w:marLeft w:val="640"/>
          <w:marRight w:val="0"/>
          <w:marTop w:val="0"/>
          <w:marBottom w:val="0"/>
          <w:divBdr>
            <w:top w:val="none" w:sz="0" w:space="0" w:color="auto"/>
            <w:left w:val="none" w:sz="0" w:space="0" w:color="auto"/>
            <w:bottom w:val="none" w:sz="0" w:space="0" w:color="auto"/>
            <w:right w:val="none" w:sz="0" w:space="0" w:color="auto"/>
          </w:divBdr>
        </w:div>
        <w:div w:id="883492357">
          <w:marLeft w:val="640"/>
          <w:marRight w:val="0"/>
          <w:marTop w:val="0"/>
          <w:marBottom w:val="0"/>
          <w:divBdr>
            <w:top w:val="none" w:sz="0" w:space="0" w:color="auto"/>
            <w:left w:val="none" w:sz="0" w:space="0" w:color="auto"/>
            <w:bottom w:val="none" w:sz="0" w:space="0" w:color="auto"/>
            <w:right w:val="none" w:sz="0" w:space="0" w:color="auto"/>
          </w:divBdr>
        </w:div>
        <w:div w:id="2017807308">
          <w:marLeft w:val="640"/>
          <w:marRight w:val="0"/>
          <w:marTop w:val="0"/>
          <w:marBottom w:val="0"/>
          <w:divBdr>
            <w:top w:val="none" w:sz="0" w:space="0" w:color="auto"/>
            <w:left w:val="none" w:sz="0" w:space="0" w:color="auto"/>
            <w:bottom w:val="none" w:sz="0" w:space="0" w:color="auto"/>
            <w:right w:val="none" w:sz="0" w:space="0" w:color="auto"/>
          </w:divBdr>
        </w:div>
        <w:div w:id="1522860120">
          <w:marLeft w:val="640"/>
          <w:marRight w:val="0"/>
          <w:marTop w:val="0"/>
          <w:marBottom w:val="0"/>
          <w:divBdr>
            <w:top w:val="none" w:sz="0" w:space="0" w:color="auto"/>
            <w:left w:val="none" w:sz="0" w:space="0" w:color="auto"/>
            <w:bottom w:val="none" w:sz="0" w:space="0" w:color="auto"/>
            <w:right w:val="none" w:sz="0" w:space="0" w:color="auto"/>
          </w:divBdr>
        </w:div>
        <w:div w:id="272829042">
          <w:marLeft w:val="640"/>
          <w:marRight w:val="0"/>
          <w:marTop w:val="0"/>
          <w:marBottom w:val="0"/>
          <w:divBdr>
            <w:top w:val="none" w:sz="0" w:space="0" w:color="auto"/>
            <w:left w:val="none" w:sz="0" w:space="0" w:color="auto"/>
            <w:bottom w:val="none" w:sz="0" w:space="0" w:color="auto"/>
            <w:right w:val="none" w:sz="0" w:space="0" w:color="auto"/>
          </w:divBdr>
        </w:div>
        <w:div w:id="781336840">
          <w:marLeft w:val="640"/>
          <w:marRight w:val="0"/>
          <w:marTop w:val="0"/>
          <w:marBottom w:val="0"/>
          <w:divBdr>
            <w:top w:val="none" w:sz="0" w:space="0" w:color="auto"/>
            <w:left w:val="none" w:sz="0" w:space="0" w:color="auto"/>
            <w:bottom w:val="none" w:sz="0" w:space="0" w:color="auto"/>
            <w:right w:val="none" w:sz="0" w:space="0" w:color="auto"/>
          </w:divBdr>
        </w:div>
        <w:div w:id="813840292">
          <w:marLeft w:val="640"/>
          <w:marRight w:val="0"/>
          <w:marTop w:val="0"/>
          <w:marBottom w:val="0"/>
          <w:divBdr>
            <w:top w:val="none" w:sz="0" w:space="0" w:color="auto"/>
            <w:left w:val="none" w:sz="0" w:space="0" w:color="auto"/>
            <w:bottom w:val="none" w:sz="0" w:space="0" w:color="auto"/>
            <w:right w:val="none" w:sz="0" w:space="0" w:color="auto"/>
          </w:divBdr>
        </w:div>
        <w:div w:id="313800338">
          <w:marLeft w:val="640"/>
          <w:marRight w:val="0"/>
          <w:marTop w:val="0"/>
          <w:marBottom w:val="0"/>
          <w:divBdr>
            <w:top w:val="none" w:sz="0" w:space="0" w:color="auto"/>
            <w:left w:val="none" w:sz="0" w:space="0" w:color="auto"/>
            <w:bottom w:val="none" w:sz="0" w:space="0" w:color="auto"/>
            <w:right w:val="none" w:sz="0" w:space="0" w:color="auto"/>
          </w:divBdr>
        </w:div>
        <w:div w:id="124198392">
          <w:marLeft w:val="640"/>
          <w:marRight w:val="0"/>
          <w:marTop w:val="0"/>
          <w:marBottom w:val="0"/>
          <w:divBdr>
            <w:top w:val="none" w:sz="0" w:space="0" w:color="auto"/>
            <w:left w:val="none" w:sz="0" w:space="0" w:color="auto"/>
            <w:bottom w:val="none" w:sz="0" w:space="0" w:color="auto"/>
            <w:right w:val="none" w:sz="0" w:space="0" w:color="auto"/>
          </w:divBdr>
        </w:div>
        <w:div w:id="145633770">
          <w:marLeft w:val="640"/>
          <w:marRight w:val="0"/>
          <w:marTop w:val="0"/>
          <w:marBottom w:val="0"/>
          <w:divBdr>
            <w:top w:val="none" w:sz="0" w:space="0" w:color="auto"/>
            <w:left w:val="none" w:sz="0" w:space="0" w:color="auto"/>
            <w:bottom w:val="none" w:sz="0" w:space="0" w:color="auto"/>
            <w:right w:val="none" w:sz="0" w:space="0" w:color="auto"/>
          </w:divBdr>
        </w:div>
        <w:div w:id="22022229">
          <w:marLeft w:val="640"/>
          <w:marRight w:val="0"/>
          <w:marTop w:val="0"/>
          <w:marBottom w:val="0"/>
          <w:divBdr>
            <w:top w:val="none" w:sz="0" w:space="0" w:color="auto"/>
            <w:left w:val="none" w:sz="0" w:space="0" w:color="auto"/>
            <w:bottom w:val="none" w:sz="0" w:space="0" w:color="auto"/>
            <w:right w:val="none" w:sz="0" w:space="0" w:color="auto"/>
          </w:divBdr>
        </w:div>
        <w:div w:id="374618912">
          <w:marLeft w:val="640"/>
          <w:marRight w:val="0"/>
          <w:marTop w:val="0"/>
          <w:marBottom w:val="0"/>
          <w:divBdr>
            <w:top w:val="none" w:sz="0" w:space="0" w:color="auto"/>
            <w:left w:val="none" w:sz="0" w:space="0" w:color="auto"/>
            <w:bottom w:val="none" w:sz="0" w:space="0" w:color="auto"/>
            <w:right w:val="none" w:sz="0" w:space="0" w:color="auto"/>
          </w:divBdr>
        </w:div>
        <w:div w:id="1473131379">
          <w:marLeft w:val="640"/>
          <w:marRight w:val="0"/>
          <w:marTop w:val="0"/>
          <w:marBottom w:val="0"/>
          <w:divBdr>
            <w:top w:val="none" w:sz="0" w:space="0" w:color="auto"/>
            <w:left w:val="none" w:sz="0" w:space="0" w:color="auto"/>
            <w:bottom w:val="none" w:sz="0" w:space="0" w:color="auto"/>
            <w:right w:val="none" w:sz="0" w:space="0" w:color="auto"/>
          </w:divBdr>
        </w:div>
        <w:div w:id="109788386">
          <w:marLeft w:val="640"/>
          <w:marRight w:val="0"/>
          <w:marTop w:val="0"/>
          <w:marBottom w:val="0"/>
          <w:divBdr>
            <w:top w:val="none" w:sz="0" w:space="0" w:color="auto"/>
            <w:left w:val="none" w:sz="0" w:space="0" w:color="auto"/>
            <w:bottom w:val="none" w:sz="0" w:space="0" w:color="auto"/>
            <w:right w:val="none" w:sz="0" w:space="0" w:color="auto"/>
          </w:divBdr>
        </w:div>
        <w:div w:id="455637612">
          <w:marLeft w:val="640"/>
          <w:marRight w:val="0"/>
          <w:marTop w:val="0"/>
          <w:marBottom w:val="0"/>
          <w:divBdr>
            <w:top w:val="none" w:sz="0" w:space="0" w:color="auto"/>
            <w:left w:val="none" w:sz="0" w:space="0" w:color="auto"/>
            <w:bottom w:val="none" w:sz="0" w:space="0" w:color="auto"/>
            <w:right w:val="none" w:sz="0" w:space="0" w:color="auto"/>
          </w:divBdr>
        </w:div>
        <w:div w:id="544677638">
          <w:marLeft w:val="640"/>
          <w:marRight w:val="0"/>
          <w:marTop w:val="0"/>
          <w:marBottom w:val="0"/>
          <w:divBdr>
            <w:top w:val="none" w:sz="0" w:space="0" w:color="auto"/>
            <w:left w:val="none" w:sz="0" w:space="0" w:color="auto"/>
            <w:bottom w:val="none" w:sz="0" w:space="0" w:color="auto"/>
            <w:right w:val="none" w:sz="0" w:space="0" w:color="auto"/>
          </w:divBdr>
        </w:div>
        <w:div w:id="623199859">
          <w:marLeft w:val="640"/>
          <w:marRight w:val="0"/>
          <w:marTop w:val="0"/>
          <w:marBottom w:val="0"/>
          <w:divBdr>
            <w:top w:val="none" w:sz="0" w:space="0" w:color="auto"/>
            <w:left w:val="none" w:sz="0" w:space="0" w:color="auto"/>
            <w:bottom w:val="none" w:sz="0" w:space="0" w:color="auto"/>
            <w:right w:val="none" w:sz="0" w:space="0" w:color="auto"/>
          </w:divBdr>
        </w:div>
        <w:div w:id="803238550">
          <w:marLeft w:val="640"/>
          <w:marRight w:val="0"/>
          <w:marTop w:val="0"/>
          <w:marBottom w:val="0"/>
          <w:divBdr>
            <w:top w:val="none" w:sz="0" w:space="0" w:color="auto"/>
            <w:left w:val="none" w:sz="0" w:space="0" w:color="auto"/>
            <w:bottom w:val="none" w:sz="0" w:space="0" w:color="auto"/>
            <w:right w:val="none" w:sz="0" w:space="0" w:color="auto"/>
          </w:divBdr>
        </w:div>
        <w:div w:id="1218013121">
          <w:marLeft w:val="640"/>
          <w:marRight w:val="0"/>
          <w:marTop w:val="0"/>
          <w:marBottom w:val="0"/>
          <w:divBdr>
            <w:top w:val="none" w:sz="0" w:space="0" w:color="auto"/>
            <w:left w:val="none" w:sz="0" w:space="0" w:color="auto"/>
            <w:bottom w:val="none" w:sz="0" w:space="0" w:color="auto"/>
            <w:right w:val="none" w:sz="0" w:space="0" w:color="auto"/>
          </w:divBdr>
        </w:div>
        <w:div w:id="1395200185">
          <w:marLeft w:val="640"/>
          <w:marRight w:val="0"/>
          <w:marTop w:val="0"/>
          <w:marBottom w:val="0"/>
          <w:divBdr>
            <w:top w:val="none" w:sz="0" w:space="0" w:color="auto"/>
            <w:left w:val="none" w:sz="0" w:space="0" w:color="auto"/>
            <w:bottom w:val="none" w:sz="0" w:space="0" w:color="auto"/>
            <w:right w:val="none" w:sz="0" w:space="0" w:color="auto"/>
          </w:divBdr>
        </w:div>
        <w:div w:id="405806941">
          <w:marLeft w:val="640"/>
          <w:marRight w:val="0"/>
          <w:marTop w:val="0"/>
          <w:marBottom w:val="0"/>
          <w:divBdr>
            <w:top w:val="none" w:sz="0" w:space="0" w:color="auto"/>
            <w:left w:val="none" w:sz="0" w:space="0" w:color="auto"/>
            <w:bottom w:val="none" w:sz="0" w:space="0" w:color="auto"/>
            <w:right w:val="none" w:sz="0" w:space="0" w:color="auto"/>
          </w:divBdr>
        </w:div>
        <w:div w:id="398938337">
          <w:marLeft w:val="640"/>
          <w:marRight w:val="0"/>
          <w:marTop w:val="0"/>
          <w:marBottom w:val="0"/>
          <w:divBdr>
            <w:top w:val="none" w:sz="0" w:space="0" w:color="auto"/>
            <w:left w:val="none" w:sz="0" w:space="0" w:color="auto"/>
            <w:bottom w:val="none" w:sz="0" w:space="0" w:color="auto"/>
            <w:right w:val="none" w:sz="0" w:space="0" w:color="auto"/>
          </w:divBdr>
        </w:div>
        <w:div w:id="703210747">
          <w:marLeft w:val="640"/>
          <w:marRight w:val="0"/>
          <w:marTop w:val="0"/>
          <w:marBottom w:val="0"/>
          <w:divBdr>
            <w:top w:val="none" w:sz="0" w:space="0" w:color="auto"/>
            <w:left w:val="none" w:sz="0" w:space="0" w:color="auto"/>
            <w:bottom w:val="none" w:sz="0" w:space="0" w:color="auto"/>
            <w:right w:val="none" w:sz="0" w:space="0" w:color="auto"/>
          </w:divBdr>
        </w:div>
        <w:div w:id="1845633644">
          <w:marLeft w:val="640"/>
          <w:marRight w:val="0"/>
          <w:marTop w:val="0"/>
          <w:marBottom w:val="0"/>
          <w:divBdr>
            <w:top w:val="none" w:sz="0" w:space="0" w:color="auto"/>
            <w:left w:val="none" w:sz="0" w:space="0" w:color="auto"/>
            <w:bottom w:val="none" w:sz="0" w:space="0" w:color="auto"/>
            <w:right w:val="none" w:sz="0" w:space="0" w:color="auto"/>
          </w:divBdr>
        </w:div>
        <w:div w:id="1933929427">
          <w:marLeft w:val="640"/>
          <w:marRight w:val="0"/>
          <w:marTop w:val="0"/>
          <w:marBottom w:val="0"/>
          <w:divBdr>
            <w:top w:val="none" w:sz="0" w:space="0" w:color="auto"/>
            <w:left w:val="none" w:sz="0" w:space="0" w:color="auto"/>
            <w:bottom w:val="none" w:sz="0" w:space="0" w:color="auto"/>
            <w:right w:val="none" w:sz="0" w:space="0" w:color="auto"/>
          </w:divBdr>
        </w:div>
        <w:div w:id="369427825">
          <w:marLeft w:val="640"/>
          <w:marRight w:val="0"/>
          <w:marTop w:val="0"/>
          <w:marBottom w:val="0"/>
          <w:divBdr>
            <w:top w:val="none" w:sz="0" w:space="0" w:color="auto"/>
            <w:left w:val="none" w:sz="0" w:space="0" w:color="auto"/>
            <w:bottom w:val="none" w:sz="0" w:space="0" w:color="auto"/>
            <w:right w:val="none" w:sz="0" w:space="0" w:color="auto"/>
          </w:divBdr>
        </w:div>
      </w:divsChild>
    </w:div>
    <w:div w:id="1601838331">
      <w:bodyDiv w:val="1"/>
      <w:marLeft w:val="0"/>
      <w:marRight w:val="0"/>
      <w:marTop w:val="0"/>
      <w:marBottom w:val="0"/>
      <w:divBdr>
        <w:top w:val="none" w:sz="0" w:space="0" w:color="auto"/>
        <w:left w:val="none" w:sz="0" w:space="0" w:color="auto"/>
        <w:bottom w:val="none" w:sz="0" w:space="0" w:color="auto"/>
        <w:right w:val="none" w:sz="0" w:space="0" w:color="auto"/>
      </w:divBdr>
      <w:divsChild>
        <w:div w:id="1428116045">
          <w:marLeft w:val="640"/>
          <w:marRight w:val="0"/>
          <w:marTop w:val="0"/>
          <w:marBottom w:val="0"/>
          <w:divBdr>
            <w:top w:val="none" w:sz="0" w:space="0" w:color="auto"/>
            <w:left w:val="none" w:sz="0" w:space="0" w:color="auto"/>
            <w:bottom w:val="none" w:sz="0" w:space="0" w:color="auto"/>
            <w:right w:val="none" w:sz="0" w:space="0" w:color="auto"/>
          </w:divBdr>
        </w:div>
        <w:div w:id="1667442715">
          <w:marLeft w:val="640"/>
          <w:marRight w:val="0"/>
          <w:marTop w:val="0"/>
          <w:marBottom w:val="0"/>
          <w:divBdr>
            <w:top w:val="none" w:sz="0" w:space="0" w:color="auto"/>
            <w:left w:val="none" w:sz="0" w:space="0" w:color="auto"/>
            <w:bottom w:val="none" w:sz="0" w:space="0" w:color="auto"/>
            <w:right w:val="none" w:sz="0" w:space="0" w:color="auto"/>
          </w:divBdr>
        </w:div>
        <w:div w:id="384253738">
          <w:marLeft w:val="640"/>
          <w:marRight w:val="0"/>
          <w:marTop w:val="0"/>
          <w:marBottom w:val="0"/>
          <w:divBdr>
            <w:top w:val="none" w:sz="0" w:space="0" w:color="auto"/>
            <w:left w:val="none" w:sz="0" w:space="0" w:color="auto"/>
            <w:bottom w:val="none" w:sz="0" w:space="0" w:color="auto"/>
            <w:right w:val="none" w:sz="0" w:space="0" w:color="auto"/>
          </w:divBdr>
        </w:div>
        <w:div w:id="85076767">
          <w:marLeft w:val="640"/>
          <w:marRight w:val="0"/>
          <w:marTop w:val="0"/>
          <w:marBottom w:val="0"/>
          <w:divBdr>
            <w:top w:val="none" w:sz="0" w:space="0" w:color="auto"/>
            <w:left w:val="none" w:sz="0" w:space="0" w:color="auto"/>
            <w:bottom w:val="none" w:sz="0" w:space="0" w:color="auto"/>
            <w:right w:val="none" w:sz="0" w:space="0" w:color="auto"/>
          </w:divBdr>
        </w:div>
        <w:div w:id="672299540">
          <w:marLeft w:val="640"/>
          <w:marRight w:val="0"/>
          <w:marTop w:val="0"/>
          <w:marBottom w:val="0"/>
          <w:divBdr>
            <w:top w:val="none" w:sz="0" w:space="0" w:color="auto"/>
            <w:left w:val="none" w:sz="0" w:space="0" w:color="auto"/>
            <w:bottom w:val="none" w:sz="0" w:space="0" w:color="auto"/>
            <w:right w:val="none" w:sz="0" w:space="0" w:color="auto"/>
          </w:divBdr>
        </w:div>
        <w:div w:id="1968777220">
          <w:marLeft w:val="640"/>
          <w:marRight w:val="0"/>
          <w:marTop w:val="0"/>
          <w:marBottom w:val="0"/>
          <w:divBdr>
            <w:top w:val="none" w:sz="0" w:space="0" w:color="auto"/>
            <w:left w:val="none" w:sz="0" w:space="0" w:color="auto"/>
            <w:bottom w:val="none" w:sz="0" w:space="0" w:color="auto"/>
            <w:right w:val="none" w:sz="0" w:space="0" w:color="auto"/>
          </w:divBdr>
        </w:div>
        <w:div w:id="2116175196">
          <w:marLeft w:val="640"/>
          <w:marRight w:val="0"/>
          <w:marTop w:val="0"/>
          <w:marBottom w:val="0"/>
          <w:divBdr>
            <w:top w:val="none" w:sz="0" w:space="0" w:color="auto"/>
            <w:left w:val="none" w:sz="0" w:space="0" w:color="auto"/>
            <w:bottom w:val="none" w:sz="0" w:space="0" w:color="auto"/>
            <w:right w:val="none" w:sz="0" w:space="0" w:color="auto"/>
          </w:divBdr>
        </w:div>
        <w:div w:id="812984246">
          <w:marLeft w:val="640"/>
          <w:marRight w:val="0"/>
          <w:marTop w:val="0"/>
          <w:marBottom w:val="0"/>
          <w:divBdr>
            <w:top w:val="none" w:sz="0" w:space="0" w:color="auto"/>
            <w:left w:val="none" w:sz="0" w:space="0" w:color="auto"/>
            <w:bottom w:val="none" w:sz="0" w:space="0" w:color="auto"/>
            <w:right w:val="none" w:sz="0" w:space="0" w:color="auto"/>
          </w:divBdr>
        </w:div>
        <w:div w:id="367919191">
          <w:marLeft w:val="640"/>
          <w:marRight w:val="0"/>
          <w:marTop w:val="0"/>
          <w:marBottom w:val="0"/>
          <w:divBdr>
            <w:top w:val="none" w:sz="0" w:space="0" w:color="auto"/>
            <w:left w:val="none" w:sz="0" w:space="0" w:color="auto"/>
            <w:bottom w:val="none" w:sz="0" w:space="0" w:color="auto"/>
            <w:right w:val="none" w:sz="0" w:space="0" w:color="auto"/>
          </w:divBdr>
        </w:div>
        <w:div w:id="31461721">
          <w:marLeft w:val="640"/>
          <w:marRight w:val="0"/>
          <w:marTop w:val="0"/>
          <w:marBottom w:val="0"/>
          <w:divBdr>
            <w:top w:val="none" w:sz="0" w:space="0" w:color="auto"/>
            <w:left w:val="none" w:sz="0" w:space="0" w:color="auto"/>
            <w:bottom w:val="none" w:sz="0" w:space="0" w:color="auto"/>
            <w:right w:val="none" w:sz="0" w:space="0" w:color="auto"/>
          </w:divBdr>
        </w:div>
        <w:div w:id="843865404">
          <w:marLeft w:val="640"/>
          <w:marRight w:val="0"/>
          <w:marTop w:val="0"/>
          <w:marBottom w:val="0"/>
          <w:divBdr>
            <w:top w:val="none" w:sz="0" w:space="0" w:color="auto"/>
            <w:left w:val="none" w:sz="0" w:space="0" w:color="auto"/>
            <w:bottom w:val="none" w:sz="0" w:space="0" w:color="auto"/>
            <w:right w:val="none" w:sz="0" w:space="0" w:color="auto"/>
          </w:divBdr>
        </w:div>
        <w:div w:id="951018431">
          <w:marLeft w:val="640"/>
          <w:marRight w:val="0"/>
          <w:marTop w:val="0"/>
          <w:marBottom w:val="0"/>
          <w:divBdr>
            <w:top w:val="none" w:sz="0" w:space="0" w:color="auto"/>
            <w:left w:val="none" w:sz="0" w:space="0" w:color="auto"/>
            <w:bottom w:val="none" w:sz="0" w:space="0" w:color="auto"/>
            <w:right w:val="none" w:sz="0" w:space="0" w:color="auto"/>
          </w:divBdr>
        </w:div>
        <w:div w:id="1550530081">
          <w:marLeft w:val="640"/>
          <w:marRight w:val="0"/>
          <w:marTop w:val="0"/>
          <w:marBottom w:val="0"/>
          <w:divBdr>
            <w:top w:val="none" w:sz="0" w:space="0" w:color="auto"/>
            <w:left w:val="none" w:sz="0" w:space="0" w:color="auto"/>
            <w:bottom w:val="none" w:sz="0" w:space="0" w:color="auto"/>
            <w:right w:val="none" w:sz="0" w:space="0" w:color="auto"/>
          </w:divBdr>
        </w:div>
        <w:div w:id="595556139">
          <w:marLeft w:val="640"/>
          <w:marRight w:val="0"/>
          <w:marTop w:val="0"/>
          <w:marBottom w:val="0"/>
          <w:divBdr>
            <w:top w:val="none" w:sz="0" w:space="0" w:color="auto"/>
            <w:left w:val="none" w:sz="0" w:space="0" w:color="auto"/>
            <w:bottom w:val="none" w:sz="0" w:space="0" w:color="auto"/>
            <w:right w:val="none" w:sz="0" w:space="0" w:color="auto"/>
          </w:divBdr>
        </w:div>
        <w:div w:id="1028414748">
          <w:marLeft w:val="640"/>
          <w:marRight w:val="0"/>
          <w:marTop w:val="0"/>
          <w:marBottom w:val="0"/>
          <w:divBdr>
            <w:top w:val="none" w:sz="0" w:space="0" w:color="auto"/>
            <w:left w:val="none" w:sz="0" w:space="0" w:color="auto"/>
            <w:bottom w:val="none" w:sz="0" w:space="0" w:color="auto"/>
            <w:right w:val="none" w:sz="0" w:space="0" w:color="auto"/>
          </w:divBdr>
        </w:div>
        <w:div w:id="185145930">
          <w:marLeft w:val="640"/>
          <w:marRight w:val="0"/>
          <w:marTop w:val="0"/>
          <w:marBottom w:val="0"/>
          <w:divBdr>
            <w:top w:val="none" w:sz="0" w:space="0" w:color="auto"/>
            <w:left w:val="none" w:sz="0" w:space="0" w:color="auto"/>
            <w:bottom w:val="none" w:sz="0" w:space="0" w:color="auto"/>
            <w:right w:val="none" w:sz="0" w:space="0" w:color="auto"/>
          </w:divBdr>
        </w:div>
        <w:div w:id="824585049">
          <w:marLeft w:val="640"/>
          <w:marRight w:val="0"/>
          <w:marTop w:val="0"/>
          <w:marBottom w:val="0"/>
          <w:divBdr>
            <w:top w:val="none" w:sz="0" w:space="0" w:color="auto"/>
            <w:left w:val="none" w:sz="0" w:space="0" w:color="auto"/>
            <w:bottom w:val="none" w:sz="0" w:space="0" w:color="auto"/>
            <w:right w:val="none" w:sz="0" w:space="0" w:color="auto"/>
          </w:divBdr>
        </w:div>
        <w:div w:id="2089225769">
          <w:marLeft w:val="640"/>
          <w:marRight w:val="0"/>
          <w:marTop w:val="0"/>
          <w:marBottom w:val="0"/>
          <w:divBdr>
            <w:top w:val="none" w:sz="0" w:space="0" w:color="auto"/>
            <w:left w:val="none" w:sz="0" w:space="0" w:color="auto"/>
            <w:bottom w:val="none" w:sz="0" w:space="0" w:color="auto"/>
            <w:right w:val="none" w:sz="0" w:space="0" w:color="auto"/>
          </w:divBdr>
        </w:div>
        <w:div w:id="1038627842">
          <w:marLeft w:val="640"/>
          <w:marRight w:val="0"/>
          <w:marTop w:val="0"/>
          <w:marBottom w:val="0"/>
          <w:divBdr>
            <w:top w:val="none" w:sz="0" w:space="0" w:color="auto"/>
            <w:left w:val="none" w:sz="0" w:space="0" w:color="auto"/>
            <w:bottom w:val="none" w:sz="0" w:space="0" w:color="auto"/>
            <w:right w:val="none" w:sz="0" w:space="0" w:color="auto"/>
          </w:divBdr>
        </w:div>
        <w:div w:id="156925847">
          <w:marLeft w:val="640"/>
          <w:marRight w:val="0"/>
          <w:marTop w:val="0"/>
          <w:marBottom w:val="0"/>
          <w:divBdr>
            <w:top w:val="none" w:sz="0" w:space="0" w:color="auto"/>
            <w:left w:val="none" w:sz="0" w:space="0" w:color="auto"/>
            <w:bottom w:val="none" w:sz="0" w:space="0" w:color="auto"/>
            <w:right w:val="none" w:sz="0" w:space="0" w:color="auto"/>
          </w:divBdr>
        </w:div>
        <w:div w:id="749355551">
          <w:marLeft w:val="640"/>
          <w:marRight w:val="0"/>
          <w:marTop w:val="0"/>
          <w:marBottom w:val="0"/>
          <w:divBdr>
            <w:top w:val="none" w:sz="0" w:space="0" w:color="auto"/>
            <w:left w:val="none" w:sz="0" w:space="0" w:color="auto"/>
            <w:bottom w:val="none" w:sz="0" w:space="0" w:color="auto"/>
            <w:right w:val="none" w:sz="0" w:space="0" w:color="auto"/>
          </w:divBdr>
        </w:div>
        <w:div w:id="1557428257">
          <w:marLeft w:val="640"/>
          <w:marRight w:val="0"/>
          <w:marTop w:val="0"/>
          <w:marBottom w:val="0"/>
          <w:divBdr>
            <w:top w:val="none" w:sz="0" w:space="0" w:color="auto"/>
            <w:left w:val="none" w:sz="0" w:space="0" w:color="auto"/>
            <w:bottom w:val="none" w:sz="0" w:space="0" w:color="auto"/>
            <w:right w:val="none" w:sz="0" w:space="0" w:color="auto"/>
          </w:divBdr>
        </w:div>
        <w:div w:id="1735397938">
          <w:marLeft w:val="640"/>
          <w:marRight w:val="0"/>
          <w:marTop w:val="0"/>
          <w:marBottom w:val="0"/>
          <w:divBdr>
            <w:top w:val="none" w:sz="0" w:space="0" w:color="auto"/>
            <w:left w:val="none" w:sz="0" w:space="0" w:color="auto"/>
            <w:bottom w:val="none" w:sz="0" w:space="0" w:color="auto"/>
            <w:right w:val="none" w:sz="0" w:space="0" w:color="auto"/>
          </w:divBdr>
        </w:div>
        <w:div w:id="1482772491">
          <w:marLeft w:val="640"/>
          <w:marRight w:val="0"/>
          <w:marTop w:val="0"/>
          <w:marBottom w:val="0"/>
          <w:divBdr>
            <w:top w:val="none" w:sz="0" w:space="0" w:color="auto"/>
            <w:left w:val="none" w:sz="0" w:space="0" w:color="auto"/>
            <w:bottom w:val="none" w:sz="0" w:space="0" w:color="auto"/>
            <w:right w:val="none" w:sz="0" w:space="0" w:color="auto"/>
          </w:divBdr>
        </w:div>
        <w:div w:id="1809585152">
          <w:marLeft w:val="640"/>
          <w:marRight w:val="0"/>
          <w:marTop w:val="0"/>
          <w:marBottom w:val="0"/>
          <w:divBdr>
            <w:top w:val="none" w:sz="0" w:space="0" w:color="auto"/>
            <w:left w:val="none" w:sz="0" w:space="0" w:color="auto"/>
            <w:bottom w:val="none" w:sz="0" w:space="0" w:color="auto"/>
            <w:right w:val="none" w:sz="0" w:space="0" w:color="auto"/>
          </w:divBdr>
        </w:div>
        <w:div w:id="2007631212">
          <w:marLeft w:val="640"/>
          <w:marRight w:val="0"/>
          <w:marTop w:val="0"/>
          <w:marBottom w:val="0"/>
          <w:divBdr>
            <w:top w:val="none" w:sz="0" w:space="0" w:color="auto"/>
            <w:left w:val="none" w:sz="0" w:space="0" w:color="auto"/>
            <w:bottom w:val="none" w:sz="0" w:space="0" w:color="auto"/>
            <w:right w:val="none" w:sz="0" w:space="0" w:color="auto"/>
          </w:divBdr>
        </w:div>
        <w:div w:id="200094704">
          <w:marLeft w:val="640"/>
          <w:marRight w:val="0"/>
          <w:marTop w:val="0"/>
          <w:marBottom w:val="0"/>
          <w:divBdr>
            <w:top w:val="none" w:sz="0" w:space="0" w:color="auto"/>
            <w:left w:val="none" w:sz="0" w:space="0" w:color="auto"/>
            <w:bottom w:val="none" w:sz="0" w:space="0" w:color="auto"/>
            <w:right w:val="none" w:sz="0" w:space="0" w:color="auto"/>
          </w:divBdr>
        </w:div>
        <w:div w:id="2123109511">
          <w:marLeft w:val="640"/>
          <w:marRight w:val="0"/>
          <w:marTop w:val="0"/>
          <w:marBottom w:val="0"/>
          <w:divBdr>
            <w:top w:val="none" w:sz="0" w:space="0" w:color="auto"/>
            <w:left w:val="none" w:sz="0" w:space="0" w:color="auto"/>
            <w:bottom w:val="none" w:sz="0" w:space="0" w:color="auto"/>
            <w:right w:val="none" w:sz="0" w:space="0" w:color="auto"/>
          </w:divBdr>
        </w:div>
        <w:div w:id="1126123973">
          <w:marLeft w:val="640"/>
          <w:marRight w:val="0"/>
          <w:marTop w:val="0"/>
          <w:marBottom w:val="0"/>
          <w:divBdr>
            <w:top w:val="none" w:sz="0" w:space="0" w:color="auto"/>
            <w:left w:val="none" w:sz="0" w:space="0" w:color="auto"/>
            <w:bottom w:val="none" w:sz="0" w:space="0" w:color="auto"/>
            <w:right w:val="none" w:sz="0" w:space="0" w:color="auto"/>
          </w:divBdr>
        </w:div>
        <w:div w:id="1263419850">
          <w:marLeft w:val="640"/>
          <w:marRight w:val="0"/>
          <w:marTop w:val="0"/>
          <w:marBottom w:val="0"/>
          <w:divBdr>
            <w:top w:val="none" w:sz="0" w:space="0" w:color="auto"/>
            <w:left w:val="none" w:sz="0" w:space="0" w:color="auto"/>
            <w:bottom w:val="none" w:sz="0" w:space="0" w:color="auto"/>
            <w:right w:val="none" w:sz="0" w:space="0" w:color="auto"/>
          </w:divBdr>
        </w:div>
        <w:div w:id="802575495">
          <w:marLeft w:val="640"/>
          <w:marRight w:val="0"/>
          <w:marTop w:val="0"/>
          <w:marBottom w:val="0"/>
          <w:divBdr>
            <w:top w:val="none" w:sz="0" w:space="0" w:color="auto"/>
            <w:left w:val="none" w:sz="0" w:space="0" w:color="auto"/>
            <w:bottom w:val="none" w:sz="0" w:space="0" w:color="auto"/>
            <w:right w:val="none" w:sz="0" w:space="0" w:color="auto"/>
          </w:divBdr>
        </w:div>
        <w:div w:id="1388917908">
          <w:marLeft w:val="640"/>
          <w:marRight w:val="0"/>
          <w:marTop w:val="0"/>
          <w:marBottom w:val="0"/>
          <w:divBdr>
            <w:top w:val="none" w:sz="0" w:space="0" w:color="auto"/>
            <w:left w:val="none" w:sz="0" w:space="0" w:color="auto"/>
            <w:bottom w:val="none" w:sz="0" w:space="0" w:color="auto"/>
            <w:right w:val="none" w:sz="0" w:space="0" w:color="auto"/>
          </w:divBdr>
        </w:div>
        <w:div w:id="206574556">
          <w:marLeft w:val="640"/>
          <w:marRight w:val="0"/>
          <w:marTop w:val="0"/>
          <w:marBottom w:val="0"/>
          <w:divBdr>
            <w:top w:val="none" w:sz="0" w:space="0" w:color="auto"/>
            <w:left w:val="none" w:sz="0" w:space="0" w:color="auto"/>
            <w:bottom w:val="none" w:sz="0" w:space="0" w:color="auto"/>
            <w:right w:val="none" w:sz="0" w:space="0" w:color="auto"/>
          </w:divBdr>
        </w:div>
        <w:div w:id="583758994">
          <w:marLeft w:val="640"/>
          <w:marRight w:val="0"/>
          <w:marTop w:val="0"/>
          <w:marBottom w:val="0"/>
          <w:divBdr>
            <w:top w:val="none" w:sz="0" w:space="0" w:color="auto"/>
            <w:left w:val="none" w:sz="0" w:space="0" w:color="auto"/>
            <w:bottom w:val="none" w:sz="0" w:space="0" w:color="auto"/>
            <w:right w:val="none" w:sz="0" w:space="0" w:color="auto"/>
          </w:divBdr>
        </w:div>
        <w:div w:id="730889389">
          <w:marLeft w:val="640"/>
          <w:marRight w:val="0"/>
          <w:marTop w:val="0"/>
          <w:marBottom w:val="0"/>
          <w:divBdr>
            <w:top w:val="none" w:sz="0" w:space="0" w:color="auto"/>
            <w:left w:val="none" w:sz="0" w:space="0" w:color="auto"/>
            <w:bottom w:val="none" w:sz="0" w:space="0" w:color="auto"/>
            <w:right w:val="none" w:sz="0" w:space="0" w:color="auto"/>
          </w:divBdr>
        </w:div>
        <w:div w:id="1930036920">
          <w:marLeft w:val="640"/>
          <w:marRight w:val="0"/>
          <w:marTop w:val="0"/>
          <w:marBottom w:val="0"/>
          <w:divBdr>
            <w:top w:val="none" w:sz="0" w:space="0" w:color="auto"/>
            <w:left w:val="none" w:sz="0" w:space="0" w:color="auto"/>
            <w:bottom w:val="none" w:sz="0" w:space="0" w:color="auto"/>
            <w:right w:val="none" w:sz="0" w:space="0" w:color="auto"/>
          </w:divBdr>
        </w:div>
        <w:div w:id="973484741">
          <w:marLeft w:val="640"/>
          <w:marRight w:val="0"/>
          <w:marTop w:val="0"/>
          <w:marBottom w:val="0"/>
          <w:divBdr>
            <w:top w:val="none" w:sz="0" w:space="0" w:color="auto"/>
            <w:left w:val="none" w:sz="0" w:space="0" w:color="auto"/>
            <w:bottom w:val="none" w:sz="0" w:space="0" w:color="auto"/>
            <w:right w:val="none" w:sz="0" w:space="0" w:color="auto"/>
          </w:divBdr>
        </w:div>
        <w:div w:id="1367869014">
          <w:marLeft w:val="640"/>
          <w:marRight w:val="0"/>
          <w:marTop w:val="0"/>
          <w:marBottom w:val="0"/>
          <w:divBdr>
            <w:top w:val="none" w:sz="0" w:space="0" w:color="auto"/>
            <w:left w:val="none" w:sz="0" w:space="0" w:color="auto"/>
            <w:bottom w:val="none" w:sz="0" w:space="0" w:color="auto"/>
            <w:right w:val="none" w:sz="0" w:space="0" w:color="auto"/>
          </w:divBdr>
        </w:div>
        <w:div w:id="1861432722">
          <w:marLeft w:val="640"/>
          <w:marRight w:val="0"/>
          <w:marTop w:val="0"/>
          <w:marBottom w:val="0"/>
          <w:divBdr>
            <w:top w:val="none" w:sz="0" w:space="0" w:color="auto"/>
            <w:left w:val="none" w:sz="0" w:space="0" w:color="auto"/>
            <w:bottom w:val="none" w:sz="0" w:space="0" w:color="auto"/>
            <w:right w:val="none" w:sz="0" w:space="0" w:color="auto"/>
          </w:divBdr>
        </w:div>
        <w:div w:id="672491666">
          <w:marLeft w:val="640"/>
          <w:marRight w:val="0"/>
          <w:marTop w:val="0"/>
          <w:marBottom w:val="0"/>
          <w:divBdr>
            <w:top w:val="none" w:sz="0" w:space="0" w:color="auto"/>
            <w:left w:val="none" w:sz="0" w:space="0" w:color="auto"/>
            <w:bottom w:val="none" w:sz="0" w:space="0" w:color="auto"/>
            <w:right w:val="none" w:sz="0" w:space="0" w:color="auto"/>
          </w:divBdr>
        </w:div>
        <w:div w:id="2044017251">
          <w:marLeft w:val="640"/>
          <w:marRight w:val="0"/>
          <w:marTop w:val="0"/>
          <w:marBottom w:val="0"/>
          <w:divBdr>
            <w:top w:val="none" w:sz="0" w:space="0" w:color="auto"/>
            <w:left w:val="none" w:sz="0" w:space="0" w:color="auto"/>
            <w:bottom w:val="none" w:sz="0" w:space="0" w:color="auto"/>
            <w:right w:val="none" w:sz="0" w:space="0" w:color="auto"/>
          </w:divBdr>
        </w:div>
        <w:div w:id="1747527495">
          <w:marLeft w:val="640"/>
          <w:marRight w:val="0"/>
          <w:marTop w:val="0"/>
          <w:marBottom w:val="0"/>
          <w:divBdr>
            <w:top w:val="none" w:sz="0" w:space="0" w:color="auto"/>
            <w:left w:val="none" w:sz="0" w:space="0" w:color="auto"/>
            <w:bottom w:val="none" w:sz="0" w:space="0" w:color="auto"/>
            <w:right w:val="none" w:sz="0" w:space="0" w:color="auto"/>
          </w:divBdr>
        </w:div>
        <w:div w:id="854005329">
          <w:marLeft w:val="640"/>
          <w:marRight w:val="0"/>
          <w:marTop w:val="0"/>
          <w:marBottom w:val="0"/>
          <w:divBdr>
            <w:top w:val="none" w:sz="0" w:space="0" w:color="auto"/>
            <w:left w:val="none" w:sz="0" w:space="0" w:color="auto"/>
            <w:bottom w:val="none" w:sz="0" w:space="0" w:color="auto"/>
            <w:right w:val="none" w:sz="0" w:space="0" w:color="auto"/>
          </w:divBdr>
        </w:div>
        <w:div w:id="1720980299">
          <w:marLeft w:val="640"/>
          <w:marRight w:val="0"/>
          <w:marTop w:val="0"/>
          <w:marBottom w:val="0"/>
          <w:divBdr>
            <w:top w:val="none" w:sz="0" w:space="0" w:color="auto"/>
            <w:left w:val="none" w:sz="0" w:space="0" w:color="auto"/>
            <w:bottom w:val="none" w:sz="0" w:space="0" w:color="auto"/>
            <w:right w:val="none" w:sz="0" w:space="0" w:color="auto"/>
          </w:divBdr>
        </w:div>
        <w:div w:id="484056630">
          <w:marLeft w:val="640"/>
          <w:marRight w:val="0"/>
          <w:marTop w:val="0"/>
          <w:marBottom w:val="0"/>
          <w:divBdr>
            <w:top w:val="none" w:sz="0" w:space="0" w:color="auto"/>
            <w:left w:val="none" w:sz="0" w:space="0" w:color="auto"/>
            <w:bottom w:val="none" w:sz="0" w:space="0" w:color="auto"/>
            <w:right w:val="none" w:sz="0" w:space="0" w:color="auto"/>
          </w:divBdr>
        </w:div>
      </w:divsChild>
    </w:div>
    <w:div w:id="1606647512">
      <w:bodyDiv w:val="1"/>
      <w:marLeft w:val="0"/>
      <w:marRight w:val="0"/>
      <w:marTop w:val="0"/>
      <w:marBottom w:val="0"/>
      <w:divBdr>
        <w:top w:val="none" w:sz="0" w:space="0" w:color="auto"/>
        <w:left w:val="none" w:sz="0" w:space="0" w:color="auto"/>
        <w:bottom w:val="none" w:sz="0" w:space="0" w:color="auto"/>
        <w:right w:val="none" w:sz="0" w:space="0" w:color="auto"/>
      </w:divBdr>
      <w:divsChild>
        <w:div w:id="1827817449">
          <w:marLeft w:val="640"/>
          <w:marRight w:val="0"/>
          <w:marTop w:val="0"/>
          <w:marBottom w:val="0"/>
          <w:divBdr>
            <w:top w:val="none" w:sz="0" w:space="0" w:color="auto"/>
            <w:left w:val="none" w:sz="0" w:space="0" w:color="auto"/>
            <w:bottom w:val="none" w:sz="0" w:space="0" w:color="auto"/>
            <w:right w:val="none" w:sz="0" w:space="0" w:color="auto"/>
          </w:divBdr>
        </w:div>
        <w:div w:id="875699336">
          <w:marLeft w:val="640"/>
          <w:marRight w:val="0"/>
          <w:marTop w:val="0"/>
          <w:marBottom w:val="0"/>
          <w:divBdr>
            <w:top w:val="none" w:sz="0" w:space="0" w:color="auto"/>
            <w:left w:val="none" w:sz="0" w:space="0" w:color="auto"/>
            <w:bottom w:val="none" w:sz="0" w:space="0" w:color="auto"/>
            <w:right w:val="none" w:sz="0" w:space="0" w:color="auto"/>
          </w:divBdr>
        </w:div>
        <w:div w:id="937906090">
          <w:marLeft w:val="640"/>
          <w:marRight w:val="0"/>
          <w:marTop w:val="0"/>
          <w:marBottom w:val="0"/>
          <w:divBdr>
            <w:top w:val="none" w:sz="0" w:space="0" w:color="auto"/>
            <w:left w:val="none" w:sz="0" w:space="0" w:color="auto"/>
            <w:bottom w:val="none" w:sz="0" w:space="0" w:color="auto"/>
            <w:right w:val="none" w:sz="0" w:space="0" w:color="auto"/>
          </w:divBdr>
        </w:div>
        <w:div w:id="1021082600">
          <w:marLeft w:val="640"/>
          <w:marRight w:val="0"/>
          <w:marTop w:val="0"/>
          <w:marBottom w:val="0"/>
          <w:divBdr>
            <w:top w:val="none" w:sz="0" w:space="0" w:color="auto"/>
            <w:left w:val="none" w:sz="0" w:space="0" w:color="auto"/>
            <w:bottom w:val="none" w:sz="0" w:space="0" w:color="auto"/>
            <w:right w:val="none" w:sz="0" w:space="0" w:color="auto"/>
          </w:divBdr>
        </w:div>
        <w:div w:id="1986932910">
          <w:marLeft w:val="640"/>
          <w:marRight w:val="0"/>
          <w:marTop w:val="0"/>
          <w:marBottom w:val="0"/>
          <w:divBdr>
            <w:top w:val="none" w:sz="0" w:space="0" w:color="auto"/>
            <w:left w:val="none" w:sz="0" w:space="0" w:color="auto"/>
            <w:bottom w:val="none" w:sz="0" w:space="0" w:color="auto"/>
            <w:right w:val="none" w:sz="0" w:space="0" w:color="auto"/>
          </w:divBdr>
        </w:div>
        <w:div w:id="1924682182">
          <w:marLeft w:val="640"/>
          <w:marRight w:val="0"/>
          <w:marTop w:val="0"/>
          <w:marBottom w:val="0"/>
          <w:divBdr>
            <w:top w:val="none" w:sz="0" w:space="0" w:color="auto"/>
            <w:left w:val="none" w:sz="0" w:space="0" w:color="auto"/>
            <w:bottom w:val="none" w:sz="0" w:space="0" w:color="auto"/>
            <w:right w:val="none" w:sz="0" w:space="0" w:color="auto"/>
          </w:divBdr>
        </w:div>
        <w:div w:id="1348096942">
          <w:marLeft w:val="640"/>
          <w:marRight w:val="0"/>
          <w:marTop w:val="0"/>
          <w:marBottom w:val="0"/>
          <w:divBdr>
            <w:top w:val="none" w:sz="0" w:space="0" w:color="auto"/>
            <w:left w:val="none" w:sz="0" w:space="0" w:color="auto"/>
            <w:bottom w:val="none" w:sz="0" w:space="0" w:color="auto"/>
            <w:right w:val="none" w:sz="0" w:space="0" w:color="auto"/>
          </w:divBdr>
        </w:div>
        <w:div w:id="935790755">
          <w:marLeft w:val="640"/>
          <w:marRight w:val="0"/>
          <w:marTop w:val="0"/>
          <w:marBottom w:val="0"/>
          <w:divBdr>
            <w:top w:val="none" w:sz="0" w:space="0" w:color="auto"/>
            <w:left w:val="none" w:sz="0" w:space="0" w:color="auto"/>
            <w:bottom w:val="none" w:sz="0" w:space="0" w:color="auto"/>
            <w:right w:val="none" w:sz="0" w:space="0" w:color="auto"/>
          </w:divBdr>
        </w:div>
        <w:div w:id="1410149738">
          <w:marLeft w:val="640"/>
          <w:marRight w:val="0"/>
          <w:marTop w:val="0"/>
          <w:marBottom w:val="0"/>
          <w:divBdr>
            <w:top w:val="none" w:sz="0" w:space="0" w:color="auto"/>
            <w:left w:val="none" w:sz="0" w:space="0" w:color="auto"/>
            <w:bottom w:val="none" w:sz="0" w:space="0" w:color="auto"/>
            <w:right w:val="none" w:sz="0" w:space="0" w:color="auto"/>
          </w:divBdr>
        </w:div>
        <w:div w:id="999621686">
          <w:marLeft w:val="640"/>
          <w:marRight w:val="0"/>
          <w:marTop w:val="0"/>
          <w:marBottom w:val="0"/>
          <w:divBdr>
            <w:top w:val="none" w:sz="0" w:space="0" w:color="auto"/>
            <w:left w:val="none" w:sz="0" w:space="0" w:color="auto"/>
            <w:bottom w:val="none" w:sz="0" w:space="0" w:color="auto"/>
            <w:right w:val="none" w:sz="0" w:space="0" w:color="auto"/>
          </w:divBdr>
        </w:div>
        <w:div w:id="640311154">
          <w:marLeft w:val="640"/>
          <w:marRight w:val="0"/>
          <w:marTop w:val="0"/>
          <w:marBottom w:val="0"/>
          <w:divBdr>
            <w:top w:val="none" w:sz="0" w:space="0" w:color="auto"/>
            <w:left w:val="none" w:sz="0" w:space="0" w:color="auto"/>
            <w:bottom w:val="none" w:sz="0" w:space="0" w:color="auto"/>
            <w:right w:val="none" w:sz="0" w:space="0" w:color="auto"/>
          </w:divBdr>
        </w:div>
        <w:div w:id="1409842450">
          <w:marLeft w:val="640"/>
          <w:marRight w:val="0"/>
          <w:marTop w:val="0"/>
          <w:marBottom w:val="0"/>
          <w:divBdr>
            <w:top w:val="none" w:sz="0" w:space="0" w:color="auto"/>
            <w:left w:val="none" w:sz="0" w:space="0" w:color="auto"/>
            <w:bottom w:val="none" w:sz="0" w:space="0" w:color="auto"/>
            <w:right w:val="none" w:sz="0" w:space="0" w:color="auto"/>
          </w:divBdr>
        </w:div>
        <w:div w:id="1583756992">
          <w:marLeft w:val="640"/>
          <w:marRight w:val="0"/>
          <w:marTop w:val="0"/>
          <w:marBottom w:val="0"/>
          <w:divBdr>
            <w:top w:val="none" w:sz="0" w:space="0" w:color="auto"/>
            <w:left w:val="none" w:sz="0" w:space="0" w:color="auto"/>
            <w:bottom w:val="none" w:sz="0" w:space="0" w:color="auto"/>
            <w:right w:val="none" w:sz="0" w:space="0" w:color="auto"/>
          </w:divBdr>
        </w:div>
        <w:div w:id="664862819">
          <w:marLeft w:val="640"/>
          <w:marRight w:val="0"/>
          <w:marTop w:val="0"/>
          <w:marBottom w:val="0"/>
          <w:divBdr>
            <w:top w:val="none" w:sz="0" w:space="0" w:color="auto"/>
            <w:left w:val="none" w:sz="0" w:space="0" w:color="auto"/>
            <w:bottom w:val="none" w:sz="0" w:space="0" w:color="auto"/>
            <w:right w:val="none" w:sz="0" w:space="0" w:color="auto"/>
          </w:divBdr>
        </w:div>
        <w:div w:id="333731617">
          <w:marLeft w:val="640"/>
          <w:marRight w:val="0"/>
          <w:marTop w:val="0"/>
          <w:marBottom w:val="0"/>
          <w:divBdr>
            <w:top w:val="none" w:sz="0" w:space="0" w:color="auto"/>
            <w:left w:val="none" w:sz="0" w:space="0" w:color="auto"/>
            <w:bottom w:val="none" w:sz="0" w:space="0" w:color="auto"/>
            <w:right w:val="none" w:sz="0" w:space="0" w:color="auto"/>
          </w:divBdr>
        </w:div>
        <w:div w:id="651451893">
          <w:marLeft w:val="640"/>
          <w:marRight w:val="0"/>
          <w:marTop w:val="0"/>
          <w:marBottom w:val="0"/>
          <w:divBdr>
            <w:top w:val="none" w:sz="0" w:space="0" w:color="auto"/>
            <w:left w:val="none" w:sz="0" w:space="0" w:color="auto"/>
            <w:bottom w:val="none" w:sz="0" w:space="0" w:color="auto"/>
            <w:right w:val="none" w:sz="0" w:space="0" w:color="auto"/>
          </w:divBdr>
        </w:div>
        <w:div w:id="823547408">
          <w:marLeft w:val="640"/>
          <w:marRight w:val="0"/>
          <w:marTop w:val="0"/>
          <w:marBottom w:val="0"/>
          <w:divBdr>
            <w:top w:val="none" w:sz="0" w:space="0" w:color="auto"/>
            <w:left w:val="none" w:sz="0" w:space="0" w:color="auto"/>
            <w:bottom w:val="none" w:sz="0" w:space="0" w:color="auto"/>
            <w:right w:val="none" w:sz="0" w:space="0" w:color="auto"/>
          </w:divBdr>
        </w:div>
        <w:div w:id="1226986158">
          <w:marLeft w:val="640"/>
          <w:marRight w:val="0"/>
          <w:marTop w:val="0"/>
          <w:marBottom w:val="0"/>
          <w:divBdr>
            <w:top w:val="none" w:sz="0" w:space="0" w:color="auto"/>
            <w:left w:val="none" w:sz="0" w:space="0" w:color="auto"/>
            <w:bottom w:val="none" w:sz="0" w:space="0" w:color="auto"/>
            <w:right w:val="none" w:sz="0" w:space="0" w:color="auto"/>
          </w:divBdr>
        </w:div>
        <w:div w:id="2055543957">
          <w:marLeft w:val="640"/>
          <w:marRight w:val="0"/>
          <w:marTop w:val="0"/>
          <w:marBottom w:val="0"/>
          <w:divBdr>
            <w:top w:val="none" w:sz="0" w:space="0" w:color="auto"/>
            <w:left w:val="none" w:sz="0" w:space="0" w:color="auto"/>
            <w:bottom w:val="none" w:sz="0" w:space="0" w:color="auto"/>
            <w:right w:val="none" w:sz="0" w:space="0" w:color="auto"/>
          </w:divBdr>
        </w:div>
        <w:div w:id="1609039927">
          <w:marLeft w:val="640"/>
          <w:marRight w:val="0"/>
          <w:marTop w:val="0"/>
          <w:marBottom w:val="0"/>
          <w:divBdr>
            <w:top w:val="none" w:sz="0" w:space="0" w:color="auto"/>
            <w:left w:val="none" w:sz="0" w:space="0" w:color="auto"/>
            <w:bottom w:val="none" w:sz="0" w:space="0" w:color="auto"/>
            <w:right w:val="none" w:sz="0" w:space="0" w:color="auto"/>
          </w:divBdr>
        </w:div>
        <w:div w:id="808478488">
          <w:marLeft w:val="640"/>
          <w:marRight w:val="0"/>
          <w:marTop w:val="0"/>
          <w:marBottom w:val="0"/>
          <w:divBdr>
            <w:top w:val="none" w:sz="0" w:space="0" w:color="auto"/>
            <w:left w:val="none" w:sz="0" w:space="0" w:color="auto"/>
            <w:bottom w:val="none" w:sz="0" w:space="0" w:color="auto"/>
            <w:right w:val="none" w:sz="0" w:space="0" w:color="auto"/>
          </w:divBdr>
        </w:div>
        <w:div w:id="110055770">
          <w:marLeft w:val="640"/>
          <w:marRight w:val="0"/>
          <w:marTop w:val="0"/>
          <w:marBottom w:val="0"/>
          <w:divBdr>
            <w:top w:val="none" w:sz="0" w:space="0" w:color="auto"/>
            <w:left w:val="none" w:sz="0" w:space="0" w:color="auto"/>
            <w:bottom w:val="none" w:sz="0" w:space="0" w:color="auto"/>
            <w:right w:val="none" w:sz="0" w:space="0" w:color="auto"/>
          </w:divBdr>
        </w:div>
        <w:div w:id="416825643">
          <w:marLeft w:val="640"/>
          <w:marRight w:val="0"/>
          <w:marTop w:val="0"/>
          <w:marBottom w:val="0"/>
          <w:divBdr>
            <w:top w:val="none" w:sz="0" w:space="0" w:color="auto"/>
            <w:left w:val="none" w:sz="0" w:space="0" w:color="auto"/>
            <w:bottom w:val="none" w:sz="0" w:space="0" w:color="auto"/>
            <w:right w:val="none" w:sz="0" w:space="0" w:color="auto"/>
          </w:divBdr>
        </w:div>
        <w:div w:id="266087479">
          <w:marLeft w:val="640"/>
          <w:marRight w:val="0"/>
          <w:marTop w:val="0"/>
          <w:marBottom w:val="0"/>
          <w:divBdr>
            <w:top w:val="none" w:sz="0" w:space="0" w:color="auto"/>
            <w:left w:val="none" w:sz="0" w:space="0" w:color="auto"/>
            <w:bottom w:val="none" w:sz="0" w:space="0" w:color="auto"/>
            <w:right w:val="none" w:sz="0" w:space="0" w:color="auto"/>
          </w:divBdr>
        </w:div>
        <w:div w:id="739594055">
          <w:marLeft w:val="640"/>
          <w:marRight w:val="0"/>
          <w:marTop w:val="0"/>
          <w:marBottom w:val="0"/>
          <w:divBdr>
            <w:top w:val="none" w:sz="0" w:space="0" w:color="auto"/>
            <w:left w:val="none" w:sz="0" w:space="0" w:color="auto"/>
            <w:bottom w:val="none" w:sz="0" w:space="0" w:color="auto"/>
            <w:right w:val="none" w:sz="0" w:space="0" w:color="auto"/>
          </w:divBdr>
        </w:div>
        <w:div w:id="1234314260">
          <w:marLeft w:val="640"/>
          <w:marRight w:val="0"/>
          <w:marTop w:val="0"/>
          <w:marBottom w:val="0"/>
          <w:divBdr>
            <w:top w:val="none" w:sz="0" w:space="0" w:color="auto"/>
            <w:left w:val="none" w:sz="0" w:space="0" w:color="auto"/>
            <w:bottom w:val="none" w:sz="0" w:space="0" w:color="auto"/>
            <w:right w:val="none" w:sz="0" w:space="0" w:color="auto"/>
          </w:divBdr>
        </w:div>
        <w:div w:id="1078939284">
          <w:marLeft w:val="640"/>
          <w:marRight w:val="0"/>
          <w:marTop w:val="0"/>
          <w:marBottom w:val="0"/>
          <w:divBdr>
            <w:top w:val="none" w:sz="0" w:space="0" w:color="auto"/>
            <w:left w:val="none" w:sz="0" w:space="0" w:color="auto"/>
            <w:bottom w:val="none" w:sz="0" w:space="0" w:color="auto"/>
            <w:right w:val="none" w:sz="0" w:space="0" w:color="auto"/>
          </w:divBdr>
        </w:div>
        <w:div w:id="645859144">
          <w:marLeft w:val="640"/>
          <w:marRight w:val="0"/>
          <w:marTop w:val="0"/>
          <w:marBottom w:val="0"/>
          <w:divBdr>
            <w:top w:val="none" w:sz="0" w:space="0" w:color="auto"/>
            <w:left w:val="none" w:sz="0" w:space="0" w:color="auto"/>
            <w:bottom w:val="none" w:sz="0" w:space="0" w:color="auto"/>
            <w:right w:val="none" w:sz="0" w:space="0" w:color="auto"/>
          </w:divBdr>
        </w:div>
        <w:div w:id="297496872">
          <w:marLeft w:val="640"/>
          <w:marRight w:val="0"/>
          <w:marTop w:val="0"/>
          <w:marBottom w:val="0"/>
          <w:divBdr>
            <w:top w:val="none" w:sz="0" w:space="0" w:color="auto"/>
            <w:left w:val="none" w:sz="0" w:space="0" w:color="auto"/>
            <w:bottom w:val="none" w:sz="0" w:space="0" w:color="auto"/>
            <w:right w:val="none" w:sz="0" w:space="0" w:color="auto"/>
          </w:divBdr>
        </w:div>
        <w:div w:id="1268390593">
          <w:marLeft w:val="640"/>
          <w:marRight w:val="0"/>
          <w:marTop w:val="0"/>
          <w:marBottom w:val="0"/>
          <w:divBdr>
            <w:top w:val="none" w:sz="0" w:space="0" w:color="auto"/>
            <w:left w:val="none" w:sz="0" w:space="0" w:color="auto"/>
            <w:bottom w:val="none" w:sz="0" w:space="0" w:color="auto"/>
            <w:right w:val="none" w:sz="0" w:space="0" w:color="auto"/>
          </w:divBdr>
        </w:div>
        <w:div w:id="2038046316">
          <w:marLeft w:val="640"/>
          <w:marRight w:val="0"/>
          <w:marTop w:val="0"/>
          <w:marBottom w:val="0"/>
          <w:divBdr>
            <w:top w:val="none" w:sz="0" w:space="0" w:color="auto"/>
            <w:left w:val="none" w:sz="0" w:space="0" w:color="auto"/>
            <w:bottom w:val="none" w:sz="0" w:space="0" w:color="auto"/>
            <w:right w:val="none" w:sz="0" w:space="0" w:color="auto"/>
          </w:divBdr>
        </w:div>
        <w:div w:id="512844412">
          <w:marLeft w:val="640"/>
          <w:marRight w:val="0"/>
          <w:marTop w:val="0"/>
          <w:marBottom w:val="0"/>
          <w:divBdr>
            <w:top w:val="none" w:sz="0" w:space="0" w:color="auto"/>
            <w:left w:val="none" w:sz="0" w:space="0" w:color="auto"/>
            <w:bottom w:val="none" w:sz="0" w:space="0" w:color="auto"/>
            <w:right w:val="none" w:sz="0" w:space="0" w:color="auto"/>
          </w:divBdr>
        </w:div>
        <w:div w:id="1748842499">
          <w:marLeft w:val="640"/>
          <w:marRight w:val="0"/>
          <w:marTop w:val="0"/>
          <w:marBottom w:val="0"/>
          <w:divBdr>
            <w:top w:val="none" w:sz="0" w:space="0" w:color="auto"/>
            <w:left w:val="none" w:sz="0" w:space="0" w:color="auto"/>
            <w:bottom w:val="none" w:sz="0" w:space="0" w:color="auto"/>
            <w:right w:val="none" w:sz="0" w:space="0" w:color="auto"/>
          </w:divBdr>
        </w:div>
        <w:div w:id="1113134279">
          <w:marLeft w:val="640"/>
          <w:marRight w:val="0"/>
          <w:marTop w:val="0"/>
          <w:marBottom w:val="0"/>
          <w:divBdr>
            <w:top w:val="none" w:sz="0" w:space="0" w:color="auto"/>
            <w:left w:val="none" w:sz="0" w:space="0" w:color="auto"/>
            <w:bottom w:val="none" w:sz="0" w:space="0" w:color="auto"/>
            <w:right w:val="none" w:sz="0" w:space="0" w:color="auto"/>
          </w:divBdr>
        </w:div>
        <w:div w:id="1509250359">
          <w:marLeft w:val="640"/>
          <w:marRight w:val="0"/>
          <w:marTop w:val="0"/>
          <w:marBottom w:val="0"/>
          <w:divBdr>
            <w:top w:val="none" w:sz="0" w:space="0" w:color="auto"/>
            <w:left w:val="none" w:sz="0" w:space="0" w:color="auto"/>
            <w:bottom w:val="none" w:sz="0" w:space="0" w:color="auto"/>
            <w:right w:val="none" w:sz="0" w:space="0" w:color="auto"/>
          </w:divBdr>
        </w:div>
        <w:div w:id="1199321849">
          <w:marLeft w:val="640"/>
          <w:marRight w:val="0"/>
          <w:marTop w:val="0"/>
          <w:marBottom w:val="0"/>
          <w:divBdr>
            <w:top w:val="none" w:sz="0" w:space="0" w:color="auto"/>
            <w:left w:val="none" w:sz="0" w:space="0" w:color="auto"/>
            <w:bottom w:val="none" w:sz="0" w:space="0" w:color="auto"/>
            <w:right w:val="none" w:sz="0" w:space="0" w:color="auto"/>
          </w:divBdr>
        </w:div>
        <w:div w:id="1843080683">
          <w:marLeft w:val="640"/>
          <w:marRight w:val="0"/>
          <w:marTop w:val="0"/>
          <w:marBottom w:val="0"/>
          <w:divBdr>
            <w:top w:val="none" w:sz="0" w:space="0" w:color="auto"/>
            <w:left w:val="none" w:sz="0" w:space="0" w:color="auto"/>
            <w:bottom w:val="none" w:sz="0" w:space="0" w:color="auto"/>
            <w:right w:val="none" w:sz="0" w:space="0" w:color="auto"/>
          </w:divBdr>
        </w:div>
        <w:div w:id="1982222821">
          <w:marLeft w:val="640"/>
          <w:marRight w:val="0"/>
          <w:marTop w:val="0"/>
          <w:marBottom w:val="0"/>
          <w:divBdr>
            <w:top w:val="none" w:sz="0" w:space="0" w:color="auto"/>
            <w:left w:val="none" w:sz="0" w:space="0" w:color="auto"/>
            <w:bottom w:val="none" w:sz="0" w:space="0" w:color="auto"/>
            <w:right w:val="none" w:sz="0" w:space="0" w:color="auto"/>
          </w:divBdr>
        </w:div>
        <w:div w:id="781147246">
          <w:marLeft w:val="640"/>
          <w:marRight w:val="0"/>
          <w:marTop w:val="0"/>
          <w:marBottom w:val="0"/>
          <w:divBdr>
            <w:top w:val="none" w:sz="0" w:space="0" w:color="auto"/>
            <w:left w:val="none" w:sz="0" w:space="0" w:color="auto"/>
            <w:bottom w:val="none" w:sz="0" w:space="0" w:color="auto"/>
            <w:right w:val="none" w:sz="0" w:space="0" w:color="auto"/>
          </w:divBdr>
        </w:div>
        <w:div w:id="1857117661">
          <w:marLeft w:val="640"/>
          <w:marRight w:val="0"/>
          <w:marTop w:val="0"/>
          <w:marBottom w:val="0"/>
          <w:divBdr>
            <w:top w:val="none" w:sz="0" w:space="0" w:color="auto"/>
            <w:left w:val="none" w:sz="0" w:space="0" w:color="auto"/>
            <w:bottom w:val="none" w:sz="0" w:space="0" w:color="auto"/>
            <w:right w:val="none" w:sz="0" w:space="0" w:color="auto"/>
          </w:divBdr>
        </w:div>
        <w:div w:id="908534521">
          <w:marLeft w:val="640"/>
          <w:marRight w:val="0"/>
          <w:marTop w:val="0"/>
          <w:marBottom w:val="0"/>
          <w:divBdr>
            <w:top w:val="none" w:sz="0" w:space="0" w:color="auto"/>
            <w:left w:val="none" w:sz="0" w:space="0" w:color="auto"/>
            <w:bottom w:val="none" w:sz="0" w:space="0" w:color="auto"/>
            <w:right w:val="none" w:sz="0" w:space="0" w:color="auto"/>
          </w:divBdr>
        </w:div>
        <w:div w:id="819855573">
          <w:marLeft w:val="640"/>
          <w:marRight w:val="0"/>
          <w:marTop w:val="0"/>
          <w:marBottom w:val="0"/>
          <w:divBdr>
            <w:top w:val="none" w:sz="0" w:space="0" w:color="auto"/>
            <w:left w:val="none" w:sz="0" w:space="0" w:color="auto"/>
            <w:bottom w:val="none" w:sz="0" w:space="0" w:color="auto"/>
            <w:right w:val="none" w:sz="0" w:space="0" w:color="auto"/>
          </w:divBdr>
        </w:div>
        <w:div w:id="1790658056">
          <w:marLeft w:val="640"/>
          <w:marRight w:val="0"/>
          <w:marTop w:val="0"/>
          <w:marBottom w:val="0"/>
          <w:divBdr>
            <w:top w:val="none" w:sz="0" w:space="0" w:color="auto"/>
            <w:left w:val="none" w:sz="0" w:space="0" w:color="auto"/>
            <w:bottom w:val="none" w:sz="0" w:space="0" w:color="auto"/>
            <w:right w:val="none" w:sz="0" w:space="0" w:color="auto"/>
          </w:divBdr>
        </w:div>
        <w:div w:id="284780071">
          <w:marLeft w:val="640"/>
          <w:marRight w:val="0"/>
          <w:marTop w:val="0"/>
          <w:marBottom w:val="0"/>
          <w:divBdr>
            <w:top w:val="none" w:sz="0" w:space="0" w:color="auto"/>
            <w:left w:val="none" w:sz="0" w:space="0" w:color="auto"/>
            <w:bottom w:val="none" w:sz="0" w:space="0" w:color="auto"/>
            <w:right w:val="none" w:sz="0" w:space="0" w:color="auto"/>
          </w:divBdr>
        </w:div>
      </w:divsChild>
    </w:div>
    <w:div w:id="1633097905">
      <w:bodyDiv w:val="1"/>
      <w:marLeft w:val="0"/>
      <w:marRight w:val="0"/>
      <w:marTop w:val="0"/>
      <w:marBottom w:val="0"/>
      <w:divBdr>
        <w:top w:val="none" w:sz="0" w:space="0" w:color="auto"/>
        <w:left w:val="none" w:sz="0" w:space="0" w:color="auto"/>
        <w:bottom w:val="none" w:sz="0" w:space="0" w:color="auto"/>
        <w:right w:val="none" w:sz="0" w:space="0" w:color="auto"/>
      </w:divBdr>
      <w:divsChild>
        <w:div w:id="678502259">
          <w:marLeft w:val="640"/>
          <w:marRight w:val="0"/>
          <w:marTop w:val="0"/>
          <w:marBottom w:val="0"/>
          <w:divBdr>
            <w:top w:val="none" w:sz="0" w:space="0" w:color="auto"/>
            <w:left w:val="none" w:sz="0" w:space="0" w:color="auto"/>
            <w:bottom w:val="none" w:sz="0" w:space="0" w:color="auto"/>
            <w:right w:val="none" w:sz="0" w:space="0" w:color="auto"/>
          </w:divBdr>
        </w:div>
        <w:div w:id="1380129238">
          <w:marLeft w:val="640"/>
          <w:marRight w:val="0"/>
          <w:marTop w:val="0"/>
          <w:marBottom w:val="0"/>
          <w:divBdr>
            <w:top w:val="none" w:sz="0" w:space="0" w:color="auto"/>
            <w:left w:val="none" w:sz="0" w:space="0" w:color="auto"/>
            <w:bottom w:val="none" w:sz="0" w:space="0" w:color="auto"/>
            <w:right w:val="none" w:sz="0" w:space="0" w:color="auto"/>
          </w:divBdr>
        </w:div>
        <w:div w:id="764689464">
          <w:marLeft w:val="640"/>
          <w:marRight w:val="0"/>
          <w:marTop w:val="0"/>
          <w:marBottom w:val="0"/>
          <w:divBdr>
            <w:top w:val="none" w:sz="0" w:space="0" w:color="auto"/>
            <w:left w:val="none" w:sz="0" w:space="0" w:color="auto"/>
            <w:bottom w:val="none" w:sz="0" w:space="0" w:color="auto"/>
            <w:right w:val="none" w:sz="0" w:space="0" w:color="auto"/>
          </w:divBdr>
        </w:div>
        <w:div w:id="2119449071">
          <w:marLeft w:val="640"/>
          <w:marRight w:val="0"/>
          <w:marTop w:val="0"/>
          <w:marBottom w:val="0"/>
          <w:divBdr>
            <w:top w:val="none" w:sz="0" w:space="0" w:color="auto"/>
            <w:left w:val="none" w:sz="0" w:space="0" w:color="auto"/>
            <w:bottom w:val="none" w:sz="0" w:space="0" w:color="auto"/>
            <w:right w:val="none" w:sz="0" w:space="0" w:color="auto"/>
          </w:divBdr>
        </w:div>
        <w:div w:id="262342013">
          <w:marLeft w:val="640"/>
          <w:marRight w:val="0"/>
          <w:marTop w:val="0"/>
          <w:marBottom w:val="0"/>
          <w:divBdr>
            <w:top w:val="none" w:sz="0" w:space="0" w:color="auto"/>
            <w:left w:val="none" w:sz="0" w:space="0" w:color="auto"/>
            <w:bottom w:val="none" w:sz="0" w:space="0" w:color="auto"/>
            <w:right w:val="none" w:sz="0" w:space="0" w:color="auto"/>
          </w:divBdr>
        </w:div>
        <w:div w:id="1394163619">
          <w:marLeft w:val="640"/>
          <w:marRight w:val="0"/>
          <w:marTop w:val="0"/>
          <w:marBottom w:val="0"/>
          <w:divBdr>
            <w:top w:val="none" w:sz="0" w:space="0" w:color="auto"/>
            <w:left w:val="none" w:sz="0" w:space="0" w:color="auto"/>
            <w:bottom w:val="none" w:sz="0" w:space="0" w:color="auto"/>
            <w:right w:val="none" w:sz="0" w:space="0" w:color="auto"/>
          </w:divBdr>
        </w:div>
        <w:div w:id="1367408992">
          <w:marLeft w:val="640"/>
          <w:marRight w:val="0"/>
          <w:marTop w:val="0"/>
          <w:marBottom w:val="0"/>
          <w:divBdr>
            <w:top w:val="none" w:sz="0" w:space="0" w:color="auto"/>
            <w:left w:val="none" w:sz="0" w:space="0" w:color="auto"/>
            <w:bottom w:val="none" w:sz="0" w:space="0" w:color="auto"/>
            <w:right w:val="none" w:sz="0" w:space="0" w:color="auto"/>
          </w:divBdr>
        </w:div>
        <w:div w:id="1377192798">
          <w:marLeft w:val="640"/>
          <w:marRight w:val="0"/>
          <w:marTop w:val="0"/>
          <w:marBottom w:val="0"/>
          <w:divBdr>
            <w:top w:val="none" w:sz="0" w:space="0" w:color="auto"/>
            <w:left w:val="none" w:sz="0" w:space="0" w:color="auto"/>
            <w:bottom w:val="none" w:sz="0" w:space="0" w:color="auto"/>
            <w:right w:val="none" w:sz="0" w:space="0" w:color="auto"/>
          </w:divBdr>
        </w:div>
        <w:div w:id="1279069726">
          <w:marLeft w:val="640"/>
          <w:marRight w:val="0"/>
          <w:marTop w:val="0"/>
          <w:marBottom w:val="0"/>
          <w:divBdr>
            <w:top w:val="none" w:sz="0" w:space="0" w:color="auto"/>
            <w:left w:val="none" w:sz="0" w:space="0" w:color="auto"/>
            <w:bottom w:val="none" w:sz="0" w:space="0" w:color="auto"/>
            <w:right w:val="none" w:sz="0" w:space="0" w:color="auto"/>
          </w:divBdr>
        </w:div>
        <w:div w:id="759838426">
          <w:marLeft w:val="640"/>
          <w:marRight w:val="0"/>
          <w:marTop w:val="0"/>
          <w:marBottom w:val="0"/>
          <w:divBdr>
            <w:top w:val="none" w:sz="0" w:space="0" w:color="auto"/>
            <w:left w:val="none" w:sz="0" w:space="0" w:color="auto"/>
            <w:bottom w:val="none" w:sz="0" w:space="0" w:color="auto"/>
            <w:right w:val="none" w:sz="0" w:space="0" w:color="auto"/>
          </w:divBdr>
        </w:div>
        <w:div w:id="1147548225">
          <w:marLeft w:val="640"/>
          <w:marRight w:val="0"/>
          <w:marTop w:val="0"/>
          <w:marBottom w:val="0"/>
          <w:divBdr>
            <w:top w:val="none" w:sz="0" w:space="0" w:color="auto"/>
            <w:left w:val="none" w:sz="0" w:space="0" w:color="auto"/>
            <w:bottom w:val="none" w:sz="0" w:space="0" w:color="auto"/>
            <w:right w:val="none" w:sz="0" w:space="0" w:color="auto"/>
          </w:divBdr>
        </w:div>
        <w:div w:id="1509055086">
          <w:marLeft w:val="640"/>
          <w:marRight w:val="0"/>
          <w:marTop w:val="0"/>
          <w:marBottom w:val="0"/>
          <w:divBdr>
            <w:top w:val="none" w:sz="0" w:space="0" w:color="auto"/>
            <w:left w:val="none" w:sz="0" w:space="0" w:color="auto"/>
            <w:bottom w:val="none" w:sz="0" w:space="0" w:color="auto"/>
            <w:right w:val="none" w:sz="0" w:space="0" w:color="auto"/>
          </w:divBdr>
        </w:div>
        <w:div w:id="531725136">
          <w:marLeft w:val="640"/>
          <w:marRight w:val="0"/>
          <w:marTop w:val="0"/>
          <w:marBottom w:val="0"/>
          <w:divBdr>
            <w:top w:val="none" w:sz="0" w:space="0" w:color="auto"/>
            <w:left w:val="none" w:sz="0" w:space="0" w:color="auto"/>
            <w:bottom w:val="none" w:sz="0" w:space="0" w:color="auto"/>
            <w:right w:val="none" w:sz="0" w:space="0" w:color="auto"/>
          </w:divBdr>
        </w:div>
        <w:div w:id="800925788">
          <w:marLeft w:val="640"/>
          <w:marRight w:val="0"/>
          <w:marTop w:val="0"/>
          <w:marBottom w:val="0"/>
          <w:divBdr>
            <w:top w:val="none" w:sz="0" w:space="0" w:color="auto"/>
            <w:left w:val="none" w:sz="0" w:space="0" w:color="auto"/>
            <w:bottom w:val="none" w:sz="0" w:space="0" w:color="auto"/>
            <w:right w:val="none" w:sz="0" w:space="0" w:color="auto"/>
          </w:divBdr>
        </w:div>
        <w:div w:id="1374188506">
          <w:marLeft w:val="640"/>
          <w:marRight w:val="0"/>
          <w:marTop w:val="0"/>
          <w:marBottom w:val="0"/>
          <w:divBdr>
            <w:top w:val="none" w:sz="0" w:space="0" w:color="auto"/>
            <w:left w:val="none" w:sz="0" w:space="0" w:color="auto"/>
            <w:bottom w:val="none" w:sz="0" w:space="0" w:color="auto"/>
            <w:right w:val="none" w:sz="0" w:space="0" w:color="auto"/>
          </w:divBdr>
        </w:div>
        <w:div w:id="250890344">
          <w:marLeft w:val="640"/>
          <w:marRight w:val="0"/>
          <w:marTop w:val="0"/>
          <w:marBottom w:val="0"/>
          <w:divBdr>
            <w:top w:val="none" w:sz="0" w:space="0" w:color="auto"/>
            <w:left w:val="none" w:sz="0" w:space="0" w:color="auto"/>
            <w:bottom w:val="none" w:sz="0" w:space="0" w:color="auto"/>
            <w:right w:val="none" w:sz="0" w:space="0" w:color="auto"/>
          </w:divBdr>
        </w:div>
        <w:div w:id="1292902385">
          <w:marLeft w:val="640"/>
          <w:marRight w:val="0"/>
          <w:marTop w:val="0"/>
          <w:marBottom w:val="0"/>
          <w:divBdr>
            <w:top w:val="none" w:sz="0" w:space="0" w:color="auto"/>
            <w:left w:val="none" w:sz="0" w:space="0" w:color="auto"/>
            <w:bottom w:val="none" w:sz="0" w:space="0" w:color="auto"/>
            <w:right w:val="none" w:sz="0" w:space="0" w:color="auto"/>
          </w:divBdr>
        </w:div>
        <w:div w:id="549734504">
          <w:marLeft w:val="640"/>
          <w:marRight w:val="0"/>
          <w:marTop w:val="0"/>
          <w:marBottom w:val="0"/>
          <w:divBdr>
            <w:top w:val="none" w:sz="0" w:space="0" w:color="auto"/>
            <w:left w:val="none" w:sz="0" w:space="0" w:color="auto"/>
            <w:bottom w:val="none" w:sz="0" w:space="0" w:color="auto"/>
            <w:right w:val="none" w:sz="0" w:space="0" w:color="auto"/>
          </w:divBdr>
        </w:div>
        <w:div w:id="220294837">
          <w:marLeft w:val="640"/>
          <w:marRight w:val="0"/>
          <w:marTop w:val="0"/>
          <w:marBottom w:val="0"/>
          <w:divBdr>
            <w:top w:val="none" w:sz="0" w:space="0" w:color="auto"/>
            <w:left w:val="none" w:sz="0" w:space="0" w:color="auto"/>
            <w:bottom w:val="none" w:sz="0" w:space="0" w:color="auto"/>
            <w:right w:val="none" w:sz="0" w:space="0" w:color="auto"/>
          </w:divBdr>
        </w:div>
        <w:div w:id="38677286">
          <w:marLeft w:val="640"/>
          <w:marRight w:val="0"/>
          <w:marTop w:val="0"/>
          <w:marBottom w:val="0"/>
          <w:divBdr>
            <w:top w:val="none" w:sz="0" w:space="0" w:color="auto"/>
            <w:left w:val="none" w:sz="0" w:space="0" w:color="auto"/>
            <w:bottom w:val="none" w:sz="0" w:space="0" w:color="auto"/>
            <w:right w:val="none" w:sz="0" w:space="0" w:color="auto"/>
          </w:divBdr>
        </w:div>
        <w:div w:id="925114078">
          <w:marLeft w:val="640"/>
          <w:marRight w:val="0"/>
          <w:marTop w:val="0"/>
          <w:marBottom w:val="0"/>
          <w:divBdr>
            <w:top w:val="none" w:sz="0" w:space="0" w:color="auto"/>
            <w:left w:val="none" w:sz="0" w:space="0" w:color="auto"/>
            <w:bottom w:val="none" w:sz="0" w:space="0" w:color="auto"/>
            <w:right w:val="none" w:sz="0" w:space="0" w:color="auto"/>
          </w:divBdr>
        </w:div>
        <w:div w:id="1415128658">
          <w:marLeft w:val="640"/>
          <w:marRight w:val="0"/>
          <w:marTop w:val="0"/>
          <w:marBottom w:val="0"/>
          <w:divBdr>
            <w:top w:val="none" w:sz="0" w:space="0" w:color="auto"/>
            <w:left w:val="none" w:sz="0" w:space="0" w:color="auto"/>
            <w:bottom w:val="none" w:sz="0" w:space="0" w:color="auto"/>
            <w:right w:val="none" w:sz="0" w:space="0" w:color="auto"/>
          </w:divBdr>
        </w:div>
        <w:div w:id="1899392309">
          <w:marLeft w:val="640"/>
          <w:marRight w:val="0"/>
          <w:marTop w:val="0"/>
          <w:marBottom w:val="0"/>
          <w:divBdr>
            <w:top w:val="none" w:sz="0" w:space="0" w:color="auto"/>
            <w:left w:val="none" w:sz="0" w:space="0" w:color="auto"/>
            <w:bottom w:val="none" w:sz="0" w:space="0" w:color="auto"/>
            <w:right w:val="none" w:sz="0" w:space="0" w:color="auto"/>
          </w:divBdr>
        </w:div>
        <w:div w:id="109249861">
          <w:marLeft w:val="640"/>
          <w:marRight w:val="0"/>
          <w:marTop w:val="0"/>
          <w:marBottom w:val="0"/>
          <w:divBdr>
            <w:top w:val="none" w:sz="0" w:space="0" w:color="auto"/>
            <w:left w:val="none" w:sz="0" w:space="0" w:color="auto"/>
            <w:bottom w:val="none" w:sz="0" w:space="0" w:color="auto"/>
            <w:right w:val="none" w:sz="0" w:space="0" w:color="auto"/>
          </w:divBdr>
        </w:div>
        <w:div w:id="131753284">
          <w:marLeft w:val="640"/>
          <w:marRight w:val="0"/>
          <w:marTop w:val="0"/>
          <w:marBottom w:val="0"/>
          <w:divBdr>
            <w:top w:val="none" w:sz="0" w:space="0" w:color="auto"/>
            <w:left w:val="none" w:sz="0" w:space="0" w:color="auto"/>
            <w:bottom w:val="none" w:sz="0" w:space="0" w:color="auto"/>
            <w:right w:val="none" w:sz="0" w:space="0" w:color="auto"/>
          </w:divBdr>
        </w:div>
        <w:div w:id="1228495502">
          <w:marLeft w:val="640"/>
          <w:marRight w:val="0"/>
          <w:marTop w:val="0"/>
          <w:marBottom w:val="0"/>
          <w:divBdr>
            <w:top w:val="none" w:sz="0" w:space="0" w:color="auto"/>
            <w:left w:val="none" w:sz="0" w:space="0" w:color="auto"/>
            <w:bottom w:val="none" w:sz="0" w:space="0" w:color="auto"/>
            <w:right w:val="none" w:sz="0" w:space="0" w:color="auto"/>
          </w:divBdr>
        </w:div>
        <w:div w:id="1480614429">
          <w:marLeft w:val="640"/>
          <w:marRight w:val="0"/>
          <w:marTop w:val="0"/>
          <w:marBottom w:val="0"/>
          <w:divBdr>
            <w:top w:val="none" w:sz="0" w:space="0" w:color="auto"/>
            <w:left w:val="none" w:sz="0" w:space="0" w:color="auto"/>
            <w:bottom w:val="none" w:sz="0" w:space="0" w:color="auto"/>
            <w:right w:val="none" w:sz="0" w:space="0" w:color="auto"/>
          </w:divBdr>
        </w:div>
        <w:div w:id="446392529">
          <w:marLeft w:val="640"/>
          <w:marRight w:val="0"/>
          <w:marTop w:val="0"/>
          <w:marBottom w:val="0"/>
          <w:divBdr>
            <w:top w:val="none" w:sz="0" w:space="0" w:color="auto"/>
            <w:left w:val="none" w:sz="0" w:space="0" w:color="auto"/>
            <w:bottom w:val="none" w:sz="0" w:space="0" w:color="auto"/>
            <w:right w:val="none" w:sz="0" w:space="0" w:color="auto"/>
          </w:divBdr>
        </w:div>
        <w:div w:id="1696735842">
          <w:marLeft w:val="640"/>
          <w:marRight w:val="0"/>
          <w:marTop w:val="0"/>
          <w:marBottom w:val="0"/>
          <w:divBdr>
            <w:top w:val="none" w:sz="0" w:space="0" w:color="auto"/>
            <w:left w:val="none" w:sz="0" w:space="0" w:color="auto"/>
            <w:bottom w:val="none" w:sz="0" w:space="0" w:color="auto"/>
            <w:right w:val="none" w:sz="0" w:space="0" w:color="auto"/>
          </w:divBdr>
        </w:div>
        <w:div w:id="1472401315">
          <w:marLeft w:val="640"/>
          <w:marRight w:val="0"/>
          <w:marTop w:val="0"/>
          <w:marBottom w:val="0"/>
          <w:divBdr>
            <w:top w:val="none" w:sz="0" w:space="0" w:color="auto"/>
            <w:left w:val="none" w:sz="0" w:space="0" w:color="auto"/>
            <w:bottom w:val="none" w:sz="0" w:space="0" w:color="auto"/>
            <w:right w:val="none" w:sz="0" w:space="0" w:color="auto"/>
          </w:divBdr>
        </w:div>
        <w:div w:id="1225486211">
          <w:marLeft w:val="640"/>
          <w:marRight w:val="0"/>
          <w:marTop w:val="0"/>
          <w:marBottom w:val="0"/>
          <w:divBdr>
            <w:top w:val="none" w:sz="0" w:space="0" w:color="auto"/>
            <w:left w:val="none" w:sz="0" w:space="0" w:color="auto"/>
            <w:bottom w:val="none" w:sz="0" w:space="0" w:color="auto"/>
            <w:right w:val="none" w:sz="0" w:space="0" w:color="auto"/>
          </w:divBdr>
        </w:div>
        <w:div w:id="665792494">
          <w:marLeft w:val="640"/>
          <w:marRight w:val="0"/>
          <w:marTop w:val="0"/>
          <w:marBottom w:val="0"/>
          <w:divBdr>
            <w:top w:val="none" w:sz="0" w:space="0" w:color="auto"/>
            <w:left w:val="none" w:sz="0" w:space="0" w:color="auto"/>
            <w:bottom w:val="none" w:sz="0" w:space="0" w:color="auto"/>
            <w:right w:val="none" w:sz="0" w:space="0" w:color="auto"/>
          </w:divBdr>
        </w:div>
        <w:div w:id="502822566">
          <w:marLeft w:val="640"/>
          <w:marRight w:val="0"/>
          <w:marTop w:val="0"/>
          <w:marBottom w:val="0"/>
          <w:divBdr>
            <w:top w:val="none" w:sz="0" w:space="0" w:color="auto"/>
            <w:left w:val="none" w:sz="0" w:space="0" w:color="auto"/>
            <w:bottom w:val="none" w:sz="0" w:space="0" w:color="auto"/>
            <w:right w:val="none" w:sz="0" w:space="0" w:color="auto"/>
          </w:divBdr>
        </w:div>
        <w:div w:id="1399128270">
          <w:marLeft w:val="640"/>
          <w:marRight w:val="0"/>
          <w:marTop w:val="0"/>
          <w:marBottom w:val="0"/>
          <w:divBdr>
            <w:top w:val="none" w:sz="0" w:space="0" w:color="auto"/>
            <w:left w:val="none" w:sz="0" w:space="0" w:color="auto"/>
            <w:bottom w:val="none" w:sz="0" w:space="0" w:color="auto"/>
            <w:right w:val="none" w:sz="0" w:space="0" w:color="auto"/>
          </w:divBdr>
        </w:div>
        <w:div w:id="1200895170">
          <w:marLeft w:val="640"/>
          <w:marRight w:val="0"/>
          <w:marTop w:val="0"/>
          <w:marBottom w:val="0"/>
          <w:divBdr>
            <w:top w:val="none" w:sz="0" w:space="0" w:color="auto"/>
            <w:left w:val="none" w:sz="0" w:space="0" w:color="auto"/>
            <w:bottom w:val="none" w:sz="0" w:space="0" w:color="auto"/>
            <w:right w:val="none" w:sz="0" w:space="0" w:color="auto"/>
          </w:divBdr>
        </w:div>
        <w:div w:id="38212440">
          <w:marLeft w:val="640"/>
          <w:marRight w:val="0"/>
          <w:marTop w:val="0"/>
          <w:marBottom w:val="0"/>
          <w:divBdr>
            <w:top w:val="none" w:sz="0" w:space="0" w:color="auto"/>
            <w:left w:val="none" w:sz="0" w:space="0" w:color="auto"/>
            <w:bottom w:val="none" w:sz="0" w:space="0" w:color="auto"/>
            <w:right w:val="none" w:sz="0" w:space="0" w:color="auto"/>
          </w:divBdr>
        </w:div>
        <w:div w:id="1248081069">
          <w:marLeft w:val="640"/>
          <w:marRight w:val="0"/>
          <w:marTop w:val="0"/>
          <w:marBottom w:val="0"/>
          <w:divBdr>
            <w:top w:val="none" w:sz="0" w:space="0" w:color="auto"/>
            <w:left w:val="none" w:sz="0" w:space="0" w:color="auto"/>
            <w:bottom w:val="none" w:sz="0" w:space="0" w:color="auto"/>
            <w:right w:val="none" w:sz="0" w:space="0" w:color="auto"/>
          </w:divBdr>
        </w:div>
        <w:div w:id="635915826">
          <w:marLeft w:val="640"/>
          <w:marRight w:val="0"/>
          <w:marTop w:val="0"/>
          <w:marBottom w:val="0"/>
          <w:divBdr>
            <w:top w:val="none" w:sz="0" w:space="0" w:color="auto"/>
            <w:left w:val="none" w:sz="0" w:space="0" w:color="auto"/>
            <w:bottom w:val="none" w:sz="0" w:space="0" w:color="auto"/>
            <w:right w:val="none" w:sz="0" w:space="0" w:color="auto"/>
          </w:divBdr>
        </w:div>
        <w:div w:id="600532097">
          <w:marLeft w:val="640"/>
          <w:marRight w:val="0"/>
          <w:marTop w:val="0"/>
          <w:marBottom w:val="0"/>
          <w:divBdr>
            <w:top w:val="none" w:sz="0" w:space="0" w:color="auto"/>
            <w:left w:val="none" w:sz="0" w:space="0" w:color="auto"/>
            <w:bottom w:val="none" w:sz="0" w:space="0" w:color="auto"/>
            <w:right w:val="none" w:sz="0" w:space="0" w:color="auto"/>
          </w:divBdr>
        </w:div>
        <w:div w:id="284698036">
          <w:marLeft w:val="640"/>
          <w:marRight w:val="0"/>
          <w:marTop w:val="0"/>
          <w:marBottom w:val="0"/>
          <w:divBdr>
            <w:top w:val="none" w:sz="0" w:space="0" w:color="auto"/>
            <w:left w:val="none" w:sz="0" w:space="0" w:color="auto"/>
            <w:bottom w:val="none" w:sz="0" w:space="0" w:color="auto"/>
            <w:right w:val="none" w:sz="0" w:space="0" w:color="auto"/>
          </w:divBdr>
        </w:div>
        <w:div w:id="343362063">
          <w:marLeft w:val="640"/>
          <w:marRight w:val="0"/>
          <w:marTop w:val="0"/>
          <w:marBottom w:val="0"/>
          <w:divBdr>
            <w:top w:val="none" w:sz="0" w:space="0" w:color="auto"/>
            <w:left w:val="none" w:sz="0" w:space="0" w:color="auto"/>
            <w:bottom w:val="none" w:sz="0" w:space="0" w:color="auto"/>
            <w:right w:val="none" w:sz="0" w:space="0" w:color="auto"/>
          </w:divBdr>
        </w:div>
        <w:div w:id="845439383">
          <w:marLeft w:val="640"/>
          <w:marRight w:val="0"/>
          <w:marTop w:val="0"/>
          <w:marBottom w:val="0"/>
          <w:divBdr>
            <w:top w:val="none" w:sz="0" w:space="0" w:color="auto"/>
            <w:left w:val="none" w:sz="0" w:space="0" w:color="auto"/>
            <w:bottom w:val="none" w:sz="0" w:space="0" w:color="auto"/>
            <w:right w:val="none" w:sz="0" w:space="0" w:color="auto"/>
          </w:divBdr>
        </w:div>
        <w:div w:id="1556314602">
          <w:marLeft w:val="640"/>
          <w:marRight w:val="0"/>
          <w:marTop w:val="0"/>
          <w:marBottom w:val="0"/>
          <w:divBdr>
            <w:top w:val="none" w:sz="0" w:space="0" w:color="auto"/>
            <w:left w:val="none" w:sz="0" w:space="0" w:color="auto"/>
            <w:bottom w:val="none" w:sz="0" w:space="0" w:color="auto"/>
            <w:right w:val="none" w:sz="0" w:space="0" w:color="auto"/>
          </w:divBdr>
        </w:div>
      </w:divsChild>
    </w:div>
    <w:div w:id="1676418125">
      <w:bodyDiv w:val="1"/>
      <w:marLeft w:val="0"/>
      <w:marRight w:val="0"/>
      <w:marTop w:val="0"/>
      <w:marBottom w:val="0"/>
      <w:divBdr>
        <w:top w:val="none" w:sz="0" w:space="0" w:color="auto"/>
        <w:left w:val="none" w:sz="0" w:space="0" w:color="auto"/>
        <w:bottom w:val="none" w:sz="0" w:space="0" w:color="auto"/>
        <w:right w:val="none" w:sz="0" w:space="0" w:color="auto"/>
      </w:divBdr>
      <w:divsChild>
        <w:div w:id="1603025470">
          <w:marLeft w:val="640"/>
          <w:marRight w:val="0"/>
          <w:marTop w:val="0"/>
          <w:marBottom w:val="0"/>
          <w:divBdr>
            <w:top w:val="none" w:sz="0" w:space="0" w:color="auto"/>
            <w:left w:val="none" w:sz="0" w:space="0" w:color="auto"/>
            <w:bottom w:val="none" w:sz="0" w:space="0" w:color="auto"/>
            <w:right w:val="none" w:sz="0" w:space="0" w:color="auto"/>
          </w:divBdr>
        </w:div>
        <w:div w:id="1177618393">
          <w:marLeft w:val="640"/>
          <w:marRight w:val="0"/>
          <w:marTop w:val="0"/>
          <w:marBottom w:val="0"/>
          <w:divBdr>
            <w:top w:val="none" w:sz="0" w:space="0" w:color="auto"/>
            <w:left w:val="none" w:sz="0" w:space="0" w:color="auto"/>
            <w:bottom w:val="none" w:sz="0" w:space="0" w:color="auto"/>
            <w:right w:val="none" w:sz="0" w:space="0" w:color="auto"/>
          </w:divBdr>
        </w:div>
        <w:div w:id="2023697256">
          <w:marLeft w:val="640"/>
          <w:marRight w:val="0"/>
          <w:marTop w:val="0"/>
          <w:marBottom w:val="0"/>
          <w:divBdr>
            <w:top w:val="none" w:sz="0" w:space="0" w:color="auto"/>
            <w:left w:val="none" w:sz="0" w:space="0" w:color="auto"/>
            <w:bottom w:val="none" w:sz="0" w:space="0" w:color="auto"/>
            <w:right w:val="none" w:sz="0" w:space="0" w:color="auto"/>
          </w:divBdr>
        </w:div>
        <w:div w:id="781192289">
          <w:marLeft w:val="640"/>
          <w:marRight w:val="0"/>
          <w:marTop w:val="0"/>
          <w:marBottom w:val="0"/>
          <w:divBdr>
            <w:top w:val="none" w:sz="0" w:space="0" w:color="auto"/>
            <w:left w:val="none" w:sz="0" w:space="0" w:color="auto"/>
            <w:bottom w:val="none" w:sz="0" w:space="0" w:color="auto"/>
            <w:right w:val="none" w:sz="0" w:space="0" w:color="auto"/>
          </w:divBdr>
        </w:div>
        <w:div w:id="306397007">
          <w:marLeft w:val="640"/>
          <w:marRight w:val="0"/>
          <w:marTop w:val="0"/>
          <w:marBottom w:val="0"/>
          <w:divBdr>
            <w:top w:val="none" w:sz="0" w:space="0" w:color="auto"/>
            <w:left w:val="none" w:sz="0" w:space="0" w:color="auto"/>
            <w:bottom w:val="none" w:sz="0" w:space="0" w:color="auto"/>
            <w:right w:val="none" w:sz="0" w:space="0" w:color="auto"/>
          </w:divBdr>
        </w:div>
        <w:div w:id="1406731744">
          <w:marLeft w:val="640"/>
          <w:marRight w:val="0"/>
          <w:marTop w:val="0"/>
          <w:marBottom w:val="0"/>
          <w:divBdr>
            <w:top w:val="none" w:sz="0" w:space="0" w:color="auto"/>
            <w:left w:val="none" w:sz="0" w:space="0" w:color="auto"/>
            <w:bottom w:val="none" w:sz="0" w:space="0" w:color="auto"/>
            <w:right w:val="none" w:sz="0" w:space="0" w:color="auto"/>
          </w:divBdr>
        </w:div>
        <w:div w:id="1625578520">
          <w:marLeft w:val="640"/>
          <w:marRight w:val="0"/>
          <w:marTop w:val="0"/>
          <w:marBottom w:val="0"/>
          <w:divBdr>
            <w:top w:val="none" w:sz="0" w:space="0" w:color="auto"/>
            <w:left w:val="none" w:sz="0" w:space="0" w:color="auto"/>
            <w:bottom w:val="none" w:sz="0" w:space="0" w:color="auto"/>
            <w:right w:val="none" w:sz="0" w:space="0" w:color="auto"/>
          </w:divBdr>
        </w:div>
        <w:div w:id="2109613475">
          <w:marLeft w:val="640"/>
          <w:marRight w:val="0"/>
          <w:marTop w:val="0"/>
          <w:marBottom w:val="0"/>
          <w:divBdr>
            <w:top w:val="none" w:sz="0" w:space="0" w:color="auto"/>
            <w:left w:val="none" w:sz="0" w:space="0" w:color="auto"/>
            <w:bottom w:val="none" w:sz="0" w:space="0" w:color="auto"/>
            <w:right w:val="none" w:sz="0" w:space="0" w:color="auto"/>
          </w:divBdr>
        </w:div>
        <w:div w:id="17703440">
          <w:marLeft w:val="640"/>
          <w:marRight w:val="0"/>
          <w:marTop w:val="0"/>
          <w:marBottom w:val="0"/>
          <w:divBdr>
            <w:top w:val="none" w:sz="0" w:space="0" w:color="auto"/>
            <w:left w:val="none" w:sz="0" w:space="0" w:color="auto"/>
            <w:bottom w:val="none" w:sz="0" w:space="0" w:color="auto"/>
            <w:right w:val="none" w:sz="0" w:space="0" w:color="auto"/>
          </w:divBdr>
        </w:div>
        <w:div w:id="1237129479">
          <w:marLeft w:val="640"/>
          <w:marRight w:val="0"/>
          <w:marTop w:val="0"/>
          <w:marBottom w:val="0"/>
          <w:divBdr>
            <w:top w:val="none" w:sz="0" w:space="0" w:color="auto"/>
            <w:left w:val="none" w:sz="0" w:space="0" w:color="auto"/>
            <w:bottom w:val="none" w:sz="0" w:space="0" w:color="auto"/>
            <w:right w:val="none" w:sz="0" w:space="0" w:color="auto"/>
          </w:divBdr>
        </w:div>
        <w:div w:id="1272204400">
          <w:marLeft w:val="640"/>
          <w:marRight w:val="0"/>
          <w:marTop w:val="0"/>
          <w:marBottom w:val="0"/>
          <w:divBdr>
            <w:top w:val="none" w:sz="0" w:space="0" w:color="auto"/>
            <w:left w:val="none" w:sz="0" w:space="0" w:color="auto"/>
            <w:bottom w:val="none" w:sz="0" w:space="0" w:color="auto"/>
            <w:right w:val="none" w:sz="0" w:space="0" w:color="auto"/>
          </w:divBdr>
        </w:div>
        <w:div w:id="1307247426">
          <w:marLeft w:val="640"/>
          <w:marRight w:val="0"/>
          <w:marTop w:val="0"/>
          <w:marBottom w:val="0"/>
          <w:divBdr>
            <w:top w:val="none" w:sz="0" w:space="0" w:color="auto"/>
            <w:left w:val="none" w:sz="0" w:space="0" w:color="auto"/>
            <w:bottom w:val="none" w:sz="0" w:space="0" w:color="auto"/>
            <w:right w:val="none" w:sz="0" w:space="0" w:color="auto"/>
          </w:divBdr>
        </w:div>
        <w:div w:id="1870338594">
          <w:marLeft w:val="640"/>
          <w:marRight w:val="0"/>
          <w:marTop w:val="0"/>
          <w:marBottom w:val="0"/>
          <w:divBdr>
            <w:top w:val="none" w:sz="0" w:space="0" w:color="auto"/>
            <w:left w:val="none" w:sz="0" w:space="0" w:color="auto"/>
            <w:bottom w:val="none" w:sz="0" w:space="0" w:color="auto"/>
            <w:right w:val="none" w:sz="0" w:space="0" w:color="auto"/>
          </w:divBdr>
        </w:div>
        <w:div w:id="737557325">
          <w:marLeft w:val="640"/>
          <w:marRight w:val="0"/>
          <w:marTop w:val="0"/>
          <w:marBottom w:val="0"/>
          <w:divBdr>
            <w:top w:val="none" w:sz="0" w:space="0" w:color="auto"/>
            <w:left w:val="none" w:sz="0" w:space="0" w:color="auto"/>
            <w:bottom w:val="none" w:sz="0" w:space="0" w:color="auto"/>
            <w:right w:val="none" w:sz="0" w:space="0" w:color="auto"/>
          </w:divBdr>
        </w:div>
        <w:div w:id="2072119316">
          <w:marLeft w:val="640"/>
          <w:marRight w:val="0"/>
          <w:marTop w:val="0"/>
          <w:marBottom w:val="0"/>
          <w:divBdr>
            <w:top w:val="none" w:sz="0" w:space="0" w:color="auto"/>
            <w:left w:val="none" w:sz="0" w:space="0" w:color="auto"/>
            <w:bottom w:val="none" w:sz="0" w:space="0" w:color="auto"/>
            <w:right w:val="none" w:sz="0" w:space="0" w:color="auto"/>
          </w:divBdr>
        </w:div>
        <w:div w:id="466313292">
          <w:marLeft w:val="640"/>
          <w:marRight w:val="0"/>
          <w:marTop w:val="0"/>
          <w:marBottom w:val="0"/>
          <w:divBdr>
            <w:top w:val="none" w:sz="0" w:space="0" w:color="auto"/>
            <w:left w:val="none" w:sz="0" w:space="0" w:color="auto"/>
            <w:bottom w:val="none" w:sz="0" w:space="0" w:color="auto"/>
            <w:right w:val="none" w:sz="0" w:space="0" w:color="auto"/>
          </w:divBdr>
        </w:div>
        <w:div w:id="628361361">
          <w:marLeft w:val="640"/>
          <w:marRight w:val="0"/>
          <w:marTop w:val="0"/>
          <w:marBottom w:val="0"/>
          <w:divBdr>
            <w:top w:val="none" w:sz="0" w:space="0" w:color="auto"/>
            <w:left w:val="none" w:sz="0" w:space="0" w:color="auto"/>
            <w:bottom w:val="none" w:sz="0" w:space="0" w:color="auto"/>
            <w:right w:val="none" w:sz="0" w:space="0" w:color="auto"/>
          </w:divBdr>
        </w:div>
        <w:div w:id="666623">
          <w:marLeft w:val="640"/>
          <w:marRight w:val="0"/>
          <w:marTop w:val="0"/>
          <w:marBottom w:val="0"/>
          <w:divBdr>
            <w:top w:val="none" w:sz="0" w:space="0" w:color="auto"/>
            <w:left w:val="none" w:sz="0" w:space="0" w:color="auto"/>
            <w:bottom w:val="none" w:sz="0" w:space="0" w:color="auto"/>
            <w:right w:val="none" w:sz="0" w:space="0" w:color="auto"/>
          </w:divBdr>
        </w:div>
        <w:div w:id="117796630">
          <w:marLeft w:val="640"/>
          <w:marRight w:val="0"/>
          <w:marTop w:val="0"/>
          <w:marBottom w:val="0"/>
          <w:divBdr>
            <w:top w:val="none" w:sz="0" w:space="0" w:color="auto"/>
            <w:left w:val="none" w:sz="0" w:space="0" w:color="auto"/>
            <w:bottom w:val="none" w:sz="0" w:space="0" w:color="auto"/>
            <w:right w:val="none" w:sz="0" w:space="0" w:color="auto"/>
          </w:divBdr>
        </w:div>
        <w:div w:id="152528622">
          <w:marLeft w:val="640"/>
          <w:marRight w:val="0"/>
          <w:marTop w:val="0"/>
          <w:marBottom w:val="0"/>
          <w:divBdr>
            <w:top w:val="none" w:sz="0" w:space="0" w:color="auto"/>
            <w:left w:val="none" w:sz="0" w:space="0" w:color="auto"/>
            <w:bottom w:val="none" w:sz="0" w:space="0" w:color="auto"/>
            <w:right w:val="none" w:sz="0" w:space="0" w:color="auto"/>
          </w:divBdr>
        </w:div>
        <w:div w:id="76750450">
          <w:marLeft w:val="640"/>
          <w:marRight w:val="0"/>
          <w:marTop w:val="0"/>
          <w:marBottom w:val="0"/>
          <w:divBdr>
            <w:top w:val="none" w:sz="0" w:space="0" w:color="auto"/>
            <w:left w:val="none" w:sz="0" w:space="0" w:color="auto"/>
            <w:bottom w:val="none" w:sz="0" w:space="0" w:color="auto"/>
            <w:right w:val="none" w:sz="0" w:space="0" w:color="auto"/>
          </w:divBdr>
        </w:div>
        <w:div w:id="1519081942">
          <w:marLeft w:val="640"/>
          <w:marRight w:val="0"/>
          <w:marTop w:val="0"/>
          <w:marBottom w:val="0"/>
          <w:divBdr>
            <w:top w:val="none" w:sz="0" w:space="0" w:color="auto"/>
            <w:left w:val="none" w:sz="0" w:space="0" w:color="auto"/>
            <w:bottom w:val="none" w:sz="0" w:space="0" w:color="auto"/>
            <w:right w:val="none" w:sz="0" w:space="0" w:color="auto"/>
          </w:divBdr>
        </w:div>
        <w:div w:id="998197117">
          <w:marLeft w:val="640"/>
          <w:marRight w:val="0"/>
          <w:marTop w:val="0"/>
          <w:marBottom w:val="0"/>
          <w:divBdr>
            <w:top w:val="none" w:sz="0" w:space="0" w:color="auto"/>
            <w:left w:val="none" w:sz="0" w:space="0" w:color="auto"/>
            <w:bottom w:val="none" w:sz="0" w:space="0" w:color="auto"/>
            <w:right w:val="none" w:sz="0" w:space="0" w:color="auto"/>
          </w:divBdr>
        </w:div>
        <w:div w:id="1525168171">
          <w:marLeft w:val="640"/>
          <w:marRight w:val="0"/>
          <w:marTop w:val="0"/>
          <w:marBottom w:val="0"/>
          <w:divBdr>
            <w:top w:val="none" w:sz="0" w:space="0" w:color="auto"/>
            <w:left w:val="none" w:sz="0" w:space="0" w:color="auto"/>
            <w:bottom w:val="none" w:sz="0" w:space="0" w:color="auto"/>
            <w:right w:val="none" w:sz="0" w:space="0" w:color="auto"/>
          </w:divBdr>
        </w:div>
        <w:div w:id="521092531">
          <w:marLeft w:val="640"/>
          <w:marRight w:val="0"/>
          <w:marTop w:val="0"/>
          <w:marBottom w:val="0"/>
          <w:divBdr>
            <w:top w:val="none" w:sz="0" w:space="0" w:color="auto"/>
            <w:left w:val="none" w:sz="0" w:space="0" w:color="auto"/>
            <w:bottom w:val="none" w:sz="0" w:space="0" w:color="auto"/>
            <w:right w:val="none" w:sz="0" w:space="0" w:color="auto"/>
          </w:divBdr>
        </w:div>
        <w:div w:id="2065832422">
          <w:marLeft w:val="640"/>
          <w:marRight w:val="0"/>
          <w:marTop w:val="0"/>
          <w:marBottom w:val="0"/>
          <w:divBdr>
            <w:top w:val="none" w:sz="0" w:space="0" w:color="auto"/>
            <w:left w:val="none" w:sz="0" w:space="0" w:color="auto"/>
            <w:bottom w:val="none" w:sz="0" w:space="0" w:color="auto"/>
            <w:right w:val="none" w:sz="0" w:space="0" w:color="auto"/>
          </w:divBdr>
        </w:div>
        <w:div w:id="864100690">
          <w:marLeft w:val="640"/>
          <w:marRight w:val="0"/>
          <w:marTop w:val="0"/>
          <w:marBottom w:val="0"/>
          <w:divBdr>
            <w:top w:val="none" w:sz="0" w:space="0" w:color="auto"/>
            <w:left w:val="none" w:sz="0" w:space="0" w:color="auto"/>
            <w:bottom w:val="none" w:sz="0" w:space="0" w:color="auto"/>
            <w:right w:val="none" w:sz="0" w:space="0" w:color="auto"/>
          </w:divBdr>
        </w:div>
        <w:div w:id="645667706">
          <w:marLeft w:val="640"/>
          <w:marRight w:val="0"/>
          <w:marTop w:val="0"/>
          <w:marBottom w:val="0"/>
          <w:divBdr>
            <w:top w:val="none" w:sz="0" w:space="0" w:color="auto"/>
            <w:left w:val="none" w:sz="0" w:space="0" w:color="auto"/>
            <w:bottom w:val="none" w:sz="0" w:space="0" w:color="auto"/>
            <w:right w:val="none" w:sz="0" w:space="0" w:color="auto"/>
          </w:divBdr>
        </w:div>
        <w:div w:id="1557668926">
          <w:marLeft w:val="640"/>
          <w:marRight w:val="0"/>
          <w:marTop w:val="0"/>
          <w:marBottom w:val="0"/>
          <w:divBdr>
            <w:top w:val="none" w:sz="0" w:space="0" w:color="auto"/>
            <w:left w:val="none" w:sz="0" w:space="0" w:color="auto"/>
            <w:bottom w:val="none" w:sz="0" w:space="0" w:color="auto"/>
            <w:right w:val="none" w:sz="0" w:space="0" w:color="auto"/>
          </w:divBdr>
        </w:div>
        <w:div w:id="872615415">
          <w:marLeft w:val="640"/>
          <w:marRight w:val="0"/>
          <w:marTop w:val="0"/>
          <w:marBottom w:val="0"/>
          <w:divBdr>
            <w:top w:val="none" w:sz="0" w:space="0" w:color="auto"/>
            <w:left w:val="none" w:sz="0" w:space="0" w:color="auto"/>
            <w:bottom w:val="none" w:sz="0" w:space="0" w:color="auto"/>
            <w:right w:val="none" w:sz="0" w:space="0" w:color="auto"/>
          </w:divBdr>
        </w:div>
        <w:div w:id="1105078631">
          <w:marLeft w:val="640"/>
          <w:marRight w:val="0"/>
          <w:marTop w:val="0"/>
          <w:marBottom w:val="0"/>
          <w:divBdr>
            <w:top w:val="none" w:sz="0" w:space="0" w:color="auto"/>
            <w:left w:val="none" w:sz="0" w:space="0" w:color="auto"/>
            <w:bottom w:val="none" w:sz="0" w:space="0" w:color="auto"/>
            <w:right w:val="none" w:sz="0" w:space="0" w:color="auto"/>
          </w:divBdr>
        </w:div>
        <w:div w:id="575943034">
          <w:marLeft w:val="640"/>
          <w:marRight w:val="0"/>
          <w:marTop w:val="0"/>
          <w:marBottom w:val="0"/>
          <w:divBdr>
            <w:top w:val="none" w:sz="0" w:space="0" w:color="auto"/>
            <w:left w:val="none" w:sz="0" w:space="0" w:color="auto"/>
            <w:bottom w:val="none" w:sz="0" w:space="0" w:color="auto"/>
            <w:right w:val="none" w:sz="0" w:space="0" w:color="auto"/>
          </w:divBdr>
        </w:div>
        <w:div w:id="409694183">
          <w:marLeft w:val="640"/>
          <w:marRight w:val="0"/>
          <w:marTop w:val="0"/>
          <w:marBottom w:val="0"/>
          <w:divBdr>
            <w:top w:val="none" w:sz="0" w:space="0" w:color="auto"/>
            <w:left w:val="none" w:sz="0" w:space="0" w:color="auto"/>
            <w:bottom w:val="none" w:sz="0" w:space="0" w:color="auto"/>
            <w:right w:val="none" w:sz="0" w:space="0" w:color="auto"/>
          </w:divBdr>
        </w:div>
        <w:div w:id="1931153660">
          <w:marLeft w:val="640"/>
          <w:marRight w:val="0"/>
          <w:marTop w:val="0"/>
          <w:marBottom w:val="0"/>
          <w:divBdr>
            <w:top w:val="none" w:sz="0" w:space="0" w:color="auto"/>
            <w:left w:val="none" w:sz="0" w:space="0" w:color="auto"/>
            <w:bottom w:val="none" w:sz="0" w:space="0" w:color="auto"/>
            <w:right w:val="none" w:sz="0" w:space="0" w:color="auto"/>
          </w:divBdr>
        </w:div>
        <w:div w:id="890581324">
          <w:marLeft w:val="640"/>
          <w:marRight w:val="0"/>
          <w:marTop w:val="0"/>
          <w:marBottom w:val="0"/>
          <w:divBdr>
            <w:top w:val="none" w:sz="0" w:space="0" w:color="auto"/>
            <w:left w:val="none" w:sz="0" w:space="0" w:color="auto"/>
            <w:bottom w:val="none" w:sz="0" w:space="0" w:color="auto"/>
            <w:right w:val="none" w:sz="0" w:space="0" w:color="auto"/>
          </w:divBdr>
        </w:div>
        <w:div w:id="872035957">
          <w:marLeft w:val="640"/>
          <w:marRight w:val="0"/>
          <w:marTop w:val="0"/>
          <w:marBottom w:val="0"/>
          <w:divBdr>
            <w:top w:val="none" w:sz="0" w:space="0" w:color="auto"/>
            <w:left w:val="none" w:sz="0" w:space="0" w:color="auto"/>
            <w:bottom w:val="none" w:sz="0" w:space="0" w:color="auto"/>
            <w:right w:val="none" w:sz="0" w:space="0" w:color="auto"/>
          </w:divBdr>
        </w:div>
        <w:div w:id="557478229">
          <w:marLeft w:val="640"/>
          <w:marRight w:val="0"/>
          <w:marTop w:val="0"/>
          <w:marBottom w:val="0"/>
          <w:divBdr>
            <w:top w:val="none" w:sz="0" w:space="0" w:color="auto"/>
            <w:left w:val="none" w:sz="0" w:space="0" w:color="auto"/>
            <w:bottom w:val="none" w:sz="0" w:space="0" w:color="auto"/>
            <w:right w:val="none" w:sz="0" w:space="0" w:color="auto"/>
          </w:divBdr>
        </w:div>
      </w:divsChild>
    </w:div>
    <w:div w:id="1682732187">
      <w:bodyDiv w:val="1"/>
      <w:marLeft w:val="0"/>
      <w:marRight w:val="0"/>
      <w:marTop w:val="0"/>
      <w:marBottom w:val="0"/>
      <w:divBdr>
        <w:top w:val="none" w:sz="0" w:space="0" w:color="auto"/>
        <w:left w:val="none" w:sz="0" w:space="0" w:color="auto"/>
        <w:bottom w:val="none" w:sz="0" w:space="0" w:color="auto"/>
        <w:right w:val="none" w:sz="0" w:space="0" w:color="auto"/>
      </w:divBdr>
      <w:divsChild>
        <w:div w:id="1380517364">
          <w:marLeft w:val="640"/>
          <w:marRight w:val="0"/>
          <w:marTop w:val="0"/>
          <w:marBottom w:val="0"/>
          <w:divBdr>
            <w:top w:val="none" w:sz="0" w:space="0" w:color="auto"/>
            <w:left w:val="none" w:sz="0" w:space="0" w:color="auto"/>
            <w:bottom w:val="none" w:sz="0" w:space="0" w:color="auto"/>
            <w:right w:val="none" w:sz="0" w:space="0" w:color="auto"/>
          </w:divBdr>
        </w:div>
        <w:div w:id="1821387279">
          <w:marLeft w:val="640"/>
          <w:marRight w:val="0"/>
          <w:marTop w:val="0"/>
          <w:marBottom w:val="0"/>
          <w:divBdr>
            <w:top w:val="none" w:sz="0" w:space="0" w:color="auto"/>
            <w:left w:val="none" w:sz="0" w:space="0" w:color="auto"/>
            <w:bottom w:val="none" w:sz="0" w:space="0" w:color="auto"/>
            <w:right w:val="none" w:sz="0" w:space="0" w:color="auto"/>
          </w:divBdr>
        </w:div>
        <w:div w:id="859706336">
          <w:marLeft w:val="640"/>
          <w:marRight w:val="0"/>
          <w:marTop w:val="0"/>
          <w:marBottom w:val="0"/>
          <w:divBdr>
            <w:top w:val="none" w:sz="0" w:space="0" w:color="auto"/>
            <w:left w:val="none" w:sz="0" w:space="0" w:color="auto"/>
            <w:bottom w:val="none" w:sz="0" w:space="0" w:color="auto"/>
            <w:right w:val="none" w:sz="0" w:space="0" w:color="auto"/>
          </w:divBdr>
        </w:div>
        <w:div w:id="1985355625">
          <w:marLeft w:val="640"/>
          <w:marRight w:val="0"/>
          <w:marTop w:val="0"/>
          <w:marBottom w:val="0"/>
          <w:divBdr>
            <w:top w:val="none" w:sz="0" w:space="0" w:color="auto"/>
            <w:left w:val="none" w:sz="0" w:space="0" w:color="auto"/>
            <w:bottom w:val="none" w:sz="0" w:space="0" w:color="auto"/>
            <w:right w:val="none" w:sz="0" w:space="0" w:color="auto"/>
          </w:divBdr>
        </w:div>
        <w:div w:id="1496215599">
          <w:marLeft w:val="640"/>
          <w:marRight w:val="0"/>
          <w:marTop w:val="0"/>
          <w:marBottom w:val="0"/>
          <w:divBdr>
            <w:top w:val="none" w:sz="0" w:space="0" w:color="auto"/>
            <w:left w:val="none" w:sz="0" w:space="0" w:color="auto"/>
            <w:bottom w:val="none" w:sz="0" w:space="0" w:color="auto"/>
            <w:right w:val="none" w:sz="0" w:space="0" w:color="auto"/>
          </w:divBdr>
        </w:div>
        <w:div w:id="1136989882">
          <w:marLeft w:val="640"/>
          <w:marRight w:val="0"/>
          <w:marTop w:val="0"/>
          <w:marBottom w:val="0"/>
          <w:divBdr>
            <w:top w:val="none" w:sz="0" w:space="0" w:color="auto"/>
            <w:left w:val="none" w:sz="0" w:space="0" w:color="auto"/>
            <w:bottom w:val="none" w:sz="0" w:space="0" w:color="auto"/>
            <w:right w:val="none" w:sz="0" w:space="0" w:color="auto"/>
          </w:divBdr>
        </w:div>
        <w:div w:id="1655450998">
          <w:marLeft w:val="640"/>
          <w:marRight w:val="0"/>
          <w:marTop w:val="0"/>
          <w:marBottom w:val="0"/>
          <w:divBdr>
            <w:top w:val="none" w:sz="0" w:space="0" w:color="auto"/>
            <w:left w:val="none" w:sz="0" w:space="0" w:color="auto"/>
            <w:bottom w:val="none" w:sz="0" w:space="0" w:color="auto"/>
            <w:right w:val="none" w:sz="0" w:space="0" w:color="auto"/>
          </w:divBdr>
        </w:div>
        <w:div w:id="2067027002">
          <w:marLeft w:val="640"/>
          <w:marRight w:val="0"/>
          <w:marTop w:val="0"/>
          <w:marBottom w:val="0"/>
          <w:divBdr>
            <w:top w:val="none" w:sz="0" w:space="0" w:color="auto"/>
            <w:left w:val="none" w:sz="0" w:space="0" w:color="auto"/>
            <w:bottom w:val="none" w:sz="0" w:space="0" w:color="auto"/>
            <w:right w:val="none" w:sz="0" w:space="0" w:color="auto"/>
          </w:divBdr>
        </w:div>
        <w:div w:id="1975942470">
          <w:marLeft w:val="640"/>
          <w:marRight w:val="0"/>
          <w:marTop w:val="0"/>
          <w:marBottom w:val="0"/>
          <w:divBdr>
            <w:top w:val="none" w:sz="0" w:space="0" w:color="auto"/>
            <w:left w:val="none" w:sz="0" w:space="0" w:color="auto"/>
            <w:bottom w:val="none" w:sz="0" w:space="0" w:color="auto"/>
            <w:right w:val="none" w:sz="0" w:space="0" w:color="auto"/>
          </w:divBdr>
        </w:div>
        <w:div w:id="1500273726">
          <w:marLeft w:val="640"/>
          <w:marRight w:val="0"/>
          <w:marTop w:val="0"/>
          <w:marBottom w:val="0"/>
          <w:divBdr>
            <w:top w:val="none" w:sz="0" w:space="0" w:color="auto"/>
            <w:left w:val="none" w:sz="0" w:space="0" w:color="auto"/>
            <w:bottom w:val="none" w:sz="0" w:space="0" w:color="auto"/>
            <w:right w:val="none" w:sz="0" w:space="0" w:color="auto"/>
          </w:divBdr>
        </w:div>
        <w:div w:id="1223324270">
          <w:marLeft w:val="640"/>
          <w:marRight w:val="0"/>
          <w:marTop w:val="0"/>
          <w:marBottom w:val="0"/>
          <w:divBdr>
            <w:top w:val="none" w:sz="0" w:space="0" w:color="auto"/>
            <w:left w:val="none" w:sz="0" w:space="0" w:color="auto"/>
            <w:bottom w:val="none" w:sz="0" w:space="0" w:color="auto"/>
            <w:right w:val="none" w:sz="0" w:space="0" w:color="auto"/>
          </w:divBdr>
        </w:div>
        <w:div w:id="442379103">
          <w:marLeft w:val="640"/>
          <w:marRight w:val="0"/>
          <w:marTop w:val="0"/>
          <w:marBottom w:val="0"/>
          <w:divBdr>
            <w:top w:val="none" w:sz="0" w:space="0" w:color="auto"/>
            <w:left w:val="none" w:sz="0" w:space="0" w:color="auto"/>
            <w:bottom w:val="none" w:sz="0" w:space="0" w:color="auto"/>
            <w:right w:val="none" w:sz="0" w:space="0" w:color="auto"/>
          </w:divBdr>
        </w:div>
        <w:div w:id="1752265525">
          <w:marLeft w:val="640"/>
          <w:marRight w:val="0"/>
          <w:marTop w:val="0"/>
          <w:marBottom w:val="0"/>
          <w:divBdr>
            <w:top w:val="none" w:sz="0" w:space="0" w:color="auto"/>
            <w:left w:val="none" w:sz="0" w:space="0" w:color="auto"/>
            <w:bottom w:val="none" w:sz="0" w:space="0" w:color="auto"/>
            <w:right w:val="none" w:sz="0" w:space="0" w:color="auto"/>
          </w:divBdr>
        </w:div>
        <w:div w:id="297758894">
          <w:marLeft w:val="640"/>
          <w:marRight w:val="0"/>
          <w:marTop w:val="0"/>
          <w:marBottom w:val="0"/>
          <w:divBdr>
            <w:top w:val="none" w:sz="0" w:space="0" w:color="auto"/>
            <w:left w:val="none" w:sz="0" w:space="0" w:color="auto"/>
            <w:bottom w:val="none" w:sz="0" w:space="0" w:color="auto"/>
            <w:right w:val="none" w:sz="0" w:space="0" w:color="auto"/>
          </w:divBdr>
        </w:div>
        <w:div w:id="1708024305">
          <w:marLeft w:val="640"/>
          <w:marRight w:val="0"/>
          <w:marTop w:val="0"/>
          <w:marBottom w:val="0"/>
          <w:divBdr>
            <w:top w:val="none" w:sz="0" w:space="0" w:color="auto"/>
            <w:left w:val="none" w:sz="0" w:space="0" w:color="auto"/>
            <w:bottom w:val="none" w:sz="0" w:space="0" w:color="auto"/>
            <w:right w:val="none" w:sz="0" w:space="0" w:color="auto"/>
          </w:divBdr>
        </w:div>
        <w:div w:id="556548606">
          <w:marLeft w:val="640"/>
          <w:marRight w:val="0"/>
          <w:marTop w:val="0"/>
          <w:marBottom w:val="0"/>
          <w:divBdr>
            <w:top w:val="none" w:sz="0" w:space="0" w:color="auto"/>
            <w:left w:val="none" w:sz="0" w:space="0" w:color="auto"/>
            <w:bottom w:val="none" w:sz="0" w:space="0" w:color="auto"/>
            <w:right w:val="none" w:sz="0" w:space="0" w:color="auto"/>
          </w:divBdr>
        </w:div>
        <w:div w:id="650870204">
          <w:marLeft w:val="640"/>
          <w:marRight w:val="0"/>
          <w:marTop w:val="0"/>
          <w:marBottom w:val="0"/>
          <w:divBdr>
            <w:top w:val="none" w:sz="0" w:space="0" w:color="auto"/>
            <w:left w:val="none" w:sz="0" w:space="0" w:color="auto"/>
            <w:bottom w:val="none" w:sz="0" w:space="0" w:color="auto"/>
            <w:right w:val="none" w:sz="0" w:space="0" w:color="auto"/>
          </w:divBdr>
        </w:div>
        <w:div w:id="1007364299">
          <w:marLeft w:val="640"/>
          <w:marRight w:val="0"/>
          <w:marTop w:val="0"/>
          <w:marBottom w:val="0"/>
          <w:divBdr>
            <w:top w:val="none" w:sz="0" w:space="0" w:color="auto"/>
            <w:left w:val="none" w:sz="0" w:space="0" w:color="auto"/>
            <w:bottom w:val="none" w:sz="0" w:space="0" w:color="auto"/>
            <w:right w:val="none" w:sz="0" w:space="0" w:color="auto"/>
          </w:divBdr>
        </w:div>
        <w:div w:id="47581074">
          <w:marLeft w:val="640"/>
          <w:marRight w:val="0"/>
          <w:marTop w:val="0"/>
          <w:marBottom w:val="0"/>
          <w:divBdr>
            <w:top w:val="none" w:sz="0" w:space="0" w:color="auto"/>
            <w:left w:val="none" w:sz="0" w:space="0" w:color="auto"/>
            <w:bottom w:val="none" w:sz="0" w:space="0" w:color="auto"/>
            <w:right w:val="none" w:sz="0" w:space="0" w:color="auto"/>
          </w:divBdr>
        </w:div>
        <w:div w:id="498958291">
          <w:marLeft w:val="640"/>
          <w:marRight w:val="0"/>
          <w:marTop w:val="0"/>
          <w:marBottom w:val="0"/>
          <w:divBdr>
            <w:top w:val="none" w:sz="0" w:space="0" w:color="auto"/>
            <w:left w:val="none" w:sz="0" w:space="0" w:color="auto"/>
            <w:bottom w:val="none" w:sz="0" w:space="0" w:color="auto"/>
            <w:right w:val="none" w:sz="0" w:space="0" w:color="auto"/>
          </w:divBdr>
        </w:div>
        <w:div w:id="1632634426">
          <w:marLeft w:val="640"/>
          <w:marRight w:val="0"/>
          <w:marTop w:val="0"/>
          <w:marBottom w:val="0"/>
          <w:divBdr>
            <w:top w:val="none" w:sz="0" w:space="0" w:color="auto"/>
            <w:left w:val="none" w:sz="0" w:space="0" w:color="auto"/>
            <w:bottom w:val="none" w:sz="0" w:space="0" w:color="auto"/>
            <w:right w:val="none" w:sz="0" w:space="0" w:color="auto"/>
          </w:divBdr>
        </w:div>
        <w:div w:id="1005866289">
          <w:marLeft w:val="640"/>
          <w:marRight w:val="0"/>
          <w:marTop w:val="0"/>
          <w:marBottom w:val="0"/>
          <w:divBdr>
            <w:top w:val="none" w:sz="0" w:space="0" w:color="auto"/>
            <w:left w:val="none" w:sz="0" w:space="0" w:color="auto"/>
            <w:bottom w:val="none" w:sz="0" w:space="0" w:color="auto"/>
            <w:right w:val="none" w:sz="0" w:space="0" w:color="auto"/>
          </w:divBdr>
        </w:div>
        <w:div w:id="1012032100">
          <w:marLeft w:val="640"/>
          <w:marRight w:val="0"/>
          <w:marTop w:val="0"/>
          <w:marBottom w:val="0"/>
          <w:divBdr>
            <w:top w:val="none" w:sz="0" w:space="0" w:color="auto"/>
            <w:left w:val="none" w:sz="0" w:space="0" w:color="auto"/>
            <w:bottom w:val="none" w:sz="0" w:space="0" w:color="auto"/>
            <w:right w:val="none" w:sz="0" w:space="0" w:color="auto"/>
          </w:divBdr>
        </w:div>
        <w:div w:id="1149983738">
          <w:marLeft w:val="640"/>
          <w:marRight w:val="0"/>
          <w:marTop w:val="0"/>
          <w:marBottom w:val="0"/>
          <w:divBdr>
            <w:top w:val="none" w:sz="0" w:space="0" w:color="auto"/>
            <w:left w:val="none" w:sz="0" w:space="0" w:color="auto"/>
            <w:bottom w:val="none" w:sz="0" w:space="0" w:color="auto"/>
            <w:right w:val="none" w:sz="0" w:space="0" w:color="auto"/>
          </w:divBdr>
        </w:div>
        <w:div w:id="1565096263">
          <w:marLeft w:val="640"/>
          <w:marRight w:val="0"/>
          <w:marTop w:val="0"/>
          <w:marBottom w:val="0"/>
          <w:divBdr>
            <w:top w:val="none" w:sz="0" w:space="0" w:color="auto"/>
            <w:left w:val="none" w:sz="0" w:space="0" w:color="auto"/>
            <w:bottom w:val="none" w:sz="0" w:space="0" w:color="auto"/>
            <w:right w:val="none" w:sz="0" w:space="0" w:color="auto"/>
          </w:divBdr>
        </w:div>
        <w:div w:id="1121001192">
          <w:marLeft w:val="640"/>
          <w:marRight w:val="0"/>
          <w:marTop w:val="0"/>
          <w:marBottom w:val="0"/>
          <w:divBdr>
            <w:top w:val="none" w:sz="0" w:space="0" w:color="auto"/>
            <w:left w:val="none" w:sz="0" w:space="0" w:color="auto"/>
            <w:bottom w:val="none" w:sz="0" w:space="0" w:color="auto"/>
            <w:right w:val="none" w:sz="0" w:space="0" w:color="auto"/>
          </w:divBdr>
        </w:div>
        <w:div w:id="795804408">
          <w:marLeft w:val="640"/>
          <w:marRight w:val="0"/>
          <w:marTop w:val="0"/>
          <w:marBottom w:val="0"/>
          <w:divBdr>
            <w:top w:val="none" w:sz="0" w:space="0" w:color="auto"/>
            <w:left w:val="none" w:sz="0" w:space="0" w:color="auto"/>
            <w:bottom w:val="none" w:sz="0" w:space="0" w:color="auto"/>
            <w:right w:val="none" w:sz="0" w:space="0" w:color="auto"/>
          </w:divBdr>
        </w:div>
        <w:div w:id="957637927">
          <w:marLeft w:val="640"/>
          <w:marRight w:val="0"/>
          <w:marTop w:val="0"/>
          <w:marBottom w:val="0"/>
          <w:divBdr>
            <w:top w:val="none" w:sz="0" w:space="0" w:color="auto"/>
            <w:left w:val="none" w:sz="0" w:space="0" w:color="auto"/>
            <w:bottom w:val="none" w:sz="0" w:space="0" w:color="auto"/>
            <w:right w:val="none" w:sz="0" w:space="0" w:color="auto"/>
          </w:divBdr>
        </w:div>
        <w:div w:id="162823484">
          <w:marLeft w:val="640"/>
          <w:marRight w:val="0"/>
          <w:marTop w:val="0"/>
          <w:marBottom w:val="0"/>
          <w:divBdr>
            <w:top w:val="none" w:sz="0" w:space="0" w:color="auto"/>
            <w:left w:val="none" w:sz="0" w:space="0" w:color="auto"/>
            <w:bottom w:val="none" w:sz="0" w:space="0" w:color="auto"/>
            <w:right w:val="none" w:sz="0" w:space="0" w:color="auto"/>
          </w:divBdr>
        </w:div>
        <w:div w:id="273638505">
          <w:marLeft w:val="640"/>
          <w:marRight w:val="0"/>
          <w:marTop w:val="0"/>
          <w:marBottom w:val="0"/>
          <w:divBdr>
            <w:top w:val="none" w:sz="0" w:space="0" w:color="auto"/>
            <w:left w:val="none" w:sz="0" w:space="0" w:color="auto"/>
            <w:bottom w:val="none" w:sz="0" w:space="0" w:color="auto"/>
            <w:right w:val="none" w:sz="0" w:space="0" w:color="auto"/>
          </w:divBdr>
        </w:div>
        <w:div w:id="2054497454">
          <w:marLeft w:val="640"/>
          <w:marRight w:val="0"/>
          <w:marTop w:val="0"/>
          <w:marBottom w:val="0"/>
          <w:divBdr>
            <w:top w:val="none" w:sz="0" w:space="0" w:color="auto"/>
            <w:left w:val="none" w:sz="0" w:space="0" w:color="auto"/>
            <w:bottom w:val="none" w:sz="0" w:space="0" w:color="auto"/>
            <w:right w:val="none" w:sz="0" w:space="0" w:color="auto"/>
          </w:divBdr>
        </w:div>
        <w:div w:id="1337422248">
          <w:marLeft w:val="640"/>
          <w:marRight w:val="0"/>
          <w:marTop w:val="0"/>
          <w:marBottom w:val="0"/>
          <w:divBdr>
            <w:top w:val="none" w:sz="0" w:space="0" w:color="auto"/>
            <w:left w:val="none" w:sz="0" w:space="0" w:color="auto"/>
            <w:bottom w:val="none" w:sz="0" w:space="0" w:color="auto"/>
            <w:right w:val="none" w:sz="0" w:space="0" w:color="auto"/>
          </w:divBdr>
        </w:div>
        <w:div w:id="18747188">
          <w:marLeft w:val="640"/>
          <w:marRight w:val="0"/>
          <w:marTop w:val="0"/>
          <w:marBottom w:val="0"/>
          <w:divBdr>
            <w:top w:val="none" w:sz="0" w:space="0" w:color="auto"/>
            <w:left w:val="none" w:sz="0" w:space="0" w:color="auto"/>
            <w:bottom w:val="none" w:sz="0" w:space="0" w:color="auto"/>
            <w:right w:val="none" w:sz="0" w:space="0" w:color="auto"/>
          </w:divBdr>
        </w:div>
        <w:div w:id="1190100154">
          <w:marLeft w:val="640"/>
          <w:marRight w:val="0"/>
          <w:marTop w:val="0"/>
          <w:marBottom w:val="0"/>
          <w:divBdr>
            <w:top w:val="none" w:sz="0" w:space="0" w:color="auto"/>
            <w:left w:val="none" w:sz="0" w:space="0" w:color="auto"/>
            <w:bottom w:val="none" w:sz="0" w:space="0" w:color="auto"/>
            <w:right w:val="none" w:sz="0" w:space="0" w:color="auto"/>
          </w:divBdr>
        </w:div>
        <w:div w:id="410271597">
          <w:marLeft w:val="640"/>
          <w:marRight w:val="0"/>
          <w:marTop w:val="0"/>
          <w:marBottom w:val="0"/>
          <w:divBdr>
            <w:top w:val="none" w:sz="0" w:space="0" w:color="auto"/>
            <w:left w:val="none" w:sz="0" w:space="0" w:color="auto"/>
            <w:bottom w:val="none" w:sz="0" w:space="0" w:color="auto"/>
            <w:right w:val="none" w:sz="0" w:space="0" w:color="auto"/>
          </w:divBdr>
        </w:div>
        <w:div w:id="1227834941">
          <w:marLeft w:val="640"/>
          <w:marRight w:val="0"/>
          <w:marTop w:val="0"/>
          <w:marBottom w:val="0"/>
          <w:divBdr>
            <w:top w:val="none" w:sz="0" w:space="0" w:color="auto"/>
            <w:left w:val="none" w:sz="0" w:space="0" w:color="auto"/>
            <w:bottom w:val="none" w:sz="0" w:space="0" w:color="auto"/>
            <w:right w:val="none" w:sz="0" w:space="0" w:color="auto"/>
          </w:divBdr>
        </w:div>
        <w:div w:id="1320764138">
          <w:marLeft w:val="640"/>
          <w:marRight w:val="0"/>
          <w:marTop w:val="0"/>
          <w:marBottom w:val="0"/>
          <w:divBdr>
            <w:top w:val="none" w:sz="0" w:space="0" w:color="auto"/>
            <w:left w:val="none" w:sz="0" w:space="0" w:color="auto"/>
            <w:bottom w:val="none" w:sz="0" w:space="0" w:color="auto"/>
            <w:right w:val="none" w:sz="0" w:space="0" w:color="auto"/>
          </w:divBdr>
        </w:div>
        <w:div w:id="1834107117">
          <w:marLeft w:val="640"/>
          <w:marRight w:val="0"/>
          <w:marTop w:val="0"/>
          <w:marBottom w:val="0"/>
          <w:divBdr>
            <w:top w:val="none" w:sz="0" w:space="0" w:color="auto"/>
            <w:left w:val="none" w:sz="0" w:space="0" w:color="auto"/>
            <w:bottom w:val="none" w:sz="0" w:space="0" w:color="auto"/>
            <w:right w:val="none" w:sz="0" w:space="0" w:color="auto"/>
          </w:divBdr>
        </w:div>
        <w:div w:id="1722825868">
          <w:marLeft w:val="640"/>
          <w:marRight w:val="0"/>
          <w:marTop w:val="0"/>
          <w:marBottom w:val="0"/>
          <w:divBdr>
            <w:top w:val="none" w:sz="0" w:space="0" w:color="auto"/>
            <w:left w:val="none" w:sz="0" w:space="0" w:color="auto"/>
            <w:bottom w:val="none" w:sz="0" w:space="0" w:color="auto"/>
            <w:right w:val="none" w:sz="0" w:space="0" w:color="auto"/>
          </w:divBdr>
        </w:div>
        <w:div w:id="379328565">
          <w:marLeft w:val="640"/>
          <w:marRight w:val="0"/>
          <w:marTop w:val="0"/>
          <w:marBottom w:val="0"/>
          <w:divBdr>
            <w:top w:val="none" w:sz="0" w:space="0" w:color="auto"/>
            <w:left w:val="none" w:sz="0" w:space="0" w:color="auto"/>
            <w:bottom w:val="none" w:sz="0" w:space="0" w:color="auto"/>
            <w:right w:val="none" w:sz="0" w:space="0" w:color="auto"/>
          </w:divBdr>
        </w:div>
        <w:div w:id="401563169">
          <w:marLeft w:val="640"/>
          <w:marRight w:val="0"/>
          <w:marTop w:val="0"/>
          <w:marBottom w:val="0"/>
          <w:divBdr>
            <w:top w:val="none" w:sz="0" w:space="0" w:color="auto"/>
            <w:left w:val="none" w:sz="0" w:space="0" w:color="auto"/>
            <w:bottom w:val="none" w:sz="0" w:space="0" w:color="auto"/>
            <w:right w:val="none" w:sz="0" w:space="0" w:color="auto"/>
          </w:divBdr>
        </w:div>
        <w:div w:id="121655512">
          <w:marLeft w:val="640"/>
          <w:marRight w:val="0"/>
          <w:marTop w:val="0"/>
          <w:marBottom w:val="0"/>
          <w:divBdr>
            <w:top w:val="none" w:sz="0" w:space="0" w:color="auto"/>
            <w:left w:val="none" w:sz="0" w:space="0" w:color="auto"/>
            <w:bottom w:val="none" w:sz="0" w:space="0" w:color="auto"/>
            <w:right w:val="none" w:sz="0" w:space="0" w:color="auto"/>
          </w:divBdr>
        </w:div>
        <w:div w:id="291787531">
          <w:marLeft w:val="640"/>
          <w:marRight w:val="0"/>
          <w:marTop w:val="0"/>
          <w:marBottom w:val="0"/>
          <w:divBdr>
            <w:top w:val="none" w:sz="0" w:space="0" w:color="auto"/>
            <w:left w:val="none" w:sz="0" w:space="0" w:color="auto"/>
            <w:bottom w:val="none" w:sz="0" w:space="0" w:color="auto"/>
            <w:right w:val="none" w:sz="0" w:space="0" w:color="auto"/>
          </w:divBdr>
        </w:div>
      </w:divsChild>
    </w:div>
    <w:div w:id="1702704940">
      <w:bodyDiv w:val="1"/>
      <w:marLeft w:val="0"/>
      <w:marRight w:val="0"/>
      <w:marTop w:val="0"/>
      <w:marBottom w:val="0"/>
      <w:divBdr>
        <w:top w:val="none" w:sz="0" w:space="0" w:color="auto"/>
        <w:left w:val="none" w:sz="0" w:space="0" w:color="auto"/>
        <w:bottom w:val="none" w:sz="0" w:space="0" w:color="auto"/>
        <w:right w:val="none" w:sz="0" w:space="0" w:color="auto"/>
      </w:divBdr>
      <w:divsChild>
        <w:div w:id="116796992">
          <w:marLeft w:val="0"/>
          <w:marRight w:val="0"/>
          <w:marTop w:val="0"/>
          <w:marBottom w:val="0"/>
          <w:divBdr>
            <w:top w:val="none" w:sz="0" w:space="0" w:color="auto"/>
            <w:left w:val="none" w:sz="0" w:space="0" w:color="auto"/>
            <w:bottom w:val="none" w:sz="0" w:space="0" w:color="auto"/>
            <w:right w:val="none" w:sz="0" w:space="0" w:color="auto"/>
          </w:divBdr>
          <w:divsChild>
            <w:div w:id="554315075">
              <w:marLeft w:val="0"/>
              <w:marRight w:val="0"/>
              <w:marTop w:val="0"/>
              <w:marBottom w:val="0"/>
              <w:divBdr>
                <w:top w:val="none" w:sz="0" w:space="0" w:color="auto"/>
                <w:left w:val="none" w:sz="0" w:space="0" w:color="auto"/>
                <w:bottom w:val="none" w:sz="0" w:space="0" w:color="auto"/>
                <w:right w:val="none" w:sz="0" w:space="0" w:color="auto"/>
              </w:divBdr>
              <w:divsChild>
                <w:div w:id="1420249227">
                  <w:marLeft w:val="0"/>
                  <w:marRight w:val="0"/>
                  <w:marTop w:val="0"/>
                  <w:marBottom w:val="0"/>
                  <w:divBdr>
                    <w:top w:val="none" w:sz="0" w:space="0" w:color="auto"/>
                    <w:left w:val="none" w:sz="0" w:space="0" w:color="auto"/>
                    <w:bottom w:val="none" w:sz="0" w:space="0" w:color="auto"/>
                    <w:right w:val="none" w:sz="0" w:space="0" w:color="auto"/>
                  </w:divBdr>
                  <w:divsChild>
                    <w:div w:id="708333649">
                      <w:marLeft w:val="0"/>
                      <w:marRight w:val="0"/>
                      <w:marTop w:val="0"/>
                      <w:marBottom w:val="0"/>
                      <w:divBdr>
                        <w:top w:val="none" w:sz="0" w:space="0" w:color="auto"/>
                        <w:left w:val="none" w:sz="0" w:space="0" w:color="auto"/>
                        <w:bottom w:val="none" w:sz="0" w:space="0" w:color="auto"/>
                        <w:right w:val="none" w:sz="0" w:space="0" w:color="auto"/>
                      </w:divBdr>
                      <w:divsChild>
                        <w:div w:id="2110198212">
                          <w:marLeft w:val="0"/>
                          <w:marRight w:val="0"/>
                          <w:marTop w:val="0"/>
                          <w:marBottom w:val="0"/>
                          <w:divBdr>
                            <w:top w:val="none" w:sz="0" w:space="0" w:color="auto"/>
                            <w:left w:val="none" w:sz="0" w:space="0" w:color="auto"/>
                            <w:bottom w:val="none" w:sz="0" w:space="0" w:color="auto"/>
                            <w:right w:val="none" w:sz="0" w:space="0" w:color="auto"/>
                          </w:divBdr>
                          <w:divsChild>
                            <w:div w:id="7226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125699">
      <w:bodyDiv w:val="1"/>
      <w:marLeft w:val="0"/>
      <w:marRight w:val="0"/>
      <w:marTop w:val="0"/>
      <w:marBottom w:val="0"/>
      <w:divBdr>
        <w:top w:val="none" w:sz="0" w:space="0" w:color="auto"/>
        <w:left w:val="none" w:sz="0" w:space="0" w:color="auto"/>
        <w:bottom w:val="none" w:sz="0" w:space="0" w:color="auto"/>
        <w:right w:val="none" w:sz="0" w:space="0" w:color="auto"/>
      </w:divBdr>
      <w:divsChild>
        <w:div w:id="1743680870">
          <w:marLeft w:val="640"/>
          <w:marRight w:val="0"/>
          <w:marTop w:val="0"/>
          <w:marBottom w:val="0"/>
          <w:divBdr>
            <w:top w:val="none" w:sz="0" w:space="0" w:color="auto"/>
            <w:left w:val="none" w:sz="0" w:space="0" w:color="auto"/>
            <w:bottom w:val="none" w:sz="0" w:space="0" w:color="auto"/>
            <w:right w:val="none" w:sz="0" w:space="0" w:color="auto"/>
          </w:divBdr>
        </w:div>
        <w:div w:id="1428769094">
          <w:marLeft w:val="640"/>
          <w:marRight w:val="0"/>
          <w:marTop w:val="0"/>
          <w:marBottom w:val="0"/>
          <w:divBdr>
            <w:top w:val="none" w:sz="0" w:space="0" w:color="auto"/>
            <w:left w:val="none" w:sz="0" w:space="0" w:color="auto"/>
            <w:bottom w:val="none" w:sz="0" w:space="0" w:color="auto"/>
            <w:right w:val="none" w:sz="0" w:space="0" w:color="auto"/>
          </w:divBdr>
        </w:div>
        <w:div w:id="118839051">
          <w:marLeft w:val="640"/>
          <w:marRight w:val="0"/>
          <w:marTop w:val="0"/>
          <w:marBottom w:val="0"/>
          <w:divBdr>
            <w:top w:val="none" w:sz="0" w:space="0" w:color="auto"/>
            <w:left w:val="none" w:sz="0" w:space="0" w:color="auto"/>
            <w:bottom w:val="none" w:sz="0" w:space="0" w:color="auto"/>
            <w:right w:val="none" w:sz="0" w:space="0" w:color="auto"/>
          </w:divBdr>
        </w:div>
        <w:div w:id="2044287987">
          <w:marLeft w:val="640"/>
          <w:marRight w:val="0"/>
          <w:marTop w:val="0"/>
          <w:marBottom w:val="0"/>
          <w:divBdr>
            <w:top w:val="none" w:sz="0" w:space="0" w:color="auto"/>
            <w:left w:val="none" w:sz="0" w:space="0" w:color="auto"/>
            <w:bottom w:val="none" w:sz="0" w:space="0" w:color="auto"/>
            <w:right w:val="none" w:sz="0" w:space="0" w:color="auto"/>
          </w:divBdr>
        </w:div>
        <w:div w:id="1711372584">
          <w:marLeft w:val="640"/>
          <w:marRight w:val="0"/>
          <w:marTop w:val="0"/>
          <w:marBottom w:val="0"/>
          <w:divBdr>
            <w:top w:val="none" w:sz="0" w:space="0" w:color="auto"/>
            <w:left w:val="none" w:sz="0" w:space="0" w:color="auto"/>
            <w:bottom w:val="none" w:sz="0" w:space="0" w:color="auto"/>
            <w:right w:val="none" w:sz="0" w:space="0" w:color="auto"/>
          </w:divBdr>
        </w:div>
        <w:div w:id="1082219057">
          <w:marLeft w:val="640"/>
          <w:marRight w:val="0"/>
          <w:marTop w:val="0"/>
          <w:marBottom w:val="0"/>
          <w:divBdr>
            <w:top w:val="none" w:sz="0" w:space="0" w:color="auto"/>
            <w:left w:val="none" w:sz="0" w:space="0" w:color="auto"/>
            <w:bottom w:val="none" w:sz="0" w:space="0" w:color="auto"/>
            <w:right w:val="none" w:sz="0" w:space="0" w:color="auto"/>
          </w:divBdr>
        </w:div>
        <w:div w:id="140584199">
          <w:marLeft w:val="640"/>
          <w:marRight w:val="0"/>
          <w:marTop w:val="0"/>
          <w:marBottom w:val="0"/>
          <w:divBdr>
            <w:top w:val="none" w:sz="0" w:space="0" w:color="auto"/>
            <w:left w:val="none" w:sz="0" w:space="0" w:color="auto"/>
            <w:bottom w:val="none" w:sz="0" w:space="0" w:color="auto"/>
            <w:right w:val="none" w:sz="0" w:space="0" w:color="auto"/>
          </w:divBdr>
        </w:div>
        <w:div w:id="473327894">
          <w:marLeft w:val="640"/>
          <w:marRight w:val="0"/>
          <w:marTop w:val="0"/>
          <w:marBottom w:val="0"/>
          <w:divBdr>
            <w:top w:val="none" w:sz="0" w:space="0" w:color="auto"/>
            <w:left w:val="none" w:sz="0" w:space="0" w:color="auto"/>
            <w:bottom w:val="none" w:sz="0" w:space="0" w:color="auto"/>
            <w:right w:val="none" w:sz="0" w:space="0" w:color="auto"/>
          </w:divBdr>
        </w:div>
        <w:div w:id="2044746503">
          <w:marLeft w:val="640"/>
          <w:marRight w:val="0"/>
          <w:marTop w:val="0"/>
          <w:marBottom w:val="0"/>
          <w:divBdr>
            <w:top w:val="none" w:sz="0" w:space="0" w:color="auto"/>
            <w:left w:val="none" w:sz="0" w:space="0" w:color="auto"/>
            <w:bottom w:val="none" w:sz="0" w:space="0" w:color="auto"/>
            <w:right w:val="none" w:sz="0" w:space="0" w:color="auto"/>
          </w:divBdr>
        </w:div>
        <w:div w:id="1383748476">
          <w:marLeft w:val="640"/>
          <w:marRight w:val="0"/>
          <w:marTop w:val="0"/>
          <w:marBottom w:val="0"/>
          <w:divBdr>
            <w:top w:val="none" w:sz="0" w:space="0" w:color="auto"/>
            <w:left w:val="none" w:sz="0" w:space="0" w:color="auto"/>
            <w:bottom w:val="none" w:sz="0" w:space="0" w:color="auto"/>
            <w:right w:val="none" w:sz="0" w:space="0" w:color="auto"/>
          </w:divBdr>
        </w:div>
        <w:div w:id="441193463">
          <w:marLeft w:val="640"/>
          <w:marRight w:val="0"/>
          <w:marTop w:val="0"/>
          <w:marBottom w:val="0"/>
          <w:divBdr>
            <w:top w:val="none" w:sz="0" w:space="0" w:color="auto"/>
            <w:left w:val="none" w:sz="0" w:space="0" w:color="auto"/>
            <w:bottom w:val="none" w:sz="0" w:space="0" w:color="auto"/>
            <w:right w:val="none" w:sz="0" w:space="0" w:color="auto"/>
          </w:divBdr>
        </w:div>
        <w:div w:id="1216813720">
          <w:marLeft w:val="640"/>
          <w:marRight w:val="0"/>
          <w:marTop w:val="0"/>
          <w:marBottom w:val="0"/>
          <w:divBdr>
            <w:top w:val="none" w:sz="0" w:space="0" w:color="auto"/>
            <w:left w:val="none" w:sz="0" w:space="0" w:color="auto"/>
            <w:bottom w:val="none" w:sz="0" w:space="0" w:color="auto"/>
            <w:right w:val="none" w:sz="0" w:space="0" w:color="auto"/>
          </w:divBdr>
        </w:div>
        <w:div w:id="1543782522">
          <w:marLeft w:val="640"/>
          <w:marRight w:val="0"/>
          <w:marTop w:val="0"/>
          <w:marBottom w:val="0"/>
          <w:divBdr>
            <w:top w:val="none" w:sz="0" w:space="0" w:color="auto"/>
            <w:left w:val="none" w:sz="0" w:space="0" w:color="auto"/>
            <w:bottom w:val="none" w:sz="0" w:space="0" w:color="auto"/>
            <w:right w:val="none" w:sz="0" w:space="0" w:color="auto"/>
          </w:divBdr>
        </w:div>
        <w:div w:id="242760029">
          <w:marLeft w:val="640"/>
          <w:marRight w:val="0"/>
          <w:marTop w:val="0"/>
          <w:marBottom w:val="0"/>
          <w:divBdr>
            <w:top w:val="none" w:sz="0" w:space="0" w:color="auto"/>
            <w:left w:val="none" w:sz="0" w:space="0" w:color="auto"/>
            <w:bottom w:val="none" w:sz="0" w:space="0" w:color="auto"/>
            <w:right w:val="none" w:sz="0" w:space="0" w:color="auto"/>
          </w:divBdr>
        </w:div>
        <w:div w:id="2028410198">
          <w:marLeft w:val="640"/>
          <w:marRight w:val="0"/>
          <w:marTop w:val="0"/>
          <w:marBottom w:val="0"/>
          <w:divBdr>
            <w:top w:val="none" w:sz="0" w:space="0" w:color="auto"/>
            <w:left w:val="none" w:sz="0" w:space="0" w:color="auto"/>
            <w:bottom w:val="none" w:sz="0" w:space="0" w:color="auto"/>
            <w:right w:val="none" w:sz="0" w:space="0" w:color="auto"/>
          </w:divBdr>
        </w:div>
        <w:div w:id="2109037017">
          <w:marLeft w:val="640"/>
          <w:marRight w:val="0"/>
          <w:marTop w:val="0"/>
          <w:marBottom w:val="0"/>
          <w:divBdr>
            <w:top w:val="none" w:sz="0" w:space="0" w:color="auto"/>
            <w:left w:val="none" w:sz="0" w:space="0" w:color="auto"/>
            <w:bottom w:val="none" w:sz="0" w:space="0" w:color="auto"/>
            <w:right w:val="none" w:sz="0" w:space="0" w:color="auto"/>
          </w:divBdr>
        </w:div>
        <w:div w:id="1224951884">
          <w:marLeft w:val="640"/>
          <w:marRight w:val="0"/>
          <w:marTop w:val="0"/>
          <w:marBottom w:val="0"/>
          <w:divBdr>
            <w:top w:val="none" w:sz="0" w:space="0" w:color="auto"/>
            <w:left w:val="none" w:sz="0" w:space="0" w:color="auto"/>
            <w:bottom w:val="none" w:sz="0" w:space="0" w:color="auto"/>
            <w:right w:val="none" w:sz="0" w:space="0" w:color="auto"/>
          </w:divBdr>
        </w:div>
        <w:div w:id="642732433">
          <w:marLeft w:val="640"/>
          <w:marRight w:val="0"/>
          <w:marTop w:val="0"/>
          <w:marBottom w:val="0"/>
          <w:divBdr>
            <w:top w:val="none" w:sz="0" w:space="0" w:color="auto"/>
            <w:left w:val="none" w:sz="0" w:space="0" w:color="auto"/>
            <w:bottom w:val="none" w:sz="0" w:space="0" w:color="auto"/>
            <w:right w:val="none" w:sz="0" w:space="0" w:color="auto"/>
          </w:divBdr>
        </w:div>
        <w:div w:id="1588921545">
          <w:marLeft w:val="640"/>
          <w:marRight w:val="0"/>
          <w:marTop w:val="0"/>
          <w:marBottom w:val="0"/>
          <w:divBdr>
            <w:top w:val="none" w:sz="0" w:space="0" w:color="auto"/>
            <w:left w:val="none" w:sz="0" w:space="0" w:color="auto"/>
            <w:bottom w:val="none" w:sz="0" w:space="0" w:color="auto"/>
            <w:right w:val="none" w:sz="0" w:space="0" w:color="auto"/>
          </w:divBdr>
        </w:div>
        <w:div w:id="756438402">
          <w:marLeft w:val="640"/>
          <w:marRight w:val="0"/>
          <w:marTop w:val="0"/>
          <w:marBottom w:val="0"/>
          <w:divBdr>
            <w:top w:val="none" w:sz="0" w:space="0" w:color="auto"/>
            <w:left w:val="none" w:sz="0" w:space="0" w:color="auto"/>
            <w:bottom w:val="none" w:sz="0" w:space="0" w:color="auto"/>
            <w:right w:val="none" w:sz="0" w:space="0" w:color="auto"/>
          </w:divBdr>
        </w:div>
        <w:div w:id="198787365">
          <w:marLeft w:val="640"/>
          <w:marRight w:val="0"/>
          <w:marTop w:val="0"/>
          <w:marBottom w:val="0"/>
          <w:divBdr>
            <w:top w:val="none" w:sz="0" w:space="0" w:color="auto"/>
            <w:left w:val="none" w:sz="0" w:space="0" w:color="auto"/>
            <w:bottom w:val="none" w:sz="0" w:space="0" w:color="auto"/>
            <w:right w:val="none" w:sz="0" w:space="0" w:color="auto"/>
          </w:divBdr>
        </w:div>
        <w:div w:id="2032871869">
          <w:marLeft w:val="640"/>
          <w:marRight w:val="0"/>
          <w:marTop w:val="0"/>
          <w:marBottom w:val="0"/>
          <w:divBdr>
            <w:top w:val="none" w:sz="0" w:space="0" w:color="auto"/>
            <w:left w:val="none" w:sz="0" w:space="0" w:color="auto"/>
            <w:bottom w:val="none" w:sz="0" w:space="0" w:color="auto"/>
            <w:right w:val="none" w:sz="0" w:space="0" w:color="auto"/>
          </w:divBdr>
        </w:div>
        <w:div w:id="793673351">
          <w:marLeft w:val="640"/>
          <w:marRight w:val="0"/>
          <w:marTop w:val="0"/>
          <w:marBottom w:val="0"/>
          <w:divBdr>
            <w:top w:val="none" w:sz="0" w:space="0" w:color="auto"/>
            <w:left w:val="none" w:sz="0" w:space="0" w:color="auto"/>
            <w:bottom w:val="none" w:sz="0" w:space="0" w:color="auto"/>
            <w:right w:val="none" w:sz="0" w:space="0" w:color="auto"/>
          </w:divBdr>
        </w:div>
        <w:div w:id="1907454948">
          <w:marLeft w:val="640"/>
          <w:marRight w:val="0"/>
          <w:marTop w:val="0"/>
          <w:marBottom w:val="0"/>
          <w:divBdr>
            <w:top w:val="none" w:sz="0" w:space="0" w:color="auto"/>
            <w:left w:val="none" w:sz="0" w:space="0" w:color="auto"/>
            <w:bottom w:val="none" w:sz="0" w:space="0" w:color="auto"/>
            <w:right w:val="none" w:sz="0" w:space="0" w:color="auto"/>
          </w:divBdr>
        </w:div>
        <w:div w:id="1088428473">
          <w:marLeft w:val="640"/>
          <w:marRight w:val="0"/>
          <w:marTop w:val="0"/>
          <w:marBottom w:val="0"/>
          <w:divBdr>
            <w:top w:val="none" w:sz="0" w:space="0" w:color="auto"/>
            <w:left w:val="none" w:sz="0" w:space="0" w:color="auto"/>
            <w:bottom w:val="none" w:sz="0" w:space="0" w:color="auto"/>
            <w:right w:val="none" w:sz="0" w:space="0" w:color="auto"/>
          </w:divBdr>
        </w:div>
        <w:div w:id="1036999648">
          <w:marLeft w:val="640"/>
          <w:marRight w:val="0"/>
          <w:marTop w:val="0"/>
          <w:marBottom w:val="0"/>
          <w:divBdr>
            <w:top w:val="none" w:sz="0" w:space="0" w:color="auto"/>
            <w:left w:val="none" w:sz="0" w:space="0" w:color="auto"/>
            <w:bottom w:val="none" w:sz="0" w:space="0" w:color="auto"/>
            <w:right w:val="none" w:sz="0" w:space="0" w:color="auto"/>
          </w:divBdr>
        </w:div>
        <w:div w:id="88307976">
          <w:marLeft w:val="640"/>
          <w:marRight w:val="0"/>
          <w:marTop w:val="0"/>
          <w:marBottom w:val="0"/>
          <w:divBdr>
            <w:top w:val="none" w:sz="0" w:space="0" w:color="auto"/>
            <w:left w:val="none" w:sz="0" w:space="0" w:color="auto"/>
            <w:bottom w:val="none" w:sz="0" w:space="0" w:color="auto"/>
            <w:right w:val="none" w:sz="0" w:space="0" w:color="auto"/>
          </w:divBdr>
        </w:div>
        <w:div w:id="325937676">
          <w:marLeft w:val="640"/>
          <w:marRight w:val="0"/>
          <w:marTop w:val="0"/>
          <w:marBottom w:val="0"/>
          <w:divBdr>
            <w:top w:val="none" w:sz="0" w:space="0" w:color="auto"/>
            <w:left w:val="none" w:sz="0" w:space="0" w:color="auto"/>
            <w:bottom w:val="none" w:sz="0" w:space="0" w:color="auto"/>
            <w:right w:val="none" w:sz="0" w:space="0" w:color="auto"/>
          </w:divBdr>
        </w:div>
        <w:div w:id="780150375">
          <w:marLeft w:val="640"/>
          <w:marRight w:val="0"/>
          <w:marTop w:val="0"/>
          <w:marBottom w:val="0"/>
          <w:divBdr>
            <w:top w:val="none" w:sz="0" w:space="0" w:color="auto"/>
            <w:left w:val="none" w:sz="0" w:space="0" w:color="auto"/>
            <w:bottom w:val="none" w:sz="0" w:space="0" w:color="auto"/>
            <w:right w:val="none" w:sz="0" w:space="0" w:color="auto"/>
          </w:divBdr>
        </w:div>
        <w:div w:id="1445155377">
          <w:marLeft w:val="640"/>
          <w:marRight w:val="0"/>
          <w:marTop w:val="0"/>
          <w:marBottom w:val="0"/>
          <w:divBdr>
            <w:top w:val="none" w:sz="0" w:space="0" w:color="auto"/>
            <w:left w:val="none" w:sz="0" w:space="0" w:color="auto"/>
            <w:bottom w:val="none" w:sz="0" w:space="0" w:color="auto"/>
            <w:right w:val="none" w:sz="0" w:space="0" w:color="auto"/>
          </w:divBdr>
        </w:div>
        <w:div w:id="2066289931">
          <w:marLeft w:val="640"/>
          <w:marRight w:val="0"/>
          <w:marTop w:val="0"/>
          <w:marBottom w:val="0"/>
          <w:divBdr>
            <w:top w:val="none" w:sz="0" w:space="0" w:color="auto"/>
            <w:left w:val="none" w:sz="0" w:space="0" w:color="auto"/>
            <w:bottom w:val="none" w:sz="0" w:space="0" w:color="auto"/>
            <w:right w:val="none" w:sz="0" w:space="0" w:color="auto"/>
          </w:divBdr>
        </w:div>
        <w:div w:id="1214272152">
          <w:marLeft w:val="640"/>
          <w:marRight w:val="0"/>
          <w:marTop w:val="0"/>
          <w:marBottom w:val="0"/>
          <w:divBdr>
            <w:top w:val="none" w:sz="0" w:space="0" w:color="auto"/>
            <w:left w:val="none" w:sz="0" w:space="0" w:color="auto"/>
            <w:bottom w:val="none" w:sz="0" w:space="0" w:color="auto"/>
            <w:right w:val="none" w:sz="0" w:space="0" w:color="auto"/>
          </w:divBdr>
        </w:div>
        <w:div w:id="1823542684">
          <w:marLeft w:val="640"/>
          <w:marRight w:val="0"/>
          <w:marTop w:val="0"/>
          <w:marBottom w:val="0"/>
          <w:divBdr>
            <w:top w:val="none" w:sz="0" w:space="0" w:color="auto"/>
            <w:left w:val="none" w:sz="0" w:space="0" w:color="auto"/>
            <w:bottom w:val="none" w:sz="0" w:space="0" w:color="auto"/>
            <w:right w:val="none" w:sz="0" w:space="0" w:color="auto"/>
          </w:divBdr>
        </w:div>
        <w:div w:id="1732969255">
          <w:marLeft w:val="640"/>
          <w:marRight w:val="0"/>
          <w:marTop w:val="0"/>
          <w:marBottom w:val="0"/>
          <w:divBdr>
            <w:top w:val="none" w:sz="0" w:space="0" w:color="auto"/>
            <w:left w:val="none" w:sz="0" w:space="0" w:color="auto"/>
            <w:bottom w:val="none" w:sz="0" w:space="0" w:color="auto"/>
            <w:right w:val="none" w:sz="0" w:space="0" w:color="auto"/>
          </w:divBdr>
        </w:div>
        <w:div w:id="1158378705">
          <w:marLeft w:val="640"/>
          <w:marRight w:val="0"/>
          <w:marTop w:val="0"/>
          <w:marBottom w:val="0"/>
          <w:divBdr>
            <w:top w:val="none" w:sz="0" w:space="0" w:color="auto"/>
            <w:left w:val="none" w:sz="0" w:space="0" w:color="auto"/>
            <w:bottom w:val="none" w:sz="0" w:space="0" w:color="auto"/>
            <w:right w:val="none" w:sz="0" w:space="0" w:color="auto"/>
          </w:divBdr>
        </w:div>
        <w:div w:id="1780103204">
          <w:marLeft w:val="640"/>
          <w:marRight w:val="0"/>
          <w:marTop w:val="0"/>
          <w:marBottom w:val="0"/>
          <w:divBdr>
            <w:top w:val="none" w:sz="0" w:space="0" w:color="auto"/>
            <w:left w:val="none" w:sz="0" w:space="0" w:color="auto"/>
            <w:bottom w:val="none" w:sz="0" w:space="0" w:color="auto"/>
            <w:right w:val="none" w:sz="0" w:space="0" w:color="auto"/>
          </w:divBdr>
        </w:div>
        <w:div w:id="1075519137">
          <w:marLeft w:val="640"/>
          <w:marRight w:val="0"/>
          <w:marTop w:val="0"/>
          <w:marBottom w:val="0"/>
          <w:divBdr>
            <w:top w:val="none" w:sz="0" w:space="0" w:color="auto"/>
            <w:left w:val="none" w:sz="0" w:space="0" w:color="auto"/>
            <w:bottom w:val="none" w:sz="0" w:space="0" w:color="auto"/>
            <w:right w:val="none" w:sz="0" w:space="0" w:color="auto"/>
          </w:divBdr>
        </w:div>
        <w:div w:id="300765823">
          <w:marLeft w:val="640"/>
          <w:marRight w:val="0"/>
          <w:marTop w:val="0"/>
          <w:marBottom w:val="0"/>
          <w:divBdr>
            <w:top w:val="none" w:sz="0" w:space="0" w:color="auto"/>
            <w:left w:val="none" w:sz="0" w:space="0" w:color="auto"/>
            <w:bottom w:val="none" w:sz="0" w:space="0" w:color="auto"/>
            <w:right w:val="none" w:sz="0" w:space="0" w:color="auto"/>
          </w:divBdr>
        </w:div>
        <w:div w:id="787048137">
          <w:marLeft w:val="640"/>
          <w:marRight w:val="0"/>
          <w:marTop w:val="0"/>
          <w:marBottom w:val="0"/>
          <w:divBdr>
            <w:top w:val="none" w:sz="0" w:space="0" w:color="auto"/>
            <w:left w:val="none" w:sz="0" w:space="0" w:color="auto"/>
            <w:bottom w:val="none" w:sz="0" w:space="0" w:color="auto"/>
            <w:right w:val="none" w:sz="0" w:space="0" w:color="auto"/>
          </w:divBdr>
        </w:div>
        <w:div w:id="1891500793">
          <w:marLeft w:val="640"/>
          <w:marRight w:val="0"/>
          <w:marTop w:val="0"/>
          <w:marBottom w:val="0"/>
          <w:divBdr>
            <w:top w:val="none" w:sz="0" w:space="0" w:color="auto"/>
            <w:left w:val="none" w:sz="0" w:space="0" w:color="auto"/>
            <w:bottom w:val="none" w:sz="0" w:space="0" w:color="auto"/>
            <w:right w:val="none" w:sz="0" w:space="0" w:color="auto"/>
          </w:divBdr>
        </w:div>
        <w:div w:id="1739017902">
          <w:marLeft w:val="640"/>
          <w:marRight w:val="0"/>
          <w:marTop w:val="0"/>
          <w:marBottom w:val="0"/>
          <w:divBdr>
            <w:top w:val="none" w:sz="0" w:space="0" w:color="auto"/>
            <w:left w:val="none" w:sz="0" w:space="0" w:color="auto"/>
            <w:bottom w:val="none" w:sz="0" w:space="0" w:color="auto"/>
            <w:right w:val="none" w:sz="0" w:space="0" w:color="auto"/>
          </w:divBdr>
        </w:div>
        <w:div w:id="2089374937">
          <w:marLeft w:val="640"/>
          <w:marRight w:val="0"/>
          <w:marTop w:val="0"/>
          <w:marBottom w:val="0"/>
          <w:divBdr>
            <w:top w:val="none" w:sz="0" w:space="0" w:color="auto"/>
            <w:left w:val="none" w:sz="0" w:space="0" w:color="auto"/>
            <w:bottom w:val="none" w:sz="0" w:space="0" w:color="auto"/>
            <w:right w:val="none" w:sz="0" w:space="0" w:color="auto"/>
          </w:divBdr>
        </w:div>
        <w:div w:id="1548373600">
          <w:marLeft w:val="640"/>
          <w:marRight w:val="0"/>
          <w:marTop w:val="0"/>
          <w:marBottom w:val="0"/>
          <w:divBdr>
            <w:top w:val="none" w:sz="0" w:space="0" w:color="auto"/>
            <w:left w:val="none" w:sz="0" w:space="0" w:color="auto"/>
            <w:bottom w:val="none" w:sz="0" w:space="0" w:color="auto"/>
            <w:right w:val="none" w:sz="0" w:space="0" w:color="auto"/>
          </w:divBdr>
        </w:div>
        <w:div w:id="366609994">
          <w:marLeft w:val="640"/>
          <w:marRight w:val="0"/>
          <w:marTop w:val="0"/>
          <w:marBottom w:val="0"/>
          <w:divBdr>
            <w:top w:val="none" w:sz="0" w:space="0" w:color="auto"/>
            <w:left w:val="none" w:sz="0" w:space="0" w:color="auto"/>
            <w:bottom w:val="none" w:sz="0" w:space="0" w:color="auto"/>
            <w:right w:val="none" w:sz="0" w:space="0" w:color="auto"/>
          </w:divBdr>
        </w:div>
      </w:divsChild>
    </w:div>
    <w:div w:id="1727532780">
      <w:bodyDiv w:val="1"/>
      <w:marLeft w:val="0"/>
      <w:marRight w:val="0"/>
      <w:marTop w:val="0"/>
      <w:marBottom w:val="0"/>
      <w:divBdr>
        <w:top w:val="none" w:sz="0" w:space="0" w:color="auto"/>
        <w:left w:val="none" w:sz="0" w:space="0" w:color="auto"/>
        <w:bottom w:val="none" w:sz="0" w:space="0" w:color="auto"/>
        <w:right w:val="none" w:sz="0" w:space="0" w:color="auto"/>
      </w:divBdr>
      <w:divsChild>
        <w:div w:id="2094546526">
          <w:marLeft w:val="640"/>
          <w:marRight w:val="0"/>
          <w:marTop w:val="0"/>
          <w:marBottom w:val="0"/>
          <w:divBdr>
            <w:top w:val="none" w:sz="0" w:space="0" w:color="auto"/>
            <w:left w:val="none" w:sz="0" w:space="0" w:color="auto"/>
            <w:bottom w:val="none" w:sz="0" w:space="0" w:color="auto"/>
            <w:right w:val="none" w:sz="0" w:space="0" w:color="auto"/>
          </w:divBdr>
        </w:div>
        <w:div w:id="577985074">
          <w:marLeft w:val="640"/>
          <w:marRight w:val="0"/>
          <w:marTop w:val="0"/>
          <w:marBottom w:val="0"/>
          <w:divBdr>
            <w:top w:val="none" w:sz="0" w:space="0" w:color="auto"/>
            <w:left w:val="none" w:sz="0" w:space="0" w:color="auto"/>
            <w:bottom w:val="none" w:sz="0" w:space="0" w:color="auto"/>
            <w:right w:val="none" w:sz="0" w:space="0" w:color="auto"/>
          </w:divBdr>
        </w:div>
        <w:div w:id="1769036024">
          <w:marLeft w:val="640"/>
          <w:marRight w:val="0"/>
          <w:marTop w:val="0"/>
          <w:marBottom w:val="0"/>
          <w:divBdr>
            <w:top w:val="none" w:sz="0" w:space="0" w:color="auto"/>
            <w:left w:val="none" w:sz="0" w:space="0" w:color="auto"/>
            <w:bottom w:val="none" w:sz="0" w:space="0" w:color="auto"/>
            <w:right w:val="none" w:sz="0" w:space="0" w:color="auto"/>
          </w:divBdr>
        </w:div>
        <w:div w:id="1697537047">
          <w:marLeft w:val="640"/>
          <w:marRight w:val="0"/>
          <w:marTop w:val="0"/>
          <w:marBottom w:val="0"/>
          <w:divBdr>
            <w:top w:val="none" w:sz="0" w:space="0" w:color="auto"/>
            <w:left w:val="none" w:sz="0" w:space="0" w:color="auto"/>
            <w:bottom w:val="none" w:sz="0" w:space="0" w:color="auto"/>
            <w:right w:val="none" w:sz="0" w:space="0" w:color="auto"/>
          </w:divBdr>
        </w:div>
        <w:div w:id="2017689089">
          <w:marLeft w:val="640"/>
          <w:marRight w:val="0"/>
          <w:marTop w:val="0"/>
          <w:marBottom w:val="0"/>
          <w:divBdr>
            <w:top w:val="none" w:sz="0" w:space="0" w:color="auto"/>
            <w:left w:val="none" w:sz="0" w:space="0" w:color="auto"/>
            <w:bottom w:val="none" w:sz="0" w:space="0" w:color="auto"/>
            <w:right w:val="none" w:sz="0" w:space="0" w:color="auto"/>
          </w:divBdr>
        </w:div>
        <w:div w:id="1056659020">
          <w:marLeft w:val="640"/>
          <w:marRight w:val="0"/>
          <w:marTop w:val="0"/>
          <w:marBottom w:val="0"/>
          <w:divBdr>
            <w:top w:val="none" w:sz="0" w:space="0" w:color="auto"/>
            <w:left w:val="none" w:sz="0" w:space="0" w:color="auto"/>
            <w:bottom w:val="none" w:sz="0" w:space="0" w:color="auto"/>
            <w:right w:val="none" w:sz="0" w:space="0" w:color="auto"/>
          </w:divBdr>
        </w:div>
        <w:div w:id="1525367507">
          <w:marLeft w:val="640"/>
          <w:marRight w:val="0"/>
          <w:marTop w:val="0"/>
          <w:marBottom w:val="0"/>
          <w:divBdr>
            <w:top w:val="none" w:sz="0" w:space="0" w:color="auto"/>
            <w:left w:val="none" w:sz="0" w:space="0" w:color="auto"/>
            <w:bottom w:val="none" w:sz="0" w:space="0" w:color="auto"/>
            <w:right w:val="none" w:sz="0" w:space="0" w:color="auto"/>
          </w:divBdr>
        </w:div>
        <w:div w:id="1979457250">
          <w:marLeft w:val="640"/>
          <w:marRight w:val="0"/>
          <w:marTop w:val="0"/>
          <w:marBottom w:val="0"/>
          <w:divBdr>
            <w:top w:val="none" w:sz="0" w:space="0" w:color="auto"/>
            <w:left w:val="none" w:sz="0" w:space="0" w:color="auto"/>
            <w:bottom w:val="none" w:sz="0" w:space="0" w:color="auto"/>
            <w:right w:val="none" w:sz="0" w:space="0" w:color="auto"/>
          </w:divBdr>
        </w:div>
        <w:div w:id="106236222">
          <w:marLeft w:val="640"/>
          <w:marRight w:val="0"/>
          <w:marTop w:val="0"/>
          <w:marBottom w:val="0"/>
          <w:divBdr>
            <w:top w:val="none" w:sz="0" w:space="0" w:color="auto"/>
            <w:left w:val="none" w:sz="0" w:space="0" w:color="auto"/>
            <w:bottom w:val="none" w:sz="0" w:space="0" w:color="auto"/>
            <w:right w:val="none" w:sz="0" w:space="0" w:color="auto"/>
          </w:divBdr>
        </w:div>
        <w:div w:id="2044550399">
          <w:marLeft w:val="640"/>
          <w:marRight w:val="0"/>
          <w:marTop w:val="0"/>
          <w:marBottom w:val="0"/>
          <w:divBdr>
            <w:top w:val="none" w:sz="0" w:space="0" w:color="auto"/>
            <w:left w:val="none" w:sz="0" w:space="0" w:color="auto"/>
            <w:bottom w:val="none" w:sz="0" w:space="0" w:color="auto"/>
            <w:right w:val="none" w:sz="0" w:space="0" w:color="auto"/>
          </w:divBdr>
        </w:div>
        <w:div w:id="1990359444">
          <w:marLeft w:val="640"/>
          <w:marRight w:val="0"/>
          <w:marTop w:val="0"/>
          <w:marBottom w:val="0"/>
          <w:divBdr>
            <w:top w:val="none" w:sz="0" w:space="0" w:color="auto"/>
            <w:left w:val="none" w:sz="0" w:space="0" w:color="auto"/>
            <w:bottom w:val="none" w:sz="0" w:space="0" w:color="auto"/>
            <w:right w:val="none" w:sz="0" w:space="0" w:color="auto"/>
          </w:divBdr>
        </w:div>
        <w:div w:id="1901820080">
          <w:marLeft w:val="640"/>
          <w:marRight w:val="0"/>
          <w:marTop w:val="0"/>
          <w:marBottom w:val="0"/>
          <w:divBdr>
            <w:top w:val="none" w:sz="0" w:space="0" w:color="auto"/>
            <w:left w:val="none" w:sz="0" w:space="0" w:color="auto"/>
            <w:bottom w:val="none" w:sz="0" w:space="0" w:color="auto"/>
            <w:right w:val="none" w:sz="0" w:space="0" w:color="auto"/>
          </w:divBdr>
        </w:div>
      </w:divsChild>
    </w:div>
    <w:div w:id="1734157948">
      <w:bodyDiv w:val="1"/>
      <w:marLeft w:val="0"/>
      <w:marRight w:val="0"/>
      <w:marTop w:val="0"/>
      <w:marBottom w:val="0"/>
      <w:divBdr>
        <w:top w:val="none" w:sz="0" w:space="0" w:color="auto"/>
        <w:left w:val="none" w:sz="0" w:space="0" w:color="auto"/>
        <w:bottom w:val="none" w:sz="0" w:space="0" w:color="auto"/>
        <w:right w:val="none" w:sz="0" w:space="0" w:color="auto"/>
      </w:divBdr>
    </w:div>
    <w:div w:id="1735153490">
      <w:bodyDiv w:val="1"/>
      <w:marLeft w:val="0"/>
      <w:marRight w:val="0"/>
      <w:marTop w:val="0"/>
      <w:marBottom w:val="0"/>
      <w:divBdr>
        <w:top w:val="none" w:sz="0" w:space="0" w:color="auto"/>
        <w:left w:val="none" w:sz="0" w:space="0" w:color="auto"/>
        <w:bottom w:val="none" w:sz="0" w:space="0" w:color="auto"/>
        <w:right w:val="none" w:sz="0" w:space="0" w:color="auto"/>
      </w:divBdr>
      <w:divsChild>
        <w:div w:id="1003700374">
          <w:marLeft w:val="640"/>
          <w:marRight w:val="0"/>
          <w:marTop w:val="0"/>
          <w:marBottom w:val="0"/>
          <w:divBdr>
            <w:top w:val="none" w:sz="0" w:space="0" w:color="auto"/>
            <w:left w:val="none" w:sz="0" w:space="0" w:color="auto"/>
            <w:bottom w:val="none" w:sz="0" w:space="0" w:color="auto"/>
            <w:right w:val="none" w:sz="0" w:space="0" w:color="auto"/>
          </w:divBdr>
        </w:div>
        <w:div w:id="70858685">
          <w:marLeft w:val="640"/>
          <w:marRight w:val="0"/>
          <w:marTop w:val="0"/>
          <w:marBottom w:val="0"/>
          <w:divBdr>
            <w:top w:val="none" w:sz="0" w:space="0" w:color="auto"/>
            <w:left w:val="none" w:sz="0" w:space="0" w:color="auto"/>
            <w:bottom w:val="none" w:sz="0" w:space="0" w:color="auto"/>
            <w:right w:val="none" w:sz="0" w:space="0" w:color="auto"/>
          </w:divBdr>
        </w:div>
        <w:div w:id="2071464820">
          <w:marLeft w:val="640"/>
          <w:marRight w:val="0"/>
          <w:marTop w:val="0"/>
          <w:marBottom w:val="0"/>
          <w:divBdr>
            <w:top w:val="none" w:sz="0" w:space="0" w:color="auto"/>
            <w:left w:val="none" w:sz="0" w:space="0" w:color="auto"/>
            <w:bottom w:val="none" w:sz="0" w:space="0" w:color="auto"/>
            <w:right w:val="none" w:sz="0" w:space="0" w:color="auto"/>
          </w:divBdr>
        </w:div>
        <w:div w:id="1470592664">
          <w:marLeft w:val="640"/>
          <w:marRight w:val="0"/>
          <w:marTop w:val="0"/>
          <w:marBottom w:val="0"/>
          <w:divBdr>
            <w:top w:val="none" w:sz="0" w:space="0" w:color="auto"/>
            <w:left w:val="none" w:sz="0" w:space="0" w:color="auto"/>
            <w:bottom w:val="none" w:sz="0" w:space="0" w:color="auto"/>
            <w:right w:val="none" w:sz="0" w:space="0" w:color="auto"/>
          </w:divBdr>
        </w:div>
        <w:div w:id="2080394581">
          <w:marLeft w:val="640"/>
          <w:marRight w:val="0"/>
          <w:marTop w:val="0"/>
          <w:marBottom w:val="0"/>
          <w:divBdr>
            <w:top w:val="none" w:sz="0" w:space="0" w:color="auto"/>
            <w:left w:val="none" w:sz="0" w:space="0" w:color="auto"/>
            <w:bottom w:val="none" w:sz="0" w:space="0" w:color="auto"/>
            <w:right w:val="none" w:sz="0" w:space="0" w:color="auto"/>
          </w:divBdr>
        </w:div>
        <w:div w:id="1998613011">
          <w:marLeft w:val="640"/>
          <w:marRight w:val="0"/>
          <w:marTop w:val="0"/>
          <w:marBottom w:val="0"/>
          <w:divBdr>
            <w:top w:val="none" w:sz="0" w:space="0" w:color="auto"/>
            <w:left w:val="none" w:sz="0" w:space="0" w:color="auto"/>
            <w:bottom w:val="none" w:sz="0" w:space="0" w:color="auto"/>
            <w:right w:val="none" w:sz="0" w:space="0" w:color="auto"/>
          </w:divBdr>
        </w:div>
        <w:div w:id="1689334124">
          <w:marLeft w:val="640"/>
          <w:marRight w:val="0"/>
          <w:marTop w:val="0"/>
          <w:marBottom w:val="0"/>
          <w:divBdr>
            <w:top w:val="none" w:sz="0" w:space="0" w:color="auto"/>
            <w:left w:val="none" w:sz="0" w:space="0" w:color="auto"/>
            <w:bottom w:val="none" w:sz="0" w:space="0" w:color="auto"/>
            <w:right w:val="none" w:sz="0" w:space="0" w:color="auto"/>
          </w:divBdr>
        </w:div>
        <w:div w:id="211188769">
          <w:marLeft w:val="640"/>
          <w:marRight w:val="0"/>
          <w:marTop w:val="0"/>
          <w:marBottom w:val="0"/>
          <w:divBdr>
            <w:top w:val="none" w:sz="0" w:space="0" w:color="auto"/>
            <w:left w:val="none" w:sz="0" w:space="0" w:color="auto"/>
            <w:bottom w:val="none" w:sz="0" w:space="0" w:color="auto"/>
            <w:right w:val="none" w:sz="0" w:space="0" w:color="auto"/>
          </w:divBdr>
        </w:div>
        <w:div w:id="1546985381">
          <w:marLeft w:val="640"/>
          <w:marRight w:val="0"/>
          <w:marTop w:val="0"/>
          <w:marBottom w:val="0"/>
          <w:divBdr>
            <w:top w:val="none" w:sz="0" w:space="0" w:color="auto"/>
            <w:left w:val="none" w:sz="0" w:space="0" w:color="auto"/>
            <w:bottom w:val="none" w:sz="0" w:space="0" w:color="auto"/>
            <w:right w:val="none" w:sz="0" w:space="0" w:color="auto"/>
          </w:divBdr>
        </w:div>
        <w:div w:id="2041735918">
          <w:marLeft w:val="640"/>
          <w:marRight w:val="0"/>
          <w:marTop w:val="0"/>
          <w:marBottom w:val="0"/>
          <w:divBdr>
            <w:top w:val="none" w:sz="0" w:space="0" w:color="auto"/>
            <w:left w:val="none" w:sz="0" w:space="0" w:color="auto"/>
            <w:bottom w:val="none" w:sz="0" w:space="0" w:color="auto"/>
            <w:right w:val="none" w:sz="0" w:space="0" w:color="auto"/>
          </w:divBdr>
        </w:div>
        <w:div w:id="1889560690">
          <w:marLeft w:val="640"/>
          <w:marRight w:val="0"/>
          <w:marTop w:val="0"/>
          <w:marBottom w:val="0"/>
          <w:divBdr>
            <w:top w:val="none" w:sz="0" w:space="0" w:color="auto"/>
            <w:left w:val="none" w:sz="0" w:space="0" w:color="auto"/>
            <w:bottom w:val="none" w:sz="0" w:space="0" w:color="auto"/>
            <w:right w:val="none" w:sz="0" w:space="0" w:color="auto"/>
          </w:divBdr>
        </w:div>
        <w:div w:id="1859658870">
          <w:marLeft w:val="640"/>
          <w:marRight w:val="0"/>
          <w:marTop w:val="0"/>
          <w:marBottom w:val="0"/>
          <w:divBdr>
            <w:top w:val="none" w:sz="0" w:space="0" w:color="auto"/>
            <w:left w:val="none" w:sz="0" w:space="0" w:color="auto"/>
            <w:bottom w:val="none" w:sz="0" w:space="0" w:color="auto"/>
            <w:right w:val="none" w:sz="0" w:space="0" w:color="auto"/>
          </w:divBdr>
        </w:div>
        <w:div w:id="1816296759">
          <w:marLeft w:val="640"/>
          <w:marRight w:val="0"/>
          <w:marTop w:val="0"/>
          <w:marBottom w:val="0"/>
          <w:divBdr>
            <w:top w:val="none" w:sz="0" w:space="0" w:color="auto"/>
            <w:left w:val="none" w:sz="0" w:space="0" w:color="auto"/>
            <w:bottom w:val="none" w:sz="0" w:space="0" w:color="auto"/>
            <w:right w:val="none" w:sz="0" w:space="0" w:color="auto"/>
          </w:divBdr>
        </w:div>
        <w:div w:id="1536851880">
          <w:marLeft w:val="640"/>
          <w:marRight w:val="0"/>
          <w:marTop w:val="0"/>
          <w:marBottom w:val="0"/>
          <w:divBdr>
            <w:top w:val="none" w:sz="0" w:space="0" w:color="auto"/>
            <w:left w:val="none" w:sz="0" w:space="0" w:color="auto"/>
            <w:bottom w:val="none" w:sz="0" w:space="0" w:color="auto"/>
            <w:right w:val="none" w:sz="0" w:space="0" w:color="auto"/>
          </w:divBdr>
        </w:div>
        <w:div w:id="2137137451">
          <w:marLeft w:val="640"/>
          <w:marRight w:val="0"/>
          <w:marTop w:val="0"/>
          <w:marBottom w:val="0"/>
          <w:divBdr>
            <w:top w:val="none" w:sz="0" w:space="0" w:color="auto"/>
            <w:left w:val="none" w:sz="0" w:space="0" w:color="auto"/>
            <w:bottom w:val="none" w:sz="0" w:space="0" w:color="auto"/>
            <w:right w:val="none" w:sz="0" w:space="0" w:color="auto"/>
          </w:divBdr>
        </w:div>
        <w:div w:id="292178741">
          <w:marLeft w:val="640"/>
          <w:marRight w:val="0"/>
          <w:marTop w:val="0"/>
          <w:marBottom w:val="0"/>
          <w:divBdr>
            <w:top w:val="none" w:sz="0" w:space="0" w:color="auto"/>
            <w:left w:val="none" w:sz="0" w:space="0" w:color="auto"/>
            <w:bottom w:val="none" w:sz="0" w:space="0" w:color="auto"/>
            <w:right w:val="none" w:sz="0" w:space="0" w:color="auto"/>
          </w:divBdr>
        </w:div>
        <w:div w:id="211118386">
          <w:marLeft w:val="640"/>
          <w:marRight w:val="0"/>
          <w:marTop w:val="0"/>
          <w:marBottom w:val="0"/>
          <w:divBdr>
            <w:top w:val="none" w:sz="0" w:space="0" w:color="auto"/>
            <w:left w:val="none" w:sz="0" w:space="0" w:color="auto"/>
            <w:bottom w:val="none" w:sz="0" w:space="0" w:color="auto"/>
            <w:right w:val="none" w:sz="0" w:space="0" w:color="auto"/>
          </w:divBdr>
        </w:div>
        <w:div w:id="1002389442">
          <w:marLeft w:val="640"/>
          <w:marRight w:val="0"/>
          <w:marTop w:val="0"/>
          <w:marBottom w:val="0"/>
          <w:divBdr>
            <w:top w:val="none" w:sz="0" w:space="0" w:color="auto"/>
            <w:left w:val="none" w:sz="0" w:space="0" w:color="auto"/>
            <w:bottom w:val="none" w:sz="0" w:space="0" w:color="auto"/>
            <w:right w:val="none" w:sz="0" w:space="0" w:color="auto"/>
          </w:divBdr>
        </w:div>
        <w:div w:id="336618414">
          <w:marLeft w:val="640"/>
          <w:marRight w:val="0"/>
          <w:marTop w:val="0"/>
          <w:marBottom w:val="0"/>
          <w:divBdr>
            <w:top w:val="none" w:sz="0" w:space="0" w:color="auto"/>
            <w:left w:val="none" w:sz="0" w:space="0" w:color="auto"/>
            <w:bottom w:val="none" w:sz="0" w:space="0" w:color="auto"/>
            <w:right w:val="none" w:sz="0" w:space="0" w:color="auto"/>
          </w:divBdr>
        </w:div>
        <w:div w:id="2034260344">
          <w:marLeft w:val="640"/>
          <w:marRight w:val="0"/>
          <w:marTop w:val="0"/>
          <w:marBottom w:val="0"/>
          <w:divBdr>
            <w:top w:val="none" w:sz="0" w:space="0" w:color="auto"/>
            <w:left w:val="none" w:sz="0" w:space="0" w:color="auto"/>
            <w:bottom w:val="none" w:sz="0" w:space="0" w:color="auto"/>
            <w:right w:val="none" w:sz="0" w:space="0" w:color="auto"/>
          </w:divBdr>
        </w:div>
        <w:div w:id="952831437">
          <w:marLeft w:val="640"/>
          <w:marRight w:val="0"/>
          <w:marTop w:val="0"/>
          <w:marBottom w:val="0"/>
          <w:divBdr>
            <w:top w:val="none" w:sz="0" w:space="0" w:color="auto"/>
            <w:left w:val="none" w:sz="0" w:space="0" w:color="auto"/>
            <w:bottom w:val="none" w:sz="0" w:space="0" w:color="auto"/>
            <w:right w:val="none" w:sz="0" w:space="0" w:color="auto"/>
          </w:divBdr>
        </w:div>
        <w:div w:id="1029792390">
          <w:marLeft w:val="640"/>
          <w:marRight w:val="0"/>
          <w:marTop w:val="0"/>
          <w:marBottom w:val="0"/>
          <w:divBdr>
            <w:top w:val="none" w:sz="0" w:space="0" w:color="auto"/>
            <w:left w:val="none" w:sz="0" w:space="0" w:color="auto"/>
            <w:bottom w:val="none" w:sz="0" w:space="0" w:color="auto"/>
            <w:right w:val="none" w:sz="0" w:space="0" w:color="auto"/>
          </w:divBdr>
        </w:div>
        <w:div w:id="406071263">
          <w:marLeft w:val="640"/>
          <w:marRight w:val="0"/>
          <w:marTop w:val="0"/>
          <w:marBottom w:val="0"/>
          <w:divBdr>
            <w:top w:val="none" w:sz="0" w:space="0" w:color="auto"/>
            <w:left w:val="none" w:sz="0" w:space="0" w:color="auto"/>
            <w:bottom w:val="none" w:sz="0" w:space="0" w:color="auto"/>
            <w:right w:val="none" w:sz="0" w:space="0" w:color="auto"/>
          </w:divBdr>
        </w:div>
        <w:div w:id="1925868765">
          <w:marLeft w:val="640"/>
          <w:marRight w:val="0"/>
          <w:marTop w:val="0"/>
          <w:marBottom w:val="0"/>
          <w:divBdr>
            <w:top w:val="none" w:sz="0" w:space="0" w:color="auto"/>
            <w:left w:val="none" w:sz="0" w:space="0" w:color="auto"/>
            <w:bottom w:val="none" w:sz="0" w:space="0" w:color="auto"/>
            <w:right w:val="none" w:sz="0" w:space="0" w:color="auto"/>
          </w:divBdr>
        </w:div>
        <w:div w:id="1891991205">
          <w:marLeft w:val="640"/>
          <w:marRight w:val="0"/>
          <w:marTop w:val="0"/>
          <w:marBottom w:val="0"/>
          <w:divBdr>
            <w:top w:val="none" w:sz="0" w:space="0" w:color="auto"/>
            <w:left w:val="none" w:sz="0" w:space="0" w:color="auto"/>
            <w:bottom w:val="none" w:sz="0" w:space="0" w:color="auto"/>
            <w:right w:val="none" w:sz="0" w:space="0" w:color="auto"/>
          </w:divBdr>
        </w:div>
        <w:div w:id="374502095">
          <w:marLeft w:val="640"/>
          <w:marRight w:val="0"/>
          <w:marTop w:val="0"/>
          <w:marBottom w:val="0"/>
          <w:divBdr>
            <w:top w:val="none" w:sz="0" w:space="0" w:color="auto"/>
            <w:left w:val="none" w:sz="0" w:space="0" w:color="auto"/>
            <w:bottom w:val="none" w:sz="0" w:space="0" w:color="auto"/>
            <w:right w:val="none" w:sz="0" w:space="0" w:color="auto"/>
          </w:divBdr>
        </w:div>
        <w:div w:id="1426224399">
          <w:marLeft w:val="640"/>
          <w:marRight w:val="0"/>
          <w:marTop w:val="0"/>
          <w:marBottom w:val="0"/>
          <w:divBdr>
            <w:top w:val="none" w:sz="0" w:space="0" w:color="auto"/>
            <w:left w:val="none" w:sz="0" w:space="0" w:color="auto"/>
            <w:bottom w:val="none" w:sz="0" w:space="0" w:color="auto"/>
            <w:right w:val="none" w:sz="0" w:space="0" w:color="auto"/>
          </w:divBdr>
        </w:div>
        <w:div w:id="527107503">
          <w:marLeft w:val="640"/>
          <w:marRight w:val="0"/>
          <w:marTop w:val="0"/>
          <w:marBottom w:val="0"/>
          <w:divBdr>
            <w:top w:val="none" w:sz="0" w:space="0" w:color="auto"/>
            <w:left w:val="none" w:sz="0" w:space="0" w:color="auto"/>
            <w:bottom w:val="none" w:sz="0" w:space="0" w:color="auto"/>
            <w:right w:val="none" w:sz="0" w:space="0" w:color="auto"/>
          </w:divBdr>
        </w:div>
        <w:div w:id="107509184">
          <w:marLeft w:val="640"/>
          <w:marRight w:val="0"/>
          <w:marTop w:val="0"/>
          <w:marBottom w:val="0"/>
          <w:divBdr>
            <w:top w:val="none" w:sz="0" w:space="0" w:color="auto"/>
            <w:left w:val="none" w:sz="0" w:space="0" w:color="auto"/>
            <w:bottom w:val="none" w:sz="0" w:space="0" w:color="auto"/>
            <w:right w:val="none" w:sz="0" w:space="0" w:color="auto"/>
          </w:divBdr>
        </w:div>
        <w:div w:id="438330386">
          <w:marLeft w:val="640"/>
          <w:marRight w:val="0"/>
          <w:marTop w:val="0"/>
          <w:marBottom w:val="0"/>
          <w:divBdr>
            <w:top w:val="none" w:sz="0" w:space="0" w:color="auto"/>
            <w:left w:val="none" w:sz="0" w:space="0" w:color="auto"/>
            <w:bottom w:val="none" w:sz="0" w:space="0" w:color="auto"/>
            <w:right w:val="none" w:sz="0" w:space="0" w:color="auto"/>
          </w:divBdr>
        </w:div>
        <w:div w:id="1936160394">
          <w:marLeft w:val="640"/>
          <w:marRight w:val="0"/>
          <w:marTop w:val="0"/>
          <w:marBottom w:val="0"/>
          <w:divBdr>
            <w:top w:val="none" w:sz="0" w:space="0" w:color="auto"/>
            <w:left w:val="none" w:sz="0" w:space="0" w:color="auto"/>
            <w:bottom w:val="none" w:sz="0" w:space="0" w:color="auto"/>
            <w:right w:val="none" w:sz="0" w:space="0" w:color="auto"/>
          </w:divBdr>
        </w:div>
        <w:div w:id="1783063088">
          <w:marLeft w:val="640"/>
          <w:marRight w:val="0"/>
          <w:marTop w:val="0"/>
          <w:marBottom w:val="0"/>
          <w:divBdr>
            <w:top w:val="none" w:sz="0" w:space="0" w:color="auto"/>
            <w:left w:val="none" w:sz="0" w:space="0" w:color="auto"/>
            <w:bottom w:val="none" w:sz="0" w:space="0" w:color="auto"/>
            <w:right w:val="none" w:sz="0" w:space="0" w:color="auto"/>
          </w:divBdr>
        </w:div>
        <w:div w:id="88746177">
          <w:marLeft w:val="640"/>
          <w:marRight w:val="0"/>
          <w:marTop w:val="0"/>
          <w:marBottom w:val="0"/>
          <w:divBdr>
            <w:top w:val="none" w:sz="0" w:space="0" w:color="auto"/>
            <w:left w:val="none" w:sz="0" w:space="0" w:color="auto"/>
            <w:bottom w:val="none" w:sz="0" w:space="0" w:color="auto"/>
            <w:right w:val="none" w:sz="0" w:space="0" w:color="auto"/>
          </w:divBdr>
        </w:div>
        <w:div w:id="1848246808">
          <w:marLeft w:val="640"/>
          <w:marRight w:val="0"/>
          <w:marTop w:val="0"/>
          <w:marBottom w:val="0"/>
          <w:divBdr>
            <w:top w:val="none" w:sz="0" w:space="0" w:color="auto"/>
            <w:left w:val="none" w:sz="0" w:space="0" w:color="auto"/>
            <w:bottom w:val="none" w:sz="0" w:space="0" w:color="auto"/>
            <w:right w:val="none" w:sz="0" w:space="0" w:color="auto"/>
          </w:divBdr>
        </w:div>
        <w:div w:id="1019431273">
          <w:marLeft w:val="640"/>
          <w:marRight w:val="0"/>
          <w:marTop w:val="0"/>
          <w:marBottom w:val="0"/>
          <w:divBdr>
            <w:top w:val="none" w:sz="0" w:space="0" w:color="auto"/>
            <w:left w:val="none" w:sz="0" w:space="0" w:color="auto"/>
            <w:bottom w:val="none" w:sz="0" w:space="0" w:color="auto"/>
            <w:right w:val="none" w:sz="0" w:space="0" w:color="auto"/>
          </w:divBdr>
        </w:div>
        <w:div w:id="1962489391">
          <w:marLeft w:val="640"/>
          <w:marRight w:val="0"/>
          <w:marTop w:val="0"/>
          <w:marBottom w:val="0"/>
          <w:divBdr>
            <w:top w:val="none" w:sz="0" w:space="0" w:color="auto"/>
            <w:left w:val="none" w:sz="0" w:space="0" w:color="auto"/>
            <w:bottom w:val="none" w:sz="0" w:space="0" w:color="auto"/>
            <w:right w:val="none" w:sz="0" w:space="0" w:color="auto"/>
          </w:divBdr>
        </w:div>
        <w:div w:id="646596763">
          <w:marLeft w:val="640"/>
          <w:marRight w:val="0"/>
          <w:marTop w:val="0"/>
          <w:marBottom w:val="0"/>
          <w:divBdr>
            <w:top w:val="none" w:sz="0" w:space="0" w:color="auto"/>
            <w:left w:val="none" w:sz="0" w:space="0" w:color="auto"/>
            <w:bottom w:val="none" w:sz="0" w:space="0" w:color="auto"/>
            <w:right w:val="none" w:sz="0" w:space="0" w:color="auto"/>
          </w:divBdr>
        </w:div>
        <w:div w:id="1334794065">
          <w:marLeft w:val="640"/>
          <w:marRight w:val="0"/>
          <w:marTop w:val="0"/>
          <w:marBottom w:val="0"/>
          <w:divBdr>
            <w:top w:val="none" w:sz="0" w:space="0" w:color="auto"/>
            <w:left w:val="none" w:sz="0" w:space="0" w:color="auto"/>
            <w:bottom w:val="none" w:sz="0" w:space="0" w:color="auto"/>
            <w:right w:val="none" w:sz="0" w:space="0" w:color="auto"/>
          </w:divBdr>
        </w:div>
        <w:div w:id="1043791984">
          <w:marLeft w:val="640"/>
          <w:marRight w:val="0"/>
          <w:marTop w:val="0"/>
          <w:marBottom w:val="0"/>
          <w:divBdr>
            <w:top w:val="none" w:sz="0" w:space="0" w:color="auto"/>
            <w:left w:val="none" w:sz="0" w:space="0" w:color="auto"/>
            <w:bottom w:val="none" w:sz="0" w:space="0" w:color="auto"/>
            <w:right w:val="none" w:sz="0" w:space="0" w:color="auto"/>
          </w:divBdr>
        </w:div>
      </w:divsChild>
    </w:div>
    <w:div w:id="1752702008">
      <w:bodyDiv w:val="1"/>
      <w:marLeft w:val="0"/>
      <w:marRight w:val="0"/>
      <w:marTop w:val="0"/>
      <w:marBottom w:val="0"/>
      <w:divBdr>
        <w:top w:val="none" w:sz="0" w:space="0" w:color="auto"/>
        <w:left w:val="none" w:sz="0" w:space="0" w:color="auto"/>
        <w:bottom w:val="none" w:sz="0" w:space="0" w:color="auto"/>
        <w:right w:val="none" w:sz="0" w:space="0" w:color="auto"/>
      </w:divBdr>
      <w:divsChild>
        <w:div w:id="1462071163">
          <w:marLeft w:val="640"/>
          <w:marRight w:val="0"/>
          <w:marTop w:val="0"/>
          <w:marBottom w:val="0"/>
          <w:divBdr>
            <w:top w:val="none" w:sz="0" w:space="0" w:color="auto"/>
            <w:left w:val="none" w:sz="0" w:space="0" w:color="auto"/>
            <w:bottom w:val="none" w:sz="0" w:space="0" w:color="auto"/>
            <w:right w:val="none" w:sz="0" w:space="0" w:color="auto"/>
          </w:divBdr>
        </w:div>
        <w:div w:id="621881930">
          <w:marLeft w:val="640"/>
          <w:marRight w:val="0"/>
          <w:marTop w:val="0"/>
          <w:marBottom w:val="0"/>
          <w:divBdr>
            <w:top w:val="none" w:sz="0" w:space="0" w:color="auto"/>
            <w:left w:val="none" w:sz="0" w:space="0" w:color="auto"/>
            <w:bottom w:val="none" w:sz="0" w:space="0" w:color="auto"/>
            <w:right w:val="none" w:sz="0" w:space="0" w:color="auto"/>
          </w:divBdr>
        </w:div>
        <w:div w:id="100270185">
          <w:marLeft w:val="640"/>
          <w:marRight w:val="0"/>
          <w:marTop w:val="0"/>
          <w:marBottom w:val="0"/>
          <w:divBdr>
            <w:top w:val="none" w:sz="0" w:space="0" w:color="auto"/>
            <w:left w:val="none" w:sz="0" w:space="0" w:color="auto"/>
            <w:bottom w:val="none" w:sz="0" w:space="0" w:color="auto"/>
            <w:right w:val="none" w:sz="0" w:space="0" w:color="auto"/>
          </w:divBdr>
        </w:div>
        <w:div w:id="1193958612">
          <w:marLeft w:val="640"/>
          <w:marRight w:val="0"/>
          <w:marTop w:val="0"/>
          <w:marBottom w:val="0"/>
          <w:divBdr>
            <w:top w:val="none" w:sz="0" w:space="0" w:color="auto"/>
            <w:left w:val="none" w:sz="0" w:space="0" w:color="auto"/>
            <w:bottom w:val="none" w:sz="0" w:space="0" w:color="auto"/>
            <w:right w:val="none" w:sz="0" w:space="0" w:color="auto"/>
          </w:divBdr>
        </w:div>
        <w:div w:id="940993944">
          <w:marLeft w:val="640"/>
          <w:marRight w:val="0"/>
          <w:marTop w:val="0"/>
          <w:marBottom w:val="0"/>
          <w:divBdr>
            <w:top w:val="none" w:sz="0" w:space="0" w:color="auto"/>
            <w:left w:val="none" w:sz="0" w:space="0" w:color="auto"/>
            <w:bottom w:val="none" w:sz="0" w:space="0" w:color="auto"/>
            <w:right w:val="none" w:sz="0" w:space="0" w:color="auto"/>
          </w:divBdr>
        </w:div>
        <w:div w:id="1420520135">
          <w:marLeft w:val="640"/>
          <w:marRight w:val="0"/>
          <w:marTop w:val="0"/>
          <w:marBottom w:val="0"/>
          <w:divBdr>
            <w:top w:val="none" w:sz="0" w:space="0" w:color="auto"/>
            <w:left w:val="none" w:sz="0" w:space="0" w:color="auto"/>
            <w:bottom w:val="none" w:sz="0" w:space="0" w:color="auto"/>
            <w:right w:val="none" w:sz="0" w:space="0" w:color="auto"/>
          </w:divBdr>
        </w:div>
        <w:div w:id="1079640139">
          <w:marLeft w:val="640"/>
          <w:marRight w:val="0"/>
          <w:marTop w:val="0"/>
          <w:marBottom w:val="0"/>
          <w:divBdr>
            <w:top w:val="none" w:sz="0" w:space="0" w:color="auto"/>
            <w:left w:val="none" w:sz="0" w:space="0" w:color="auto"/>
            <w:bottom w:val="none" w:sz="0" w:space="0" w:color="auto"/>
            <w:right w:val="none" w:sz="0" w:space="0" w:color="auto"/>
          </w:divBdr>
        </w:div>
        <w:div w:id="673918958">
          <w:marLeft w:val="640"/>
          <w:marRight w:val="0"/>
          <w:marTop w:val="0"/>
          <w:marBottom w:val="0"/>
          <w:divBdr>
            <w:top w:val="none" w:sz="0" w:space="0" w:color="auto"/>
            <w:left w:val="none" w:sz="0" w:space="0" w:color="auto"/>
            <w:bottom w:val="none" w:sz="0" w:space="0" w:color="auto"/>
            <w:right w:val="none" w:sz="0" w:space="0" w:color="auto"/>
          </w:divBdr>
        </w:div>
        <w:div w:id="1563758600">
          <w:marLeft w:val="640"/>
          <w:marRight w:val="0"/>
          <w:marTop w:val="0"/>
          <w:marBottom w:val="0"/>
          <w:divBdr>
            <w:top w:val="none" w:sz="0" w:space="0" w:color="auto"/>
            <w:left w:val="none" w:sz="0" w:space="0" w:color="auto"/>
            <w:bottom w:val="none" w:sz="0" w:space="0" w:color="auto"/>
            <w:right w:val="none" w:sz="0" w:space="0" w:color="auto"/>
          </w:divBdr>
        </w:div>
        <w:div w:id="1359502415">
          <w:marLeft w:val="640"/>
          <w:marRight w:val="0"/>
          <w:marTop w:val="0"/>
          <w:marBottom w:val="0"/>
          <w:divBdr>
            <w:top w:val="none" w:sz="0" w:space="0" w:color="auto"/>
            <w:left w:val="none" w:sz="0" w:space="0" w:color="auto"/>
            <w:bottom w:val="none" w:sz="0" w:space="0" w:color="auto"/>
            <w:right w:val="none" w:sz="0" w:space="0" w:color="auto"/>
          </w:divBdr>
        </w:div>
        <w:div w:id="334385279">
          <w:marLeft w:val="640"/>
          <w:marRight w:val="0"/>
          <w:marTop w:val="0"/>
          <w:marBottom w:val="0"/>
          <w:divBdr>
            <w:top w:val="none" w:sz="0" w:space="0" w:color="auto"/>
            <w:left w:val="none" w:sz="0" w:space="0" w:color="auto"/>
            <w:bottom w:val="none" w:sz="0" w:space="0" w:color="auto"/>
            <w:right w:val="none" w:sz="0" w:space="0" w:color="auto"/>
          </w:divBdr>
        </w:div>
        <w:div w:id="1088960449">
          <w:marLeft w:val="640"/>
          <w:marRight w:val="0"/>
          <w:marTop w:val="0"/>
          <w:marBottom w:val="0"/>
          <w:divBdr>
            <w:top w:val="none" w:sz="0" w:space="0" w:color="auto"/>
            <w:left w:val="none" w:sz="0" w:space="0" w:color="auto"/>
            <w:bottom w:val="none" w:sz="0" w:space="0" w:color="auto"/>
            <w:right w:val="none" w:sz="0" w:space="0" w:color="auto"/>
          </w:divBdr>
        </w:div>
        <w:div w:id="1352991137">
          <w:marLeft w:val="640"/>
          <w:marRight w:val="0"/>
          <w:marTop w:val="0"/>
          <w:marBottom w:val="0"/>
          <w:divBdr>
            <w:top w:val="none" w:sz="0" w:space="0" w:color="auto"/>
            <w:left w:val="none" w:sz="0" w:space="0" w:color="auto"/>
            <w:bottom w:val="none" w:sz="0" w:space="0" w:color="auto"/>
            <w:right w:val="none" w:sz="0" w:space="0" w:color="auto"/>
          </w:divBdr>
        </w:div>
        <w:div w:id="1372412697">
          <w:marLeft w:val="640"/>
          <w:marRight w:val="0"/>
          <w:marTop w:val="0"/>
          <w:marBottom w:val="0"/>
          <w:divBdr>
            <w:top w:val="none" w:sz="0" w:space="0" w:color="auto"/>
            <w:left w:val="none" w:sz="0" w:space="0" w:color="auto"/>
            <w:bottom w:val="none" w:sz="0" w:space="0" w:color="auto"/>
            <w:right w:val="none" w:sz="0" w:space="0" w:color="auto"/>
          </w:divBdr>
        </w:div>
        <w:div w:id="2056079891">
          <w:marLeft w:val="640"/>
          <w:marRight w:val="0"/>
          <w:marTop w:val="0"/>
          <w:marBottom w:val="0"/>
          <w:divBdr>
            <w:top w:val="none" w:sz="0" w:space="0" w:color="auto"/>
            <w:left w:val="none" w:sz="0" w:space="0" w:color="auto"/>
            <w:bottom w:val="none" w:sz="0" w:space="0" w:color="auto"/>
            <w:right w:val="none" w:sz="0" w:space="0" w:color="auto"/>
          </w:divBdr>
        </w:div>
        <w:div w:id="1236470613">
          <w:marLeft w:val="640"/>
          <w:marRight w:val="0"/>
          <w:marTop w:val="0"/>
          <w:marBottom w:val="0"/>
          <w:divBdr>
            <w:top w:val="none" w:sz="0" w:space="0" w:color="auto"/>
            <w:left w:val="none" w:sz="0" w:space="0" w:color="auto"/>
            <w:bottom w:val="none" w:sz="0" w:space="0" w:color="auto"/>
            <w:right w:val="none" w:sz="0" w:space="0" w:color="auto"/>
          </w:divBdr>
        </w:div>
        <w:div w:id="1929539104">
          <w:marLeft w:val="640"/>
          <w:marRight w:val="0"/>
          <w:marTop w:val="0"/>
          <w:marBottom w:val="0"/>
          <w:divBdr>
            <w:top w:val="none" w:sz="0" w:space="0" w:color="auto"/>
            <w:left w:val="none" w:sz="0" w:space="0" w:color="auto"/>
            <w:bottom w:val="none" w:sz="0" w:space="0" w:color="auto"/>
            <w:right w:val="none" w:sz="0" w:space="0" w:color="auto"/>
          </w:divBdr>
        </w:div>
        <w:div w:id="195967410">
          <w:marLeft w:val="640"/>
          <w:marRight w:val="0"/>
          <w:marTop w:val="0"/>
          <w:marBottom w:val="0"/>
          <w:divBdr>
            <w:top w:val="none" w:sz="0" w:space="0" w:color="auto"/>
            <w:left w:val="none" w:sz="0" w:space="0" w:color="auto"/>
            <w:bottom w:val="none" w:sz="0" w:space="0" w:color="auto"/>
            <w:right w:val="none" w:sz="0" w:space="0" w:color="auto"/>
          </w:divBdr>
        </w:div>
        <w:div w:id="46029922">
          <w:marLeft w:val="640"/>
          <w:marRight w:val="0"/>
          <w:marTop w:val="0"/>
          <w:marBottom w:val="0"/>
          <w:divBdr>
            <w:top w:val="none" w:sz="0" w:space="0" w:color="auto"/>
            <w:left w:val="none" w:sz="0" w:space="0" w:color="auto"/>
            <w:bottom w:val="none" w:sz="0" w:space="0" w:color="auto"/>
            <w:right w:val="none" w:sz="0" w:space="0" w:color="auto"/>
          </w:divBdr>
        </w:div>
        <w:div w:id="155996380">
          <w:marLeft w:val="640"/>
          <w:marRight w:val="0"/>
          <w:marTop w:val="0"/>
          <w:marBottom w:val="0"/>
          <w:divBdr>
            <w:top w:val="none" w:sz="0" w:space="0" w:color="auto"/>
            <w:left w:val="none" w:sz="0" w:space="0" w:color="auto"/>
            <w:bottom w:val="none" w:sz="0" w:space="0" w:color="auto"/>
            <w:right w:val="none" w:sz="0" w:space="0" w:color="auto"/>
          </w:divBdr>
        </w:div>
        <w:div w:id="1023943674">
          <w:marLeft w:val="640"/>
          <w:marRight w:val="0"/>
          <w:marTop w:val="0"/>
          <w:marBottom w:val="0"/>
          <w:divBdr>
            <w:top w:val="none" w:sz="0" w:space="0" w:color="auto"/>
            <w:left w:val="none" w:sz="0" w:space="0" w:color="auto"/>
            <w:bottom w:val="none" w:sz="0" w:space="0" w:color="auto"/>
            <w:right w:val="none" w:sz="0" w:space="0" w:color="auto"/>
          </w:divBdr>
        </w:div>
        <w:div w:id="1070075969">
          <w:marLeft w:val="640"/>
          <w:marRight w:val="0"/>
          <w:marTop w:val="0"/>
          <w:marBottom w:val="0"/>
          <w:divBdr>
            <w:top w:val="none" w:sz="0" w:space="0" w:color="auto"/>
            <w:left w:val="none" w:sz="0" w:space="0" w:color="auto"/>
            <w:bottom w:val="none" w:sz="0" w:space="0" w:color="auto"/>
            <w:right w:val="none" w:sz="0" w:space="0" w:color="auto"/>
          </w:divBdr>
        </w:div>
        <w:div w:id="1515874507">
          <w:marLeft w:val="640"/>
          <w:marRight w:val="0"/>
          <w:marTop w:val="0"/>
          <w:marBottom w:val="0"/>
          <w:divBdr>
            <w:top w:val="none" w:sz="0" w:space="0" w:color="auto"/>
            <w:left w:val="none" w:sz="0" w:space="0" w:color="auto"/>
            <w:bottom w:val="none" w:sz="0" w:space="0" w:color="auto"/>
            <w:right w:val="none" w:sz="0" w:space="0" w:color="auto"/>
          </w:divBdr>
        </w:div>
        <w:div w:id="2089108210">
          <w:marLeft w:val="640"/>
          <w:marRight w:val="0"/>
          <w:marTop w:val="0"/>
          <w:marBottom w:val="0"/>
          <w:divBdr>
            <w:top w:val="none" w:sz="0" w:space="0" w:color="auto"/>
            <w:left w:val="none" w:sz="0" w:space="0" w:color="auto"/>
            <w:bottom w:val="none" w:sz="0" w:space="0" w:color="auto"/>
            <w:right w:val="none" w:sz="0" w:space="0" w:color="auto"/>
          </w:divBdr>
        </w:div>
        <w:div w:id="1308389939">
          <w:marLeft w:val="640"/>
          <w:marRight w:val="0"/>
          <w:marTop w:val="0"/>
          <w:marBottom w:val="0"/>
          <w:divBdr>
            <w:top w:val="none" w:sz="0" w:space="0" w:color="auto"/>
            <w:left w:val="none" w:sz="0" w:space="0" w:color="auto"/>
            <w:bottom w:val="none" w:sz="0" w:space="0" w:color="auto"/>
            <w:right w:val="none" w:sz="0" w:space="0" w:color="auto"/>
          </w:divBdr>
        </w:div>
        <w:div w:id="1380474328">
          <w:marLeft w:val="640"/>
          <w:marRight w:val="0"/>
          <w:marTop w:val="0"/>
          <w:marBottom w:val="0"/>
          <w:divBdr>
            <w:top w:val="none" w:sz="0" w:space="0" w:color="auto"/>
            <w:left w:val="none" w:sz="0" w:space="0" w:color="auto"/>
            <w:bottom w:val="none" w:sz="0" w:space="0" w:color="auto"/>
            <w:right w:val="none" w:sz="0" w:space="0" w:color="auto"/>
          </w:divBdr>
        </w:div>
        <w:div w:id="757795719">
          <w:marLeft w:val="640"/>
          <w:marRight w:val="0"/>
          <w:marTop w:val="0"/>
          <w:marBottom w:val="0"/>
          <w:divBdr>
            <w:top w:val="none" w:sz="0" w:space="0" w:color="auto"/>
            <w:left w:val="none" w:sz="0" w:space="0" w:color="auto"/>
            <w:bottom w:val="none" w:sz="0" w:space="0" w:color="auto"/>
            <w:right w:val="none" w:sz="0" w:space="0" w:color="auto"/>
          </w:divBdr>
        </w:div>
        <w:div w:id="1113985229">
          <w:marLeft w:val="640"/>
          <w:marRight w:val="0"/>
          <w:marTop w:val="0"/>
          <w:marBottom w:val="0"/>
          <w:divBdr>
            <w:top w:val="none" w:sz="0" w:space="0" w:color="auto"/>
            <w:left w:val="none" w:sz="0" w:space="0" w:color="auto"/>
            <w:bottom w:val="none" w:sz="0" w:space="0" w:color="auto"/>
            <w:right w:val="none" w:sz="0" w:space="0" w:color="auto"/>
          </w:divBdr>
        </w:div>
        <w:div w:id="1774352670">
          <w:marLeft w:val="640"/>
          <w:marRight w:val="0"/>
          <w:marTop w:val="0"/>
          <w:marBottom w:val="0"/>
          <w:divBdr>
            <w:top w:val="none" w:sz="0" w:space="0" w:color="auto"/>
            <w:left w:val="none" w:sz="0" w:space="0" w:color="auto"/>
            <w:bottom w:val="none" w:sz="0" w:space="0" w:color="auto"/>
            <w:right w:val="none" w:sz="0" w:space="0" w:color="auto"/>
          </w:divBdr>
        </w:div>
        <w:div w:id="299770205">
          <w:marLeft w:val="640"/>
          <w:marRight w:val="0"/>
          <w:marTop w:val="0"/>
          <w:marBottom w:val="0"/>
          <w:divBdr>
            <w:top w:val="none" w:sz="0" w:space="0" w:color="auto"/>
            <w:left w:val="none" w:sz="0" w:space="0" w:color="auto"/>
            <w:bottom w:val="none" w:sz="0" w:space="0" w:color="auto"/>
            <w:right w:val="none" w:sz="0" w:space="0" w:color="auto"/>
          </w:divBdr>
        </w:div>
        <w:div w:id="879126477">
          <w:marLeft w:val="640"/>
          <w:marRight w:val="0"/>
          <w:marTop w:val="0"/>
          <w:marBottom w:val="0"/>
          <w:divBdr>
            <w:top w:val="none" w:sz="0" w:space="0" w:color="auto"/>
            <w:left w:val="none" w:sz="0" w:space="0" w:color="auto"/>
            <w:bottom w:val="none" w:sz="0" w:space="0" w:color="auto"/>
            <w:right w:val="none" w:sz="0" w:space="0" w:color="auto"/>
          </w:divBdr>
        </w:div>
        <w:div w:id="488130327">
          <w:marLeft w:val="640"/>
          <w:marRight w:val="0"/>
          <w:marTop w:val="0"/>
          <w:marBottom w:val="0"/>
          <w:divBdr>
            <w:top w:val="none" w:sz="0" w:space="0" w:color="auto"/>
            <w:left w:val="none" w:sz="0" w:space="0" w:color="auto"/>
            <w:bottom w:val="none" w:sz="0" w:space="0" w:color="auto"/>
            <w:right w:val="none" w:sz="0" w:space="0" w:color="auto"/>
          </w:divBdr>
        </w:div>
        <w:div w:id="1231695884">
          <w:marLeft w:val="640"/>
          <w:marRight w:val="0"/>
          <w:marTop w:val="0"/>
          <w:marBottom w:val="0"/>
          <w:divBdr>
            <w:top w:val="none" w:sz="0" w:space="0" w:color="auto"/>
            <w:left w:val="none" w:sz="0" w:space="0" w:color="auto"/>
            <w:bottom w:val="none" w:sz="0" w:space="0" w:color="auto"/>
            <w:right w:val="none" w:sz="0" w:space="0" w:color="auto"/>
          </w:divBdr>
        </w:div>
        <w:div w:id="515727241">
          <w:marLeft w:val="640"/>
          <w:marRight w:val="0"/>
          <w:marTop w:val="0"/>
          <w:marBottom w:val="0"/>
          <w:divBdr>
            <w:top w:val="none" w:sz="0" w:space="0" w:color="auto"/>
            <w:left w:val="none" w:sz="0" w:space="0" w:color="auto"/>
            <w:bottom w:val="none" w:sz="0" w:space="0" w:color="auto"/>
            <w:right w:val="none" w:sz="0" w:space="0" w:color="auto"/>
          </w:divBdr>
        </w:div>
        <w:div w:id="155154151">
          <w:marLeft w:val="640"/>
          <w:marRight w:val="0"/>
          <w:marTop w:val="0"/>
          <w:marBottom w:val="0"/>
          <w:divBdr>
            <w:top w:val="none" w:sz="0" w:space="0" w:color="auto"/>
            <w:left w:val="none" w:sz="0" w:space="0" w:color="auto"/>
            <w:bottom w:val="none" w:sz="0" w:space="0" w:color="auto"/>
            <w:right w:val="none" w:sz="0" w:space="0" w:color="auto"/>
          </w:divBdr>
        </w:div>
        <w:div w:id="94445315">
          <w:marLeft w:val="640"/>
          <w:marRight w:val="0"/>
          <w:marTop w:val="0"/>
          <w:marBottom w:val="0"/>
          <w:divBdr>
            <w:top w:val="none" w:sz="0" w:space="0" w:color="auto"/>
            <w:left w:val="none" w:sz="0" w:space="0" w:color="auto"/>
            <w:bottom w:val="none" w:sz="0" w:space="0" w:color="auto"/>
            <w:right w:val="none" w:sz="0" w:space="0" w:color="auto"/>
          </w:divBdr>
        </w:div>
        <w:div w:id="1853446786">
          <w:marLeft w:val="640"/>
          <w:marRight w:val="0"/>
          <w:marTop w:val="0"/>
          <w:marBottom w:val="0"/>
          <w:divBdr>
            <w:top w:val="none" w:sz="0" w:space="0" w:color="auto"/>
            <w:left w:val="none" w:sz="0" w:space="0" w:color="auto"/>
            <w:bottom w:val="none" w:sz="0" w:space="0" w:color="auto"/>
            <w:right w:val="none" w:sz="0" w:space="0" w:color="auto"/>
          </w:divBdr>
        </w:div>
        <w:div w:id="1129321417">
          <w:marLeft w:val="640"/>
          <w:marRight w:val="0"/>
          <w:marTop w:val="0"/>
          <w:marBottom w:val="0"/>
          <w:divBdr>
            <w:top w:val="none" w:sz="0" w:space="0" w:color="auto"/>
            <w:left w:val="none" w:sz="0" w:space="0" w:color="auto"/>
            <w:bottom w:val="none" w:sz="0" w:space="0" w:color="auto"/>
            <w:right w:val="none" w:sz="0" w:space="0" w:color="auto"/>
          </w:divBdr>
        </w:div>
        <w:div w:id="64768912">
          <w:marLeft w:val="640"/>
          <w:marRight w:val="0"/>
          <w:marTop w:val="0"/>
          <w:marBottom w:val="0"/>
          <w:divBdr>
            <w:top w:val="none" w:sz="0" w:space="0" w:color="auto"/>
            <w:left w:val="none" w:sz="0" w:space="0" w:color="auto"/>
            <w:bottom w:val="none" w:sz="0" w:space="0" w:color="auto"/>
            <w:right w:val="none" w:sz="0" w:space="0" w:color="auto"/>
          </w:divBdr>
        </w:div>
        <w:div w:id="764149891">
          <w:marLeft w:val="640"/>
          <w:marRight w:val="0"/>
          <w:marTop w:val="0"/>
          <w:marBottom w:val="0"/>
          <w:divBdr>
            <w:top w:val="none" w:sz="0" w:space="0" w:color="auto"/>
            <w:left w:val="none" w:sz="0" w:space="0" w:color="auto"/>
            <w:bottom w:val="none" w:sz="0" w:space="0" w:color="auto"/>
            <w:right w:val="none" w:sz="0" w:space="0" w:color="auto"/>
          </w:divBdr>
        </w:div>
        <w:div w:id="707725313">
          <w:marLeft w:val="640"/>
          <w:marRight w:val="0"/>
          <w:marTop w:val="0"/>
          <w:marBottom w:val="0"/>
          <w:divBdr>
            <w:top w:val="none" w:sz="0" w:space="0" w:color="auto"/>
            <w:left w:val="none" w:sz="0" w:space="0" w:color="auto"/>
            <w:bottom w:val="none" w:sz="0" w:space="0" w:color="auto"/>
            <w:right w:val="none" w:sz="0" w:space="0" w:color="auto"/>
          </w:divBdr>
        </w:div>
        <w:div w:id="806969540">
          <w:marLeft w:val="640"/>
          <w:marRight w:val="0"/>
          <w:marTop w:val="0"/>
          <w:marBottom w:val="0"/>
          <w:divBdr>
            <w:top w:val="none" w:sz="0" w:space="0" w:color="auto"/>
            <w:left w:val="none" w:sz="0" w:space="0" w:color="auto"/>
            <w:bottom w:val="none" w:sz="0" w:space="0" w:color="auto"/>
            <w:right w:val="none" w:sz="0" w:space="0" w:color="auto"/>
          </w:divBdr>
        </w:div>
      </w:divsChild>
    </w:div>
    <w:div w:id="1758135084">
      <w:bodyDiv w:val="1"/>
      <w:marLeft w:val="0"/>
      <w:marRight w:val="0"/>
      <w:marTop w:val="0"/>
      <w:marBottom w:val="0"/>
      <w:divBdr>
        <w:top w:val="none" w:sz="0" w:space="0" w:color="auto"/>
        <w:left w:val="none" w:sz="0" w:space="0" w:color="auto"/>
        <w:bottom w:val="none" w:sz="0" w:space="0" w:color="auto"/>
        <w:right w:val="none" w:sz="0" w:space="0" w:color="auto"/>
      </w:divBdr>
      <w:divsChild>
        <w:div w:id="572084011">
          <w:marLeft w:val="640"/>
          <w:marRight w:val="0"/>
          <w:marTop w:val="0"/>
          <w:marBottom w:val="0"/>
          <w:divBdr>
            <w:top w:val="none" w:sz="0" w:space="0" w:color="auto"/>
            <w:left w:val="none" w:sz="0" w:space="0" w:color="auto"/>
            <w:bottom w:val="none" w:sz="0" w:space="0" w:color="auto"/>
            <w:right w:val="none" w:sz="0" w:space="0" w:color="auto"/>
          </w:divBdr>
        </w:div>
        <w:div w:id="1025254153">
          <w:marLeft w:val="640"/>
          <w:marRight w:val="0"/>
          <w:marTop w:val="0"/>
          <w:marBottom w:val="0"/>
          <w:divBdr>
            <w:top w:val="none" w:sz="0" w:space="0" w:color="auto"/>
            <w:left w:val="none" w:sz="0" w:space="0" w:color="auto"/>
            <w:bottom w:val="none" w:sz="0" w:space="0" w:color="auto"/>
            <w:right w:val="none" w:sz="0" w:space="0" w:color="auto"/>
          </w:divBdr>
        </w:div>
        <w:div w:id="96558382">
          <w:marLeft w:val="640"/>
          <w:marRight w:val="0"/>
          <w:marTop w:val="0"/>
          <w:marBottom w:val="0"/>
          <w:divBdr>
            <w:top w:val="none" w:sz="0" w:space="0" w:color="auto"/>
            <w:left w:val="none" w:sz="0" w:space="0" w:color="auto"/>
            <w:bottom w:val="none" w:sz="0" w:space="0" w:color="auto"/>
            <w:right w:val="none" w:sz="0" w:space="0" w:color="auto"/>
          </w:divBdr>
        </w:div>
        <w:div w:id="622536830">
          <w:marLeft w:val="640"/>
          <w:marRight w:val="0"/>
          <w:marTop w:val="0"/>
          <w:marBottom w:val="0"/>
          <w:divBdr>
            <w:top w:val="none" w:sz="0" w:space="0" w:color="auto"/>
            <w:left w:val="none" w:sz="0" w:space="0" w:color="auto"/>
            <w:bottom w:val="none" w:sz="0" w:space="0" w:color="auto"/>
            <w:right w:val="none" w:sz="0" w:space="0" w:color="auto"/>
          </w:divBdr>
        </w:div>
        <w:div w:id="75131944">
          <w:marLeft w:val="640"/>
          <w:marRight w:val="0"/>
          <w:marTop w:val="0"/>
          <w:marBottom w:val="0"/>
          <w:divBdr>
            <w:top w:val="none" w:sz="0" w:space="0" w:color="auto"/>
            <w:left w:val="none" w:sz="0" w:space="0" w:color="auto"/>
            <w:bottom w:val="none" w:sz="0" w:space="0" w:color="auto"/>
            <w:right w:val="none" w:sz="0" w:space="0" w:color="auto"/>
          </w:divBdr>
        </w:div>
        <w:div w:id="1552425631">
          <w:marLeft w:val="640"/>
          <w:marRight w:val="0"/>
          <w:marTop w:val="0"/>
          <w:marBottom w:val="0"/>
          <w:divBdr>
            <w:top w:val="none" w:sz="0" w:space="0" w:color="auto"/>
            <w:left w:val="none" w:sz="0" w:space="0" w:color="auto"/>
            <w:bottom w:val="none" w:sz="0" w:space="0" w:color="auto"/>
            <w:right w:val="none" w:sz="0" w:space="0" w:color="auto"/>
          </w:divBdr>
        </w:div>
        <w:div w:id="1497650925">
          <w:marLeft w:val="640"/>
          <w:marRight w:val="0"/>
          <w:marTop w:val="0"/>
          <w:marBottom w:val="0"/>
          <w:divBdr>
            <w:top w:val="none" w:sz="0" w:space="0" w:color="auto"/>
            <w:left w:val="none" w:sz="0" w:space="0" w:color="auto"/>
            <w:bottom w:val="none" w:sz="0" w:space="0" w:color="auto"/>
            <w:right w:val="none" w:sz="0" w:space="0" w:color="auto"/>
          </w:divBdr>
        </w:div>
        <w:div w:id="1906138715">
          <w:marLeft w:val="640"/>
          <w:marRight w:val="0"/>
          <w:marTop w:val="0"/>
          <w:marBottom w:val="0"/>
          <w:divBdr>
            <w:top w:val="none" w:sz="0" w:space="0" w:color="auto"/>
            <w:left w:val="none" w:sz="0" w:space="0" w:color="auto"/>
            <w:bottom w:val="none" w:sz="0" w:space="0" w:color="auto"/>
            <w:right w:val="none" w:sz="0" w:space="0" w:color="auto"/>
          </w:divBdr>
        </w:div>
        <w:div w:id="1547450435">
          <w:marLeft w:val="640"/>
          <w:marRight w:val="0"/>
          <w:marTop w:val="0"/>
          <w:marBottom w:val="0"/>
          <w:divBdr>
            <w:top w:val="none" w:sz="0" w:space="0" w:color="auto"/>
            <w:left w:val="none" w:sz="0" w:space="0" w:color="auto"/>
            <w:bottom w:val="none" w:sz="0" w:space="0" w:color="auto"/>
            <w:right w:val="none" w:sz="0" w:space="0" w:color="auto"/>
          </w:divBdr>
        </w:div>
        <w:div w:id="1890141086">
          <w:marLeft w:val="640"/>
          <w:marRight w:val="0"/>
          <w:marTop w:val="0"/>
          <w:marBottom w:val="0"/>
          <w:divBdr>
            <w:top w:val="none" w:sz="0" w:space="0" w:color="auto"/>
            <w:left w:val="none" w:sz="0" w:space="0" w:color="auto"/>
            <w:bottom w:val="none" w:sz="0" w:space="0" w:color="auto"/>
            <w:right w:val="none" w:sz="0" w:space="0" w:color="auto"/>
          </w:divBdr>
        </w:div>
        <w:div w:id="1971858659">
          <w:marLeft w:val="640"/>
          <w:marRight w:val="0"/>
          <w:marTop w:val="0"/>
          <w:marBottom w:val="0"/>
          <w:divBdr>
            <w:top w:val="none" w:sz="0" w:space="0" w:color="auto"/>
            <w:left w:val="none" w:sz="0" w:space="0" w:color="auto"/>
            <w:bottom w:val="none" w:sz="0" w:space="0" w:color="auto"/>
            <w:right w:val="none" w:sz="0" w:space="0" w:color="auto"/>
          </w:divBdr>
        </w:div>
        <w:div w:id="290595195">
          <w:marLeft w:val="640"/>
          <w:marRight w:val="0"/>
          <w:marTop w:val="0"/>
          <w:marBottom w:val="0"/>
          <w:divBdr>
            <w:top w:val="none" w:sz="0" w:space="0" w:color="auto"/>
            <w:left w:val="none" w:sz="0" w:space="0" w:color="auto"/>
            <w:bottom w:val="none" w:sz="0" w:space="0" w:color="auto"/>
            <w:right w:val="none" w:sz="0" w:space="0" w:color="auto"/>
          </w:divBdr>
        </w:div>
        <w:div w:id="713429440">
          <w:marLeft w:val="640"/>
          <w:marRight w:val="0"/>
          <w:marTop w:val="0"/>
          <w:marBottom w:val="0"/>
          <w:divBdr>
            <w:top w:val="none" w:sz="0" w:space="0" w:color="auto"/>
            <w:left w:val="none" w:sz="0" w:space="0" w:color="auto"/>
            <w:bottom w:val="none" w:sz="0" w:space="0" w:color="auto"/>
            <w:right w:val="none" w:sz="0" w:space="0" w:color="auto"/>
          </w:divBdr>
        </w:div>
        <w:div w:id="103815240">
          <w:marLeft w:val="640"/>
          <w:marRight w:val="0"/>
          <w:marTop w:val="0"/>
          <w:marBottom w:val="0"/>
          <w:divBdr>
            <w:top w:val="none" w:sz="0" w:space="0" w:color="auto"/>
            <w:left w:val="none" w:sz="0" w:space="0" w:color="auto"/>
            <w:bottom w:val="none" w:sz="0" w:space="0" w:color="auto"/>
            <w:right w:val="none" w:sz="0" w:space="0" w:color="auto"/>
          </w:divBdr>
        </w:div>
        <w:div w:id="1635714779">
          <w:marLeft w:val="640"/>
          <w:marRight w:val="0"/>
          <w:marTop w:val="0"/>
          <w:marBottom w:val="0"/>
          <w:divBdr>
            <w:top w:val="none" w:sz="0" w:space="0" w:color="auto"/>
            <w:left w:val="none" w:sz="0" w:space="0" w:color="auto"/>
            <w:bottom w:val="none" w:sz="0" w:space="0" w:color="auto"/>
            <w:right w:val="none" w:sz="0" w:space="0" w:color="auto"/>
          </w:divBdr>
        </w:div>
        <w:div w:id="493498361">
          <w:marLeft w:val="640"/>
          <w:marRight w:val="0"/>
          <w:marTop w:val="0"/>
          <w:marBottom w:val="0"/>
          <w:divBdr>
            <w:top w:val="none" w:sz="0" w:space="0" w:color="auto"/>
            <w:left w:val="none" w:sz="0" w:space="0" w:color="auto"/>
            <w:bottom w:val="none" w:sz="0" w:space="0" w:color="auto"/>
            <w:right w:val="none" w:sz="0" w:space="0" w:color="auto"/>
          </w:divBdr>
        </w:div>
        <w:div w:id="1297223899">
          <w:marLeft w:val="640"/>
          <w:marRight w:val="0"/>
          <w:marTop w:val="0"/>
          <w:marBottom w:val="0"/>
          <w:divBdr>
            <w:top w:val="none" w:sz="0" w:space="0" w:color="auto"/>
            <w:left w:val="none" w:sz="0" w:space="0" w:color="auto"/>
            <w:bottom w:val="none" w:sz="0" w:space="0" w:color="auto"/>
            <w:right w:val="none" w:sz="0" w:space="0" w:color="auto"/>
          </w:divBdr>
        </w:div>
        <w:div w:id="1792623755">
          <w:marLeft w:val="640"/>
          <w:marRight w:val="0"/>
          <w:marTop w:val="0"/>
          <w:marBottom w:val="0"/>
          <w:divBdr>
            <w:top w:val="none" w:sz="0" w:space="0" w:color="auto"/>
            <w:left w:val="none" w:sz="0" w:space="0" w:color="auto"/>
            <w:bottom w:val="none" w:sz="0" w:space="0" w:color="auto"/>
            <w:right w:val="none" w:sz="0" w:space="0" w:color="auto"/>
          </w:divBdr>
        </w:div>
        <w:div w:id="1259606310">
          <w:marLeft w:val="640"/>
          <w:marRight w:val="0"/>
          <w:marTop w:val="0"/>
          <w:marBottom w:val="0"/>
          <w:divBdr>
            <w:top w:val="none" w:sz="0" w:space="0" w:color="auto"/>
            <w:left w:val="none" w:sz="0" w:space="0" w:color="auto"/>
            <w:bottom w:val="none" w:sz="0" w:space="0" w:color="auto"/>
            <w:right w:val="none" w:sz="0" w:space="0" w:color="auto"/>
          </w:divBdr>
        </w:div>
        <w:div w:id="637876914">
          <w:marLeft w:val="640"/>
          <w:marRight w:val="0"/>
          <w:marTop w:val="0"/>
          <w:marBottom w:val="0"/>
          <w:divBdr>
            <w:top w:val="none" w:sz="0" w:space="0" w:color="auto"/>
            <w:left w:val="none" w:sz="0" w:space="0" w:color="auto"/>
            <w:bottom w:val="none" w:sz="0" w:space="0" w:color="auto"/>
            <w:right w:val="none" w:sz="0" w:space="0" w:color="auto"/>
          </w:divBdr>
        </w:div>
        <w:div w:id="1876579111">
          <w:marLeft w:val="640"/>
          <w:marRight w:val="0"/>
          <w:marTop w:val="0"/>
          <w:marBottom w:val="0"/>
          <w:divBdr>
            <w:top w:val="none" w:sz="0" w:space="0" w:color="auto"/>
            <w:left w:val="none" w:sz="0" w:space="0" w:color="auto"/>
            <w:bottom w:val="none" w:sz="0" w:space="0" w:color="auto"/>
            <w:right w:val="none" w:sz="0" w:space="0" w:color="auto"/>
          </w:divBdr>
        </w:div>
        <w:div w:id="1602908241">
          <w:marLeft w:val="640"/>
          <w:marRight w:val="0"/>
          <w:marTop w:val="0"/>
          <w:marBottom w:val="0"/>
          <w:divBdr>
            <w:top w:val="none" w:sz="0" w:space="0" w:color="auto"/>
            <w:left w:val="none" w:sz="0" w:space="0" w:color="auto"/>
            <w:bottom w:val="none" w:sz="0" w:space="0" w:color="auto"/>
            <w:right w:val="none" w:sz="0" w:space="0" w:color="auto"/>
          </w:divBdr>
        </w:div>
        <w:div w:id="1301963964">
          <w:marLeft w:val="640"/>
          <w:marRight w:val="0"/>
          <w:marTop w:val="0"/>
          <w:marBottom w:val="0"/>
          <w:divBdr>
            <w:top w:val="none" w:sz="0" w:space="0" w:color="auto"/>
            <w:left w:val="none" w:sz="0" w:space="0" w:color="auto"/>
            <w:bottom w:val="none" w:sz="0" w:space="0" w:color="auto"/>
            <w:right w:val="none" w:sz="0" w:space="0" w:color="auto"/>
          </w:divBdr>
        </w:div>
        <w:div w:id="1799835213">
          <w:marLeft w:val="640"/>
          <w:marRight w:val="0"/>
          <w:marTop w:val="0"/>
          <w:marBottom w:val="0"/>
          <w:divBdr>
            <w:top w:val="none" w:sz="0" w:space="0" w:color="auto"/>
            <w:left w:val="none" w:sz="0" w:space="0" w:color="auto"/>
            <w:bottom w:val="none" w:sz="0" w:space="0" w:color="auto"/>
            <w:right w:val="none" w:sz="0" w:space="0" w:color="auto"/>
          </w:divBdr>
        </w:div>
        <w:div w:id="2016031503">
          <w:marLeft w:val="640"/>
          <w:marRight w:val="0"/>
          <w:marTop w:val="0"/>
          <w:marBottom w:val="0"/>
          <w:divBdr>
            <w:top w:val="none" w:sz="0" w:space="0" w:color="auto"/>
            <w:left w:val="none" w:sz="0" w:space="0" w:color="auto"/>
            <w:bottom w:val="none" w:sz="0" w:space="0" w:color="auto"/>
            <w:right w:val="none" w:sz="0" w:space="0" w:color="auto"/>
          </w:divBdr>
        </w:div>
        <w:div w:id="190457485">
          <w:marLeft w:val="640"/>
          <w:marRight w:val="0"/>
          <w:marTop w:val="0"/>
          <w:marBottom w:val="0"/>
          <w:divBdr>
            <w:top w:val="none" w:sz="0" w:space="0" w:color="auto"/>
            <w:left w:val="none" w:sz="0" w:space="0" w:color="auto"/>
            <w:bottom w:val="none" w:sz="0" w:space="0" w:color="auto"/>
            <w:right w:val="none" w:sz="0" w:space="0" w:color="auto"/>
          </w:divBdr>
        </w:div>
        <w:div w:id="981884475">
          <w:marLeft w:val="640"/>
          <w:marRight w:val="0"/>
          <w:marTop w:val="0"/>
          <w:marBottom w:val="0"/>
          <w:divBdr>
            <w:top w:val="none" w:sz="0" w:space="0" w:color="auto"/>
            <w:left w:val="none" w:sz="0" w:space="0" w:color="auto"/>
            <w:bottom w:val="none" w:sz="0" w:space="0" w:color="auto"/>
            <w:right w:val="none" w:sz="0" w:space="0" w:color="auto"/>
          </w:divBdr>
        </w:div>
        <w:div w:id="1170605053">
          <w:marLeft w:val="640"/>
          <w:marRight w:val="0"/>
          <w:marTop w:val="0"/>
          <w:marBottom w:val="0"/>
          <w:divBdr>
            <w:top w:val="none" w:sz="0" w:space="0" w:color="auto"/>
            <w:left w:val="none" w:sz="0" w:space="0" w:color="auto"/>
            <w:bottom w:val="none" w:sz="0" w:space="0" w:color="auto"/>
            <w:right w:val="none" w:sz="0" w:space="0" w:color="auto"/>
          </w:divBdr>
        </w:div>
        <w:div w:id="21516457">
          <w:marLeft w:val="640"/>
          <w:marRight w:val="0"/>
          <w:marTop w:val="0"/>
          <w:marBottom w:val="0"/>
          <w:divBdr>
            <w:top w:val="none" w:sz="0" w:space="0" w:color="auto"/>
            <w:left w:val="none" w:sz="0" w:space="0" w:color="auto"/>
            <w:bottom w:val="none" w:sz="0" w:space="0" w:color="auto"/>
            <w:right w:val="none" w:sz="0" w:space="0" w:color="auto"/>
          </w:divBdr>
        </w:div>
        <w:div w:id="249124037">
          <w:marLeft w:val="640"/>
          <w:marRight w:val="0"/>
          <w:marTop w:val="0"/>
          <w:marBottom w:val="0"/>
          <w:divBdr>
            <w:top w:val="none" w:sz="0" w:space="0" w:color="auto"/>
            <w:left w:val="none" w:sz="0" w:space="0" w:color="auto"/>
            <w:bottom w:val="none" w:sz="0" w:space="0" w:color="auto"/>
            <w:right w:val="none" w:sz="0" w:space="0" w:color="auto"/>
          </w:divBdr>
        </w:div>
        <w:div w:id="843133905">
          <w:marLeft w:val="640"/>
          <w:marRight w:val="0"/>
          <w:marTop w:val="0"/>
          <w:marBottom w:val="0"/>
          <w:divBdr>
            <w:top w:val="none" w:sz="0" w:space="0" w:color="auto"/>
            <w:left w:val="none" w:sz="0" w:space="0" w:color="auto"/>
            <w:bottom w:val="none" w:sz="0" w:space="0" w:color="auto"/>
            <w:right w:val="none" w:sz="0" w:space="0" w:color="auto"/>
          </w:divBdr>
        </w:div>
        <w:div w:id="1181893049">
          <w:marLeft w:val="640"/>
          <w:marRight w:val="0"/>
          <w:marTop w:val="0"/>
          <w:marBottom w:val="0"/>
          <w:divBdr>
            <w:top w:val="none" w:sz="0" w:space="0" w:color="auto"/>
            <w:left w:val="none" w:sz="0" w:space="0" w:color="auto"/>
            <w:bottom w:val="none" w:sz="0" w:space="0" w:color="auto"/>
            <w:right w:val="none" w:sz="0" w:space="0" w:color="auto"/>
          </w:divBdr>
        </w:div>
        <w:div w:id="786579045">
          <w:marLeft w:val="640"/>
          <w:marRight w:val="0"/>
          <w:marTop w:val="0"/>
          <w:marBottom w:val="0"/>
          <w:divBdr>
            <w:top w:val="none" w:sz="0" w:space="0" w:color="auto"/>
            <w:left w:val="none" w:sz="0" w:space="0" w:color="auto"/>
            <w:bottom w:val="none" w:sz="0" w:space="0" w:color="auto"/>
            <w:right w:val="none" w:sz="0" w:space="0" w:color="auto"/>
          </w:divBdr>
        </w:div>
        <w:div w:id="25066021">
          <w:marLeft w:val="640"/>
          <w:marRight w:val="0"/>
          <w:marTop w:val="0"/>
          <w:marBottom w:val="0"/>
          <w:divBdr>
            <w:top w:val="none" w:sz="0" w:space="0" w:color="auto"/>
            <w:left w:val="none" w:sz="0" w:space="0" w:color="auto"/>
            <w:bottom w:val="none" w:sz="0" w:space="0" w:color="auto"/>
            <w:right w:val="none" w:sz="0" w:space="0" w:color="auto"/>
          </w:divBdr>
        </w:div>
        <w:div w:id="350766744">
          <w:marLeft w:val="640"/>
          <w:marRight w:val="0"/>
          <w:marTop w:val="0"/>
          <w:marBottom w:val="0"/>
          <w:divBdr>
            <w:top w:val="none" w:sz="0" w:space="0" w:color="auto"/>
            <w:left w:val="none" w:sz="0" w:space="0" w:color="auto"/>
            <w:bottom w:val="none" w:sz="0" w:space="0" w:color="auto"/>
            <w:right w:val="none" w:sz="0" w:space="0" w:color="auto"/>
          </w:divBdr>
        </w:div>
        <w:div w:id="477496615">
          <w:marLeft w:val="640"/>
          <w:marRight w:val="0"/>
          <w:marTop w:val="0"/>
          <w:marBottom w:val="0"/>
          <w:divBdr>
            <w:top w:val="none" w:sz="0" w:space="0" w:color="auto"/>
            <w:left w:val="none" w:sz="0" w:space="0" w:color="auto"/>
            <w:bottom w:val="none" w:sz="0" w:space="0" w:color="auto"/>
            <w:right w:val="none" w:sz="0" w:space="0" w:color="auto"/>
          </w:divBdr>
        </w:div>
        <w:div w:id="1445230572">
          <w:marLeft w:val="640"/>
          <w:marRight w:val="0"/>
          <w:marTop w:val="0"/>
          <w:marBottom w:val="0"/>
          <w:divBdr>
            <w:top w:val="none" w:sz="0" w:space="0" w:color="auto"/>
            <w:left w:val="none" w:sz="0" w:space="0" w:color="auto"/>
            <w:bottom w:val="none" w:sz="0" w:space="0" w:color="auto"/>
            <w:right w:val="none" w:sz="0" w:space="0" w:color="auto"/>
          </w:divBdr>
        </w:div>
        <w:div w:id="754010331">
          <w:marLeft w:val="640"/>
          <w:marRight w:val="0"/>
          <w:marTop w:val="0"/>
          <w:marBottom w:val="0"/>
          <w:divBdr>
            <w:top w:val="none" w:sz="0" w:space="0" w:color="auto"/>
            <w:left w:val="none" w:sz="0" w:space="0" w:color="auto"/>
            <w:bottom w:val="none" w:sz="0" w:space="0" w:color="auto"/>
            <w:right w:val="none" w:sz="0" w:space="0" w:color="auto"/>
          </w:divBdr>
        </w:div>
        <w:div w:id="751467174">
          <w:marLeft w:val="640"/>
          <w:marRight w:val="0"/>
          <w:marTop w:val="0"/>
          <w:marBottom w:val="0"/>
          <w:divBdr>
            <w:top w:val="none" w:sz="0" w:space="0" w:color="auto"/>
            <w:left w:val="none" w:sz="0" w:space="0" w:color="auto"/>
            <w:bottom w:val="none" w:sz="0" w:space="0" w:color="auto"/>
            <w:right w:val="none" w:sz="0" w:space="0" w:color="auto"/>
          </w:divBdr>
        </w:div>
        <w:div w:id="498934654">
          <w:marLeft w:val="640"/>
          <w:marRight w:val="0"/>
          <w:marTop w:val="0"/>
          <w:marBottom w:val="0"/>
          <w:divBdr>
            <w:top w:val="none" w:sz="0" w:space="0" w:color="auto"/>
            <w:left w:val="none" w:sz="0" w:space="0" w:color="auto"/>
            <w:bottom w:val="none" w:sz="0" w:space="0" w:color="auto"/>
            <w:right w:val="none" w:sz="0" w:space="0" w:color="auto"/>
          </w:divBdr>
        </w:div>
        <w:div w:id="1221211841">
          <w:marLeft w:val="640"/>
          <w:marRight w:val="0"/>
          <w:marTop w:val="0"/>
          <w:marBottom w:val="0"/>
          <w:divBdr>
            <w:top w:val="none" w:sz="0" w:space="0" w:color="auto"/>
            <w:left w:val="none" w:sz="0" w:space="0" w:color="auto"/>
            <w:bottom w:val="none" w:sz="0" w:space="0" w:color="auto"/>
            <w:right w:val="none" w:sz="0" w:space="0" w:color="auto"/>
          </w:divBdr>
        </w:div>
        <w:div w:id="1286351253">
          <w:marLeft w:val="640"/>
          <w:marRight w:val="0"/>
          <w:marTop w:val="0"/>
          <w:marBottom w:val="0"/>
          <w:divBdr>
            <w:top w:val="none" w:sz="0" w:space="0" w:color="auto"/>
            <w:left w:val="none" w:sz="0" w:space="0" w:color="auto"/>
            <w:bottom w:val="none" w:sz="0" w:space="0" w:color="auto"/>
            <w:right w:val="none" w:sz="0" w:space="0" w:color="auto"/>
          </w:divBdr>
        </w:div>
      </w:divsChild>
    </w:div>
    <w:div w:id="1770389996">
      <w:bodyDiv w:val="1"/>
      <w:marLeft w:val="0"/>
      <w:marRight w:val="0"/>
      <w:marTop w:val="0"/>
      <w:marBottom w:val="0"/>
      <w:divBdr>
        <w:top w:val="none" w:sz="0" w:space="0" w:color="auto"/>
        <w:left w:val="none" w:sz="0" w:space="0" w:color="auto"/>
        <w:bottom w:val="none" w:sz="0" w:space="0" w:color="auto"/>
        <w:right w:val="none" w:sz="0" w:space="0" w:color="auto"/>
      </w:divBdr>
      <w:divsChild>
        <w:div w:id="1232274204">
          <w:marLeft w:val="640"/>
          <w:marRight w:val="0"/>
          <w:marTop w:val="0"/>
          <w:marBottom w:val="0"/>
          <w:divBdr>
            <w:top w:val="none" w:sz="0" w:space="0" w:color="auto"/>
            <w:left w:val="none" w:sz="0" w:space="0" w:color="auto"/>
            <w:bottom w:val="none" w:sz="0" w:space="0" w:color="auto"/>
            <w:right w:val="none" w:sz="0" w:space="0" w:color="auto"/>
          </w:divBdr>
        </w:div>
        <w:div w:id="465661051">
          <w:marLeft w:val="640"/>
          <w:marRight w:val="0"/>
          <w:marTop w:val="0"/>
          <w:marBottom w:val="0"/>
          <w:divBdr>
            <w:top w:val="none" w:sz="0" w:space="0" w:color="auto"/>
            <w:left w:val="none" w:sz="0" w:space="0" w:color="auto"/>
            <w:bottom w:val="none" w:sz="0" w:space="0" w:color="auto"/>
            <w:right w:val="none" w:sz="0" w:space="0" w:color="auto"/>
          </w:divBdr>
        </w:div>
        <w:div w:id="1055003765">
          <w:marLeft w:val="640"/>
          <w:marRight w:val="0"/>
          <w:marTop w:val="0"/>
          <w:marBottom w:val="0"/>
          <w:divBdr>
            <w:top w:val="none" w:sz="0" w:space="0" w:color="auto"/>
            <w:left w:val="none" w:sz="0" w:space="0" w:color="auto"/>
            <w:bottom w:val="none" w:sz="0" w:space="0" w:color="auto"/>
            <w:right w:val="none" w:sz="0" w:space="0" w:color="auto"/>
          </w:divBdr>
        </w:div>
        <w:div w:id="318585329">
          <w:marLeft w:val="640"/>
          <w:marRight w:val="0"/>
          <w:marTop w:val="0"/>
          <w:marBottom w:val="0"/>
          <w:divBdr>
            <w:top w:val="none" w:sz="0" w:space="0" w:color="auto"/>
            <w:left w:val="none" w:sz="0" w:space="0" w:color="auto"/>
            <w:bottom w:val="none" w:sz="0" w:space="0" w:color="auto"/>
            <w:right w:val="none" w:sz="0" w:space="0" w:color="auto"/>
          </w:divBdr>
        </w:div>
        <w:div w:id="1711607437">
          <w:marLeft w:val="640"/>
          <w:marRight w:val="0"/>
          <w:marTop w:val="0"/>
          <w:marBottom w:val="0"/>
          <w:divBdr>
            <w:top w:val="none" w:sz="0" w:space="0" w:color="auto"/>
            <w:left w:val="none" w:sz="0" w:space="0" w:color="auto"/>
            <w:bottom w:val="none" w:sz="0" w:space="0" w:color="auto"/>
            <w:right w:val="none" w:sz="0" w:space="0" w:color="auto"/>
          </w:divBdr>
        </w:div>
        <w:div w:id="704059545">
          <w:marLeft w:val="640"/>
          <w:marRight w:val="0"/>
          <w:marTop w:val="0"/>
          <w:marBottom w:val="0"/>
          <w:divBdr>
            <w:top w:val="none" w:sz="0" w:space="0" w:color="auto"/>
            <w:left w:val="none" w:sz="0" w:space="0" w:color="auto"/>
            <w:bottom w:val="none" w:sz="0" w:space="0" w:color="auto"/>
            <w:right w:val="none" w:sz="0" w:space="0" w:color="auto"/>
          </w:divBdr>
        </w:div>
        <w:div w:id="414592355">
          <w:marLeft w:val="640"/>
          <w:marRight w:val="0"/>
          <w:marTop w:val="0"/>
          <w:marBottom w:val="0"/>
          <w:divBdr>
            <w:top w:val="none" w:sz="0" w:space="0" w:color="auto"/>
            <w:left w:val="none" w:sz="0" w:space="0" w:color="auto"/>
            <w:bottom w:val="none" w:sz="0" w:space="0" w:color="auto"/>
            <w:right w:val="none" w:sz="0" w:space="0" w:color="auto"/>
          </w:divBdr>
        </w:div>
        <w:div w:id="509180198">
          <w:marLeft w:val="640"/>
          <w:marRight w:val="0"/>
          <w:marTop w:val="0"/>
          <w:marBottom w:val="0"/>
          <w:divBdr>
            <w:top w:val="none" w:sz="0" w:space="0" w:color="auto"/>
            <w:left w:val="none" w:sz="0" w:space="0" w:color="auto"/>
            <w:bottom w:val="none" w:sz="0" w:space="0" w:color="auto"/>
            <w:right w:val="none" w:sz="0" w:space="0" w:color="auto"/>
          </w:divBdr>
        </w:div>
        <w:div w:id="983630629">
          <w:marLeft w:val="640"/>
          <w:marRight w:val="0"/>
          <w:marTop w:val="0"/>
          <w:marBottom w:val="0"/>
          <w:divBdr>
            <w:top w:val="none" w:sz="0" w:space="0" w:color="auto"/>
            <w:left w:val="none" w:sz="0" w:space="0" w:color="auto"/>
            <w:bottom w:val="none" w:sz="0" w:space="0" w:color="auto"/>
            <w:right w:val="none" w:sz="0" w:space="0" w:color="auto"/>
          </w:divBdr>
        </w:div>
        <w:div w:id="943999393">
          <w:marLeft w:val="640"/>
          <w:marRight w:val="0"/>
          <w:marTop w:val="0"/>
          <w:marBottom w:val="0"/>
          <w:divBdr>
            <w:top w:val="none" w:sz="0" w:space="0" w:color="auto"/>
            <w:left w:val="none" w:sz="0" w:space="0" w:color="auto"/>
            <w:bottom w:val="none" w:sz="0" w:space="0" w:color="auto"/>
            <w:right w:val="none" w:sz="0" w:space="0" w:color="auto"/>
          </w:divBdr>
        </w:div>
        <w:div w:id="2035645667">
          <w:marLeft w:val="640"/>
          <w:marRight w:val="0"/>
          <w:marTop w:val="0"/>
          <w:marBottom w:val="0"/>
          <w:divBdr>
            <w:top w:val="none" w:sz="0" w:space="0" w:color="auto"/>
            <w:left w:val="none" w:sz="0" w:space="0" w:color="auto"/>
            <w:bottom w:val="none" w:sz="0" w:space="0" w:color="auto"/>
            <w:right w:val="none" w:sz="0" w:space="0" w:color="auto"/>
          </w:divBdr>
        </w:div>
        <w:div w:id="1982466299">
          <w:marLeft w:val="640"/>
          <w:marRight w:val="0"/>
          <w:marTop w:val="0"/>
          <w:marBottom w:val="0"/>
          <w:divBdr>
            <w:top w:val="none" w:sz="0" w:space="0" w:color="auto"/>
            <w:left w:val="none" w:sz="0" w:space="0" w:color="auto"/>
            <w:bottom w:val="none" w:sz="0" w:space="0" w:color="auto"/>
            <w:right w:val="none" w:sz="0" w:space="0" w:color="auto"/>
          </w:divBdr>
        </w:div>
        <w:div w:id="483788459">
          <w:marLeft w:val="640"/>
          <w:marRight w:val="0"/>
          <w:marTop w:val="0"/>
          <w:marBottom w:val="0"/>
          <w:divBdr>
            <w:top w:val="none" w:sz="0" w:space="0" w:color="auto"/>
            <w:left w:val="none" w:sz="0" w:space="0" w:color="auto"/>
            <w:bottom w:val="none" w:sz="0" w:space="0" w:color="auto"/>
            <w:right w:val="none" w:sz="0" w:space="0" w:color="auto"/>
          </w:divBdr>
        </w:div>
        <w:div w:id="1068920933">
          <w:marLeft w:val="640"/>
          <w:marRight w:val="0"/>
          <w:marTop w:val="0"/>
          <w:marBottom w:val="0"/>
          <w:divBdr>
            <w:top w:val="none" w:sz="0" w:space="0" w:color="auto"/>
            <w:left w:val="none" w:sz="0" w:space="0" w:color="auto"/>
            <w:bottom w:val="none" w:sz="0" w:space="0" w:color="auto"/>
            <w:right w:val="none" w:sz="0" w:space="0" w:color="auto"/>
          </w:divBdr>
        </w:div>
        <w:div w:id="1954747911">
          <w:marLeft w:val="640"/>
          <w:marRight w:val="0"/>
          <w:marTop w:val="0"/>
          <w:marBottom w:val="0"/>
          <w:divBdr>
            <w:top w:val="none" w:sz="0" w:space="0" w:color="auto"/>
            <w:left w:val="none" w:sz="0" w:space="0" w:color="auto"/>
            <w:bottom w:val="none" w:sz="0" w:space="0" w:color="auto"/>
            <w:right w:val="none" w:sz="0" w:space="0" w:color="auto"/>
          </w:divBdr>
        </w:div>
        <w:div w:id="1744983060">
          <w:marLeft w:val="640"/>
          <w:marRight w:val="0"/>
          <w:marTop w:val="0"/>
          <w:marBottom w:val="0"/>
          <w:divBdr>
            <w:top w:val="none" w:sz="0" w:space="0" w:color="auto"/>
            <w:left w:val="none" w:sz="0" w:space="0" w:color="auto"/>
            <w:bottom w:val="none" w:sz="0" w:space="0" w:color="auto"/>
            <w:right w:val="none" w:sz="0" w:space="0" w:color="auto"/>
          </w:divBdr>
        </w:div>
        <w:div w:id="1078405422">
          <w:marLeft w:val="640"/>
          <w:marRight w:val="0"/>
          <w:marTop w:val="0"/>
          <w:marBottom w:val="0"/>
          <w:divBdr>
            <w:top w:val="none" w:sz="0" w:space="0" w:color="auto"/>
            <w:left w:val="none" w:sz="0" w:space="0" w:color="auto"/>
            <w:bottom w:val="none" w:sz="0" w:space="0" w:color="auto"/>
            <w:right w:val="none" w:sz="0" w:space="0" w:color="auto"/>
          </w:divBdr>
        </w:div>
        <w:div w:id="2037923197">
          <w:marLeft w:val="640"/>
          <w:marRight w:val="0"/>
          <w:marTop w:val="0"/>
          <w:marBottom w:val="0"/>
          <w:divBdr>
            <w:top w:val="none" w:sz="0" w:space="0" w:color="auto"/>
            <w:left w:val="none" w:sz="0" w:space="0" w:color="auto"/>
            <w:bottom w:val="none" w:sz="0" w:space="0" w:color="auto"/>
            <w:right w:val="none" w:sz="0" w:space="0" w:color="auto"/>
          </w:divBdr>
        </w:div>
        <w:div w:id="723916730">
          <w:marLeft w:val="640"/>
          <w:marRight w:val="0"/>
          <w:marTop w:val="0"/>
          <w:marBottom w:val="0"/>
          <w:divBdr>
            <w:top w:val="none" w:sz="0" w:space="0" w:color="auto"/>
            <w:left w:val="none" w:sz="0" w:space="0" w:color="auto"/>
            <w:bottom w:val="none" w:sz="0" w:space="0" w:color="auto"/>
            <w:right w:val="none" w:sz="0" w:space="0" w:color="auto"/>
          </w:divBdr>
        </w:div>
        <w:div w:id="798763678">
          <w:marLeft w:val="640"/>
          <w:marRight w:val="0"/>
          <w:marTop w:val="0"/>
          <w:marBottom w:val="0"/>
          <w:divBdr>
            <w:top w:val="none" w:sz="0" w:space="0" w:color="auto"/>
            <w:left w:val="none" w:sz="0" w:space="0" w:color="auto"/>
            <w:bottom w:val="none" w:sz="0" w:space="0" w:color="auto"/>
            <w:right w:val="none" w:sz="0" w:space="0" w:color="auto"/>
          </w:divBdr>
        </w:div>
        <w:div w:id="244074571">
          <w:marLeft w:val="640"/>
          <w:marRight w:val="0"/>
          <w:marTop w:val="0"/>
          <w:marBottom w:val="0"/>
          <w:divBdr>
            <w:top w:val="none" w:sz="0" w:space="0" w:color="auto"/>
            <w:left w:val="none" w:sz="0" w:space="0" w:color="auto"/>
            <w:bottom w:val="none" w:sz="0" w:space="0" w:color="auto"/>
            <w:right w:val="none" w:sz="0" w:space="0" w:color="auto"/>
          </w:divBdr>
        </w:div>
        <w:div w:id="1384593702">
          <w:marLeft w:val="640"/>
          <w:marRight w:val="0"/>
          <w:marTop w:val="0"/>
          <w:marBottom w:val="0"/>
          <w:divBdr>
            <w:top w:val="none" w:sz="0" w:space="0" w:color="auto"/>
            <w:left w:val="none" w:sz="0" w:space="0" w:color="auto"/>
            <w:bottom w:val="none" w:sz="0" w:space="0" w:color="auto"/>
            <w:right w:val="none" w:sz="0" w:space="0" w:color="auto"/>
          </w:divBdr>
        </w:div>
        <w:div w:id="2080131876">
          <w:marLeft w:val="640"/>
          <w:marRight w:val="0"/>
          <w:marTop w:val="0"/>
          <w:marBottom w:val="0"/>
          <w:divBdr>
            <w:top w:val="none" w:sz="0" w:space="0" w:color="auto"/>
            <w:left w:val="none" w:sz="0" w:space="0" w:color="auto"/>
            <w:bottom w:val="none" w:sz="0" w:space="0" w:color="auto"/>
            <w:right w:val="none" w:sz="0" w:space="0" w:color="auto"/>
          </w:divBdr>
        </w:div>
        <w:div w:id="844397251">
          <w:marLeft w:val="640"/>
          <w:marRight w:val="0"/>
          <w:marTop w:val="0"/>
          <w:marBottom w:val="0"/>
          <w:divBdr>
            <w:top w:val="none" w:sz="0" w:space="0" w:color="auto"/>
            <w:left w:val="none" w:sz="0" w:space="0" w:color="auto"/>
            <w:bottom w:val="none" w:sz="0" w:space="0" w:color="auto"/>
            <w:right w:val="none" w:sz="0" w:space="0" w:color="auto"/>
          </w:divBdr>
        </w:div>
        <w:div w:id="258566770">
          <w:marLeft w:val="640"/>
          <w:marRight w:val="0"/>
          <w:marTop w:val="0"/>
          <w:marBottom w:val="0"/>
          <w:divBdr>
            <w:top w:val="none" w:sz="0" w:space="0" w:color="auto"/>
            <w:left w:val="none" w:sz="0" w:space="0" w:color="auto"/>
            <w:bottom w:val="none" w:sz="0" w:space="0" w:color="auto"/>
            <w:right w:val="none" w:sz="0" w:space="0" w:color="auto"/>
          </w:divBdr>
        </w:div>
        <w:div w:id="337196352">
          <w:marLeft w:val="640"/>
          <w:marRight w:val="0"/>
          <w:marTop w:val="0"/>
          <w:marBottom w:val="0"/>
          <w:divBdr>
            <w:top w:val="none" w:sz="0" w:space="0" w:color="auto"/>
            <w:left w:val="none" w:sz="0" w:space="0" w:color="auto"/>
            <w:bottom w:val="none" w:sz="0" w:space="0" w:color="auto"/>
            <w:right w:val="none" w:sz="0" w:space="0" w:color="auto"/>
          </w:divBdr>
        </w:div>
        <w:div w:id="301155464">
          <w:marLeft w:val="640"/>
          <w:marRight w:val="0"/>
          <w:marTop w:val="0"/>
          <w:marBottom w:val="0"/>
          <w:divBdr>
            <w:top w:val="none" w:sz="0" w:space="0" w:color="auto"/>
            <w:left w:val="none" w:sz="0" w:space="0" w:color="auto"/>
            <w:bottom w:val="none" w:sz="0" w:space="0" w:color="auto"/>
            <w:right w:val="none" w:sz="0" w:space="0" w:color="auto"/>
          </w:divBdr>
        </w:div>
        <w:div w:id="901524459">
          <w:marLeft w:val="640"/>
          <w:marRight w:val="0"/>
          <w:marTop w:val="0"/>
          <w:marBottom w:val="0"/>
          <w:divBdr>
            <w:top w:val="none" w:sz="0" w:space="0" w:color="auto"/>
            <w:left w:val="none" w:sz="0" w:space="0" w:color="auto"/>
            <w:bottom w:val="none" w:sz="0" w:space="0" w:color="auto"/>
            <w:right w:val="none" w:sz="0" w:space="0" w:color="auto"/>
          </w:divBdr>
        </w:div>
        <w:div w:id="1844197147">
          <w:marLeft w:val="640"/>
          <w:marRight w:val="0"/>
          <w:marTop w:val="0"/>
          <w:marBottom w:val="0"/>
          <w:divBdr>
            <w:top w:val="none" w:sz="0" w:space="0" w:color="auto"/>
            <w:left w:val="none" w:sz="0" w:space="0" w:color="auto"/>
            <w:bottom w:val="none" w:sz="0" w:space="0" w:color="auto"/>
            <w:right w:val="none" w:sz="0" w:space="0" w:color="auto"/>
          </w:divBdr>
        </w:div>
        <w:div w:id="1926303428">
          <w:marLeft w:val="640"/>
          <w:marRight w:val="0"/>
          <w:marTop w:val="0"/>
          <w:marBottom w:val="0"/>
          <w:divBdr>
            <w:top w:val="none" w:sz="0" w:space="0" w:color="auto"/>
            <w:left w:val="none" w:sz="0" w:space="0" w:color="auto"/>
            <w:bottom w:val="none" w:sz="0" w:space="0" w:color="auto"/>
            <w:right w:val="none" w:sz="0" w:space="0" w:color="auto"/>
          </w:divBdr>
        </w:div>
        <w:div w:id="1674188889">
          <w:marLeft w:val="640"/>
          <w:marRight w:val="0"/>
          <w:marTop w:val="0"/>
          <w:marBottom w:val="0"/>
          <w:divBdr>
            <w:top w:val="none" w:sz="0" w:space="0" w:color="auto"/>
            <w:left w:val="none" w:sz="0" w:space="0" w:color="auto"/>
            <w:bottom w:val="none" w:sz="0" w:space="0" w:color="auto"/>
            <w:right w:val="none" w:sz="0" w:space="0" w:color="auto"/>
          </w:divBdr>
        </w:div>
        <w:div w:id="556740300">
          <w:marLeft w:val="640"/>
          <w:marRight w:val="0"/>
          <w:marTop w:val="0"/>
          <w:marBottom w:val="0"/>
          <w:divBdr>
            <w:top w:val="none" w:sz="0" w:space="0" w:color="auto"/>
            <w:left w:val="none" w:sz="0" w:space="0" w:color="auto"/>
            <w:bottom w:val="none" w:sz="0" w:space="0" w:color="auto"/>
            <w:right w:val="none" w:sz="0" w:space="0" w:color="auto"/>
          </w:divBdr>
        </w:div>
        <w:div w:id="478421442">
          <w:marLeft w:val="640"/>
          <w:marRight w:val="0"/>
          <w:marTop w:val="0"/>
          <w:marBottom w:val="0"/>
          <w:divBdr>
            <w:top w:val="none" w:sz="0" w:space="0" w:color="auto"/>
            <w:left w:val="none" w:sz="0" w:space="0" w:color="auto"/>
            <w:bottom w:val="none" w:sz="0" w:space="0" w:color="auto"/>
            <w:right w:val="none" w:sz="0" w:space="0" w:color="auto"/>
          </w:divBdr>
        </w:div>
        <w:div w:id="498739719">
          <w:marLeft w:val="640"/>
          <w:marRight w:val="0"/>
          <w:marTop w:val="0"/>
          <w:marBottom w:val="0"/>
          <w:divBdr>
            <w:top w:val="none" w:sz="0" w:space="0" w:color="auto"/>
            <w:left w:val="none" w:sz="0" w:space="0" w:color="auto"/>
            <w:bottom w:val="none" w:sz="0" w:space="0" w:color="auto"/>
            <w:right w:val="none" w:sz="0" w:space="0" w:color="auto"/>
          </w:divBdr>
        </w:div>
        <w:div w:id="1091656678">
          <w:marLeft w:val="640"/>
          <w:marRight w:val="0"/>
          <w:marTop w:val="0"/>
          <w:marBottom w:val="0"/>
          <w:divBdr>
            <w:top w:val="none" w:sz="0" w:space="0" w:color="auto"/>
            <w:left w:val="none" w:sz="0" w:space="0" w:color="auto"/>
            <w:bottom w:val="none" w:sz="0" w:space="0" w:color="auto"/>
            <w:right w:val="none" w:sz="0" w:space="0" w:color="auto"/>
          </w:divBdr>
        </w:div>
        <w:div w:id="1783450955">
          <w:marLeft w:val="640"/>
          <w:marRight w:val="0"/>
          <w:marTop w:val="0"/>
          <w:marBottom w:val="0"/>
          <w:divBdr>
            <w:top w:val="none" w:sz="0" w:space="0" w:color="auto"/>
            <w:left w:val="none" w:sz="0" w:space="0" w:color="auto"/>
            <w:bottom w:val="none" w:sz="0" w:space="0" w:color="auto"/>
            <w:right w:val="none" w:sz="0" w:space="0" w:color="auto"/>
          </w:divBdr>
        </w:div>
        <w:div w:id="1773937933">
          <w:marLeft w:val="640"/>
          <w:marRight w:val="0"/>
          <w:marTop w:val="0"/>
          <w:marBottom w:val="0"/>
          <w:divBdr>
            <w:top w:val="none" w:sz="0" w:space="0" w:color="auto"/>
            <w:left w:val="none" w:sz="0" w:space="0" w:color="auto"/>
            <w:bottom w:val="none" w:sz="0" w:space="0" w:color="auto"/>
            <w:right w:val="none" w:sz="0" w:space="0" w:color="auto"/>
          </w:divBdr>
        </w:div>
        <w:div w:id="1890873311">
          <w:marLeft w:val="640"/>
          <w:marRight w:val="0"/>
          <w:marTop w:val="0"/>
          <w:marBottom w:val="0"/>
          <w:divBdr>
            <w:top w:val="none" w:sz="0" w:space="0" w:color="auto"/>
            <w:left w:val="none" w:sz="0" w:space="0" w:color="auto"/>
            <w:bottom w:val="none" w:sz="0" w:space="0" w:color="auto"/>
            <w:right w:val="none" w:sz="0" w:space="0" w:color="auto"/>
          </w:divBdr>
        </w:div>
        <w:div w:id="237636966">
          <w:marLeft w:val="640"/>
          <w:marRight w:val="0"/>
          <w:marTop w:val="0"/>
          <w:marBottom w:val="0"/>
          <w:divBdr>
            <w:top w:val="none" w:sz="0" w:space="0" w:color="auto"/>
            <w:left w:val="none" w:sz="0" w:space="0" w:color="auto"/>
            <w:bottom w:val="none" w:sz="0" w:space="0" w:color="auto"/>
            <w:right w:val="none" w:sz="0" w:space="0" w:color="auto"/>
          </w:divBdr>
        </w:div>
        <w:div w:id="1664503730">
          <w:marLeft w:val="640"/>
          <w:marRight w:val="0"/>
          <w:marTop w:val="0"/>
          <w:marBottom w:val="0"/>
          <w:divBdr>
            <w:top w:val="none" w:sz="0" w:space="0" w:color="auto"/>
            <w:left w:val="none" w:sz="0" w:space="0" w:color="auto"/>
            <w:bottom w:val="none" w:sz="0" w:space="0" w:color="auto"/>
            <w:right w:val="none" w:sz="0" w:space="0" w:color="auto"/>
          </w:divBdr>
        </w:div>
        <w:div w:id="1370952286">
          <w:marLeft w:val="640"/>
          <w:marRight w:val="0"/>
          <w:marTop w:val="0"/>
          <w:marBottom w:val="0"/>
          <w:divBdr>
            <w:top w:val="none" w:sz="0" w:space="0" w:color="auto"/>
            <w:left w:val="none" w:sz="0" w:space="0" w:color="auto"/>
            <w:bottom w:val="none" w:sz="0" w:space="0" w:color="auto"/>
            <w:right w:val="none" w:sz="0" w:space="0" w:color="auto"/>
          </w:divBdr>
        </w:div>
        <w:div w:id="109589774">
          <w:marLeft w:val="640"/>
          <w:marRight w:val="0"/>
          <w:marTop w:val="0"/>
          <w:marBottom w:val="0"/>
          <w:divBdr>
            <w:top w:val="none" w:sz="0" w:space="0" w:color="auto"/>
            <w:left w:val="none" w:sz="0" w:space="0" w:color="auto"/>
            <w:bottom w:val="none" w:sz="0" w:space="0" w:color="auto"/>
            <w:right w:val="none" w:sz="0" w:space="0" w:color="auto"/>
          </w:divBdr>
        </w:div>
        <w:div w:id="9990999">
          <w:marLeft w:val="640"/>
          <w:marRight w:val="0"/>
          <w:marTop w:val="0"/>
          <w:marBottom w:val="0"/>
          <w:divBdr>
            <w:top w:val="none" w:sz="0" w:space="0" w:color="auto"/>
            <w:left w:val="none" w:sz="0" w:space="0" w:color="auto"/>
            <w:bottom w:val="none" w:sz="0" w:space="0" w:color="auto"/>
            <w:right w:val="none" w:sz="0" w:space="0" w:color="auto"/>
          </w:divBdr>
        </w:div>
      </w:divsChild>
    </w:div>
    <w:div w:id="1793934845">
      <w:bodyDiv w:val="1"/>
      <w:marLeft w:val="0"/>
      <w:marRight w:val="0"/>
      <w:marTop w:val="0"/>
      <w:marBottom w:val="0"/>
      <w:divBdr>
        <w:top w:val="none" w:sz="0" w:space="0" w:color="auto"/>
        <w:left w:val="none" w:sz="0" w:space="0" w:color="auto"/>
        <w:bottom w:val="none" w:sz="0" w:space="0" w:color="auto"/>
        <w:right w:val="none" w:sz="0" w:space="0" w:color="auto"/>
      </w:divBdr>
      <w:divsChild>
        <w:div w:id="1219511774">
          <w:marLeft w:val="0"/>
          <w:marRight w:val="0"/>
          <w:marTop w:val="0"/>
          <w:marBottom w:val="0"/>
          <w:divBdr>
            <w:top w:val="none" w:sz="0" w:space="0" w:color="auto"/>
            <w:left w:val="none" w:sz="0" w:space="0" w:color="auto"/>
            <w:bottom w:val="none" w:sz="0" w:space="0" w:color="auto"/>
            <w:right w:val="none" w:sz="0" w:space="0" w:color="auto"/>
          </w:divBdr>
          <w:divsChild>
            <w:div w:id="643856271">
              <w:marLeft w:val="0"/>
              <w:marRight w:val="0"/>
              <w:marTop w:val="0"/>
              <w:marBottom w:val="0"/>
              <w:divBdr>
                <w:top w:val="none" w:sz="0" w:space="0" w:color="auto"/>
                <w:left w:val="none" w:sz="0" w:space="0" w:color="auto"/>
                <w:bottom w:val="none" w:sz="0" w:space="0" w:color="auto"/>
                <w:right w:val="none" w:sz="0" w:space="0" w:color="auto"/>
              </w:divBdr>
              <w:divsChild>
                <w:div w:id="798762171">
                  <w:marLeft w:val="0"/>
                  <w:marRight w:val="0"/>
                  <w:marTop w:val="0"/>
                  <w:marBottom w:val="0"/>
                  <w:divBdr>
                    <w:top w:val="none" w:sz="0" w:space="0" w:color="auto"/>
                    <w:left w:val="none" w:sz="0" w:space="0" w:color="auto"/>
                    <w:bottom w:val="none" w:sz="0" w:space="0" w:color="auto"/>
                    <w:right w:val="none" w:sz="0" w:space="0" w:color="auto"/>
                  </w:divBdr>
                  <w:divsChild>
                    <w:div w:id="1127627948">
                      <w:marLeft w:val="0"/>
                      <w:marRight w:val="0"/>
                      <w:marTop w:val="0"/>
                      <w:marBottom w:val="0"/>
                      <w:divBdr>
                        <w:top w:val="none" w:sz="0" w:space="0" w:color="auto"/>
                        <w:left w:val="none" w:sz="0" w:space="0" w:color="auto"/>
                        <w:bottom w:val="none" w:sz="0" w:space="0" w:color="auto"/>
                        <w:right w:val="none" w:sz="0" w:space="0" w:color="auto"/>
                      </w:divBdr>
                      <w:divsChild>
                        <w:div w:id="1654674082">
                          <w:marLeft w:val="0"/>
                          <w:marRight w:val="0"/>
                          <w:marTop w:val="0"/>
                          <w:marBottom w:val="0"/>
                          <w:divBdr>
                            <w:top w:val="none" w:sz="0" w:space="0" w:color="auto"/>
                            <w:left w:val="none" w:sz="0" w:space="0" w:color="auto"/>
                            <w:bottom w:val="none" w:sz="0" w:space="0" w:color="auto"/>
                            <w:right w:val="none" w:sz="0" w:space="0" w:color="auto"/>
                          </w:divBdr>
                          <w:divsChild>
                            <w:div w:id="19950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471463">
      <w:bodyDiv w:val="1"/>
      <w:marLeft w:val="0"/>
      <w:marRight w:val="0"/>
      <w:marTop w:val="0"/>
      <w:marBottom w:val="0"/>
      <w:divBdr>
        <w:top w:val="none" w:sz="0" w:space="0" w:color="auto"/>
        <w:left w:val="none" w:sz="0" w:space="0" w:color="auto"/>
        <w:bottom w:val="none" w:sz="0" w:space="0" w:color="auto"/>
        <w:right w:val="none" w:sz="0" w:space="0" w:color="auto"/>
      </w:divBdr>
      <w:divsChild>
        <w:div w:id="2017882674">
          <w:marLeft w:val="640"/>
          <w:marRight w:val="0"/>
          <w:marTop w:val="0"/>
          <w:marBottom w:val="0"/>
          <w:divBdr>
            <w:top w:val="none" w:sz="0" w:space="0" w:color="auto"/>
            <w:left w:val="none" w:sz="0" w:space="0" w:color="auto"/>
            <w:bottom w:val="none" w:sz="0" w:space="0" w:color="auto"/>
            <w:right w:val="none" w:sz="0" w:space="0" w:color="auto"/>
          </w:divBdr>
        </w:div>
        <w:div w:id="997536225">
          <w:marLeft w:val="640"/>
          <w:marRight w:val="0"/>
          <w:marTop w:val="0"/>
          <w:marBottom w:val="0"/>
          <w:divBdr>
            <w:top w:val="none" w:sz="0" w:space="0" w:color="auto"/>
            <w:left w:val="none" w:sz="0" w:space="0" w:color="auto"/>
            <w:bottom w:val="none" w:sz="0" w:space="0" w:color="auto"/>
            <w:right w:val="none" w:sz="0" w:space="0" w:color="auto"/>
          </w:divBdr>
        </w:div>
        <w:div w:id="508638737">
          <w:marLeft w:val="640"/>
          <w:marRight w:val="0"/>
          <w:marTop w:val="0"/>
          <w:marBottom w:val="0"/>
          <w:divBdr>
            <w:top w:val="none" w:sz="0" w:space="0" w:color="auto"/>
            <w:left w:val="none" w:sz="0" w:space="0" w:color="auto"/>
            <w:bottom w:val="none" w:sz="0" w:space="0" w:color="auto"/>
            <w:right w:val="none" w:sz="0" w:space="0" w:color="auto"/>
          </w:divBdr>
        </w:div>
        <w:div w:id="664931">
          <w:marLeft w:val="640"/>
          <w:marRight w:val="0"/>
          <w:marTop w:val="0"/>
          <w:marBottom w:val="0"/>
          <w:divBdr>
            <w:top w:val="none" w:sz="0" w:space="0" w:color="auto"/>
            <w:left w:val="none" w:sz="0" w:space="0" w:color="auto"/>
            <w:bottom w:val="none" w:sz="0" w:space="0" w:color="auto"/>
            <w:right w:val="none" w:sz="0" w:space="0" w:color="auto"/>
          </w:divBdr>
        </w:div>
        <w:div w:id="426922697">
          <w:marLeft w:val="640"/>
          <w:marRight w:val="0"/>
          <w:marTop w:val="0"/>
          <w:marBottom w:val="0"/>
          <w:divBdr>
            <w:top w:val="none" w:sz="0" w:space="0" w:color="auto"/>
            <w:left w:val="none" w:sz="0" w:space="0" w:color="auto"/>
            <w:bottom w:val="none" w:sz="0" w:space="0" w:color="auto"/>
            <w:right w:val="none" w:sz="0" w:space="0" w:color="auto"/>
          </w:divBdr>
        </w:div>
        <w:div w:id="852256756">
          <w:marLeft w:val="640"/>
          <w:marRight w:val="0"/>
          <w:marTop w:val="0"/>
          <w:marBottom w:val="0"/>
          <w:divBdr>
            <w:top w:val="none" w:sz="0" w:space="0" w:color="auto"/>
            <w:left w:val="none" w:sz="0" w:space="0" w:color="auto"/>
            <w:bottom w:val="none" w:sz="0" w:space="0" w:color="auto"/>
            <w:right w:val="none" w:sz="0" w:space="0" w:color="auto"/>
          </w:divBdr>
        </w:div>
        <w:div w:id="1057974083">
          <w:marLeft w:val="640"/>
          <w:marRight w:val="0"/>
          <w:marTop w:val="0"/>
          <w:marBottom w:val="0"/>
          <w:divBdr>
            <w:top w:val="none" w:sz="0" w:space="0" w:color="auto"/>
            <w:left w:val="none" w:sz="0" w:space="0" w:color="auto"/>
            <w:bottom w:val="none" w:sz="0" w:space="0" w:color="auto"/>
            <w:right w:val="none" w:sz="0" w:space="0" w:color="auto"/>
          </w:divBdr>
        </w:div>
        <w:div w:id="745225757">
          <w:marLeft w:val="640"/>
          <w:marRight w:val="0"/>
          <w:marTop w:val="0"/>
          <w:marBottom w:val="0"/>
          <w:divBdr>
            <w:top w:val="none" w:sz="0" w:space="0" w:color="auto"/>
            <w:left w:val="none" w:sz="0" w:space="0" w:color="auto"/>
            <w:bottom w:val="none" w:sz="0" w:space="0" w:color="auto"/>
            <w:right w:val="none" w:sz="0" w:space="0" w:color="auto"/>
          </w:divBdr>
        </w:div>
        <w:div w:id="1651981047">
          <w:marLeft w:val="640"/>
          <w:marRight w:val="0"/>
          <w:marTop w:val="0"/>
          <w:marBottom w:val="0"/>
          <w:divBdr>
            <w:top w:val="none" w:sz="0" w:space="0" w:color="auto"/>
            <w:left w:val="none" w:sz="0" w:space="0" w:color="auto"/>
            <w:bottom w:val="none" w:sz="0" w:space="0" w:color="auto"/>
            <w:right w:val="none" w:sz="0" w:space="0" w:color="auto"/>
          </w:divBdr>
        </w:div>
        <w:div w:id="1279676558">
          <w:marLeft w:val="640"/>
          <w:marRight w:val="0"/>
          <w:marTop w:val="0"/>
          <w:marBottom w:val="0"/>
          <w:divBdr>
            <w:top w:val="none" w:sz="0" w:space="0" w:color="auto"/>
            <w:left w:val="none" w:sz="0" w:space="0" w:color="auto"/>
            <w:bottom w:val="none" w:sz="0" w:space="0" w:color="auto"/>
            <w:right w:val="none" w:sz="0" w:space="0" w:color="auto"/>
          </w:divBdr>
        </w:div>
        <w:div w:id="268398329">
          <w:marLeft w:val="640"/>
          <w:marRight w:val="0"/>
          <w:marTop w:val="0"/>
          <w:marBottom w:val="0"/>
          <w:divBdr>
            <w:top w:val="none" w:sz="0" w:space="0" w:color="auto"/>
            <w:left w:val="none" w:sz="0" w:space="0" w:color="auto"/>
            <w:bottom w:val="none" w:sz="0" w:space="0" w:color="auto"/>
            <w:right w:val="none" w:sz="0" w:space="0" w:color="auto"/>
          </w:divBdr>
        </w:div>
        <w:div w:id="2053650672">
          <w:marLeft w:val="640"/>
          <w:marRight w:val="0"/>
          <w:marTop w:val="0"/>
          <w:marBottom w:val="0"/>
          <w:divBdr>
            <w:top w:val="none" w:sz="0" w:space="0" w:color="auto"/>
            <w:left w:val="none" w:sz="0" w:space="0" w:color="auto"/>
            <w:bottom w:val="none" w:sz="0" w:space="0" w:color="auto"/>
            <w:right w:val="none" w:sz="0" w:space="0" w:color="auto"/>
          </w:divBdr>
        </w:div>
        <w:div w:id="2099329584">
          <w:marLeft w:val="640"/>
          <w:marRight w:val="0"/>
          <w:marTop w:val="0"/>
          <w:marBottom w:val="0"/>
          <w:divBdr>
            <w:top w:val="none" w:sz="0" w:space="0" w:color="auto"/>
            <w:left w:val="none" w:sz="0" w:space="0" w:color="auto"/>
            <w:bottom w:val="none" w:sz="0" w:space="0" w:color="auto"/>
            <w:right w:val="none" w:sz="0" w:space="0" w:color="auto"/>
          </w:divBdr>
        </w:div>
        <w:div w:id="1408383944">
          <w:marLeft w:val="640"/>
          <w:marRight w:val="0"/>
          <w:marTop w:val="0"/>
          <w:marBottom w:val="0"/>
          <w:divBdr>
            <w:top w:val="none" w:sz="0" w:space="0" w:color="auto"/>
            <w:left w:val="none" w:sz="0" w:space="0" w:color="auto"/>
            <w:bottom w:val="none" w:sz="0" w:space="0" w:color="auto"/>
            <w:right w:val="none" w:sz="0" w:space="0" w:color="auto"/>
          </w:divBdr>
        </w:div>
        <w:div w:id="1005018502">
          <w:marLeft w:val="640"/>
          <w:marRight w:val="0"/>
          <w:marTop w:val="0"/>
          <w:marBottom w:val="0"/>
          <w:divBdr>
            <w:top w:val="none" w:sz="0" w:space="0" w:color="auto"/>
            <w:left w:val="none" w:sz="0" w:space="0" w:color="auto"/>
            <w:bottom w:val="none" w:sz="0" w:space="0" w:color="auto"/>
            <w:right w:val="none" w:sz="0" w:space="0" w:color="auto"/>
          </w:divBdr>
        </w:div>
        <w:div w:id="624846278">
          <w:marLeft w:val="640"/>
          <w:marRight w:val="0"/>
          <w:marTop w:val="0"/>
          <w:marBottom w:val="0"/>
          <w:divBdr>
            <w:top w:val="none" w:sz="0" w:space="0" w:color="auto"/>
            <w:left w:val="none" w:sz="0" w:space="0" w:color="auto"/>
            <w:bottom w:val="none" w:sz="0" w:space="0" w:color="auto"/>
            <w:right w:val="none" w:sz="0" w:space="0" w:color="auto"/>
          </w:divBdr>
        </w:div>
        <w:div w:id="1069888224">
          <w:marLeft w:val="640"/>
          <w:marRight w:val="0"/>
          <w:marTop w:val="0"/>
          <w:marBottom w:val="0"/>
          <w:divBdr>
            <w:top w:val="none" w:sz="0" w:space="0" w:color="auto"/>
            <w:left w:val="none" w:sz="0" w:space="0" w:color="auto"/>
            <w:bottom w:val="none" w:sz="0" w:space="0" w:color="auto"/>
            <w:right w:val="none" w:sz="0" w:space="0" w:color="auto"/>
          </w:divBdr>
        </w:div>
        <w:div w:id="1498572373">
          <w:marLeft w:val="640"/>
          <w:marRight w:val="0"/>
          <w:marTop w:val="0"/>
          <w:marBottom w:val="0"/>
          <w:divBdr>
            <w:top w:val="none" w:sz="0" w:space="0" w:color="auto"/>
            <w:left w:val="none" w:sz="0" w:space="0" w:color="auto"/>
            <w:bottom w:val="none" w:sz="0" w:space="0" w:color="auto"/>
            <w:right w:val="none" w:sz="0" w:space="0" w:color="auto"/>
          </w:divBdr>
        </w:div>
        <w:div w:id="1304389753">
          <w:marLeft w:val="640"/>
          <w:marRight w:val="0"/>
          <w:marTop w:val="0"/>
          <w:marBottom w:val="0"/>
          <w:divBdr>
            <w:top w:val="none" w:sz="0" w:space="0" w:color="auto"/>
            <w:left w:val="none" w:sz="0" w:space="0" w:color="auto"/>
            <w:bottom w:val="none" w:sz="0" w:space="0" w:color="auto"/>
            <w:right w:val="none" w:sz="0" w:space="0" w:color="auto"/>
          </w:divBdr>
        </w:div>
        <w:div w:id="2100370149">
          <w:marLeft w:val="640"/>
          <w:marRight w:val="0"/>
          <w:marTop w:val="0"/>
          <w:marBottom w:val="0"/>
          <w:divBdr>
            <w:top w:val="none" w:sz="0" w:space="0" w:color="auto"/>
            <w:left w:val="none" w:sz="0" w:space="0" w:color="auto"/>
            <w:bottom w:val="none" w:sz="0" w:space="0" w:color="auto"/>
            <w:right w:val="none" w:sz="0" w:space="0" w:color="auto"/>
          </w:divBdr>
        </w:div>
        <w:div w:id="305477320">
          <w:marLeft w:val="640"/>
          <w:marRight w:val="0"/>
          <w:marTop w:val="0"/>
          <w:marBottom w:val="0"/>
          <w:divBdr>
            <w:top w:val="none" w:sz="0" w:space="0" w:color="auto"/>
            <w:left w:val="none" w:sz="0" w:space="0" w:color="auto"/>
            <w:bottom w:val="none" w:sz="0" w:space="0" w:color="auto"/>
            <w:right w:val="none" w:sz="0" w:space="0" w:color="auto"/>
          </w:divBdr>
        </w:div>
        <w:div w:id="692926579">
          <w:marLeft w:val="640"/>
          <w:marRight w:val="0"/>
          <w:marTop w:val="0"/>
          <w:marBottom w:val="0"/>
          <w:divBdr>
            <w:top w:val="none" w:sz="0" w:space="0" w:color="auto"/>
            <w:left w:val="none" w:sz="0" w:space="0" w:color="auto"/>
            <w:bottom w:val="none" w:sz="0" w:space="0" w:color="auto"/>
            <w:right w:val="none" w:sz="0" w:space="0" w:color="auto"/>
          </w:divBdr>
        </w:div>
        <w:div w:id="159388317">
          <w:marLeft w:val="640"/>
          <w:marRight w:val="0"/>
          <w:marTop w:val="0"/>
          <w:marBottom w:val="0"/>
          <w:divBdr>
            <w:top w:val="none" w:sz="0" w:space="0" w:color="auto"/>
            <w:left w:val="none" w:sz="0" w:space="0" w:color="auto"/>
            <w:bottom w:val="none" w:sz="0" w:space="0" w:color="auto"/>
            <w:right w:val="none" w:sz="0" w:space="0" w:color="auto"/>
          </w:divBdr>
        </w:div>
        <w:div w:id="1317101353">
          <w:marLeft w:val="640"/>
          <w:marRight w:val="0"/>
          <w:marTop w:val="0"/>
          <w:marBottom w:val="0"/>
          <w:divBdr>
            <w:top w:val="none" w:sz="0" w:space="0" w:color="auto"/>
            <w:left w:val="none" w:sz="0" w:space="0" w:color="auto"/>
            <w:bottom w:val="none" w:sz="0" w:space="0" w:color="auto"/>
            <w:right w:val="none" w:sz="0" w:space="0" w:color="auto"/>
          </w:divBdr>
        </w:div>
        <w:div w:id="1355113197">
          <w:marLeft w:val="640"/>
          <w:marRight w:val="0"/>
          <w:marTop w:val="0"/>
          <w:marBottom w:val="0"/>
          <w:divBdr>
            <w:top w:val="none" w:sz="0" w:space="0" w:color="auto"/>
            <w:left w:val="none" w:sz="0" w:space="0" w:color="auto"/>
            <w:bottom w:val="none" w:sz="0" w:space="0" w:color="auto"/>
            <w:right w:val="none" w:sz="0" w:space="0" w:color="auto"/>
          </w:divBdr>
        </w:div>
        <w:div w:id="1076391996">
          <w:marLeft w:val="640"/>
          <w:marRight w:val="0"/>
          <w:marTop w:val="0"/>
          <w:marBottom w:val="0"/>
          <w:divBdr>
            <w:top w:val="none" w:sz="0" w:space="0" w:color="auto"/>
            <w:left w:val="none" w:sz="0" w:space="0" w:color="auto"/>
            <w:bottom w:val="none" w:sz="0" w:space="0" w:color="auto"/>
            <w:right w:val="none" w:sz="0" w:space="0" w:color="auto"/>
          </w:divBdr>
        </w:div>
        <w:div w:id="1876262176">
          <w:marLeft w:val="640"/>
          <w:marRight w:val="0"/>
          <w:marTop w:val="0"/>
          <w:marBottom w:val="0"/>
          <w:divBdr>
            <w:top w:val="none" w:sz="0" w:space="0" w:color="auto"/>
            <w:left w:val="none" w:sz="0" w:space="0" w:color="auto"/>
            <w:bottom w:val="none" w:sz="0" w:space="0" w:color="auto"/>
            <w:right w:val="none" w:sz="0" w:space="0" w:color="auto"/>
          </w:divBdr>
        </w:div>
        <w:div w:id="1377463719">
          <w:marLeft w:val="640"/>
          <w:marRight w:val="0"/>
          <w:marTop w:val="0"/>
          <w:marBottom w:val="0"/>
          <w:divBdr>
            <w:top w:val="none" w:sz="0" w:space="0" w:color="auto"/>
            <w:left w:val="none" w:sz="0" w:space="0" w:color="auto"/>
            <w:bottom w:val="none" w:sz="0" w:space="0" w:color="auto"/>
            <w:right w:val="none" w:sz="0" w:space="0" w:color="auto"/>
          </w:divBdr>
        </w:div>
        <w:div w:id="1555853958">
          <w:marLeft w:val="640"/>
          <w:marRight w:val="0"/>
          <w:marTop w:val="0"/>
          <w:marBottom w:val="0"/>
          <w:divBdr>
            <w:top w:val="none" w:sz="0" w:space="0" w:color="auto"/>
            <w:left w:val="none" w:sz="0" w:space="0" w:color="auto"/>
            <w:bottom w:val="none" w:sz="0" w:space="0" w:color="auto"/>
            <w:right w:val="none" w:sz="0" w:space="0" w:color="auto"/>
          </w:divBdr>
        </w:div>
        <w:div w:id="1578976544">
          <w:marLeft w:val="640"/>
          <w:marRight w:val="0"/>
          <w:marTop w:val="0"/>
          <w:marBottom w:val="0"/>
          <w:divBdr>
            <w:top w:val="none" w:sz="0" w:space="0" w:color="auto"/>
            <w:left w:val="none" w:sz="0" w:space="0" w:color="auto"/>
            <w:bottom w:val="none" w:sz="0" w:space="0" w:color="auto"/>
            <w:right w:val="none" w:sz="0" w:space="0" w:color="auto"/>
          </w:divBdr>
        </w:div>
        <w:div w:id="1847552663">
          <w:marLeft w:val="640"/>
          <w:marRight w:val="0"/>
          <w:marTop w:val="0"/>
          <w:marBottom w:val="0"/>
          <w:divBdr>
            <w:top w:val="none" w:sz="0" w:space="0" w:color="auto"/>
            <w:left w:val="none" w:sz="0" w:space="0" w:color="auto"/>
            <w:bottom w:val="none" w:sz="0" w:space="0" w:color="auto"/>
            <w:right w:val="none" w:sz="0" w:space="0" w:color="auto"/>
          </w:divBdr>
        </w:div>
        <w:div w:id="2029719865">
          <w:marLeft w:val="640"/>
          <w:marRight w:val="0"/>
          <w:marTop w:val="0"/>
          <w:marBottom w:val="0"/>
          <w:divBdr>
            <w:top w:val="none" w:sz="0" w:space="0" w:color="auto"/>
            <w:left w:val="none" w:sz="0" w:space="0" w:color="auto"/>
            <w:bottom w:val="none" w:sz="0" w:space="0" w:color="auto"/>
            <w:right w:val="none" w:sz="0" w:space="0" w:color="auto"/>
          </w:divBdr>
        </w:div>
        <w:div w:id="742988729">
          <w:marLeft w:val="640"/>
          <w:marRight w:val="0"/>
          <w:marTop w:val="0"/>
          <w:marBottom w:val="0"/>
          <w:divBdr>
            <w:top w:val="none" w:sz="0" w:space="0" w:color="auto"/>
            <w:left w:val="none" w:sz="0" w:space="0" w:color="auto"/>
            <w:bottom w:val="none" w:sz="0" w:space="0" w:color="auto"/>
            <w:right w:val="none" w:sz="0" w:space="0" w:color="auto"/>
          </w:divBdr>
        </w:div>
        <w:div w:id="427822150">
          <w:marLeft w:val="640"/>
          <w:marRight w:val="0"/>
          <w:marTop w:val="0"/>
          <w:marBottom w:val="0"/>
          <w:divBdr>
            <w:top w:val="none" w:sz="0" w:space="0" w:color="auto"/>
            <w:left w:val="none" w:sz="0" w:space="0" w:color="auto"/>
            <w:bottom w:val="none" w:sz="0" w:space="0" w:color="auto"/>
            <w:right w:val="none" w:sz="0" w:space="0" w:color="auto"/>
          </w:divBdr>
        </w:div>
        <w:div w:id="1116875203">
          <w:marLeft w:val="640"/>
          <w:marRight w:val="0"/>
          <w:marTop w:val="0"/>
          <w:marBottom w:val="0"/>
          <w:divBdr>
            <w:top w:val="none" w:sz="0" w:space="0" w:color="auto"/>
            <w:left w:val="none" w:sz="0" w:space="0" w:color="auto"/>
            <w:bottom w:val="none" w:sz="0" w:space="0" w:color="auto"/>
            <w:right w:val="none" w:sz="0" w:space="0" w:color="auto"/>
          </w:divBdr>
        </w:div>
        <w:div w:id="425269102">
          <w:marLeft w:val="640"/>
          <w:marRight w:val="0"/>
          <w:marTop w:val="0"/>
          <w:marBottom w:val="0"/>
          <w:divBdr>
            <w:top w:val="none" w:sz="0" w:space="0" w:color="auto"/>
            <w:left w:val="none" w:sz="0" w:space="0" w:color="auto"/>
            <w:bottom w:val="none" w:sz="0" w:space="0" w:color="auto"/>
            <w:right w:val="none" w:sz="0" w:space="0" w:color="auto"/>
          </w:divBdr>
        </w:div>
        <w:div w:id="1866557470">
          <w:marLeft w:val="640"/>
          <w:marRight w:val="0"/>
          <w:marTop w:val="0"/>
          <w:marBottom w:val="0"/>
          <w:divBdr>
            <w:top w:val="none" w:sz="0" w:space="0" w:color="auto"/>
            <w:left w:val="none" w:sz="0" w:space="0" w:color="auto"/>
            <w:bottom w:val="none" w:sz="0" w:space="0" w:color="auto"/>
            <w:right w:val="none" w:sz="0" w:space="0" w:color="auto"/>
          </w:divBdr>
        </w:div>
        <w:div w:id="810177044">
          <w:marLeft w:val="640"/>
          <w:marRight w:val="0"/>
          <w:marTop w:val="0"/>
          <w:marBottom w:val="0"/>
          <w:divBdr>
            <w:top w:val="none" w:sz="0" w:space="0" w:color="auto"/>
            <w:left w:val="none" w:sz="0" w:space="0" w:color="auto"/>
            <w:bottom w:val="none" w:sz="0" w:space="0" w:color="auto"/>
            <w:right w:val="none" w:sz="0" w:space="0" w:color="auto"/>
          </w:divBdr>
        </w:div>
        <w:div w:id="1843204152">
          <w:marLeft w:val="640"/>
          <w:marRight w:val="0"/>
          <w:marTop w:val="0"/>
          <w:marBottom w:val="0"/>
          <w:divBdr>
            <w:top w:val="none" w:sz="0" w:space="0" w:color="auto"/>
            <w:left w:val="none" w:sz="0" w:space="0" w:color="auto"/>
            <w:bottom w:val="none" w:sz="0" w:space="0" w:color="auto"/>
            <w:right w:val="none" w:sz="0" w:space="0" w:color="auto"/>
          </w:divBdr>
        </w:div>
        <w:div w:id="1322387892">
          <w:marLeft w:val="640"/>
          <w:marRight w:val="0"/>
          <w:marTop w:val="0"/>
          <w:marBottom w:val="0"/>
          <w:divBdr>
            <w:top w:val="none" w:sz="0" w:space="0" w:color="auto"/>
            <w:left w:val="none" w:sz="0" w:space="0" w:color="auto"/>
            <w:bottom w:val="none" w:sz="0" w:space="0" w:color="auto"/>
            <w:right w:val="none" w:sz="0" w:space="0" w:color="auto"/>
          </w:divBdr>
        </w:div>
        <w:div w:id="633605587">
          <w:marLeft w:val="640"/>
          <w:marRight w:val="0"/>
          <w:marTop w:val="0"/>
          <w:marBottom w:val="0"/>
          <w:divBdr>
            <w:top w:val="none" w:sz="0" w:space="0" w:color="auto"/>
            <w:left w:val="none" w:sz="0" w:space="0" w:color="auto"/>
            <w:bottom w:val="none" w:sz="0" w:space="0" w:color="auto"/>
            <w:right w:val="none" w:sz="0" w:space="0" w:color="auto"/>
          </w:divBdr>
        </w:div>
        <w:div w:id="888616030">
          <w:marLeft w:val="640"/>
          <w:marRight w:val="0"/>
          <w:marTop w:val="0"/>
          <w:marBottom w:val="0"/>
          <w:divBdr>
            <w:top w:val="none" w:sz="0" w:space="0" w:color="auto"/>
            <w:left w:val="none" w:sz="0" w:space="0" w:color="auto"/>
            <w:bottom w:val="none" w:sz="0" w:space="0" w:color="auto"/>
            <w:right w:val="none" w:sz="0" w:space="0" w:color="auto"/>
          </w:divBdr>
        </w:div>
        <w:div w:id="1474982715">
          <w:marLeft w:val="640"/>
          <w:marRight w:val="0"/>
          <w:marTop w:val="0"/>
          <w:marBottom w:val="0"/>
          <w:divBdr>
            <w:top w:val="none" w:sz="0" w:space="0" w:color="auto"/>
            <w:left w:val="none" w:sz="0" w:space="0" w:color="auto"/>
            <w:bottom w:val="none" w:sz="0" w:space="0" w:color="auto"/>
            <w:right w:val="none" w:sz="0" w:space="0" w:color="auto"/>
          </w:divBdr>
        </w:div>
      </w:divsChild>
    </w:div>
    <w:div w:id="1831797432">
      <w:bodyDiv w:val="1"/>
      <w:marLeft w:val="0"/>
      <w:marRight w:val="0"/>
      <w:marTop w:val="0"/>
      <w:marBottom w:val="0"/>
      <w:divBdr>
        <w:top w:val="none" w:sz="0" w:space="0" w:color="auto"/>
        <w:left w:val="none" w:sz="0" w:space="0" w:color="auto"/>
        <w:bottom w:val="none" w:sz="0" w:space="0" w:color="auto"/>
        <w:right w:val="none" w:sz="0" w:space="0" w:color="auto"/>
      </w:divBdr>
      <w:divsChild>
        <w:div w:id="1534537966">
          <w:marLeft w:val="640"/>
          <w:marRight w:val="0"/>
          <w:marTop w:val="0"/>
          <w:marBottom w:val="0"/>
          <w:divBdr>
            <w:top w:val="none" w:sz="0" w:space="0" w:color="auto"/>
            <w:left w:val="none" w:sz="0" w:space="0" w:color="auto"/>
            <w:bottom w:val="none" w:sz="0" w:space="0" w:color="auto"/>
            <w:right w:val="none" w:sz="0" w:space="0" w:color="auto"/>
          </w:divBdr>
        </w:div>
        <w:div w:id="1400250846">
          <w:marLeft w:val="640"/>
          <w:marRight w:val="0"/>
          <w:marTop w:val="0"/>
          <w:marBottom w:val="0"/>
          <w:divBdr>
            <w:top w:val="none" w:sz="0" w:space="0" w:color="auto"/>
            <w:left w:val="none" w:sz="0" w:space="0" w:color="auto"/>
            <w:bottom w:val="none" w:sz="0" w:space="0" w:color="auto"/>
            <w:right w:val="none" w:sz="0" w:space="0" w:color="auto"/>
          </w:divBdr>
        </w:div>
        <w:div w:id="289094780">
          <w:marLeft w:val="640"/>
          <w:marRight w:val="0"/>
          <w:marTop w:val="0"/>
          <w:marBottom w:val="0"/>
          <w:divBdr>
            <w:top w:val="none" w:sz="0" w:space="0" w:color="auto"/>
            <w:left w:val="none" w:sz="0" w:space="0" w:color="auto"/>
            <w:bottom w:val="none" w:sz="0" w:space="0" w:color="auto"/>
            <w:right w:val="none" w:sz="0" w:space="0" w:color="auto"/>
          </w:divBdr>
        </w:div>
        <w:div w:id="429130249">
          <w:marLeft w:val="640"/>
          <w:marRight w:val="0"/>
          <w:marTop w:val="0"/>
          <w:marBottom w:val="0"/>
          <w:divBdr>
            <w:top w:val="none" w:sz="0" w:space="0" w:color="auto"/>
            <w:left w:val="none" w:sz="0" w:space="0" w:color="auto"/>
            <w:bottom w:val="none" w:sz="0" w:space="0" w:color="auto"/>
            <w:right w:val="none" w:sz="0" w:space="0" w:color="auto"/>
          </w:divBdr>
        </w:div>
        <w:div w:id="1466121037">
          <w:marLeft w:val="640"/>
          <w:marRight w:val="0"/>
          <w:marTop w:val="0"/>
          <w:marBottom w:val="0"/>
          <w:divBdr>
            <w:top w:val="none" w:sz="0" w:space="0" w:color="auto"/>
            <w:left w:val="none" w:sz="0" w:space="0" w:color="auto"/>
            <w:bottom w:val="none" w:sz="0" w:space="0" w:color="auto"/>
            <w:right w:val="none" w:sz="0" w:space="0" w:color="auto"/>
          </w:divBdr>
        </w:div>
        <w:div w:id="493106507">
          <w:marLeft w:val="640"/>
          <w:marRight w:val="0"/>
          <w:marTop w:val="0"/>
          <w:marBottom w:val="0"/>
          <w:divBdr>
            <w:top w:val="none" w:sz="0" w:space="0" w:color="auto"/>
            <w:left w:val="none" w:sz="0" w:space="0" w:color="auto"/>
            <w:bottom w:val="none" w:sz="0" w:space="0" w:color="auto"/>
            <w:right w:val="none" w:sz="0" w:space="0" w:color="auto"/>
          </w:divBdr>
        </w:div>
        <w:div w:id="1624457957">
          <w:marLeft w:val="640"/>
          <w:marRight w:val="0"/>
          <w:marTop w:val="0"/>
          <w:marBottom w:val="0"/>
          <w:divBdr>
            <w:top w:val="none" w:sz="0" w:space="0" w:color="auto"/>
            <w:left w:val="none" w:sz="0" w:space="0" w:color="auto"/>
            <w:bottom w:val="none" w:sz="0" w:space="0" w:color="auto"/>
            <w:right w:val="none" w:sz="0" w:space="0" w:color="auto"/>
          </w:divBdr>
        </w:div>
        <w:div w:id="658922000">
          <w:marLeft w:val="640"/>
          <w:marRight w:val="0"/>
          <w:marTop w:val="0"/>
          <w:marBottom w:val="0"/>
          <w:divBdr>
            <w:top w:val="none" w:sz="0" w:space="0" w:color="auto"/>
            <w:left w:val="none" w:sz="0" w:space="0" w:color="auto"/>
            <w:bottom w:val="none" w:sz="0" w:space="0" w:color="auto"/>
            <w:right w:val="none" w:sz="0" w:space="0" w:color="auto"/>
          </w:divBdr>
        </w:div>
        <w:div w:id="982387314">
          <w:marLeft w:val="640"/>
          <w:marRight w:val="0"/>
          <w:marTop w:val="0"/>
          <w:marBottom w:val="0"/>
          <w:divBdr>
            <w:top w:val="none" w:sz="0" w:space="0" w:color="auto"/>
            <w:left w:val="none" w:sz="0" w:space="0" w:color="auto"/>
            <w:bottom w:val="none" w:sz="0" w:space="0" w:color="auto"/>
            <w:right w:val="none" w:sz="0" w:space="0" w:color="auto"/>
          </w:divBdr>
        </w:div>
        <w:div w:id="164321938">
          <w:marLeft w:val="640"/>
          <w:marRight w:val="0"/>
          <w:marTop w:val="0"/>
          <w:marBottom w:val="0"/>
          <w:divBdr>
            <w:top w:val="none" w:sz="0" w:space="0" w:color="auto"/>
            <w:left w:val="none" w:sz="0" w:space="0" w:color="auto"/>
            <w:bottom w:val="none" w:sz="0" w:space="0" w:color="auto"/>
            <w:right w:val="none" w:sz="0" w:space="0" w:color="auto"/>
          </w:divBdr>
        </w:div>
        <w:div w:id="1310982843">
          <w:marLeft w:val="640"/>
          <w:marRight w:val="0"/>
          <w:marTop w:val="0"/>
          <w:marBottom w:val="0"/>
          <w:divBdr>
            <w:top w:val="none" w:sz="0" w:space="0" w:color="auto"/>
            <w:left w:val="none" w:sz="0" w:space="0" w:color="auto"/>
            <w:bottom w:val="none" w:sz="0" w:space="0" w:color="auto"/>
            <w:right w:val="none" w:sz="0" w:space="0" w:color="auto"/>
          </w:divBdr>
        </w:div>
        <w:div w:id="977340717">
          <w:marLeft w:val="640"/>
          <w:marRight w:val="0"/>
          <w:marTop w:val="0"/>
          <w:marBottom w:val="0"/>
          <w:divBdr>
            <w:top w:val="none" w:sz="0" w:space="0" w:color="auto"/>
            <w:left w:val="none" w:sz="0" w:space="0" w:color="auto"/>
            <w:bottom w:val="none" w:sz="0" w:space="0" w:color="auto"/>
            <w:right w:val="none" w:sz="0" w:space="0" w:color="auto"/>
          </w:divBdr>
        </w:div>
        <w:div w:id="1760105093">
          <w:marLeft w:val="640"/>
          <w:marRight w:val="0"/>
          <w:marTop w:val="0"/>
          <w:marBottom w:val="0"/>
          <w:divBdr>
            <w:top w:val="none" w:sz="0" w:space="0" w:color="auto"/>
            <w:left w:val="none" w:sz="0" w:space="0" w:color="auto"/>
            <w:bottom w:val="none" w:sz="0" w:space="0" w:color="auto"/>
            <w:right w:val="none" w:sz="0" w:space="0" w:color="auto"/>
          </w:divBdr>
        </w:div>
        <w:div w:id="134104284">
          <w:marLeft w:val="640"/>
          <w:marRight w:val="0"/>
          <w:marTop w:val="0"/>
          <w:marBottom w:val="0"/>
          <w:divBdr>
            <w:top w:val="none" w:sz="0" w:space="0" w:color="auto"/>
            <w:left w:val="none" w:sz="0" w:space="0" w:color="auto"/>
            <w:bottom w:val="none" w:sz="0" w:space="0" w:color="auto"/>
            <w:right w:val="none" w:sz="0" w:space="0" w:color="auto"/>
          </w:divBdr>
        </w:div>
        <w:div w:id="875193940">
          <w:marLeft w:val="640"/>
          <w:marRight w:val="0"/>
          <w:marTop w:val="0"/>
          <w:marBottom w:val="0"/>
          <w:divBdr>
            <w:top w:val="none" w:sz="0" w:space="0" w:color="auto"/>
            <w:left w:val="none" w:sz="0" w:space="0" w:color="auto"/>
            <w:bottom w:val="none" w:sz="0" w:space="0" w:color="auto"/>
            <w:right w:val="none" w:sz="0" w:space="0" w:color="auto"/>
          </w:divBdr>
        </w:div>
        <w:div w:id="1396855396">
          <w:marLeft w:val="640"/>
          <w:marRight w:val="0"/>
          <w:marTop w:val="0"/>
          <w:marBottom w:val="0"/>
          <w:divBdr>
            <w:top w:val="none" w:sz="0" w:space="0" w:color="auto"/>
            <w:left w:val="none" w:sz="0" w:space="0" w:color="auto"/>
            <w:bottom w:val="none" w:sz="0" w:space="0" w:color="auto"/>
            <w:right w:val="none" w:sz="0" w:space="0" w:color="auto"/>
          </w:divBdr>
        </w:div>
        <w:div w:id="1249583147">
          <w:marLeft w:val="640"/>
          <w:marRight w:val="0"/>
          <w:marTop w:val="0"/>
          <w:marBottom w:val="0"/>
          <w:divBdr>
            <w:top w:val="none" w:sz="0" w:space="0" w:color="auto"/>
            <w:left w:val="none" w:sz="0" w:space="0" w:color="auto"/>
            <w:bottom w:val="none" w:sz="0" w:space="0" w:color="auto"/>
            <w:right w:val="none" w:sz="0" w:space="0" w:color="auto"/>
          </w:divBdr>
        </w:div>
        <w:div w:id="1203978864">
          <w:marLeft w:val="640"/>
          <w:marRight w:val="0"/>
          <w:marTop w:val="0"/>
          <w:marBottom w:val="0"/>
          <w:divBdr>
            <w:top w:val="none" w:sz="0" w:space="0" w:color="auto"/>
            <w:left w:val="none" w:sz="0" w:space="0" w:color="auto"/>
            <w:bottom w:val="none" w:sz="0" w:space="0" w:color="auto"/>
            <w:right w:val="none" w:sz="0" w:space="0" w:color="auto"/>
          </w:divBdr>
        </w:div>
        <w:div w:id="1030645250">
          <w:marLeft w:val="640"/>
          <w:marRight w:val="0"/>
          <w:marTop w:val="0"/>
          <w:marBottom w:val="0"/>
          <w:divBdr>
            <w:top w:val="none" w:sz="0" w:space="0" w:color="auto"/>
            <w:left w:val="none" w:sz="0" w:space="0" w:color="auto"/>
            <w:bottom w:val="none" w:sz="0" w:space="0" w:color="auto"/>
            <w:right w:val="none" w:sz="0" w:space="0" w:color="auto"/>
          </w:divBdr>
        </w:div>
        <w:div w:id="337194160">
          <w:marLeft w:val="640"/>
          <w:marRight w:val="0"/>
          <w:marTop w:val="0"/>
          <w:marBottom w:val="0"/>
          <w:divBdr>
            <w:top w:val="none" w:sz="0" w:space="0" w:color="auto"/>
            <w:left w:val="none" w:sz="0" w:space="0" w:color="auto"/>
            <w:bottom w:val="none" w:sz="0" w:space="0" w:color="auto"/>
            <w:right w:val="none" w:sz="0" w:space="0" w:color="auto"/>
          </w:divBdr>
        </w:div>
        <w:div w:id="845679441">
          <w:marLeft w:val="640"/>
          <w:marRight w:val="0"/>
          <w:marTop w:val="0"/>
          <w:marBottom w:val="0"/>
          <w:divBdr>
            <w:top w:val="none" w:sz="0" w:space="0" w:color="auto"/>
            <w:left w:val="none" w:sz="0" w:space="0" w:color="auto"/>
            <w:bottom w:val="none" w:sz="0" w:space="0" w:color="auto"/>
            <w:right w:val="none" w:sz="0" w:space="0" w:color="auto"/>
          </w:divBdr>
        </w:div>
        <w:div w:id="775252822">
          <w:marLeft w:val="640"/>
          <w:marRight w:val="0"/>
          <w:marTop w:val="0"/>
          <w:marBottom w:val="0"/>
          <w:divBdr>
            <w:top w:val="none" w:sz="0" w:space="0" w:color="auto"/>
            <w:left w:val="none" w:sz="0" w:space="0" w:color="auto"/>
            <w:bottom w:val="none" w:sz="0" w:space="0" w:color="auto"/>
            <w:right w:val="none" w:sz="0" w:space="0" w:color="auto"/>
          </w:divBdr>
        </w:div>
        <w:div w:id="1255550017">
          <w:marLeft w:val="640"/>
          <w:marRight w:val="0"/>
          <w:marTop w:val="0"/>
          <w:marBottom w:val="0"/>
          <w:divBdr>
            <w:top w:val="none" w:sz="0" w:space="0" w:color="auto"/>
            <w:left w:val="none" w:sz="0" w:space="0" w:color="auto"/>
            <w:bottom w:val="none" w:sz="0" w:space="0" w:color="auto"/>
            <w:right w:val="none" w:sz="0" w:space="0" w:color="auto"/>
          </w:divBdr>
        </w:div>
        <w:div w:id="1890411368">
          <w:marLeft w:val="640"/>
          <w:marRight w:val="0"/>
          <w:marTop w:val="0"/>
          <w:marBottom w:val="0"/>
          <w:divBdr>
            <w:top w:val="none" w:sz="0" w:space="0" w:color="auto"/>
            <w:left w:val="none" w:sz="0" w:space="0" w:color="auto"/>
            <w:bottom w:val="none" w:sz="0" w:space="0" w:color="auto"/>
            <w:right w:val="none" w:sz="0" w:space="0" w:color="auto"/>
          </w:divBdr>
        </w:div>
        <w:div w:id="610284669">
          <w:marLeft w:val="640"/>
          <w:marRight w:val="0"/>
          <w:marTop w:val="0"/>
          <w:marBottom w:val="0"/>
          <w:divBdr>
            <w:top w:val="none" w:sz="0" w:space="0" w:color="auto"/>
            <w:left w:val="none" w:sz="0" w:space="0" w:color="auto"/>
            <w:bottom w:val="none" w:sz="0" w:space="0" w:color="auto"/>
            <w:right w:val="none" w:sz="0" w:space="0" w:color="auto"/>
          </w:divBdr>
        </w:div>
        <w:div w:id="1603607624">
          <w:marLeft w:val="640"/>
          <w:marRight w:val="0"/>
          <w:marTop w:val="0"/>
          <w:marBottom w:val="0"/>
          <w:divBdr>
            <w:top w:val="none" w:sz="0" w:space="0" w:color="auto"/>
            <w:left w:val="none" w:sz="0" w:space="0" w:color="auto"/>
            <w:bottom w:val="none" w:sz="0" w:space="0" w:color="auto"/>
            <w:right w:val="none" w:sz="0" w:space="0" w:color="auto"/>
          </w:divBdr>
        </w:div>
        <w:div w:id="154959613">
          <w:marLeft w:val="640"/>
          <w:marRight w:val="0"/>
          <w:marTop w:val="0"/>
          <w:marBottom w:val="0"/>
          <w:divBdr>
            <w:top w:val="none" w:sz="0" w:space="0" w:color="auto"/>
            <w:left w:val="none" w:sz="0" w:space="0" w:color="auto"/>
            <w:bottom w:val="none" w:sz="0" w:space="0" w:color="auto"/>
            <w:right w:val="none" w:sz="0" w:space="0" w:color="auto"/>
          </w:divBdr>
        </w:div>
        <w:div w:id="2094664709">
          <w:marLeft w:val="640"/>
          <w:marRight w:val="0"/>
          <w:marTop w:val="0"/>
          <w:marBottom w:val="0"/>
          <w:divBdr>
            <w:top w:val="none" w:sz="0" w:space="0" w:color="auto"/>
            <w:left w:val="none" w:sz="0" w:space="0" w:color="auto"/>
            <w:bottom w:val="none" w:sz="0" w:space="0" w:color="auto"/>
            <w:right w:val="none" w:sz="0" w:space="0" w:color="auto"/>
          </w:divBdr>
        </w:div>
        <w:div w:id="123011469">
          <w:marLeft w:val="640"/>
          <w:marRight w:val="0"/>
          <w:marTop w:val="0"/>
          <w:marBottom w:val="0"/>
          <w:divBdr>
            <w:top w:val="none" w:sz="0" w:space="0" w:color="auto"/>
            <w:left w:val="none" w:sz="0" w:space="0" w:color="auto"/>
            <w:bottom w:val="none" w:sz="0" w:space="0" w:color="auto"/>
            <w:right w:val="none" w:sz="0" w:space="0" w:color="auto"/>
          </w:divBdr>
        </w:div>
        <w:div w:id="1607271392">
          <w:marLeft w:val="640"/>
          <w:marRight w:val="0"/>
          <w:marTop w:val="0"/>
          <w:marBottom w:val="0"/>
          <w:divBdr>
            <w:top w:val="none" w:sz="0" w:space="0" w:color="auto"/>
            <w:left w:val="none" w:sz="0" w:space="0" w:color="auto"/>
            <w:bottom w:val="none" w:sz="0" w:space="0" w:color="auto"/>
            <w:right w:val="none" w:sz="0" w:space="0" w:color="auto"/>
          </w:divBdr>
        </w:div>
        <w:div w:id="1988777992">
          <w:marLeft w:val="640"/>
          <w:marRight w:val="0"/>
          <w:marTop w:val="0"/>
          <w:marBottom w:val="0"/>
          <w:divBdr>
            <w:top w:val="none" w:sz="0" w:space="0" w:color="auto"/>
            <w:left w:val="none" w:sz="0" w:space="0" w:color="auto"/>
            <w:bottom w:val="none" w:sz="0" w:space="0" w:color="auto"/>
            <w:right w:val="none" w:sz="0" w:space="0" w:color="auto"/>
          </w:divBdr>
        </w:div>
        <w:div w:id="1492451583">
          <w:marLeft w:val="640"/>
          <w:marRight w:val="0"/>
          <w:marTop w:val="0"/>
          <w:marBottom w:val="0"/>
          <w:divBdr>
            <w:top w:val="none" w:sz="0" w:space="0" w:color="auto"/>
            <w:left w:val="none" w:sz="0" w:space="0" w:color="auto"/>
            <w:bottom w:val="none" w:sz="0" w:space="0" w:color="auto"/>
            <w:right w:val="none" w:sz="0" w:space="0" w:color="auto"/>
          </w:divBdr>
        </w:div>
        <w:div w:id="533810961">
          <w:marLeft w:val="640"/>
          <w:marRight w:val="0"/>
          <w:marTop w:val="0"/>
          <w:marBottom w:val="0"/>
          <w:divBdr>
            <w:top w:val="none" w:sz="0" w:space="0" w:color="auto"/>
            <w:left w:val="none" w:sz="0" w:space="0" w:color="auto"/>
            <w:bottom w:val="none" w:sz="0" w:space="0" w:color="auto"/>
            <w:right w:val="none" w:sz="0" w:space="0" w:color="auto"/>
          </w:divBdr>
        </w:div>
        <w:div w:id="1907374089">
          <w:marLeft w:val="640"/>
          <w:marRight w:val="0"/>
          <w:marTop w:val="0"/>
          <w:marBottom w:val="0"/>
          <w:divBdr>
            <w:top w:val="none" w:sz="0" w:space="0" w:color="auto"/>
            <w:left w:val="none" w:sz="0" w:space="0" w:color="auto"/>
            <w:bottom w:val="none" w:sz="0" w:space="0" w:color="auto"/>
            <w:right w:val="none" w:sz="0" w:space="0" w:color="auto"/>
          </w:divBdr>
        </w:div>
        <w:div w:id="1518041453">
          <w:marLeft w:val="640"/>
          <w:marRight w:val="0"/>
          <w:marTop w:val="0"/>
          <w:marBottom w:val="0"/>
          <w:divBdr>
            <w:top w:val="none" w:sz="0" w:space="0" w:color="auto"/>
            <w:left w:val="none" w:sz="0" w:space="0" w:color="auto"/>
            <w:bottom w:val="none" w:sz="0" w:space="0" w:color="auto"/>
            <w:right w:val="none" w:sz="0" w:space="0" w:color="auto"/>
          </w:divBdr>
        </w:div>
        <w:div w:id="1607149243">
          <w:marLeft w:val="640"/>
          <w:marRight w:val="0"/>
          <w:marTop w:val="0"/>
          <w:marBottom w:val="0"/>
          <w:divBdr>
            <w:top w:val="none" w:sz="0" w:space="0" w:color="auto"/>
            <w:left w:val="none" w:sz="0" w:space="0" w:color="auto"/>
            <w:bottom w:val="none" w:sz="0" w:space="0" w:color="auto"/>
            <w:right w:val="none" w:sz="0" w:space="0" w:color="auto"/>
          </w:divBdr>
        </w:div>
        <w:div w:id="1563367653">
          <w:marLeft w:val="640"/>
          <w:marRight w:val="0"/>
          <w:marTop w:val="0"/>
          <w:marBottom w:val="0"/>
          <w:divBdr>
            <w:top w:val="none" w:sz="0" w:space="0" w:color="auto"/>
            <w:left w:val="none" w:sz="0" w:space="0" w:color="auto"/>
            <w:bottom w:val="none" w:sz="0" w:space="0" w:color="auto"/>
            <w:right w:val="none" w:sz="0" w:space="0" w:color="auto"/>
          </w:divBdr>
        </w:div>
        <w:div w:id="109327314">
          <w:marLeft w:val="640"/>
          <w:marRight w:val="0"/>
          <w:marTop w:val="0"/>
          <w:marBottom w:val="0"/>
          <w:divBdr>
            <w:top w:val="none" w:sz="0" w:space="0" w:color="auto"/>
            <w:left w:val="none" w:sz="0" w:space="0" w:color="auto"/>
            <w:bottom w:val="none" w:sz="0" w:space="0" w:color="auto"/>
            <w:right w:val="none" w:sz="0" w:space="0" w:color="auto"/>
          </w:divBdr>
        </w:div>
        <w:div w:id="1936279300">
          <w:marLeft w:val="640"/>
          <w:marRight w:val="0"/>
          <w:marTop w:val="0"/>
          <w:marBottom w:val="0"/>
          <w:divBdr>
            <w:top w:val="none" w:sz="0" w:space="0" w:color="auto"/>
            <w:left w:val="none" w:sz="0" w:space="0" w:color="auto"/>
            <w:bottom w:val="none" w:sz="0" w:space="0" w:color="auto"/>
            <w:right w:val="none" w:sz="0" w:space="0" w:color="auto"/>
          </w:divBdr>
        </w:div>
        <w:div w:id="217670852">
          <w:marLeft w:val="640"/>
          <w:marRight w:val="0"/>
          <w:marTop w:val="0"/>
          <w:marBottom w:val="0"/>
          <w:divBdr>
            <w:top w:val="none" w:sz="0" w:space="0" w:color="auto"/>
            <w:left w:val="none" w:sz="0" w:space="0" w:color="auto"/>
            <w:bottom w:val="none" w:sz="0" w:space="0" w:color="auto"/>
            <w:right w:val="none" w:sz="0" w:space="0" w:color="auto"/>
          </w:divBdr>
        </w:div>
        <w:div w:id="1743480080">
          <w:marLeft w:val="640"/>
          <w:marRight w:val="0"/>
          <w:marTop w:val="0"/>
          <w:marBottom w:val="0"/>
          <w:divBdr>
            <w:top w:val="none" w:sz="0" w:space="0" w:color="auto"/>
            <w:left w:val="none" w:sz="0" w:space="0" w:color="auto"/>
            <w:bottom w:val="none" w:sz="0" w:space="0" w:color="auto"/>
            <w:right w:val="none" w:sz="0" w:space="0" w:color="auto"/>
          </w:divBdr>
        </w:div>
        <w:div w:id="580873456">
          <w:marLeft w:val="640"/>
          <w:marRight w:val="0"/>
          <w:marTop w:val="0"/>
          <w:marBottom w:val="0"/>
          <w:divBdr>
            <w:top w:val="none" w:sz="0" w:space="0" w:color="auto"/>
            <w:left w:val="none" w:sz="0" w:space="0" w:color="auto"/>
            <w:bottom w:val="none" w:sz="0" w:space="0" w:color="auto"/>
            <w:right w:val="none" w:sz="0" w:space="0" w:color="auto"/>
          </w:divBdr>
        </w:div>
        <w:div w:id="54162456">
          <w:marLeft w:val="640"/>
          <w:marRight w:val="0"/>
          <w:marTop w:val="0"/>
          <w:marBottom w:val="0"/>
          <w:divBdr>
            <w:top w:val="none" w:sz="0" w:space="0" w:color="auto"/>
            <w:left w:val="none" w:sz="0" w:space="0" w:color="auto"/>
            <w:bottom w:val="none" w:sz="0" w:space="0" w:color="auto"/>
            <w:right w:val="none" w:sz="0" w:space="0" w:color="auto"/>
          </w:divBdr>
        </w:div>
      </w:divsChild>
    </w:div>
    <w:div w:id="1852599427">
      <w:bodyDiv w:val="1"/>
      <w:marLeft w:val="0"/>
      <w:marRight w:val="0"/>
      <w:marTop w:val="0"/>
      <w:marBottom w:val="0"/>
      <w:divBdr>
        <w:top w:val="none" w:sz="0" w:space="0" w:color="auto"/>
        <w:left w:val="none" w:sz="0" w:space="0" w:color="auto"/>
        <w:bottom w:val="none" w:sz="0" w:space="0" w:color="auto"/>
        <w:right w:val="none" w:sz="0" w:space="0" w:color="auto"/>
      </w:divBdr>
    </w:div>
    <w:div w:id="1856382144">
      <w:bodyDiv w:val="1"/>
      <w:marLeft w:val="0"/>
      <w:marRight w:val="0"/>
      <w:marTop w:val="0"/>
      <w:marBottom w:val="0"/>
      <w:divBdr>
        <w:top w:val="none" w:sz="0" w:space="0" w:color="auto"/>
        <w:left w:val="none" w:sz="0" w:space="0" w:color="auto"/>
        <w:bottom w:val="none" w:sz="0" w:space="0" w:color="auto"/>
        <w:right w:val="none" w:sz="0" w:space="0" w:color="auto"/>
      </w:divBdr>
      <w:divsChild>
        <w:div w:id="1077896522">
          <w:marLeft w:val="640"/>
          <w:marRight w:val="0"/>
          <w:marTop w:val="0"/>
          <w:marBottom w:val="0"/>
          <w:divBdr>
            <w:top w:val="none" w:sz="0" w:space="0" w:color="auto"/>
            <w:left w:val="none" w:sz="0" w:space="0" w:color="auto"/>
            <w:bottom w:val="none" w:sz="0" w:space="0" w:color="auto"/>
            <w:right w:val="none" w:sz="0" w:space="0" w:color="auto"/>
          </w:divBdr>
        </w:div>
        <w:div w:id="1661613477">
          <w:marLeft w:val="640"/>
          <w:marRight w:val="0"/>
          <w:marTop w:val="0"/>
          <w:marBottom w:val="0"/>
          <w:divBdr>
            <w:top w:val="none" w:sz="0" w:space="0" w:color="auto"/>
            <w:left w:val="none" w:sz="0" w:space="0" w:color="auto"/>
            <w:bottom w:val="none" w:sz="0" w:space="0" w:color="auto"/>
            <w:right w:val="none" w:sz="0" w:space="0" w:color="auto"/>
          </w:divBdr>
        </w:div>
        <w:div w:id="958030591">
          <w:marLeft w:val="640"/>
          <w:marRight w:val="0"/>
          <w:marTop w:val="0"/>
          <w:marBottom w:val="0"/>
          <w:divBdr>
            <w:top w:val="none" w:sz="0" w:space="0" w:color="auto"/>
            <w:left w:val="none" w:sz="0" w:space="0" w:color="auto"/>
            <w:bottom w:val="none" w:sz="0" w:space="0" w:color="auto"/>
            <w:right w:val="none" w:sz="0" w:space="0" w:color="auto"/>
          </w:divBdr>
        </w:div>
        <w:div w:id="603728944">
          <w:marLeft w:val="640"/>
          <w:marRight w:val="0"/>
          <w:marTop w:val="0"/>
          <w:marBottom w:val="0"/>
          <w:divBdr>
            <w:top w:val="none" w:sz="0" w:space="0" w:color="auto"/>
            <w:left w:val="none" w:sz="0" w:space="0" w:color="auto"/>
            <w:bottom w:val="none" w:sz="0" w:space="0" w:color="auto"/>
            <w:right w:val="none" w:sz="0" w:space="0" w:color="auto"/>
          </w:divBdr>
        </w:div>
        <w:div w:id="115418567">
          <w:marLeft w:val="640"/>
          <w:marRight w:val="0"/>
          <w:marTop w:val="0"/>
          <w:marBottom w:val="0"/>
          <w:divBdr>
            <w:top w:val="none" w:sz="0" w:space="0" w:color="auto"/>
            <w:left w:val="none" w:sz="0" w:space="0" w:color="auto"/>
            <w:bottom w:val="none" w:sz="0" w:space="0" w:color="auto"/>
            <w:right w:val="none" w:sz="0" w:space="0" w:color="auto"/>
          </w:divBdr>
        </w:div>
        <w:div w:id="1553688002">
          <w:marLeft w:val="640"/>
          <w:marRight w:val="0"/>
          <w:marTop w:val="0"/>
          <w:marBottom w:val="0"/>
          <w:divBdr>
            <w:top w:val="none" w:sz="0" w:space="0" w:color="auto"/>
            <w:left w:val="none" w:sz="0" w:space="0" w:color="auto"/>
            <w:bottom w:val="none" w:sz="0" w:space="0" w:color="auto"/>
            <w:right w:val="none" w:sz="0" w:space="0" w:color="auto"/>
          </w:divBdr>
        </w:div>
        <w:div w:id="553930505">
          <w:marLeft w:val="640"/>
          <w:marRight w:val="0"/>
          <w:marTop w:val="0"/>
          <w:marBottom w:val="0"/>
          <w:divBdr>
            <w:top w:val="none" w:sz="0" w:space="0" w:color="auto"/>
            <w:left w:val="none" w:sz="0" w:space="0" w:color="auto"/>
            <w:bottom w:val="none" w:sz="0" w:space="0" w:color="auto"/>
            <w:right w:val="none" w:sz="0" w:space="0" w:color="auto"/>
          </w:divBdr>
        </w:div>
        <w:div w:id="1515802125">
          <w:marLeft w:val="640"/>
          <w:marRight w:val="0"/>
          <w:marTop w:val="0"/>
          <w:marBottom w:val="0"/>
          <w:divBdr>
            <w:top w:val="none" w:sz="0" w:space="0" w:color="auto"/>
            <w:left w:val="none" w:sz="0" w:space="0" w:color="auto"/>
            <w:bottom w:val="none" w:sz="0" w:space="0" w:color="auto"/>
            <w:right w:val="none" w:sz="0" w:space="0" w:color="auto"/>
          </w:divBdr>
        </w:div>
        <w:div w:id="193429220">
          <w:marLeft w:val="640"/>
          <w:marRight w:val="0"/>
          <w:marTop w:val="0"/>
          <w:marBottom w:val="0"/>
          <w:divBdr>
            <w:top w:val="none" w:sz="0" w:space="0" w:color="auto"/>
            <w:left w:val="none" w:sz="0" w:space="0" w:color="auto"/>
            <w:bottom w:val="none" w:sz="0" w:space="0" w:color="auto"/>
            <w:right w:val="none" w:sz="0" w:space="0" w:color="auto"/>
          </w:divBdr>
        </w:div>
        <w:div w:id="1319115372">
          <w:marLeft w:val="640"/>
          <w:marRight w:val="0"/>
          <w:marTop w:val="0"/>
          <w:marBottom w:val="0"/>
          <w:divBdr>
            <w:top w:val="none" w:sz="0" w:space="0" w:color="auto"/>
            <w:left w:val="none" w:sz="0" w:space="0" w:color="auto"/>
            <w:bottom w:val="none" w:sz="0" w:space="0" w:color="auto"/>
            <w:right w:val="none" w:sz="0" w:space="0" w:color="auto"/>
          </w:divBdr>
        </w:div>
        <w:div w:id="1030835966">
          <w:marLeft w:val="640"/>
          <w:marRight w:val="0"/>
          <w:marTop w:val="0"/>
          <w:marBottom w:val="0"/>
          <w:divBdr>
            <w:top w:val="none" w:sz="0" w:space="0" w:color="auto"/>
            <w:left w:val="none" w:sz="0" w:space="0" w:color="auto"/>
            <w:bottom w:val="none" w:sz="0" w:space="0" w:color="auto"/>
            <w:right w:val="none" w:sz="0" w:space="0" w:color="auto"/>
          </w:divBdr>
        </w:div>
        <w:div w:id="704527768">
          <w:marLeft w:val="640"/>
          <w:marRight w:val="0"/>
          <w:marTop w:val="0"/>
          <w:marBottom w:val="0"/>
          <w:divBdr>
            <w:top w:val="none" w:sz="0" w:space="0" w:color="auto"/>
            <w:left w:val="none" w:sz="0" w:space="0" w:color="auto"/>
            <w:bottom w:val="none" w:sz="0" w:space="0" w:color="auto"/>
            <w:right w:val="none" w:sz="0" w:space="0" w:color="auto"/>
          </w:divBdr>
        </w:div>
        <w:div w:id="2105490295">
          <w:marLeft w:val="640"/>
          <w:marRight w:val="0"/>
          <w:marTop w:val="0"/>
          <w:marBottom w:val="0"/>
          <w:divBdr>
            <w:top w:val="none" w:sz="0" w:space="0" w:color="auto"/>
            <w:left w:val="none" w:sz="0" w:space="0" w:color="auto"/>
            <w:bottom w:val="none" w:sz="0" w:space="0" w:color="auto"/>
            <w:right w:val="none" w:sz="0" w:space="0" w:color="auto"/>
          </w:divBdr>
        </w:div>
        <w:div w:id="287708667">
          <w:marLeft w:val="640"/>
          <w:marRight w:val="0"/>
          <w:marTop w:val="0"/>
          <w:marBottom w:val="0"/>
          <w:divBdr>
            <w:top w:val="none" w:sz="0" w:space="0" w:color="auto"/>
            <w:left w:val="none" w:sz="0" w:space="0" w:color="auto"/>
            <w:bottom w:val="none" w:sz="0" w:space="0" w:color="auto"/>
            <w:right w:val="none" w:sz="0" w:space="0" w:color="auto"/>
          </w:divBdr>
        </w:div>
        <w:div w:id="956371823">
          <w:marLeft w:val="640"/>
          <w:marRight w:val="0"/>
          <w:marTop w:val="0"/>
          <w:marBottom w:val="0"/>
          <w:divBdr>
            <w:top w:val="none" w:sz="0" w:space="0" w:color="auto"/>
            <w:left w:val="none" w:sz="0" w:space="0" w:color="auto"/>
            <w:bottom w:val="none" w:sz="0" w:space="0" w:color="auto"/>
            <w:right w:val="none" w:sz="0" w:space="0" w:color="auto"/>
          </w:divBdr>
        </w:div>
        <w:div w:id="2024819855">
          <w:marLeft w:val="640"/>
          <w:marRight w:val="0"/>
          <w:marTop w:val="0"/>
          <w:marBottom w:val="0"/>
          <w:divBdr>
            <w:top w:val="none" w:sz="0" w:space="0" w:color="auto"/>
            <w:left w:val="none" w:sz="0" w:space="0" w:color="auto"/>
            <w:bottom w:val="none" w:sz="0" w:space="0" w:color="auto"/>
            <w:right w:val="none" w:sz="0" w:space="0" w:color="auto"/>
          </w:divBdr>
        </w:div>
        <w:div w:id="1321419575">
          <w:marLeft w:val="640"/>
          <w:marRight w:val="0"/>
          <w:marTop w:val="0"/>
          <w:marBottom w:val="0"/>
          <w:divBdr>
            <w:top w:val="none" w:sz="0" w:space="0" w:color="auto"/>
            <w:left w:val="none" w:sz="0" w:space="0" w:color="auto"/>
            <w:bottom w:val="none" w:sz="0" w:space="0" w:color="auto"/>
            <w:right w:val="none" w:sz="0" w:space="0" w:color="auto"/>
          </w:divBdr>
        </w:div>
        <w:div w:id="1810056120">
          <w:marLeft w:val="640"/>
          <w:marRight w:val="0"/>
          <w:marTop w:val="0"/>
          <w:marBottom w:val="0"/>
          <w:divBdr>
            <w:top w:val="none" w:sz="0" w:space="0" w:color="auto"/>
            <w:left w:val="none" w:sz="0" w:space="0" w:color="auto"/>
            <w:bottom w:val="none" w:sz="0" w:space="0" w:color="auto"/>
            <w:right w:val="none" w:sz="0" w:space="0" w:color="auto"/>
          </w:divBdr>
        </w:div>
        <w:div w:id="843786224">
          <w:marLeft w:val="640"/>
          <w:marRight w:val="0"/>
          <w:marTop w:val="0"/>
          <w:marBottom w:val="0"/>
          <w:divBdr>
            <w:top w:val="none" w:sz="0" w:space="0" w:color="auto"/>
            <w:left w:val="none" w:sz="0" w:space="0" w:color="auto"/>
            <w:bottom w:val="none" w:sz="0" w:space="0" w:color="auto"/>
            <w:right w:val="none" w:sz="0" w:space="0" w:color="auto"/>
          </w:divBdr>
        </w:div>
        <w:div w:id="252594142">
          <w:marLeft w:val="640"/>
          <w:marRight w:val="0"/>
          <w:marTop w:val="0"/>
          <w:marBottom w:val="0"/>
          <w:divBdr>
            <w:top w:val="none" w:sz="0" w:space="0" w:color="auto"/>
            <w:left w:val="none" w:sz="0" w:space="0" w:color="auto"/>
            <w:bottom w:val="none" w:sz="0" w:space="0" w:color="auto"/>
            <w:right w:val="none" w:sz="0" w:space="0" w:color="auto"/>
          </w:divBdr>
        </w:div>
        <w:div w:id="1503081811">
          <w:marLeft w:val="640"/>
          <w:marRight w:val="0"/>
          <w:marTop w:val="0"/>
          <w:marBottom w:val="0"/>
          <w:divBdr>
            <w:top w:val="none" w:sz="0" w:space="0" w:color="auto"/>
            <w:left w:val="none" w:sz="0" w:space="0" w:color="auto"/>
            <w:bottom w:val="none" w:sz="0" w:space="0" w:color="auto"/>
            <w:right w:val="none" w:sz="0" w:space="0" w:color="auto"/>
          </w:divBdr>
        </w:div>
        <w:div w:id="1587038309">
          <w:marLeft w:val="640"/>
          <w:marRight w:val="0"/>
          <w:marTop w:val="0"/>
          <w:marBottom w:val="0"/>
          <w:divBdr>
            <w:top w:val="none" w:sz="0" w:space="0" w:color="auto"/>
            <w:left w:val="none" w:sz="0" w:space="0" w:color="auto"/>
            <w:bottom w:val="none" w:sz="0" w:space="0" w:color="auto"/>
            <w:right w:val="none" w:sz="0" w:space="0" w:color="auto"/>
          </w:divBdr>
        </w:div>
        <w:div w:id="551844491">
          <w:marLeft w:val="640"/>
          <w:marRight w:val="0"/>
          <w:marTop w:val="0"/>
          <w:marBottom w:val="0"/>
          <w:divBdr>
            <w:top w:val="none" w:sz="0" w:space="0" w:color="auto"/>
            <w:left w:val="none" w:sz="0" w:space="0" w:color="auto"/>
            <w:bottom w:val="none" w:sz="0" w:space="0" w:color="auto"/>
            <w:right w:val="none" w:sz="0" w:space="0" w:color="auto"/>
          </w:divBdr>
        </w:div>
        <w:div w:id="1728609029">
          <w:marLeft w:val="640"/>
          <w:marRight w:val="0"/>
          <w:marTop w:val="0"/>
          <w:marBottom w:val="0"/>
          <w:divBdr>
            <w:top w:val="none" w:sz="0" w:space="0" w:color="auto"/>
            <w:left w:val="none" w:sz="0" w:space="0" w:color="auto"/>
            <w:bottom w:val="none" w:sz="0" w:space="0" w:color="auto"/>
            <w:right w:val="none" w:sz="0" w:space="0" w:color="auto"/>
          </w:divBdr>
        </w:div>
        <w:div w:id="2002997510">
          <w:marLeft w:val="640"/>
          <w:marRight w:val="0"/>
          <w:marTop w:val="0"/>
          <w:marBottom w:val="0"/>
          <w:divBdr>
            <w:top w:val="none" w:sz="0" w:space="0" w:color="auto"/>
            <w:left w:val="none" w:sz="0" w:space="0" w:color="auto"/>
            <w:bottom w:val="none" w:sz="0" w:space="0" w:color="auto"/>
            <w:right w:val="none" w:sz="0" w:space="0" w:color="auto"/>
          </w:divBdr>
        </w:div>
        <w:div w:id="418602369">
          <w:marLeft w:val="640"/>
          <w:marRight w:val="0"/>
          <w:marTop w:val="0"/>
          <w:marBottom w:val="0"/>
          <w:divBdr>
            <w:top w:val="none" w:sz="0" w:space="0" w:color="auto"/>
            <w:left w:val="none" w:sz="0" w:space="0" w:color="auto"/>
            <w:bottom w:val="none" w:sz="0" w:space="0" w:color="auto"/>
            <w:right w:val="none" w:sz="0" w:space="0" w:color="auto"/>
          </w:divBdr>
        </w:div>
        <w:div w:id="1797524215">
          <w:marLeft w:val="640"/>
          <w:marRight w:val="0"/>
          <w:marTop w:val="0"/>
          <w:marBottom w:val="0"/>
          <w:divBdr>
            <w:top w:val="none" w:sz="0" w:space="0" w:color="auto"/>
            <w:left w:val="none" w:sz="0" w:space="0" w:color="auto"/>
            <w:bottom w:val="none" w:sz="0" w:space="0" w:color="auto"/>
            <w:right w:val="none" w:sz="0" w:space="0" w:color="auto"/>
          </w:divBdr>
        </w:div>
        <w:div w:id="1890074355">
          <w:marLeft w:val="640"/>
          <w:marRight w:val="0"/>
          <w:marTop w:val="0"/>
          <w:marBottom w:val="0"/>
          <w:divBdr>
            <w:top w:val="none" w:sz="0" w:space="0" w:color="auto"/>
            <w:left w:val="none" w:sz="0" w:space="0" w:color="auto"/>
            <w:bottom w:val="none" w:sz="0" w:space="0" w:color="auto"/>
            <w:right w:val="none" w:sz="0" w:space="0" w:color="auto"/>
          </w:divBdr>
        </w:div>
        <w:div w:id="596983997">
          <w:marLeft w:val="640"/>
          <w:marRight w:val="0"/>
          <w:marTop w:val="0"/>
          <w:marBottom w:val="0"/>
          <w:divBdr>
            <w:top w:val="none" w:sz="0" w:space="0" w:color="auto"/>
            <w:left w:val="none" w:sz="0" w:space="0" w:color="auto"/>
            <w:bottom w:val="none" w:sz="0" w:space="0" w:color="auto"/>
            <w:right w:val="none" w:sz="0" w:space="0" w:color="auto"/>
          </w:divBdr>
        </w:div>
        <w:div w:id="1717971010">
          <w:marLeft w:val="640"/>
          <w:marRight w:val="0"/>
          <w:marTop w:val="0"/>
          <w:marBottom w:val="0"/>
          <w:divBdr>
            <w:top w:val="none" w:sz="0" w:space="0" w:color="auto"/>
            <w:left w:val="none" w:sz="0" w:space="0" w:color="auto"/>
            <w:bottom w:val="none" w:sz="0" w:space="0" w:color="auto"/>
            <w:right w:val="none" w:sz="0" w:space="0" w:color="auto"/>
          </w:divBdr>
        </w:div>
        <w:div w:id="161553754">
          <w:marLeft w:val="640"/>
          <w:marRight w:val="0"/>
          <w:marTop w:val="0"/>
          <w:marBottom w:val="0"/>
          <w:divBdr>
            <w:top w:val="none" w:sz="0" w:space="0" w:color="auto"/>
            <w:left w:val="none" w:sz="0" w:space="0" w:color="auto"/>
            <w:bottom w:val="none" w:sz="0" w:space="0" w:color="auto"/>
            <w:right w:val="none" w:sz="0" w:space="0" w:color="auto"/>
          </w:divBdr>
        </w:div>
        <w:div w:id="2094279448">
          <w:marLeft w:val="640"/>
          <w:marRight w:val="0"/>
          <w:marTop w:val="0"/>
          <w:marBottom w:val="0"/>
          <w:divBdr>
            <w:top w:val="none" w:sz="0" w:space="0" w:color="auto"/>
            <w:left w:val="none" w:sz="0" w:space="0" w:color="auto"/>
            <w:bottom w:val="none" w:sz="0" w:space="0" w:color="auto"/>
            <w:right w:val="none" w:sz="0" w:space="0" w:color="auto"/>
          </w:divBdr>
        </w:div>
        <w:div w:id="1342124490">
          <w:marLeft w:val="640"/>
          <w:marRight w:val="0"/>
          <w:marTop w:val="0"/>
          <w:marBottom w:val="0"/>
          <w:divBdr>
            <w:top w:val="none" w:sz="0" w:space="0" w:color="auto"/>
            <w:left w:val="none" w:sz="0" w:space="0" w:color="auto"/>
            <w:bottom w:val="none" w:sz="0" w:space="0" w:color="auto"/>
            <w:right w:val="none" w:sz="0" w:space="0" w:color="auto"/>
          </w:divBdr>
        </w:div>
        <w:div w:id="1804737502">
          <w:marLeft w:val="640"/>
          <w:marRight w:val="0"/>
          <w:marTop w:val="0"/>
          <w:marBottom w:val="0"/>
          <w:divBdr>
            <w:top w:val="none" w:sz="0" w:space="0" w:color="auto"/>
            <w:left w:val="none" w:sz="0" w:space="0" w:color="auto"/>
            <w:bottom w:val="none" w:sz="0" w:space="0" w:color="auto"/>
            <w:right w:val="none" w:sz="0" w:space="0" w:color="auto"/>
          </w:divBdr>
        </w:div>
        <w:div w:id="1153377958">
          <w:marLeft w:val="640"/>
          <w:marRight w:val="0"/>
          <w:marTop w:val="0"/>
          <w:marBottom w:val="0"/>
          <w:divBdr>
            <w:top w:val="none" w:sz="0" w:space="0" w:color="auto"/>
            <w:left w:val="none" w:sz="0" w:space="0" w:color="auto"/>
            <w:bottom w:val="none" w:sz="0" w:space="0" w:color="auto"/>
            <w:right w:val="none" w:sz="0" w:space="0" w:color="auto"/>
          </w:divBdr>
        </w:div>
        <w:div w:id="31655398">
          <w:marLeft w:val="640"/>
          <w:marRight w:val="0"/>
          <w:marTop w:val="0"/>
          <w:marBottom w:val="0"/>
          <w:divBdr>
            <w:top w:val="none" w:sz="0" w:space="0" w:color="auto"/>
            <w:left w:val="none" w:sz="0" w:space="0" w:color="auto"/>
            <w:bottom w:val="none" w:sz="0" w:space="0" w:color="auto"/>
            <w:right w:val="none" w:sz="0" w:space="0" w:color="auto"/>
          </w:divBdr>
        </w:div>
        <w:div w:id="781611912">
          <w:marLeft w:val="640"/>
          <w:marRight w:val="0"/>
          <w:marTop w:val="0"/>
          <w:marBottom w:val="0"/>
          <w:divBdr>
            <w:top w:val="none" w:sz="0" w:space="0" w:color="auto"/>
            <w:left w:val="none" w:sz="0" w:space="0" w:color="auto"/>
            <w:bottom w:val="none" w:sz="0" w:space="0" w:color="auto"/>
            <w:right w:val="none" w:sz="0" w:space="0" w:color="auto"/>
          </w:divBdr>
        </w:div>
        <w:div w:id="862596570">
          <w:marLeft w:val="640"/>
          <w:marRight w:val="0"/>
          <w:marTop w:val="0"/>
          <w:marBottom w:val="0"/>
          <w:divBdr>
            <w:top w:val="none" w:sz="0" w:space="0" w:color="auto"/>
            <w:left w:val="none" w:sz="0" w:space="0" w:color="auto"/>
            <w:bottom w:val="none" w:sz="0" w:space="0" w:color="auto"/>
            <w:right w:val="none" w:sz="0" w:space="0" w:color="auto"/>
          </w:divBdr>
        </w:div>
        <w:div w:id="1990134335">
          <w:marLeft w:val="640"/>
          <w:marRight w:val="0"/>
          <w:marTop w:val="0"/>
          <w:marBottom w:val="0"/>
          <w:divBdr>
            <w:top w:val="none" w:sz="0" w:space="0" w:color="auto"/>
            <w:left w:val="none" w:sz="0" w:space="0" w:color="auto"/>
            <w:bottom w:val="none" w:sz="0" w:space="0" w:color="auto"/>
            <w:right w:val="none" w:sz="0" w:space="0" w:color="auto"/>
          </w:divBdr>
        </w:div>
        <w:div w:id="1223832630">
          <w:marLeft w:val="640"/>
          <w:marRight w:val="0"/>
          <w:marTop w:val="0"/>
          <w:marBottom w:val="0"/>
          <w:divBdr>
            <w:top w:val="none" w:sz="0" w:space="0" w:color="auto"/>
            <w:left w:val="none" w:sz="0" w:space="0" w:color="auto"/>
            <w:bottom w:val="none" w:sz="0" w:space="0" w:color="auto"/>
            <w:right w:val="none" w:sz="0" w:space="0" w:color="auto"/>
          </w:divBdr>
        </w:div>
        <w:div w:id="1947107304">
          <w:marLeft w:val="640"/>
          <w:marRight w:val="0"/>
          <w:marTop w:val="0"/>
          <w:marBottom w:val="0"/>
          <w:divBdr>
            <w:top w:val="none" w:sz="0" w:space="0" w:color="auto"/>
            <w:left w:val="none" w:sz="0" w:space="0" w:color="auto"/>
            <w:bottom w:val="none" w:sz="0" w:space="0" w:color="auto"/>
            <w:right w:val="none" w:sz="0" w:space="0" w:color="auto"/>
          </w:divBdr>
        </w:div>
        <w:div w:id="16470981">
          <w:marLeft w:val="640"/>
          <w:marRight w:val="0"/>
          <w:marTop w:val="0"/>
          <w:marBottom w:val="0"/>
          <w:divBdr>
            <w:top w:val="none" w:sz="0" w:space="0" w:color="auto"/>
            <w:left w:val="none" w:sz="0" w:space="0" w:color="auto"/>
            <w:bottom w:val="none" w:sz="0" w:space="0" w:color="auto"/>
            <w:right w:val="none" w:sz="0" w:space="0" w:color="auto"/>
          </w:divBdr>
        </w:div>
      </w:divsChild>
    </w:div>
    <w:div w:id="1860193760">
      <w:bodyDiv w:val="1"/>
      <w:marLeft w:val="0"/>
      <w:marRight w:val="0"/>
      <w:marTop w:val="0"/>
      <w:marBottom w:val="0"/>
      <w:divBdr>
        <w:top w:val="none" w:sz="0" w:space="0" w:color="auto"/>
        <w:left w:val="none" w:sz="0" w:space="0" w:color="auto"/>
        <w:bottom w:val="none" w:sz="0" w:space="0" w:color="auto"/>
        <w:right w:val="none" w:sz="0" w:space="0" w:color="auto"/>
      </w:divBdr>
      <w:divsChild>
        <w:div w:id="118647732">
          <w:marLeft w:val="640"/>
          <w:marRight w:val="0"/>
          <w:marTop w:val="0"/>
          <w:marBottom w:val="0"/>
          <w:divBdr>
            <w:top w:val="none" w:sz="0" w:space="0" w:color="auto"/>
            <w:left w:val="none" w:sz="0" w:space="0" w:color="auto"/>
            <w:bottom w:val="none" w:sz="0" w:space="0" w:color="auto"/>
            <w:right w:val="none" w:sz="0" w:space="0" w:color="auto"/>
          </w:divBdr>
        </w:div>
        <w:div w:id="229313656">
          <w:marLeft w:val="640"/>
          <w:marRight w:val="0"/>
          <w:marTop w:val="0"/>
          <w:marBottom w:val="0"/>
          <w:divBdr>
            <w:top w:val="none" w:sz="0" w:space="0" w:color="auto"/>
            <w:left w:val="none" w:sz="0" w:space="0" w:color="auto"/>
            <w:bottom w:val="none" w:sz="0" w:space="0" w:color="auto"/>
            <w:right w:val="none" w:sz="0" w:space="0" w:color="auto"/>
          </w:divBdr>
        </w:div>
        <w:div w:id="418721355">
          <w:marLeft w:val="640"/>
          <w:marRight w:val="0"/>
          <w:marTop w:val="0"/>
          <w:marBottom w:val="0"/>
          <w:divBdr>
            <w:top w:val="none" w:sz="0" w:space="0" w:color="auto"/>
            <w:left w:val="none" w:sz="0" w:space="0" w:color="auto"/>
            <w:bottom w:val="none" w:sz="0" w:space="0" w:color="auto"/>
            <w:right w:val="none" w:sz="0" w:space="0" w:color="auto"/>
          </w:divBdr>
        </w:div>
        <w:div w:id="277807231">
          <w:marLeft w:val="640"/>
          <w:marRight w:val="0"/>
          <w:marTop w:val="0"/>
          <w:marBottom w:val="0"/>
          <w:divBdr>
            <w:top w:val="none" w:sz="0" w:space="0" w:color="auto"/>
            <w:left w:val="none" w:sz="0" w:space="0" w:color="auto"/>
            <w:bottom w:val="none" w:sz="0" w:space="0" w:color="auto"/>
            <w:right w:val="none" w:sz="0" w:space="0" w:color="auto"/>
          </w:divBdr>
        </w:div>
        <w:div w:id="1954288135">
          <w:marLeft w:val="640"/>
          <w:marRight w:val="0"/>
          <w:marTop w:val="0"/>
          <w:marBottom w:val="0"/>
          <w:divBdr>
            <w:top w:val="none" w:sz="0" w:space="0" w:color="auto"/>
            <w:left w:val="none" w:sz="0" w:space="0" w:color="auto"/>
            <w:bottom w:val="none" w:sz="0" w:space="0" w:color="auto"/>
            <w:right w:val="none" w:sz="0" w:space="0" w:color="auto"/>
          </w:divBdr>
        </w:div>
        <w:div w:id="1985114442">
          <w:marLeft w:val="640"/>
          <w:marRight w:val="0"/>
          <w:marTop w:val="0"/>
          <w:marBottom w:val="0"/>
          <w:divBdr>
            <w:top w:val="none" w:sz="0" w:space="0" w:color="auto"/>
            <w:left w:val="none" w:sz="0" w:space="0" w:color="auto"/>
            <w:bottom w:val="none" w:sz="0" w:space="0" w:color="auto"/>
            <w:right w:val="none" w:sz="0" w:space="0" w:color="auto"/>
          </w:divBdr>
        </w:div>
        <w:div w:id="230695705">
          <w:marLeft w:val="640"/>
          <w:marRight w:val="0"/>
          <w:marTop w:val="0"/>
          <w:marBottom w:val="0"/>
          <w:divBdr>
            <w:top w:val="none" w:sz="0" w:space="0" w:color="auto"/>
            <w:left w:val="none" w:sz="0" w:space="0" w:color="auto"/>
            <w:bottom w:val="none" w:sz="0" w:space="0" w:color="auto"/>
            <w:right w:val="none" w:sz="0" w:space="0" w:color="auto"/>
          </w:divBdr>
        </w:div>
        <w:div w:id="1226650149">
          <w:marLeft w:val="640"/>
          <w:marRight w:val="0"/>
          <w:marTop w:val="0"/>
          <w:marBottom w:val="0"/>
          <w:divBdr>
            <w:top w:val="none" w:sz="0" w:space="0" w:color="auto"/>
            <w:left w:val="none" w:sz="0" w:space="0" w:color="auto"/>
            <w:bottom w:val="none" w:sz="0" w:space="0" w:color="auto"/>
            <w:right w:val="none" w:sz="0" w:space="0" w:color="auto"/>
          </w:divBdr>
        </w:div>
        <w:div w:id="1698386809">
          <w:marLeft w:val="640"/>
          <w:marRight w:val="0"/>
          <w:marTop w:val="0"/>
          <w:marBottom w:val="0"/>
          <w:divBdr>
            <w:top w:val="none" w:sz="0" w:space="0" w:color="auto"/>
            <w:left w:val="none" w:sz="0" w:space="0" w:color="auto"/>
            <w:bottom w:val="none" w:sz="0" w:space="0" w:color="auto"/>
            <w:right w:val="none" w:sz="0" w:space="0" w:color="auto"/>
          </w:divBdr>
        </w:div>
        <w:div w:id="1301227892">
          <w:marLeft w:val="640"/>
          <w:marRight w:val="0"/>
          <w:marTop w:val="0"/>
          <w:marBottom w:val="0"/>
          <w:divBdr>
            <w:top w:val="none" w:sz="0" w:space="0" w:color="auto"/>
            <w:left w:val="none" w:sz="0" w:space="0" w:color="auto"/>
            <w:bottom w:val="none" w:sz="0" w:space="0" w:color="auto"/>
            <w:right w:val="none" w:sz="0" w:space="0" w:color="auto"/>
          </w:divBdr>
        </w:div>
        <w:div w:id="658582151">
          <w:marLeft w:val="640"/>
          <w:marRight w:val="0"/>
          <w:marTop w:val="0"/>
          <w:marBottom w:val="0"/>
          <w:divBdr>
            <w:top w:val="none" w:sz="0" w:space="0" w:color="auto"/>
            <w:left w:val="none" w:sz="0" w:space="0" w:color="auto"/>
            <w:bottom w:val="none" w:sz="0" w:space="0" w:color="auto"/>
            <w:right w:val="none" w:sz="0" w:space="0" w:color="auto"/>
          </w:divBdr>
        </w:div>
        <w:div w:id="801340821">
          <w:marLeft w:val="640"/>
          <w:marRight w:val="0"/>
          <w:marTop w:val="0"/>
          <w:marBottom w:val="0"/>
          <w:divBdr>
            <w:top w:val="none" w:sz="0" w:space="0" w:color="auto"/>
            <w:left w:val="none" w:sz="0" w:space="0" w:color="auto"/>
            <w:bottom w:val="none" w:sz="0" w:space="0" w:color="auto"/>
            <w:right w:val="none" w:sz="0" w:space="0" w:color="auto"/>
          </w:divBdr>
        </w:div>
        <w:div w:id="712656710">
          <w:marLeft w:val="640"/>
          <w:marRight w:val="0"/>
          <w:marTop w:val="0"/>
          <w:marBottom w:val="0"/>
          <w:divBdr>
            <w:top w:val="none" w:sz="0" w:space="0" w:color="auto"/>
            <w:left w:val="none" w:sz="0" w:space="0" w:color="auto"/>
            <w:bottom w:val="none" w:sz="0" w:space="0" w:color="auto"/>
            <w:right w:val="none" w:sz="0" w:space="0" w:color="auto"/>
          </w:divBdr>
        </w:div>
        <w:div w:id="806166473">
          <w:marLeft w:val="640"/>
          <w:marRight w:val="0"/>
          <w:marTop w:val="0"/>
          <w:marBottom w:val="0"/>
          <w:divBdr>
            <w:top w:val="none" w:sz="0" w:space="0" w:color="auto"/>
            <w:left w:val="none" w:sz="0" w:space="0" w:color="auto"/>
            <w:bottom w:val="none" w:sz="0" w:space="0" w:color="auto"/>
            <w:right w:val="none" w:sz="0" w:space="0" w:color="auto"/>
          </w:divBdr>
        </w:div>
        <w:div w:id="98260752">
          <w:marLeft w:val="640"/>
          <w:marRight w:val="0"/>
          <w:marTop w:val="0"/>
          <w:marBottom w:val="0"/>
          <w:divBdr>
            <w:top w:val="none" w:sz="0" w:space="0" w:color="auto"/>
            <w:left w:val="none" w:sz="0" w:space="0" w:color="auto"/>
            <w:bottom w:val="none" w:sz="0" w:space="0" w:color="auto"/>
            <w:right w:val="none" w:sz="0" w:space="0" w:color="auto"/>
          </w:divBdr>
        </w:div>
        <w:div w:id="871921406">
          <w:marLeft w:val="640"/>
          <w:marRight w:val="0"/>
          <w:marTop w:val="0"/>
          <w:marBottom w:val="0"/>
          <w:divBdr>
            <w:top w:val="none" w:sz="0" w:space="0" w:color="auto"/>
            <w:left w:val="none" w:sz="0" w:space="0" w:color="auto"/>
            <w:bottom w:val="none" w:sz="0" w:space="0" w:color="auto"/>
            <w:right w:val="none" w:sz="0" w:space="0" w:color="auto"/>
          </w:divBdr>
        </w:div>
        <w:div w:id="186260766">
          <w:marLeft w:val="640"/>
          <w:marRight w:val="0"/>
          <w:marTop w:val="0"/>
          <w:marBottom w:val="0"/>
          <w:divBdr>
            <w:top w:val="none" w:sz="0" w:space="0" w:color="auto"/>
            <w:left w:val="none" w:sz="0" w:space="0" w:color="auto"/>
            <w:bottom w:val="none" w:sz="0" w:space="0" w:color="auto"/>
            <w:right w:val="none" w:sz="0" w:space="0" w:color="auto"/>
          </w:divBdr>
        </w:div>
        <w:div w:id="956450938">
          <w:marLeft w:val="640"/>
          <w:marRight w:val="0"/>
          <w:marTop w:val="0"/>
          <w:marBottom w:val="0"/>
          <w:divBdr>
            <w:top w:val="none" w:sz="0" w:space="0" w:color="auto"/>
            <w:left w:val="none" w:sz="0" w:space="0" w:color="auto"/>
            <w:bottom w:val="none" w:sz="0" w:space="0" w:color="auto"/>
            <w:right w:val="none" w:sz="0" w:space="0" w:color="auto"/>
          </w:divBdr>
        </w:div>
        <w:div w:id="375353627">
          <w:marLeft w:val="640"/>
          <w:marRight w:val="0"/>
          <w:marTop w:val="0"/>
          <w:marBottom w:val="0"/>
          <w:divBdr>
            <w:top w:val="none" w:sz="0" w:space="0" w:color="auto"/>
            <w:left w:val="none" w:sz="0" w:space="0" w:color="auto"/>
            <w:bottom w:val="none" w:sz="0" w:space="0" w:color="auto"/>
            <w:right w:val="none" w:sz="0" w:space="0" w:color="auto"/>
          </w:divBdr>
        </w:div>
        <w:div w:id="77213524">
          <w:marLeft w:val="640"/>
          <w:marRight w:val="0"/>
          <w:marTop w:val="0"/>
          <w:marBottom w:val="0"/>
          <w:divBdr>
            <w:top w:val="none" w:sz="0" w:space="0" w:color="auto"/>
            <w:left w:val="none" w:sz="0" w:space="0" w:color="auto"/>
            <w:bottom w:val="none" w:sz="0" w:space="0" w:color="auto"/>
            <w:right w:val="none" w:sz="0" w:space="0" w:color="auto"/>
          </w:divBdr>
        </w:div>
        <w:div w:id="1899049060">
          <w:marLeft w:val="640"/>
          <w:marRight w:val="0"/>
          <w:marTop w:val="0"/>
          <w:marBottom w:val="0"/>
          <w:divBdr>
            <w:top w:val="none" w:sz="0" w:space="0" w:color="auto"/>
            <w:left w:val="none" w:sz="0" w:space="0" w:color="auto"/>
            <w:bottom w:val="none" w:sz="0" w:space="0" w:color="auto"/>
            <w:right w:val="none" w:sz="0" w:space="0" w:color="auto"/>
          </w:divBdr>
        </w:div>
        <w:div w:id="574972486">
          <w:marLeft w:val="640"/>
          <w:marRight w:val="0"/>
          <w:marTop w:val="0"/>
          <w:marBottom w:val="0"/>
          <w:divBdr>
            <w:top w:val="none" w:sz="0" w:space="0" w:color="auto"/>
            <w:left w:val="none" w:sz="0" w:space="0" w:color="auto"/>
            <w:bottom w:val="none" w:sz="0" w:space="0" w:color="auto"/>
            <w:right w:val="none" w:sz="0" w:space="0" w:color="auto"/>
          </w:divBdr>
        </w:div>
        <w:div w:id="1079909995">
          <w:marLeft w:val="640"/>
          <w:marRight w:val="0"/>
          <w:marTop w:val="0"/>
          <w:marBottom w:val="0"/>
          <w:divBdr>
            <w:top w:val="none" w:sz="0" w:space="0" w:color="auto"/>
            <w:left w:val="none" w:sz="0" w:space="0" w:color="auto"/>
            <w:bottom w:val="none" w:sz="0" w:space="0" w:color="auto"/>
            <w:right w:val="none" w:sz="0" w:space="0" w:color="auto"/>
          </w:divBdr>
        </w:div>
        <w:div w:id="1033044982">
          <w:marLeft w:val="640"/>
          <w:marRight w:val="0"/>
          <w:marTop w:val="0"/>
          <w:marBottom w:val="0"/>
          <w:divBdr>
            <w:top w:val="none" w:sz="0" w:space="0" w:color="auto"/>
            <w:left w:val="none" w:sz="0" w:space="0" w:color="auto"/>
            <w:bottom w:val="none" w:sz="0" w:space="0" w:color="auto"/>
            <w:right w:val="none" w:sz="0" w:space="0" w:color="auto"/>
          </w:divBdr>
        </w:div>
        <w:div w:id="902331631">
          <w:marLeft w:val="640"/>
          <w:marRight w:val="0"/>
          <w:marTop w:val="0"/>
          <w:marBottom w:val="0"/>
          <w:divBdr>
            <w:top w:val="none" w:sz="0" w:space="0" w:color="auto"/>
            <w:left w:val="none" w:sz="0" w:space="0" w:color="auto"/>
            <w:bottom w:val="none" w:sz="0" w:space="0" w:color="auto"/>
            <w:right w:val="none" w:sz="0" w:space="0" w:color="auto"/>
          </w:divBdr>
        </w:div>
      </w:divsChild>
    </w:div>
    <w:div w:id="1861578099">
      <w:bodyDiv w:val="1"/>
      <w:marLeft w:val="0"/>
      <w:marRight w:val="0"/>
      <w:marTop w:val="0"/>
      <w:marBottom w:val="0"/>
      <w:divBdr>
        <w:top w:val="none" w:sz="0" w:space="0" w:color="auto"/>
        <w:left w:val="none" w:sz="0" w:space="0" w:color="auto"/>
        <w:bottom w:val="none" w:sz="0" w:space="0" w:color="auto"/>
        <w:right w:val="none" w:sz="0" w:space="0" w:color="auto"/>
      </w:divBdr>
      <w:divsChild>
        <w:div w:id="759569797">
          <w:marLeft w:val="640"/>
          <w:marRight w:val="0"/>
          <w:marTop w:val="0"/>
          <w:marBottom w:val="0"/>
          <w:divBdr>
            <w:top w:val="none" w:sz="0" w:space="0" w:color="auto"/>
            <w:left w:val="none" w:sz="0" w:space="0" w:color="auto"/>
            <w:bottom w:val="none" w:sz="0" w:space="0" w:color="auto"/>
            <w:right w:val="none" w:sz="0" w:space="0" w:color="auto"/>
          </w:divBdr>
        </w:div>
        <w:div w:id="642463297">
          <w:marLeft w:val="640"/>
          <w:marRight w:val="0"/>
          <w:marTop w:val="0"/>
          <w:marBottom w:val="0"/>
          <w:divBdr>
            <w:top w:val="none" w:sz="0" w:space="0" w:color="auto"/>
            <w:left w:val="none" w:sz="0" w:space="0" w:color="auto"/>
            <w:bottom w:val="none" w:sz="0" w:space="0" w:color="auto"/>
            <w:right w:val="none" w:sz="0" w:space="0" w:color="auto"/>
          </w:divBdr>
        </w:div>
        <w:div w:id="999692958">
          <w:marLeft w:val="640"/>
          <w:marRight w:val="0"/>
          <w:marTop w:val="0"/>
          <w:marBottom w:val="0"/>
          <w:divBdr>
            <w:top w:val="none" w:sz="0" w:space="0" w:color="auto"/>
            <w:left w:val="none" w:sz="0" w:space="0" w:color="auto"/>
            <w:bottom w:val="none" w:sz="0" w:space="0" w:color="auto"/>
            <w:right w:val="none" w:sz="0" w:space="0" w:color="auto"/>
          </w:divBdr>
        </w:div>
        <w:div w:id="836309242">
          <w:marLeft w:val="640"/>
          <w:marRight w:val="0"/>
          <w:marTop w:val="0"/>
          <w:marBottom w:val="0"/>
          <w:divBdr>
            <w:top w:val="none" w:sz="0" w:space="0" w:color="auto"/>
            <w:left w:val="none" w:sz="0" w:space="0" w:color="auto"/>
            <w:bottom w:val="none" w:sz="0" w:space="0" w:color="auto"/>
            <w:right w:val="none" w:sz="0" w:space="0" w:color="auto"/>
          </w:divBdr>
        </w:div>
        <w:div w:id="1556820508">
          <w:marLeft w:val="640"/>
          <w:marRight w:val="0"/>
          <w:marTop w:val="0"/>
          <w:marBottom w:val="0"/>
          <w:divBdr>
            <w:top w:val="none" w:sz="0" w:space="0" w:color="auto"/>
            <w:left w:val="none" w:sz="0" w:space="0" w:color="auto"/>
            <w:bottom w:val="none" w:sz="0" w:space="0" w:color="auto"/>
            <w:right w:val="none" w:sz="0" w:space="0" w:color="auto"/>
          </w:divBdr>
        </w:div>
        <w:div w:id="1452363804">
          <w:marLeft w:val="640"/>
          <w:marRight w:val="0"/>
          <w:marTop w:val="0"/>
          <w:marBottom w:val="0"/>
          <w:divBdr>
            <w:top w:val="none" w:sz="0" w:space="0" w:color="auto"/>
            <w:left w:val="none" w:sz="0" w:space="0" w:color="auto"/>
            <w:bottom w:val="none" w:sz="0" w:space="0" w:color="auto"/>
            <w:right w:val="none" w:sz="0" w:space="0" w:color="auto"/>
          </w:divBdr>
        </w:div>
        <w:div w:id="1513445971">
          <w:marLeft w:val="640"/>
          <w:marRight w:val="0"/>
          <w:marTop w:val="0"/>
          <w:marBottom w:val="0"/>
          <w:divBdr>
            <w:top w:val="none" w:sz="0" w:space="0" w:color="auto"/>
            <w:left w:val="none" w:sz="0" w:space="0" w:color="auto"/>
            <w:bottom w:val="none" w:sz="0" w:space="0" w:color="auto"/>
            <w:right w:val="none" w:sz="0" w:space="0" w:color="auto"/>
          </w:divBdr>
        </w:div>
        <w:div w:id="1286160486">
          <w:marLeft w:val="640"/>
          <w:marRight w:val="0"/>
          <w:marTop w:val="0"/>
          <w:marBottom w:val="0"/>
          <w:divBdr>
            <w:top w:val="none" w:sz="0" w:space="0" w:color="auto"/>
            <w:left w:val="none" w:sz="0" w:space="0" w:color="auto"/>
            <w:bottom w:val="none" w:sz="0" w:space="0" w:color="auto"/>
            <w:right w:val="none" w:sz="0" w:space="0" w:color="auto"/>
          </w:divBdr>
        </w:div>
        <w:div w:id="1298341212">
          <w:marLeft w:val="640"/>
          <w:marRight w:val="0"/>
          <w:marTop w:val="0"/>
          <w:marBottom w:val="0"/>
          <w:divBdr>
            <w:top w:val="none" w:sz="0" w:space="0" w:color="auto"/>
            <w:left w:val="none" w:sz="0" w:space="0" w:color="auto"/>
            <w:bottom w:val="none" w:sz="0" w:space="0" w:color="auto"/>
            <w:right w:val="none" w:sz="0" w:space="0" w:color="auto"/>
          </w:divBdr>
        </w:div>
        <w:div w:id="2073044252">
          <w:marLeft w:val="640"/>
          <w:marRight w:val="0"/>
          <w:marTop w:val="0"/>
          <w:marBottom w:val="0"/>
          <w:divBdr>
            <w:top w:val="none" w:sz="0" w:space="0" w:color="auto"/>
            <w:left w:val="none" w:sz="0" w:space="0" w:color="auto"/>
            <w:bottom w:val="none" w:sz="0" w:space="0" w:color="auto"/>
            <w:right w:val="none" w:sz="0" w:space="0" w:color="auto"/>
          </w:divBdr>
        </w:div>
        <w:div w:id="846360975">
          <w:marLeft w:val="640"/>
          <w:marRight w:val="0"/>
          <w:marTop w:val="0"/>
          <w:marBottom w:val="0"/>
          <w:divBdr>
            <w:top w:val="none" w:sz="0" w:space="0" w:color="auto"/>
            <w:left w:val="none" w:sz="0" w:space="0" w:color="auto"/>
            <w:bottom w:val="none" w:sz="0" w:space="0" w:color="auto"/>
            <w:right w:val="none" w:sz="0" w:space="0" w:color="auto"/>
          </w:divBdr>
        </w:div>
        <w:div w:id="808979433">
          <w:marLeft w:val="640"/>
          <w:marRight w:val="0"/>
          <w:marTop w:val="0"/>
          <w:marBottom w:val="0"/>
          <w:divBdr>
            <w:top w:val="none" w:sz="0" w:space="0" w:color="auto"/>
            <w:left w:val="none" w:sz="0" w:space="0" w:color="auto"/>
            <w:bottom w:val="none" w:sz="0" w:space="0" w:color="auto"/>
            <w:right w:val="none" w:sz="0" w:space="0" w:color="auto"/>
          </w:divBdr>
        </w:div>
        <w:div w:id="1135365389">
          <w:marLeft w:val="640"/>
          <w:marRight w:val="0"/>
          <w:marTop w:val="0"/>
          <w:marBottom w:val="0"/>
          <w:divBdr>
            <w:top w:val="none" w:sz="0" w:space="0" w:color="auto"/>
            <w:left w:val="none" w:sz="0" w:space="0" w:color="auto"/>
            <w:bottom w:val="none" w:sz="0" w:space="0" w:color="auto"/>
            <w:right w:val="none" w:sz="0" w:space="0" w:color="auto"/>
          </w:divBdr>
        </w:div>
        <w:div w:id="1510366244">
          <w:marLeft w:val="640"/>
          <w:marRight w:val="0"/>
          <w:marTop w:val="0"/>
          <w:marBottom w:val="0"/>
          <w:divBdr>
            <w:top w:val="none" w:sz="0" w:space="0" w:color="auto"/>
            <w:left w:val="none" w:sz="0" w:space="0" w:color="auto"/>
            <w:bottom w:val="none" w:sz="0" w:space="0" w:color="auto"/>
            <w:right w:val="none" w:sz="0" w:space="0" w:color="auto"/>
          </w:divBdr>
        </w:div>
        <w:div w:id="876627560">
          <w:marLeft w:val="640"/>
          <w:marRight w:val="0"/>
          <w:marTop w:val="0"/>
          <w:marBottom w:val="0"/>
          <w:divBdr>
            <w:top w:val="none" w:sz="0" w:space="0" w:color="auto"/>
            <w:left w:val="none" w:sz="0" w:space="0" w:color="auto"/>
            <w:bottom w:val="none" w:sz="0" w:space="0" w:color="auto"/>
            <w:right w:val="none" w:sz="0" w:space="0" w:color="auto"/>
          </w:divBdr>
        </w:div>
        <w:div w:id="462579127">
          <w:marLeft w:val="640"/>
          <w:marRight w:val="0"/>
          <w:marTop w:val="0"/>
          <w:marBottom w:val="0"/>
          <w:divBdr>
            <w:top w:val="none" w:sz="0" w:space="0" w:color="auto"/>
            <w:left w:val="none" w:sz="0" w:space="0" w:color="auto"/>
            <w:bottom w:val="none" w:sz="0" w:space="0" w:color="auto"/>
            <w:right w:val="none" w:sz="0" w:space="0" w:color="auto"/>
          </w:divBdr>
        </w:div>
        <w:div w:id="519861150">
          <w:marLeft w:val="640"/>
          <w:marRight w:val="0"/>
          <w:marTop w:val="0"/>
          <w:marBottom w:val="0"/>
          <w:divBdr>
            <w:top w:val="none" w:sz="0" w:space="0" w:color="auto"/>
            <w:left w:val="none" w:sz="0" w:space="0" w:color="auto"/>
            <w:bottom w:val="none" w:sz="0" w:space="0" w:color="auto"/>
            <w:right w:val="none" w:sz="0" w:space="0" w:color="auto"/>
          </w:divBdr>
        </w:div>
      </w:divsChild>
    </w:div>
    <w:div w:id="1867021767">
      <w:bodyDiv w:val="1"/>
      <w:marLeft w:val="0"/>
      <w:marRight w:val="0"/>
      <w:marTop w:val="0"/>
      <w:marBottom w:val="0"/>
      <w:divBdr>
        <w:top w:val="none" w:sz="0" w:space="0" w:color="auto"/>
        <w:left w:val="none" w:sz="0" w:space="0" w:color="auto"/>
        <w:bottom w:val="none" w:sz="0" w:space="0" w:color="auto"/>
        <w:right w:val="none" w:sz="0" w:space="0" w:color="auto"/>
      </w:divBdr>
      <w:divsChild>
        <w:div w:id="2074154464">
          <w:marLeft w:val="640"/>
          <w:marRight w:val="0"/>
          <w:marTop w:val="0"/>
          <w:marBottom w:val="0"/>
          <w:divBdr>
            <w:top w:val="none" w:sz="0" w:space="0" w:color="auto"/>
            <w:left w:val="none" w:sz="0" w:space="0" w:color="auto"/>
            <w:bottom w:val="none" w:sz="0" w:space="0" w:color="auto"/>
            <w:right w:val="none" w:sz="0" w:space="0" w:color="auto"/>
          </w:divBdr>
        </w:div>
        <w:div w:id="731391694">
          <w:marLeft w:val="640"/>
          <w:marRight w:val="0"/>
          <w:marTop w:val="0"/>
          <w:marBottom w:val="0"/>
          <w:divBdr>
            <w:top w:val="none" w:sz="0" w:space="0" w:color="auto"/>
            <w:left w:val="none" w:sz="0" w:space="0" w:color="auto"/>
            <w:bottom w:val="none" w:sz="0" w:space="0" w:color="auto"/>
            <w:right w:val="none" w:sz="0" w:space="0" w:color="auto"/>
          </w:divBdr>
        </w:div>
        <w:div w:id="1701125765">
          <w:marLeft w:val="640"/>
          <w:marRight w:val="0"/>
          <w:marTop w:val="0"/>
          <w:marBottom w:val="0"/>
          <w:divBdr>
            <w:top w:val="none" w:sz="0" w:space="0" w:color="auto"/>
            <w:left w:val="none" w:sz="0" w:space="0" w:color="auto"/>
            <w:bottom w:val="none" w:sz="0" w:space="0" w:color="auto"/>
            <w:right w:val="none" w:sz="0" w:space="0" w:color="auto"/>
          </w:divBdr>
        </w:div>
        <w:div w:id="272591789">
          <w:marLeft w:val="640"/>
          <w:marRight w:val="0"/>
          <w:marTop w:val="0"/>
          <w:marBottom w:val="0"/>
          <w:divBdr>
            <w:top w:val="none" w:sz="0" w:space="0" w:color="auto"/>
            <w:left w:val="none" w:sz="0" w:space="0" w:color="auto"/>
            <w:bottom w:val="none" w:sz="0" w:space="0" w:color="auto"/>
            <w:right w:val="none" w:sz="0" w:space="0" w:color="auto"/>
          </w:divBdr>
        </w:div>
        <w:div w:id="772287733">
          <w:marLeft w:val="640"/>
          <w:marRight w:val="0"/>
          <w:marTop w:val="0"/>
          <w:marBottom w:val="0"/>
          <w:divBdr>
            <w:top w:val="none" w:sz="0" w:space="0" w:color="auto"/>
            <w:left w:val="none" w:sz="0" w:space="0" w:color="auto"/>
            <w:bottom w:val="none" w:sz="0" w:space="0" w:color="auto"/>
            <w:right w:val="none" w:sz="0" w:space="0" w:color="auto"/>
          </w:divBdr>
        </w:div>
        <w:div w:id="90006578">
          <w:marLeft w:val="640"/>
          <w:marRight w:val="0"/>
          <w:marTop w:val="0"/>
          <w:marBottom w:val="0"/>
          <w:divBdr>
            <w:top w:val="none" w:sz="0" w:space="0" w:color="auto"/>
            <w:left w:val="none" w:sz="0" w:space="0" w:color="auto"/>
            <w:bottom w:val="none" w:sz="0" w:space="0" w:color="auto"/>
            <w:right w:val="none" w:sz="0" w:space="0" w:color="auto"/>
          </w:divBdr>
        </w:div>
        <w:div w:id="925000751">
          <w:marLeft w:val="640"/>
          <w:marRight w:val="0"/>
          <w:marTop w:val="0"/>
          <w:marBottom w:val="0"/>
          <w:divBdr>
            <w:top w:val="none" w:sz="0" w:space="0" w:color="auto"/>
            <w:left w:val="none" w:sz="0" w:space="0" w:color="auto"/>
            <w:bottom w:val="none" w:sz="0" w:space="0" w:color="auto"/>
            <w:right w:val="none" w:sz="0" w:space="0" w:color="auto"/>
          </w:divBdr>
        </w:div>
        <w:div w:id="1592355091">
          <w:marLeft w:val="640"/>
          <w:marRight w:val="0"/>
          <w:marTop w:val="0"/>
          <w:marBottom w:val="0"/>
          <w:divBdr>
            <w:top w:val="none" w:sz="0" w:space="0" w:color="auto"/>
            <w:left w:val="none" w:sz="0" w:space="0" w:color="auto"/>
            <w:bottom w:val="none" w:sz="0" w:space="0" w:color="auto"/>
            <w:right w:val="none" w:sz="0" w:space="0" w:color="auto"/>
          </w:divBdr>
        </w:div>
        <w:div w:id="1611427519">
          <w:marLeft w:val="640"/>
          <w:marRight w:val="0"/>
          <w:marTop w:val="0"/>
          <w:marBottom w:val="0"/>
          <w:divBdr>
            <w:top w:val="none" w:sz="0" w:space="0" w:color="auto"/>
            <w:left w:val="none" w:sz="0" w:space="0" w:color="auto"/>
            <w:bottom w:val="none" w:sz="0" w:space="0" w:color="auto"/>
            <w:right w:val="none" w:sz="0" w:space="0" w:color="auto"/>
          </w:divBdr>
        </w:div>
        <w:div w:id="52582056">
          <w:marLeft w:val="640"/>
          <w:marRight w:val="0"/>
          <w:marTop w:val="0"/>
          <w:marBottom w:val="0"/>
          <w:divBdr>
            <w:top w:val="none" w:sz="0" w:space="0" w:color="auto"/>
            <w:left w:val="none" w:sz="0" w:space="0" w:color="auto"/>
            <w:bottom w:val="none" w:sz="0" w:space="0" w:color="auto"/>
            <w:right w:val="none" w:sz="0" w:space="0" w:color="auto"/>
          </w:divBdr>
        </w:div>
        <w:div w:id="1710378858">
          <w:marLeft w:val="640"/>
          <w:marRight w:val="0"/>
          <w:marTop w:val="0"/>
          <w:marBottom w:val="0"/>
          <w:divBdr>
            <w:top w:val="none" w:sz="0" w:space="0" w:color="auto"/>
            <w:left w:val="none" w:sz="0" w:space="0" w:color="auto"/>
            <w:bottom w:val="none" w:sz="0" w:space="0" w:color="auto"/>
            <w:right w:val="none" w:sz="0" w:space="0" w:color="auto"/>
          </w:divBdr>
        </w:div>
        <w:div w:id="2061829844">
          <w:marLeft w:val="640"/>
          <w:marRight w:val="0"/>
          <w:marTop w:val="0"/>
          <w:marBottom w:val="0"/>
          <w:divBdr>
            <w:top w:val="none" w:sz="0" w:space="0" w:color="auto"/>
            <w:left w:val="none" w:sz="0" w:space="0" w:color="auto"/>
            <w:bottom w:val="none" w:sz="0" w:space="0" w:color="auto"/>
            <w:right w:val="none" w:sz="0" w:space="0" w:color="auto"/>
          </w:divBdr>
        </w:div>
        <w:div w:id="390007466">
          <w:marLeft w:val="640"/>
          <w:marRight w:val="0"/>
          <w:marTop w:val="0"/>
          <w:marBottom w:val="0"/>
          <w:divBdr>
            <w:top w:val="none" w:sz="0" w:space="0" w:color="auto"/>
            <w:left w:val="none" w:sz="0" w:space="0" w:color="auto"/>
            <w:bottom w:val="none" w:sz="0" w:space="0" w:color="auto"/>
            <w:right w:val="none" w:sz="0" w:space="0" w:color="auto"/>
          </w:divBdr>
        </w:div>
        <w:div w:id="744455300">
          <w:marLeft w:val="640"/>
          <w:marRight w:val="0"/>
          <w:marTop w:val="0"/>
          <w:marBottom w:val="0"/>
          <w:divBdr>
            <w:top w:val="none" w:sz="0" w:space="0" w:color="auto"/>
            <w:left w:val="none" w:sz="0" w:space="0" w:color="auto"/>
            <w:bottom w:val="none" w:sz="0" w:space="0" w:color="auto"/>
            <w:right w:val="none" w:sz="0" w:space="0" w:color="auto"/>
          </w:divBdr>
        </w:div>
        <w:div w:id="1615677331">
          <w:marLeft w:val="640"/>
          <w:marRight w:val="0"/>
          <w:marTop w:val="0"/>
          <w:marBottom w:val="0"/>
          <w:divBdr>
            <w:top w:val="none" w:sz="0" w:space="0" w:color="auto"/>
            <w:left w:val="none" w:sz="0" w:space="0" w:color="auto"/>
            <w:bottom w:val="none" w:sz="0" w:space="0" w:color="auto"/>
            <w:right w:val="none" w:sz="0" w:space="0" w:color="auto"/>
          </w:divBdr>
        </w:div>
        <w:div w:id="147982889">
          <w:marLeft w:val="640"/>
          <w:marRight w:val="0"/>
          <w:marTop w:val="0"/>
          <w:marBottom w:val="0"/>
          <w:divBdr>
            <w:top w:val="none" w:sz="0" w:space="0" w:color="auto"/>
            <w:left w:val="none" w:sz="0" w:space="0" w:color="auto"/>
            <w:bottom w:val="none" w:sz="0" w:space="0" w:color="auto"/>
            <w:right w:val="none" w:sz="0" w:space="0" w:color="auto"/>
          </w:divBdr>
        </w:div>
        <w:div w:id="665282967">
          <w:marLeft w:val="640"/>
          <w:marRight w:val="0"/>
          <w:marTop w:val="0"/>
          <w:marBottom w:val="0"/>
          <w:divBdr>
            <w:top w:val="none" w:sz="0" w:space="0" w:color="auto"/>
            <w:left w:val="none" w:sz="0" w:space="0" w:color="auto"/>
            <w:bottom w:val="none" w:sz="0" w:space="0" w:color="auto"/>
            <w:right w:val="none" w:sz="0" w:space="0" w:color="auto"/>
          </w:divBdr>
        </w:div>
        <w:div w:id="1305158181">
          <w:marLeft w:val="640"/>
          <w:marRight w:val="0"/>
          <w:marTop w:val="0"/>
          <w:marBottom w:val="0"/>
          <w:divBdr>
            <w:top w:val="none" w:sz="0" w:space="0" w:color="auto"/>
            <w:left w:val="none" w:sz="0" w:space="0" w:color="auto"/>
            <w:bottom w:val="none" w:sz="0" w:space="0" w:color="auto"/>
            <w:right w:val="none" w:sz="0" w:space="0" w:color="auto"/>
          </w:divBdr>
        </w:div>
        <w:div w:id="518548183">
          <w:marLeft w:val="640"/>
          <w:marRight w:val="0"/>
          <w:marTop w:val="0"/>
          <w:marBottom w:val="0"/>
          <w:divBdr>
            <w:top w:val="none" w:sz="0" w:space="0" w:color="auto"/>
            <w:left w:val="none" w:sz="0" w:space="0" w:color="auto"/>
            <w:bottom w:val="none" w:sz="0" w:space="0" w:color="auto"/>
            <w:right w:val="none" w:sz="0" w:space="0" w:color="auto"/>
          </w:divBdr>
        </w:div>
        <w:div w:id="972950614">
          <w:marLeft w:val="640"/>
          <w:marRight w:val="0"/>
          <w:marTop w:val="0"/>
          <w:marBottom w:val="0"/>
          <w:divBdr>
            <w:top w:val="none" w:sz="0" w:space="0" w:color="auto"/>
            <w:left w:val="none" w:sz="0" w:space="0" w:color="auto"/>
            <w:bottom w:val="none" w:sz="0" w:space="0" w:color="auto"/>
            <w:right w:val="none" w:sz="0" w:space="0" w:color="auto"/>
          </w:divBdr>
        </w:div>
        <w:div w:id="290870223">
          <w:marLeft w:val="640"/>
          <w:marRight w:val="0"/>
          <w:marTop w:val="0"/>
          <w:marBottom w:val="0"/>
          <w:divBdr>
            <w:top w:val="none" w:sz="0" w:space="0" w:color="auto"/>
            <w:left w:val="none" w:sz="0" w:space="0" w:color="auto"/>
            <w:bottom w:val="none" w:sz="0" w:space="0" w:color="auto"/>
            <w:right w:val="none" w:sz="0" w:space="0" w:color="auto"/>
          </w:divBdr>
        </w:div>
        <w:div w:id="1615939574">
          <w:marLeft w:val="640"/>
          <w:marRight w:val="0"/>
          <w:marTop w:val="0"/>
          <w:marBottom w:val="0"/>
          <w:divBdr>
            <w:top w:val="none" w:sz="0" w:space="0" w:color="auto"/>
            <w:left w:val="none" w:sz="0" w:space="0" w:color="auto"/>
            <w:bottom w:val="none" w:sz="0" w:space="0" w:color="auto"/>
            <w:right w:val="none" w:sz="0" w:space="0" w:color="auto"/>
          </w:divBdr>
        </w:div>
        <w:div w:id="1509295690">
          <w:marLeft w:val="640"/>
          <w:marRight w:val="0"/>
          <w:marTop w:val="0"/>
          <w:marBottom w:val="0"/>
          <w:divBdr>
            <w:top w:val="none" w:sz="0" w:space="0" w:color="auto"/>
            <w:left w:val="none" w:sz="0" w:space="0" w:color="auto"/>
            <w:bottom w:val="none" w:sz="0" w:space="0" w:color="auto"/>
            <w:right w:val="none" w:sz="0" w:space="0" w:color="auto"/>
          </w:divBdr>
        </w:div>
        <w:div w:id="765423430">
          <w:marLeft w:val="640"/>
          <w:marRight w:val="0"/>
          <w:marTop w:val="0"/>
          <w:marBottom w:val="0"/>
          <w:divBdr>
            <w:top w:val="none" w:sz="0" w:space="0" w:color="auto"/>
            <w:left w:val="none" w:sz="0" w:space="0" w:color="auto"/>
            <w:bottom w:val="none" w:sz="0" w:space="0" w:color="auto"/>
            <w:right w:val="none" w:sz="0" w:space="0" w:color="auto"/>
          </w:divBdr>
        </w:div>
        <w:div w:id="1555509348">
          <w:marLeft w:val="640"/>
          <w:marRight w:val="0"/>
          <w:marTop w:val="0"/>
          <w:marBottom w:val="0"/>
          <w:divBdr>
            <w:top w:val="none" w:sz="0" w:space="0" w:color="auto"/>
            <w:left w:val="none" w:sz="0" w:space="0" w:color="auto"/>
            <w:bottom w:val="none" w:sz="0" w:space="0" w:color="auto"/>
            <w:right w:val="none" w:sz="0" w:space="0" w:color="auto"/>
          </w:divBdr>
        </w:div>
        <w:div w:id="483086064">
          <w:marLeft w:val="640"/>
          <w:marRight w:val="0"/>
          <w:marTop w:val="0"/>
          <w:marBottom w:val="0"/>
          <w:divBdr>
            <w:top w:val="none" w:sz="0" w:space="0" w:color="auto"/>
            <w:left w:val="none" w:sz="0" w:space="0" w:color="auto"/>
            <w:bottom w:val="none" w:sz="0" w:space="0" w:color="auto"/>
            <w:right w:val="none" w:sz="0" w:space="0" w:color="auto"/>
          </w:divBdr>
        </w:div>
        <w:div w:id="1777945497">
          <w:marLeft w:val="640"/>
          <w:marRight w:val="0"/>
          <w:marTop w:val="0"/>
          <w:marBottom w:val="0"/>
          <w:divBdr>
            <w:top w:val="none" w:sz="0" w:space="0" w:color="auto"/>
            <w:left w:val="none" w:sz="0" w:space="0" w:color="auto"/>
            <w:bottom w:val="none" w:sz="0" w:space="0" w:color="auto"/>
            <w:right w:val="none" w:sz="0" w:space="0" w:color="auto"/>
          </w:divBdr>
        </w:div>
        <w:div w:id="2086344099">
          <w:marLeft w:val="640"/>
          <w:marRight w:val="0"/>
          <w:marTop w:val="0"/>
          <w:marBottom w:val="0"/>
          <w:divBdr>
            <w:top w:val="none" w:sz="0" w:space="0" w:color="auto"/>
            <w:left w:val="none" w:sz="0" w:space="0" w:color="auto"/>
            <w:bottom w:val="none" w:sz="0" w:space="0" w:color="auto"/>
            <w:right w:val="none" w:sz="0" w:space="0" w:color="auto"/>
          </w:divBdr>
        </w:div>
        <w:div w:id="868027063">
          <w:marLeft w:val="640"/>
          <w:marRight w:val="0"/>
          <w:marTop w:val="0"/>
          <w:marBottom w:val="0"/>
          <w:divBdr>
            <w:top w:val="none" w:sz="0" w:space="0" w:color="auto"/>
            <w:left w:val="none" w:sz="0" w:space="0" w:color="auto"/>
            <w:bottom w:val="none" w:sz="0" w:space="0" w:color="auto"/>
            <w:right w:val="none" w:sz="0" w:space="0" w:color="auto"/>
          </w:divBdr>
        </w:div>
        <w:div w:id="1955138671">
          <w:marLeft w:val="640"/>
          <w:marRight w:val="0"/>
          <w:marTop w:val="0"/>
          <w:marBottom w:val="0"/>
          <w:divBdr>
            <w:top w:val="none" w:sz="0" w:space="0" w:color="auto"/>
            <w:left w:val="none" w:sz="0" w:space="0" w:color="auto"/>
            <w:bottom w:val="none" w:sz="0" w:space="0" w:color="auto"/>
            <w:right w:val="none" w:sz="0" w:space="0" w:color="auto"/>
          </w:divBdr>
        </w:div>
        <w:div w:id="1122966018">
          <w:marLeft w:val="640"/>
          <w:marRight w:val="0"/>
          <w:marTop w:val="0"/>
          <w:marBottom w:val="0"/>
          <w:divBdr>
            <w:top w:val="none" w:sz="0" w:space="0" w:color="auto"/>
            <w:left w:val="none" w:sz="0" w:space="0" w:color="auto"/>
            <w:bottom w:val="none" w:sz="0" w:space="0" w:color="auto"/>
            <w:right w:val="none" w:sz="0" w:space="0" w:color="auto"/>
          </w:divBdr>
        </w:div>
        <w:div w:id="299264778">
          <w:marLeft w:val="640"/>
          <w:marRight w:val="0"/>
          <w:marTop w:val="0"/>
          <w:marBottom w:val="0"/>
          <w:divBdr>
            <w:top w:val="none" w:sz="0" w:space="0" w:color="auto"/>
            <w:left w:val="none" w:sz="0" w:space="0" w:color="auto"/>
            <w:bottom w:val="none" w:sz="0" w:space="0" w:color="auto"/>
            <w:right w:val="none" w:sz="0" w:space="0" w:color="auto"/>
          </w:divBdr>
        </w:div>
        <w:div w:id="983000968">
          <w:marLeft w:val="640"/>
          <w:marRight w:val="0"/>
          <w:marTop w:val="0"/>
          <w:marBottom w:val="0"/>
          <w:divBdr>
            <w:top w:val="none" w:sz="0" w:space="0" w:color="auto"/>
            <w:left w:val="none" w:sz="0" w:space="0" w:color="auto"/>
            <w:bottom w:val="none" w:sz="0" w:space="0" w:color="auto"/>
            <w:right w:val="none" w:sz="0" w:space="0" w:color="auto"/>
          </w:divBdr>
        </w:div>
        <w:div w:id="1851874735">
          <w:marLeft w:val="640"/>
          <w:marRight w:val="0"/>
          <w:marTop w:val="0"/>
          <w:marBottom w:val="0"/>
          <w:divBdr>
            <w:top w:val="none" w:sz="0" w:space="0" w:color="auto"/>
            <w:left w:val="none" w:sz="0" w:space="0" w:color="auto"/>
            <w:bottom w:val="none" w:sz="0" w:space="0" w:color="auto"/>
            <w:right w:val="none" w:sz="0" w:space="0" w:color="auto"/>
          </w:divBdr>
        </w:div>
        <w:div w:id="2054110443">
          <w:marLeft w:val="640"/>
          <w:marRight w:val="0"/>
          <w:marTop w:val="0"/>
          <w:marBottom w:val="0"/>
          <w:divBdr>
            <w:top w:val="none" w:sz="0" w:space="0" w:color="auto"/>
            <w:left w:val="none" w:sz="0" w:space="0" w:color="auto"/>
            <w:bottom w:val="none" w:sz="0" w:space="0" w:color="auto"/>
            <w:right w:val="none" w:sz="0" w:space="0" w:color="auto"/>
          </w:divBdr>
        </w:div>
      </w:divsChild>
    </w:div>
    <w:div w:id="1868448070">
      <w:bodyDiv w:val="1"/>
      <w:marLeft w:val="0"/>
      <w:marRight w:val="0"/>
      <w:marTop w:val="0"/>
      <w:marBottom w:val="0"/>
      <w:divBdr>
        <w:top w:val="none" w:sz="0" w:space="0" w:color="auto"/>
        <w:left w:val="none" w:sz="0" w:space="0" w:color="auto"/>
        <w:bottom w:val="none" w:sz="0" w:space="0" w:color="auto"/>
        <w:right w:val="none" w:sz="0" w:space="0" w:color="auto"/>
      </w:divBdr>
      <w:divsChild>
        <w:div w:id="1517575452">
          <w:marLeft w:val="640"/>
          <w:marRight w:val="0"/>
          <w:marTop w:val="0"/>
          <w:marBottom w:val="0"/>
          <w:divBdr>
            <w:top w:val="none" w:sz="0" w:space="0" w:color="auto"/>
            <w:left w:val="none" w:sz="0" w:space="0" w:color="auto"/>
            <w:bottom w:val="none" w:sz="0" w:space="0" w:color="auto"/>
            <w:right w:val="none" w:sz="0" w:space="0" w:color="auto"/>
          </w:divBdr>
        </w:div>
        <w:div w:id="1401824030">
          <w:marLeft w:val="640"/>
          <w:marRight w:val="0"/>
          <w:marTop w:val="0"/>
          <w:marBottom w:val="0"/>
          <w:divBdr>
            <w:top w:val="none" w:sz="0" w:space="0" w:color="auto"/>
            <w:left w:val="none" w:sz="0" w:space="0" w:color="auto"/>
            <w:bottom w:val="none" w:sz="0" w:space="0" w:color="auto"/>
            <w:right w:val="none" w:sz="0" w:space="0" w:color="auto"/>
          </w:divBdr>
        </w:div>
        <w:div w:id="393553545">
          <w:marLeft w:val="640"/>
          <w:marRight w:val="0"/>
          <w:marTop w:val="0"/>
          <w:marBottom w:val="0"/>
          <w:divBdr>
            <w:top w:val="none" w:sz="0" w:space="0" w:color="auto"/>
            <w:left w:val="none" w:sz="0" w:space="0" w:color="auto"/>
            <w:bottom w:val="none" w:sz="0" w:space="0" w:color="auto"/>
            <w:right w:val="none" w:sz="0" w:space="0" w:color="auto"/>
          </w:divBdr>
        </w:div>
        <w:div w:id="1308776314">
          <w:marLeft w:val="640"/>
          <w:marRight w:val="0"/>
          <w:marTop w:val="0"/>
          <w:marBottom w:val="0"/>
          <w:divBdr>
            <w:top w:val="none" w:sz="0" w:space="0" w:color="auto"/>
            <w:left w:val="none" w:sz="0" w:space="0" w:color="auto"/>
            <w:bottom w:val="none" w:sz="0" w:space="0" w:color="auto"/>
            <w:right w:val="none" w:sz="0" w:space="0" w:color="auto"/>
          </w:divBdr>
        </w:div>
        <w:div w:id="729767316">
          <w:marLeft w:val="640"/>
          <w:marRight w:val="0"/>
          <w:marTop w:val="0"/>
          <w:marBottom w:val="0"/>
          <w:divBdr>
            <w:top w:val="none" w:sz="0" w:space="0" w:color="auto"/>
            <w:left w:val="none" w:sz="0" w:space="0" w:color="auto"/>
            <w:bottom w:val="none" w:sz="0" w:space="0" w:color="auto"/>
            <w:right w:val="none" w:sz="0" w:space="0" w:color="auto"/>
          </w:divBdr>
        </w:div>
        <w:div w:id="1806120984">
          <w:marLeft w:val="640"/>
          <w:marRight w:val="0"/>
          <w:marTop w:val="0"/>
          <w:marBottom w:val="0"/>
          <w:divBdr>
            <w:top w:val="none" w:sz="0" w:space="0" w:color="auto"/>
            <w:left w:val="none" w:sz="0" w:space="0" w:color="auto"/>
            <w:bottom w:val="none" w:sz="0" w:space="0" w:color="auto"/>
            <w:right w:val="none" w:sz="0" w:space="0" w:color="auto"/>
          </w:divBdr>
        </w:div>
        <w:div w:id="1312254224">
          <w:marLeft w:val="640"/>
          <w:marRight w:val="0"/>
          <w:marTop w:val="0"/>
          <w:marBottom w:val="0"/>
          <w:divBdr>
            <w:top w:val="none" w:sz="0" w:space="0" w:color="auto"/>
            <w:left w:val="none" w:sz="0" w:space="0" w:color="auto"/>
            <w:bottom w:val="none" w:sz="0" w:space="0" w:color="auto"/>
            <w:right w:val="none" w:sz="0" w:space="0" w:color="auto"/>
          </w:divBdr>
        </w:div>
        <w:div w:id="1157922017">
          <w:marLeft w:val="640"/>
          <w:marRight w:val="0"/>
          <w:marTop w:val="0"/>
          <w:marBottom w:val="0"/>
          <w:divBdr>
            <w:top w:val="none" w:sz="0" w:space="0" w:color="auto"/>
            <w:left w:val="none" w:sz="0" w:space="0" w:color="auto"/>
            <w:bottom w:val="none" w:sz="0" w:space="0" w:color="auto"/>
            <w:right w:val="none" w:sz="0" w:space="0" w:color="auto"/>
          </w:divBdr>
        </w:div>
        <w:div w:id="2010862662">
          <w:marLeft w:val="640"/>
          <w:marRight w:val="0"/>
          <w:marTop w:val="0"/>
          <w:marBottom w:val="0"/>
          <w:divBdr>
            <w:top w:val="none" w:sz="0" w:space="0" w:color="auto"/>
            <w:left w:val="none" w:sz="0" w:space="0" w:color="auto"/>
            <w:bottom w:val="none" w:sz="0" w:space="0" w:color="auto"/>
            <w:right w:val="none" w:sz="0" w:space="0" w:color="auto"/>
          </w:divBdr>
        </w:div>
        <w:div w:id="853960095">
          <w:marLeft w:val="640"/>
          <w:marRight w:val="0"/>
          <w:marTop w:val="0"/>
          <w:marBottom w:val="0"/>
          <w:divBdr>
            <w:top w:val="none" w:sz="0" w:space="0" w:color="auto"/>
            <w:left w:val="none" w:sz="0" w:space="0" w:color="auto"/>
            <w:bottom w:val="none" w:sz="0" w:space="0" w:color="auto"/>
            <w:right w:val="none" w:sz="0" w:space="0" w:color="auto"/>
          </w:divBdr>
        </w:div>
        <w:div w:id="1685209669">
          <w:marLeft w:val="640"/>
          <w:marRight w:val="0"/>
          <w:marTop w:val="0"/>
          <w:marBottom w:val="0"/>
          <w:divBdr>
            <w:top w:val="none" w:sz="0" w:space="0" w:color="auto"/>
            <w:left w:val="none" w:sz="0" w:space="0" w:color="auto"/>
            <w:bottom w:val="none" w:sz="0" w:space="0" w:color="auto"/>
            <w:right w:val="none" w:sz="0" w:space="0" w:color="auto"/>
          </w:divBdr>
        </w:div>
        <w:div w:id="708846361">
          <w:marLeft w:val="640"/>
          <w:marRight w:val="0"/>
          <w:marTop w:val="0"/>
          <w:marBottom w:val="0"/>
          <w:divBdr>
            <w:top w:val="none" w:sz="0" w:space="0" w:color="auto"/>
            <w:left w:val="none" w:sz="0" w:space="0" w:color="auto"/>
            <w:bottom w:val="none" w:sz="0" w:space="0" w:color="auto"/>
            <w:right w:val="none" w:sz="0" w:space="0" w:color="auto"/>
          </w:divBdr>
        </w:div>
        <w:div w:id="1695106197">
          <w:marLeft w:val="640"/>
          <w:marRight w:val="0"/>
          <w:marTop w:val="0"/>
          <w:marBottom w:val="0"/>
          <w:divBdr>
            <w:top w:val="none" w:sz="0" w:space="0" w:color="auto"/>
            <w:left w:val="none" w:sz="0" w:space="0" w:color="auto"/>
            <w:bottom w:val="none" w:sz="0" w:space="0" w:color="auto"/>
            <w:right w:val="none" w:sz="0" w:space="0" w:color="auto"/>
          </w:divBdr>
        </w:div>
      </w:divsChild>
    </w:div>
    <w:div w:id="1869179309">
      <w:bodyDiv w:val="1"/>
      <w:marLeft w:val="0"/>
      <w:marRight w:val="0"/>
      <w:marTop w:val="0"/>
      <w:marBottom w:val="0"/>
      <w:divBdr>
        <w:top w:val="none" w:sz="0" w:space="0" w:color="auto"/>
        <w:left w:val="none" w:sz="0" w:space="0" w:color="auto"/>
        <w:bottom w:val="none" w:sz="0" w:space="0" w:color="auto"/>
        <w:right w:val="none" w:sz="0" w:space="0" w:color="auto"/>
      </w:divBdr>
      <w:divsChild>
        <w:div w:id="1074888442">
          <w:marLeft w:val="640"/>
          <w:marRight w:val="0"/>
          <w:marTop w:val="0"/>
          <w:marBottom w:val="0"/>
          <w:divBdr>
            <w:top w:val="none" w:sz="0" w:space="0" w:color="auto"/>
            <w:left w:val="none" w:sz="0" w:space="0" w:color="auto"/>
            <w:bottom w:val="none" w:sz="0" w:space="0" w:color="auto"/>
            <w:right w:val="none" w:sz="0" w:space="0" w:color="auto"/>
          </w:divBdr>
        </w:div>
        <w:div w:id="1451361358">
          <w:marLeft w:val="640"/>
          <w:marRight w:val="0"/>
          <w:marTop w:val="0"/>
          <w:marBottom w:val="0"/>
          <w:divBdr>
            <w:top w:val="none" w:sz="0" w:space="0" w:color="auto"/>
            <w:left w:val="none" w:sz="0" w:space="0" w:color="auto"/>
            <w:bottom w:val="none" w:sz="0" w:space="0" w:color="auto"/>
            <w:right w:val="none" w:sz="0" w:space="0" w:color="auto"/>
          </w:divBdr>
        </w:div>
        <w:div w:id="1406875787">
          <w:marLeft w:val="640"/>
          <w:marRight w:val="0"/>
          <w:marTop w:val="0"/>
          <w:marBottom w:val="0"/>
          <w:divBdr>
            <w:top w:val="none" w:sz="0" w:space="0" w:color="auto"/>
            <w:left w:val="none" w:sz="0" w:space="0" w:color="auto"/>
            <w:bottom w:val="none" w:sz="0" w:space="0" w:color="auto"/>
            <w:right w:val="none" w:sz="0" w:space="0" w:color="auto"/>
          </w:divBdr>
        </w:div>
        <w:div w:id="1151824260">
          <w:marLeft w:val="640"/>
          <w:marRight w:val="0"/>
          <w:marTop w:val="0"/>
          <w:marBottom w:val="0"/>
          <w:divBdr>
            <w:top w:val="none" w:sz="0" w:space="0" w:color="auto"/>
            <w:left w:val="none" w:sz="0" w:space="0" w:color="auto"/>
            <w:bottom w:val="none" w:sz="0" w:space="0" w:color="auto"/>
            <w:right w:val="none" w:sz="0" w:space="0" w:color="auto"/>
          </w:divBdr>
        </w:div>
        <w:div w:id="1749039530">
          <w:marLeft w:val="640"/>
          <w:marRight w:val="0"/>
          <w:marTop w:val="0"/>
          <w:marBottom w:val="0"/>
          <w:divBdr>
            <w:top w:val="none" w:sz="0" w:space="0" w:color="auto"/>
            <w:left w:val="none" w:sz="0" w:space="0" w:color="auto"/>
            <w:bottom w:val="none" w:sz="0" w:space="0" w:color="auto"/>
            <w:right w:val="none" w:sz="0" w:space="0" w:color="auto"/>
          </w:divBdr>
        </w:div>
        <w:div w:id="675963041">
          <w:marLeft w:val="640"/>
          <w:marRight w:val="0"/>
          <w:marTop w:val="0"/>
          <w:marBottom w:val="0"/>
          <w:divBdr>
            <w:top w:val="none" w:sz="0" w:space="0" w:color="auto"/>
            <w:left w:val="none" w:sz="0" w:space="0" w:color="auto"/>
            <w:bottom w:val="none" w:sz="0" w:space="0" w:color="auto"/>
            <w:right w:val="none" w:sz="0" w:space="0" w:color="auto"/>
          </w:divBdr>
        </w:div>
        <w:div w:id="1427455539">
          <w:marLeft w:val="640"/>
          <w:marRight w:val="0"/>
          <w:marTop w:val="0"/>
          <w:marBottom w:val="0"/>
          <w:divBdr>
            <w:top w:val="none" w:sz="0" w:space="0" w:color="auto"/>
            <w:left w:val="none" w:sz="0" w:space="0" w:color="auto"/>
            <w:bottom w:val="none" w:sz="0" w:space="0" w:color="auto"/>
            <w:right w:val="none" w:sz="0" w:space="0" w:color="auto"/>
          </w:divBdr>
        </w:div>
        <w:div w:id="186068793">
          <w:marLeft w:val="640"/>
          <w:marRight w:val="0"/>
          <w:marTop w:val="0"/>
          <w:marBottom w:val="0"/>
          <w:divBdr>
            <w:top w:val="none" w:sz="0" w:space="0" w:color="auto"/>
            <w:left w:val="none" w:sz="0" w:space="0" w:color="auto"/>
            <w:bottom w:val="none" w:sz="0" w:space="0" w:color="auto"/>
            <w:right w:val="none" w:sz="0" w:space="0" w:color="auto"/>
          </w:divBdr>
        </w:div>
        <w:div w:id="1883832771">
          <w:marLeft w:val="640"/>
          <w:marRight w:val="0"/>
          <w:marTop w:val="0"/>
          <w:marBottom w:val="0"/>
          <w:divBdr>
            <w:top w:val="none" w:sz="0" w:space="0" w:color="auto"/>
            <w:left w:val="none" w:sz="0" w:space="0" w:color="auto"/>
            <w:bottom w:val="none" w:sz="0" w:space="0" w:color="auto"/>
            <w:right w:val="none" w:sz="0" w:space="0" w:color="auto"/>
          </w:divBdr>
        </w:div>
        <w:div w:id="1996757397">
          <w:marLeft w:val="640"/>
          <w:marRight w:val="0"/>
          <w:marTop w:val="0"/>
          <w:marBottom w:val="0"/>
          <w:divBdr>
            <w:top w:val="none" w:sz="0" w:space="0" w:color="auto"/>
            <w:left w:val="none" w:sz="0" w:space="0" w:color="auto"/>
            <w:bottom w:val="none" w:sz="0" w:space="0" w:color="auto"/>
            <w:right w:val="none" w:sz="0" w:space="0" w:color="auto"/>
          </w:divBdr>
        </w:div>
        <w:div w:id="1119303585">
          <w:marLeft w:val="640"/>
          <w:marRight w:val="0"/>
          <w:marTop w:val="0"/>
          <w:marBottom w:val="0"/>
          <w:divBdr>
            <w:top w:val="none" w:sz="0" w:space="0" w:color="auto"/>
            <w:left w:val="none" w:sz="0" w:space="0" w:color="auto"/>
            <w:bottom w:val="none" w:sz="0" w:space="0" w:color="auto"/>
            <w:right w:val="none" w:sz="0" w:space="0" w:color="auto"/>
          </w:divBdr>
        </w:div>
        <w:div w:id="1706633860">
          <w:marLeft w:val="640"/>
          <w:marRight w:val="0"/>
          <w:marTop w:val="0"/>
          <w:marBottom w:val="0"/>
          <w:divBdr>
            <w:top w:val="none" w:sz="0" w:space="0" w:color="auto"/>
            <w:left w:val="none" w:sz="0" w:space="0" w:color="auto"/>
            <w:bottom w:val="none" w:sz="0" w:space="0" w:color="auto"/>
            <w:right w:val="none" w:sz="0" w:space="0" w:color="auto"/>
          </w:divBdr>
        </w:div>
        <w:div w:id="1756786147">
          <w:marLeft w:val="640"/>
          <w:marRight w:val="0"/>
          <w:marTop w:val="0"/>
          <w:marBottom w:val="0"/>
          <w:divBdr>
            <w:top w:val="none" w:sz="0" w:space="0" w:color="auto"/>
            <w:left w:val="none" w:sz="0" w:space="0" w:color="auto"/>
            <w:bottom w:val="none" w:sz="0" w:space="0" w:color="auto"/>
            <w:right w:val="none" w:sz="0" w:space="0" w:color="auto"/>
          </w:divBdr>
        </w:div>
        <w:div w:id="1389451889">
          <w:marLeft w:val="640"/>
          <w:marRight w:val="0"/>
          <w:marTop w:val="0"/>
          <w:marBottom w:val="0"/>
          <w:divBdr>
            <w:top w:val="none" w:sz="0" w:space="0" w:color="auto"/>
            <w:left w:val="none" w:sz="0" w:space="0" w:color="auto"/>
            <w:bottom w:val="none" w:sz="0" w:space="0" w:color="auto"/>
            <w:right w:val="none" w:sz="0" w:space="0" w:color="auto"/>
          </w:divBdr>
        </w:div>
        <w:div w:id="1447382565">
          <w:marLeft w:val="640"/>
          <w:marRight w:val="0"/>
          <w:marTop w:val="0"/>
          <w:marBottom w:val="0"/>
          <w:divBdr>
            <w:top w:val="none" w:sz="0" w:space="0" w:color="auto"/>
            <w:left w:val="none" w:sz="0" w:space="0" w:color="auto"/>
            <w:bottom w:val="none" w:sz="0" w:space="0" w:color="auto"/>
            <w:right w:val="none" w:sz="0" w:space="0" w:color="auto"/>
          </w:divBdr>
        </w:div>
        <w:div w:id="1005131889">
          <w:marLeft w:val="640"/>
          <w:marRight w:val="0"/>
          <w:marTop w:val="0"/>
          <w:marBottom w:val="0"/>
          <w:divBdr>
            <w:top w:val="none" w:sz="0" w:space="0" w:color="auto"/>
            <w:left w:val="none" w:sz="0" w:space="0" w:color="auto"/>
            <w:bottom w:val="none" w:sz="0" w:space="0" w:color="auto"/>
            <w:right w:val="none" w:sz="0" w:space="0" w:color="auto"/>
          </w:divBdr>
        </w:div>
        <w:div w:id="961765251">
          <w:marLeft w:val="640"/>
          <w:marRight w:val="0"/>
          <w:marTop w:val="0"/>
          <w:marBottom w:val="0"/>
          <w:divBdr>
            <w:top w:val="none" w:sz="0" w:space="0" w:color="auto"/>
            <w:left w:val="none" w:sz="0" w:space="0" w:color="auto"/>
            <w:bottom w:val="none" w:sz="0" w:space="0" w:color="auto"/>
            <w:right w:val="none" w:sz="0" w:space="0" w:color="auto"/>
          </w:divBdr>
        </w:div>
        <w:div w:id="1355303208">
          <w:marLeft w:val="640"/>
          <w:marRight w:val="0"/>
          <w:marTop w:val="0"/>
          <w:marBottom w:val="0"/>
          <w:divBdr>
            <w:top w:val="none" w:sz="0" w:space="0" w:color="auto"/>
            <w:left w:val="none" w:sz="0" w:space="0" w:color="auto"/>
            <w:bottom w:val="none" w:sz="0" w:space="0" w:color="auto"/>
            <w:right w:val="none" w:sz="0" w:space="0" w:color="auto"/>
          </w:divBdr>
        </w:div>
        <w:div w:id="681665588">
          <w:marLeft w:val="640"/>
          <w:marRight w:val="0"/>
          <w:marTop w:val="0"/>
          <w:marBottom w:val="0"/>
          <w:divBdr>
            <w:top w:val="none" w:sz="0" w:space="0" w:color="auto"/>
            <w:left w:val="none" w:sz="0" w:space="0" w:color="auto"/>
            <w:bottom w:val="none" w:sz="0" w:space="0" w:color="auto"/>
            <w:right w:val="none" w:sz="0" w:space="0" w:color="auto"/>
          </w:divBdr>
        </w:div>
        <w:div w:id="2039355507">
          <w:marLeft w:val="640"/>
          <w:marRight w:val="0"/>
          <w:marTop w:val="0"/>
          <w:marBottom w:val="0"/>
          <w:divBdr>
            <w:top w:val="none" w:sz="0" w:space="0" w:color="auto"/>
            <w:left w:val="none" w:sz="0" w:space="0" w:color="auto"/>
            <w:bottom w:val="none" w:sz="0" w:space="0" w:color="auto"/>
            <w:right w:val="none" w:sz="0" w:space="0" w:color="auto"/>
          </w:divBdr>
        </w:div>
        <w:div w:id="1930888917">
          <w:marLeft w:val="640"/>
          <w:marRight w:val="0"/>
          <w:marTop w:val="0"/>
          <w:marBottom w:val="0"/>
          <w:divBdr>
            <w:top w:val="none" w:sz="0" w:space="0" w:color="auto"/>
            <w:left w:val="none" w:sz="0" w:space="0" w:color="auto"/>
            <w:bottom w:val="none" w:sz="0" w:space="0" w:color="auto"/>
            <w:right w:val="none" w:sz="0" w:space="0" w:color="auto"/>
          </w:divBdr>
        </w:div>
        <w:div w:id="321467923">
          <w:marLeft w:val="640"/>
          <w:marRight w:val="0"/>
          <w:marTop w:val="0"/>
          <w:marBottom w:val="0"/>
          <w:divBdr>
            <w:top w:val="none" w:sz="0" w:space="0" w:color="auto"/>
            <w:left w:val="none" w:sz="0" w:space="0" w:color="auto"/>
            <w:bottom w:val="none" w:sz="0" w:space="0" w:color="auto"/>
            <w:right w:val="none" w:sz="0" w:space="0" w:color="auto"/>
          </w:divBdr>
        </w:div>
        <w:div w:id="286281294">
          <w:marLeft w:val="640"/>
          <w:marRight w:val="0"/>
          <w:marTop w:val="0"/>
          <w:marBottom w:val="0"/>
          <w:divBdr>
            <w:top w:val="none" w:sz="0" w:space="0" w:color="auto"/>
            <w:left w:val="none" w:sz="0" w:space="0" w:color="auto"/>
            <w:bottom w:val="none" w:sz="0" w:space="0" w:color="auto"/>
            <w:right w:val="none" w:sz="0" w:space="0" w:color="auto"/>
          </w:divBdr>
        </w:div>
        <w:div w:id="1931892739">
          <w:marLeft w:val="640"/>
          <w:marRight w:val="0"/>
          <w:marTop w:val="0"/>
          <w:marBottom w:val="0"/>
          <w:divBdr>
            <w:top w:val="none" w:sz="0" w:space="0" w:color="auto"/>
            <w:left w:val="none" w:sz="0" w:space="0" w:color="auto"/>
            <w:bottom w:val="none" w:sz="0" w:space="0" w:color="auto"/>
            <w:right w:val="none" w:sz="0" w:space="0" w:color="auto"/>
          </w:divBdr>
        </w:div>
        <w:div w:id="421999179">
          <w:marLeft w:val="640"/>
          <w:marRight w:val="0"/>
          <w:marTop w:val="0"/>
          <w:marBottom w:val="0"/>
          <w:divBdr>
            <w:top w:val="none" w:sz="0" w:space="0" w:color="auto"/>
            <w:left w:val="none" w:sz="0" w:space="0" w:color="auto"/>
            <w:bottom w:val="none" w:sz="0" w:space="0" w:color="auto"/>
            <w:right w:val="none" w:sz="0" w:space="0" w:color="auto"/>
          </w:divBdr>
        </w:div>
        <w:div w:id="1089160855">
          <w:marLeft w:val="640"/>
          <w:marRight w:val="0"/>
          <w:marTop w:val="0"/>
          <w:marBottom w:val="0"/>
          <w:divBdr>
            <w:top w:val="none" w:sz="0" w:space="0" w:color="auto"/>
            <w:left w:val="none" w:sz="0" w:space="0" w:color="auto"/>
            <w:bottom w:val="none" w:sz="0" w:space="0" w:color="auto"/>
            <w:right w:val="none" w:sz="0" w:space="0" w:color="auto"/>
          </w:divBdr>
        </w:div>
        <w:div w:id="1723364505">
          <w:marLeft w:val="640"/>
          <w:marRight w:val="0"/>
          <w:marTop w:val="0"/>
          <w:marBottom w:val="0"/>
          <w:divBdr>
            <w:top w:val="none" w:sz="0" w:space="0" w:color="auto"/>
            <w:left w:val="none" w:sz="0" w:space="0" w:color="auto"/>
            <w:bottom w:val="none" w:sz="0" w:space="0" w:color="auto"/>
            <w:right w:val="none" w:sz="0" w:space="0" w:color="auto"/>
          </w:divBdr>
        </w:div>
        <w:div w:id="1132558484">
          <w:marLeft w:val="640"/>
          <w:marRight w:val="0"/>
          <w:marTop w:val="0"/>
          <w:marBottom w:val="0"/>
          <w:divBdr>
            <w:top w:val="none" w:sz="0" w:space="0" w:color="auto"/>
            <w:left w:val="none" w:sz="0" w:space="0" w:color="auto"/>
            <w:bottom w:val="none" w:sz="0" w:space="0" w:color="auto"/>
            <w:right w:val="none" w:sz="0" w:space="0" w:color="auto"/>
          </w:divBdr>
        </w:div>
        <w:div w:id="1683431148">
          <w:marLeft w:val="640"/>
          <w:marRight w:val="0"/>
          <w:marTop w:val="0"/>
          <w:marBottom w:val="0"/>
          <w:divBdr>
            <w:top w:val="none" w:sz="0" w:space="0" w:color="auto"/>
            <w:left w:val="none" w:sz="0" w:space="0" w:color="auto"/>
            <w:bottom w:val="none" w:sz="0" w:space="0" w:color="auto"/>
            <w:right w:val="none" w:sz="0" w:space="0" w:color="auto"/>
          </w:divBdr>
        </w:div>
        <w:div w:id="106045907">
          <w:marLeft w:val="640"/>
          <w:marRight w:val="0"/>
          <w:marTop w:val="0"/>
          <w:marBottom w:val="0"/>
          <w:divBdr>
            <w:top w:val="none" w:sz="0" w:space="0" w:color="auto"/>
            <w:left w:val="none" w:sz="0" w:space="0" w:color="auto"/>
            <w:bottom w:val="none" w:sz="0" w:space="0" w:color="auto"/>
            <w:right w:val="none" w:sz="0" w:space="0" w:color="auto"/>
          </w:divBdr>
        </w:div>
        <w:div w:id="1534345129">
          <w:marLeft w:val="640"/>
          <w:marRight w:val="0"/>
          <w:marTop w:val="0"/>
          <w:marBottom w:val="0"/>
          <w:divBdr>
            <w:top w:val="none" w:sz="0" w:space="0" w:color="auto"/>
            <w:left w:val="none" w:sz="0" w:space="0" w:color="auto"/>
            <w:bottom w:val="none" w:sz="0" w:space="0" w:color="auto"/>
            <w:right w:val="none" w:sz="0" w:space="0" w:color="auto"/>
          </w:divBdr>
        </w:div>
        <w:div w:id="1894154159">
          <w:marLeft w:val="640"/>
          <w:marRight w:val="0"/>
          <w:marTop w:val="0"/>
          <w:marBottom w:val="0"/>
          <w:divBdr>
            <w:top w:val="none" w:sz="0" w:space="0" w:color="auto"/>
            <w:left w:val="none" w:sz="0" w:space="0" w:color="auto"/>
            <w:bottom w:val="none" w:sz="0" w:space="0" w:color="auto"/>
            <w:right w:val="none" w:sz="0" w:space="0" w:color="auto"/>
          </w:divBdr>
        </w:div>
        <w:div w:id="1489202704">
          <w:marLeft w:val="640"/>
          <w:marRight w:val="0"/>
          <w:marTop w:val="0"/>
          <w:marBottom w:val="0"/>
          <w:divBdr>
            <w:top w:val="none" w:sz="0" w:space="0" w:color="auto"/>
            <w:left w:val="none" w:sz="0" w:space="0" w:color="auto"/>
            <w:bottom w:val="none" w:sz="0" w:space="0" w:color="auto"/>
            <w:right w:val="none" w:sz="0" w:space="0" w:color="auto"/>
          </w:divBdr>
        </w:div>
        <w:div w:id="113596870">
          <w:marLeft w:val="640"/>
          <w:marRight w:val="0"/>
          <w:marTop w:val="0"/>
          <w:marBottom w:val="0"/>
          <w:divBdr>
            <w:top w:val="none" w:sz="0" w:space="0" w:color="auto"/>
            <w:left w:val="none" w:sz="0" w:space="0" w:color="auto"/>
            <w:bottom w:val="none" w:sz="0" w:space="0" w:color="auto"/>
            <w:right w:val="none" w:sz="0" w:space="0" w:color="auto"/>
          </w:divBdr>
        </w:div>
        <w:div w:id="640840454">
          <w:marLeft w:val="640"/>
          <w:marRight w:val="0"/>
          <w:marTop w:val="0"/>
          <w:marBottom w:val="0"/>
          <w:divBdr>
            <w:top w:val="none" w:sz="0" w:space="0" w:color="auto"/>
            <w:left w:val="none" w:sz="0" w:space="0" w:color="auto"/>
            <w:bottom w:val="none" w:sz="0" w:space="0" w:color="auto"/>
            <w:right w:val="none" w:sz="0" w:space="0" w:color="auto"/>
          </w:divBdr>
        </w:div>
        <w:div w:id="322660498">
          <w:marLeft w:val="640"/>
          <w:marRight w:val="0"/>
          <w:marTop w:val="0"/>
          <w:marBottom w:val="0"/>
          <w:divBdr>
            <w:top w:val="none" w:sz="0" w:space="0" w:color="auto"/>
            <w:left w:val="none" w:sz="0" w:space="0" w:color="auto"/>
            <w:bottom w:val="none" w:sz="0" w:space="0" w:color="auto"/>
            <w:right w:val="none" w:sz="0" w:space="0" w:color="auto"/>
          </w:divBdr>
        </w:div>
        <w:div w:id="1046176977">
          <w:marLeft w:val="640"/>
          <w:marRight w:val="0"/>
          <w:marTop w:val="0"/>
          <w:marBottom w:val="0"/>
          <w:divBdr>
            <w:top w:val="none" w:sz="0" w:space="0" w:color="auto"/>
            <w:left w:val="none" w:sz="0" w:space="0" w:color="auto"/>
            <w:bottom w:val="none" w:sz="0" w:space="0" w:color="auto"/>
            <w:right w:val="none" w:sz="0" w:space="0" w:color="auto"/>
          </w:divBdr>
        </w:div>
        <w:div w:id="1734886808">
          <w:marLeft w:val="640"/>
          <w:marRight w:val="0"/>
          <w:marTop w:val="0"/>
          <w:marBottom w:val="0"/>
          <w:divBdr>
            <w:top w:val="none" w:sz="0" w:space="0" w:color="auto"/>
            <w:left w:val="none" w:sz="0" w:space="0" w:color="auto"/>
            <w:bottom w:val="none" w:sz="0" w:space="0" w:color="auto"/>
            <w:right w:val="none" w:sz="0" w:space="0" w:color="auto"/>
          </w:divBdr>
        </w:div>
        <w:div w:id="753087321">
          <w:marLeft w:val="640"/>
          <w:marRight w:val="0"/>
          <w:marTop w:val="0"/>
          <w:marBottom w:val="0"/>
          <w:divBdr>
            <w:top w:val="none" w:sz="0" w:space="0" w:color="auto"/>
            <w:left w:val="none" w:sz="0" w:space="0" w:color="auto"/>
            <w:bottom w:val="none" w:sz="0" w:space="0" w:color="auto"/>
            <w:right w:val="none" w:sz="0" w:space="0" w:color="auto"/>
          </w:divBdr>
        </w:div>
        <w:div w:id="609237724">
          <w:marLeft w:val="640"/>
          <w:marRight w:val="0"/>
          <w:marTop w:val="0"/>
          <w:marBottom w:val="0"/>
          <w:divBdr>
            <w:top w:val="none" w:sz="0" w:space="0" w:color="auto"/>
            <w:left w:val="none" w:sz="0" w:space="0" w:color="auto"/>
            <w:bottom w:val="none" w:sz="0" w:space="0" w:color="auto"/>
            <w:right w:val="none" w:sz="0" w:space="0" w:color="auto"/>
          </w:divBdr>
        </w:div>
        <w:div w:id="330134992">
          <w:marLeft w:val="640"/>
          <w:marRight w:val="0"/>
          <w:marTop w:val="0"/>
          <w:marBottom w:val="0"/>
          <w:divBdr>
            <w:top w:val="none" w:sz="0" w:space="0" w:color="auto"/>
            <w:left w:val="none" w:sz="0" w:space="0" w:color="auto"/>
            <w:bottom w:val="none" w:sz="0" w:space="0" w:color="auto"/>
            <w:right w:val="none" w:sz="0" w:space="0" w:color="auto"/>
          </w:divBdr>
        </w:div>
        <w:div w:id="1646425381">
          <w:marLeft w:val="640"/>
          <w:marRight w:val="0"/>
          <w:marTop w:val="0"/>
          <w:marBottom w:val="0"/>
          <w:divBdr>
            <w:top w:val="none" w:sz="0" w:space="0" w:color="auto"/>
            <w:left w:val="none" w:sz="0" w:space="0" w:color="auto"/>
            <w:bottom w:val="none" w:sz="0" w:space="0" w:color="auto"/>
            <w:right w:val="none" w:sz="0" w:space="0" w:color="auto"/>
          </w:divBdr>
        </w:div>
      </w:divsChild>
    </w:div>
    <w:div w:id="1871260947">
      <w:bodyDiv w:val="1"/>
      <w:marLeft w:val="0"/>
      <w:marRight w:val="0"/>
      <w:marTop w:val="0"/>
      <w:marBottom w:val="0"/>
      <w:divBdr>
        <w:top w:val="none" w:sz="0" w:space="0" w:color="auto"/>
        <w:left w:val="none" w:sz="0" w:space="0" w:color="auto"/>
        <w:bottom w:val="none" w:sz="0" w:space="0" w:color="auto"/>
        <w:right w:val="none" w:sz="0" w:space="0" w:color="auto"/>
      </w:divBdr>
      <w:divsChild>
        <w:div w:id="1088885456">
          <w:marLeft w:val="640"/>
          <w:marRight w:val="0"/>
          <w:marTop w:val="0"/>
          <w:marBottom w:val="0"/>
          <w:divBdr>
            <w:top w:val="none" w:sz="0" w:space="0" w:color="auto"/>
            <w:left w:val="none" w:sz="0" w:space="0" w:color="auto"/>
            <w:bottom w:val="none" w:sz="0" w:space="0" w:color="auto"/>
            <w:right w:val="none" w:sz="0" w:space="0" w:color="auto"/>
          </w:divBdr>
        </w:div>
        <w:div w:id="700323590">
          <w:marLeft w:val="640"/>
          <w:marRight w:val="0"/>
          <w:marTop w:val="0"/>
          <w:marBottom w:val="0"/>
          <w:divBdr>
            <w:top w:val="none" w:sz="0" w:space="0" w:color="auto"/>
            <w:left w:val="none" w:sz="0" w:space="0" w:color="auto"/>
            <w:bottom w:val="none" w:sz="0" w:space="0" w:color="auto"/>
            <w:right w:val="none" w:sz="0" w:space="0" w:color="auto"/>
          </w:divBdr>
        </w:div>
        <w:div w:id="1932659555">
          <w:marLeft w:val="640"/>
          <w:marRight w:val="0"/>
          <w:marTop w:val="0"/>
          <w:marBottom w:val="0"/>
          <w:divBdr>
            <w:top w:val="none" w:sz="0" w:space="0" w:color="auto"/>
            <w:left w:val="none" w:sz="0" w:space="0" w:color="auto"/>
            <w:bottom w:val="none" w:sz="0" w:space="0" w:color="auto"/>
            <w:right w:val="none" w:sz="0" w:space="0" w:color="auto"/>
          </w:divBdr>
        </w:div>
        <w:div w:id="626741612">
          <w:marLeft w:val="640"/>
          <w:marRight w:val="0"/>
          <w:marTop w:val="0"/>
          <w:marBottom w:val="0"/>
          <w:divBdr>
            <w:top w:val="none" w:sz="0" w:space="0" w:color="auto"/>
            <w:left w:val="none" w:sz="0" w:space="0" w:color="auto"/>
            <w:bottom w:val="none" w:sz="0" w:space="0" w:color="auto"/>
            <w:right w:val="none" w:sz="0" w:space="0" w:color="auto"/>
          </w:divBdr>
        </w:div>
        <w:div w:id="2008164212">
          <w:marLeft w:val="640"/>
          <w:marRight w:val="0"/>
          <w:marTop w:val="0"/>
          <w:marBottom w:val="0"/>
          <w:divBdr>
            <w:top w:val="none" w:sz="0" w:space="0" w:color="auto"/>
            <w:left w:val="none" w:sz="0" w:space="0" w:color="auto"/>
            <w:bottom w:val="none" w:sz="0" w:space="0" w:color="auto"/>
            <w:right w:val="none" w:sz="0" w:space="0" w:color="auto"/>
          </w:divBdr>
        </w:div>
        <w:div w:id="1015619052">
          <w:marLeft w:val="640"/>
          <w:marRight w:val="0"/>
          <w:marTop w:val="0"/>
          <w:marBottom w:val="0"/>
          <w:divBdr>
            <w:top w:val="none" w:sz="0" w:space="0" w:color="auto"/>
            <w:left w:val="none" w:sz="0" w:space="0" w:color="auto"/>
            <w:bottom w:val="none" w:sz="0" w:space="0" w:color="auto"/>
            <w:right w:val="none" w:sz="0" w:space="0" w:color="auto"/>
          </w:divBdr>
        </w:div>
        <w:div w:id="809400491">
          <w:marLeft w:val="640"/>
          <w:marRight w:val="0"/>
          <w:marTop w:val="0"/>
          <w:marBottom w:val="0"/>
          <w:divBdr>
            <w:top w:val="none" w:sz="0" w:space="0" w:color="auto"/>
            <w:left w:val="none" w:sz="0" w:space="0" w:color="auto"/>
            <w:bottom w:val="none" w:sz="0" w:space="0" w:color="auto"/>
            <w:right w:val="none" w:sz="0" w:space="0" w:color="auto"/>
          </w:divBdr>
        </w:div>
        <w:div w:id="1883401486">
          <w:marLeft w:val="640"/>
          <w:marRight w:val="0"/>
          <w:marTop w:val="0"/>
          <w:marBottom w:val="0"/>
          <w:divBdr>
            <w:top w:val="none" w:sz="0" w:space="0" w:color="auto"/>
            <w:left w:val="none" w:sz="0" w:space="0" w:color="auto"/>
            <w:bottom w:val="none" w:sz="0" w:space="0" w:color="auto"/>
            <w:right w:val="none" w:sz="0" w:space="0" w:color="auto"/>
          </w:divBdr>
        </w:div>
        <w:div w:id="105201236">
          <w:marLeft w:val="640"/>
          <w:marRight w:val="0"/>
          <w:marTop w:val="0"/>
          <w:marBottom w:val="0"/>
          <w:divBdr>
            <w:top w:val="none" w:sz="0" w:space="0" w:color="auto"/>
            <w:left w:val="none" w:sz="0" w:space="0" w:color="auto"/>
            <w:bottom w:val="none" w:sz="0" w:space="0" w:color="auto"/>
            <w:right w:val="none" w:sz="0" w:space="0" w:color="auto"/>
          </w:divBdr>
        </w:div>
        <w:div w:id="1905555802">
          <w:marLeft w:val="640"/>
          <w:marRight w:val="0"/>
          <w:marTop w:val="0"/>
          <w:marBottom w:val="0"/>
          <w:divBdr>
            <w:top w:val="none" w:sz="0" w:space="0" w:color="auto"/>
            <w:left w:val="none" w:sz="0" w:space="0" w:color="auto"/>
            <w:bottom w:val="none" w:sz="0" w:space="0" w:color="auto"/>
            <w:right w:val="none" w:sz="0" w:space="0" w:color="auto"/>
          </w:divBdr>
        </w:div>
        <w:div w:id="810945966">
          <w:marLeft w:val="640"/>
          <w:marRight w:val="0"/>
          <w:marTop w:val="0"/>
          <w:marBottom w:val="0"/>
          <w:divBdr>
            <w:top w:val="none" w:sz="0" w:space="0" w:color="auto"/>
            <w:left w:val="none" w:sz="0" w:space="0" w:color="auto"/>
            <w:bottom w:val="none" w:sz="0" w:space="0" w:color="auto"/>
            <w:right w:val="none" w:sz="0" w:space="0" w:color="auto"/>
          </w:divBdr>
        </w:div>
        <w:div w:id="1765493543">
          <w:marLeft w:val="640"/>
          <w:marRight w:val="0"/>
          <w:marTop w:val="0"/>
          <w:marBottom w:val="0"/>
          <w:divBdr>
            <w:top w:val="none" w:sz="0" w:space="0" w:color="auto"/>
            <w:left w:val="none" w:sz="0" w:space="0" w:color="auto"/>
            <w:bottom w:val="none" w:sz="0" w:space="0" w:color="auto"/>
            <w:right w:val="none" w:sz="0" w:space="0" w:color="auto"/>
          </w:divBdr>
        </w:div>
        <w:div w:id="217060243">
          <w:marLeft w:val="640"/>
          <w:marRight w:val="0"/>
          <w:marTop w:val="0"/>
          <w:marBottom w:val="0"/>
          <w:divBdr>
            <w:top w:val="none" w:sz="0" w:space="0" w:color="auto"/>
            <w:left w:val="none" w:sz="0" w:space="0" w:color="auto"/>
            <w:bottom w:val="none" w:sz="0" w:space="0" w:color="auto"/>
            <w:right w:val="none" w:sz="0" w:space="0" w:color="auto"/>
          </w:divBdr>
        </w:div>
        <w:div w:id="670374622">
          <w:marLeft w:val="640"/>
          <w:marRight w:val="0"/>
          <w:marTop w:val="0"/>
          <w:marBottom w:val="0"/>
          <w:divBdr>
            <w:top w:val="none" w:sz="0" w:space="0" w:color="auto"/>
            <w:left w:val="none" w:sz="0" w:space="0" w:color="auto"/>
            <w:bottom w:val="none" w:sz="0" w:space="0" w:color="auto"/>
            <w:right w:val="none" w:sz="0" w:space="0" w:color="auto"/>
          </w:divBdr>
        </w:div>
        <w:div w:id="2068675100">
          <w:marLeft w:val="640"/>
          <w:marRight w:val="0"/>
          <w:marTop w:val="0"/>
          <w:marBottom w:val="0"/>
          <w:divBdr>
            <w:top w:val="none" w:sz="0" w:space="0" w:color="auto"/>
            <w:left w:val="none" w:sz="0" w:space="0" w:color="auto"/>
            <w:bottom w:val="none" w:sz="0" w:space="0" w:color="auto"/>
            <w:right w:val="none" w:sz="0" w:space="0" w:color="auto"/>
          </w:divBdr>
        </w:div>
        <w:div w:id="1547521150">
          <w:marLeft w:val="640"/>
          <w:marRight w:val="0"/>
          <w:marTop w:val="0"/>
          <w:marBottom w:val="0"/>
          <w:divBdr>
            <w:top w:val="none" w:sz="0" w:space="0" w:color="auto"/>
            <w:left w:val="none" w:sz="0" w:space="0" w:color="auto"/>
            <w:bottom w:val="none" w:sz="0" w:space="0" w:color="auto"/>
            <w:right w:val="none" w:sz="0" w:space="0" w:color="auto"/>
          </w:divBdr>
        </w:div>
        <w:div w:id="1495297008">
          <w:marLeft w:val="640"/>
          <w:marRight w:val="0"/>
          <w:marTop w:val="0"/>
          <w:marBottom w:val="0"/>
          <w:divBdr>
            <w:top w:val="none" w:sz="0" w:space="0" w:color="auto"/>
            <w:left w:val="none" w:sz="0" w:space="0" w:color="auto"/>
            <w:bottom w:val="none" w:sz="0" w:space="0" w:color="auto"/>
            <w:right w:val="none" w:sz="0" w:space="0" w:color="auto"/>
          </w:divBdr>
        </w:div>
        <w:div w:id="1957789046">
          <w:marLeft w:val="640"/>
          <w:marRight w:val="0"/>
          <w:marTop w:val="0"/>
          <w:marBottom w:val="0"/>
          <w:divBdr>
            <w:top w:val="none" w:sz="0" w:space="0" w:color="auto"/>
            <w:left w:val="none" w:sz="0" w:space="0" w:color="auto"/>
            <w:bottom w:val="none" w:sz="0" w:space="0" w:color="auto"/>
            <w:right w:val="none" w:sz="0" w:space="0" w:color="auto"/>
          </w:divBdr>
        </w:div>
        <w:div w:id="127087188">
          <w:marLeft w:val="640"/>
          <w:marRight w:val="0"/>
          <w:marTop w:val="0"/>
          <w:marBottom w:val="0"/>
          <w:divBdr>
            <w:top w:val="none" w:sz="0" w:space="0" w:color="auto"/>
            <w:left w:val="none" w:sz="0" w:space="0" w:color="auto"/>
            <w:bottom w:val="none" w:sz="0" w:space="0" w:color="auto"/>
            <w:right w:val="none" w:sz="0" w:space="0" w:color="auto"/>
          </w:divBdr>
        </w:div>
        <w:div w:id="2136681432">
          <w:marLeft w:val="640"/>
          <w:marRight w:val="0"/>
          <w:marTop w:val="0"/>
          <w:marBottom w:val="0"/>
          <w:divBdr>
            <w:top w:val="none" w:sz="0" w:space="0" w:color="auto"/>
            <w:left w:val="none" w:sz="0" w:space="0" w:color="auto"/>
            <w:bottom w:val="none" w:sz="0" w:space="0" w:color="auto"/>
            <w:right w:val="none" w:sz="0" w:space="0" w:color="auto"/>
          </w:divBdr>
        </w:div>
        <w:div w:id="1348481231">
          <w:marLeft w:val="640"/>
          <w:marRight w:val="0"/>
          <w:marTop w:val="0"/>
          <w:marBottom w:val="0"/>
          <w:divBdr>
            <w:top w:val="none" w:sz="0" w:space="0" w:color="auto"/>
            <w:left w:val="none" w:sz="0" w:space="0" w:color="auto"/>
            <w:bottom w:val="none" w:sz="0" w:space="0" w:color="auto"/>
            <w:right w:val="none" w:sz="0" w:space="0" w:color="auto"/>
          </w:divBdr>
        </w:div>
        <w:div w:id="1395817195">
          <w:marLeft w:val="640"/>
          <w:marRight w:val="0"/>
          <w:marTop w:val="0"/>
          <w:marBottom w:val="0"/>
          <w:divBdr>
            <w:top w:val="none" w:sz="0" w:space="0" w:color="auto"/>
            <w:left w:val="none" w:sz="0" w:space="0" w:color="auto"/>
            <w:bottom w:val="none" w:sz="0" w:space="0" w:color="auto"/>
            <w:right w:val="none" w:sz="0" w:space="0" w:color="auto"/>
          </w:divBdr>
        </w:div>
        <w:div w:id="1962421003">
          <w:marLeft w:val="640"/>
          <w:marRight w:val="0"/>
          <w:marTop w:val="0"/>
          <w:marBottom w:val="0"/>
          <w:divBdr>
            <w:top w:val="none" w:sz="0" w:space="0" w:color="auto"/>
            <w:left w:val="none" w:sz="0" w:space="0" w:color="auto"/>
            <w:bottom w:val="none" w:sz="0" w:space="0" w:color="auto"/>
            <w:right w:val="none" w:sz="0" w:space="0" w:color="auto"/>
          </w:divBdr>
        </w:div>
        <w:div w:id="1716156539">
          <w:marLeft w:val="640"/>
          <w:marRight w:val="0"/>
          <w:marTop w:val="0"/>
          <w:marBottom w:val="0"/>
          <w:divBdr>
            <w:top w:val="none" w:sz="0" w:space="0" w:color="auto"/>
            <w:left w:val="none" w:sz="0" w:space="0" w:color="auto"/>
            <w:bottom w:val="none" w:sz="0" w:space="0" w:color="auto"/>
            <w:right w:val="none" w:sz="0" w:space="0" w:color="auto"/>
          </w:divBdr>
        </w:div>
        <w:div w:id="753355001">
          <w:marLeft w:val="640"/>
          <w:marRight w:val="0"/>
          <w:marTop w:val="0"/>
          <w:marBottom w:val="0"/>
          <w:divBdr>
            <w:top w:val="none" w:sz="0" w:space="0" w:color="auto"/>
            <w:left w:val="none" w:sz="0" w:space="0" w:color="auto"/>
            <w:bottom w:val="none" w:sz="0" w:space="0" w:color="auto"/>
            <w:right w:val="none" w:sz="0" w:space="0" w:color="auto"/>
          </w:divBdr>
        </w:div>
        <w:div w:id="885917085">
          <w:marLeft w:val="640"/>
          <w:marRight w:val="0"/>
          <w:marTop w:val="0"/>
          <w:marBottom w:val="0"/>
          <w:divBdr>
            <w:top w:val="none" w:sz="0" w:space="0" w:color="auto"/>
            <w:left w:val="none" w:sz="0" w:space="0" w:color="auto"/>
            <w:bottom w:val="none" w:sz="0" w:space="0" w:color="auto"/>
            <w:right w:val="none" w:sz="0" w:space="0" w:color="auto"/>
          </w:divBdr>
        </w:div>
        <w:div w:id="1216967210">
          <w:marLeft w:val="640"/>
          <w:marRight w:val="0"/>
          <w:marTop w:val="0"/>
          <w:marBottom w:val="0"/>
          <w:divBdr>
            <w:top w:val="none" w:sz="0" w:space="0" w:color="auto"/>
            <w:left w:val="none" w:sz="0" w:space="0" w:color="auto"/>
            <w:bottom w:val="none" w:sz="0" w:space="0" w:color="auto"/>
            <w:right w:val="none" w:sz="0" w:space="0" w:color="auto"/>
          </w:divBdr>
        </w:div>
        <w:div w:id="1584535262">
          <w:marLeft w:val="640"/>
          <w:marRight w:val="0"/>
          <w:marTop w:val="0"/>
          <w:marBottom w:val="0"/>
          <w:divBdr>
            <w:top w:val="none" w:sz="0" w:space="0" w:color="auto"/>
            <w:left w:val="none" w:sz="0" w:space="0" w:color="auto"/>
            <w:bottom w:val="none" w:sz="0" w:space="0" w:color="auto"/>
            <w:right w:val="none" w:sz="0" w:space="0" w:color="auto"/>
          </w:divBdr>
        </w:div>
        <w:div w:id="308941796">
          <w:marLeft w:val="640"/>
          <w:marRight w:val="0"/>
          <w:marTop w:val="0"/>
          <w:marBottom w:val="0"/>
          <w:divBdr>
            <w:top w:val="none" w:sz="0" w:space="0" w:color="auto"/>
            <w:left w:val="none" w:sz="0" w:space="0" w:color="auto"/>
            <w:bottom w:val="none" w:sz="0" w:space="0" w:color="auto"/>
            <w:right w:val="none" w:sz="0" w:space="0" w:color="auto"/>
          </w:divBdr>
        </w:div>
        <w:div w:id="957839656">
          <w:marLeft w:val="640"/>
          <w:marRight w:val="0"/>
          <w:marTop w:val="0"/>
          <w:marBottom w:val="0"/>
          <w:divBdr>
            <w:top w:val="none" w:sz="0" w:space="0" w:color="auto"/>
            <w:left w:val="none" w:sz="0" w:space="0" w:color="auto"/>
            <w:bottom w:val="none" w:sz="0" w:space="0" w:color="auto"/>
            <w:right w:val="none" w:sz="0" w:space="0" w:color="auto"/>
          </w:divBdr>
        </w:div>
        <w:div w:id="1729574672">
          <w:marLeft w:val="640"/>
          <w:marRight w:val="0"/>
          <w:marTop w:val="0"/>
          <w:marBottom w:val="0"/>
          <w:divBdr>
            <w:top w:val="none" w:sz="0" w:space="0" w:color="auto"/>
            <w:left w:val="none" w:sz="0" w:space="0" w:color="auto"/>
            <w:bottom w:val="none" w:sz="0" w:space="0" w:color="auto"/>
            <w:right w:val="none" w:sz="0" w:space="0" w:color="auto"/>
          </w:divBdr>
        </w:div>
        <w:div w:id="1730807171">
          <w:marLeft w:val="640"/>
          <w:marRight w:val="0"/>
          <w:marTop w:val="0"/>
          <w:marBottom w:val="0"/>
          <w:divBdr>
            <w:top w:val="none" w:sz="0" w:space="0" w:color="auto"/>
            <w:left w:val="none" w:sz="0" w:space="0" w:color="auto"/>
            <w:bottom w:val="none" w:sz="0" w:space="0" w:color="auto"/>
            <w:right w:val="none" w:sz="0" w:space="0" w:color="auto"/>
          </w:divBdr>
        </w:div>
        <w:div w:id="1663001807">
          <w:marLeft w:val="640"/>
          <w:marRight w:val="0"/>
          <w:marTop w:val="0"/>
          <w:marBottom w:val="0"/>
          <w:divBdr>
            <w:top w:val="none" w:sz="0" w:space="0" w:color="auto"/>
            <w:left w:val="none" w:sz="0" w:space="0" w:color="auto"/>
            <w:bottom w:val="none" w:sz="0" w:space="0" w:color="auto"/>
            <w:right w:val="none" w:sz="0" w:space="0" w:color="auto"/>
          </w:divBdr>
        </w:div>
        <w:div w:id="380062082">
          <w:marLeft w:val="640"/>
          <w:marRight w:val="0"/>
          <w:marTop w:val="0"/>
          <w:marBottom w:val="0"/>
          <w:divBdr>
            <w:top w:val="none" w:sz="0" w:space="0" w:color="auto"/>
            <w:left w:val="none" w:sz="0" w:space="0" w:color="auto"/>
            <w:bottom w:val="none" w:sz="0" w:space="0" w:color="auto"/>
            <w:right w:val="none" w:sz="0" w:space="0" w:color="auto"/>
          </w:divBdr>
        </w:div>
        <w:div w:id="1405058606">
          <w:marLeft w:val="640"/>
          <w:marRight w:val="0"/>
          <w:marTop w:val="0"/>
          <w:marBottom w:val="0"/>
          <w:divBdr>
            <w:top w:val="none" w:sz="0" w:space="0" w:color="auto"/>
            <w:left w:val="none" w:sz="0" w:space="0" w:color="auto"/>
            <w:bottom w:val="none" w:sz="0" w:space="0" w:color="auto"/>
            <w:right w:val="none" w:sz="0" w:space="0" w:color="auto"/>
          </w:divBdr>
        </w:div>
        <w:div w:id="2126150365">
          <w:marLeft w:val="640"/>
          <w:marRight w:val="0"/>
          <w:marTop w:val="0"/>
          <w:marBottom w:val="0"/>
          <w:divBdr>
            <w:top w:val="none" w:sz="0" w:space="0" w:color="auto"/>
            <w:left w:val="none" w:sz="0" w:space="0" w:color="auto"/>
            <w:bottom w:val="none" w:sz="0" w:space="0" w:color="auto"/>
            <w:right w:val="none" w:sz="0" w:space="0" w:color="auto"/>
          </w:divBdr>
        </w:div>
        <w:div w:id="1956059935">
          <w:marLeft w:val="640"/>
          <w:marRight w:val="0"/>
          <w:marTop w:val="0"/>
          <w:marBottom w:val="0"/>
          <w:divBdr>
            <w:top w:val="none" w:sz="0" w:space="0" w:color="auto"/>
            <w:left w:val="none" w:sz="0" w:space="0" w:color="auto"/>
            <w:bottom w:val="none" w:sz="0" w:space="0" w:color="auto"/>
            <w:right w:val="none" w:sz="0" w:space="0" w:color="auto"/>
          </w:divBdr>
        </w:div>
        <w:div w:id="1018510254">
          <w:marLeft w:val="640"/>
          <w:marRight w:val="0"/>
          <w:marTop w:val="0"/>
          <w:marBottom w:val="0"/>
          <w:divBdr>
            <w:top w:val="none" w:sz="0" w:space="0" w:color="auto"/>
            <w:left w:val="none" w:sz="0" w:space="0" w:color="auto"/>
            <w:bottom w:val="none" w:sz="0" w:space="0" w:color="auto"/>
            <w:right w:val="none" w:sz="0" w:space="0" w:color="auto"/>
          </w:divBdr>
        </w:div>
        <w:div w:id="829370182">
          <w:marLeft w:val="640"/>
          <w:marRight w:val="0"/>
          <w:marTop w:val="0"/>
          <w:marBottom w:val="0"/>
          <w:divBdr>
            <w:top w:val="none" w:sz="0" w:space="0" w:color="auto"/>
            <w:left w:val="none" w:sz="0" w:space="0" w:color="auto"/>
            <w:bottom w:val="none" w:sz="0" w:space="0" w:color="auto"/>
            <w:right w:val="none" w:sz="0" w:space="0" w:color="auto"/>
          </w:divBdr>
        </w:div>
      </w:divsChild>
    </w:div>
    <w:div w:id="1879313650">
      <w:bodyDiv w:val="1"/>
      <w:marLeft w:val="0"/>
      <w:marRight w:val="0"/>
      <w:marTop w:val="0"/>
      <w:marBottom w:val="0"/>
      <w:divBdr>
        <w:top w:val="none" w:sz="0" w:space="0" w:color="auto"/>
        <w:left w:val="none" w:sz="0" w:space="0" w:color="auto"/>
        <w:bottom w:val="none" w:sz="0" w:space="0" w:color="auto"/>
        <w:right w:val="none" w:sz="0" w:space="0" w:color="auto"/>
      </w:divBdr>
      <w:divsChild>
        <w:div w:id="743376266">
          <w:marLeft w:val="640"/>
          <w:marRight w:val="0"/>
          <w:marTop w:val="0"/>
          <w:marBottom w:val="0"/>
          <w:divBdr>
            <w:top w:val="none" w:sz="0" w:space="0" w:color="auto"/>
            <w:left w:val="none" w:sz="0" w:space="0" w:color="auto"/>
            <w:bottom w:val="none" w:sz="0" w:space="0" w:color="auto"/>
            <w:right w:val="none" w:sz="0" w:space="0" w:color="auto"/>
          </w:divBdr>
        </w:div>
        <w:div w:id="1076972188">
          <w:marLeft w:val="640"/>
          <w:marRight w:val="0"/>
          <w:marTop w:val="0"/>
          <w:marBottom w:val="0"/>
          <w:divBdr>
            <w:top w:val="none" w:sz="0" w:space="0" w:color="auto"/>
            <w:left w:val="none" w:sz="0" w:space="0" w:color="auto"/>
            <w:bottom w:val="none" w:sz="0" w:space="0" w:color="auto"/>
            <w:right w:val="none" w:sz="0" w:space="0" w:color="auto"/>
          </w:divBdr>
        </w:div>
        <w:div w:id="1547251797">
          <w:marLeft w:val="640"/>
          <w:marRight w:val="0"/>
          <w:marTop w:val="0"/>
          <w:marBottom w:val="0"/>
          <w:divBdr>
            <w:top w:val="none" w:sz="0" w:space="0" w:color="auto"/>
            <w:left w:val="none" w:sz="0" w:space="0" w:color="auto"/>
            <w:bottom w:val="none" w:sz="0" w:space="0" w:color="auto"/>
            <w:right w:val="none" w:sz="0" w:space="0" w:color="auto"/>
          </w:divBdr>
        </w:div>
        <w:div w:id="129400661">
          <w:marLeft w:val="640"/>
          <w:marRight w:val="0"/>
          <w:marTop w:val="0"/>
          <w:marBottom w:val="0"/>
          <w:divBdr>
            <w:top w:val="none" w:sz="0" w:space="0" w:color="auto"/>
            <w:left w:val="none" w:sz="0" w:space="0" w:color="auto"/>
            <w:bottom w:val="none" w:sz="0" w:space="0" w:color="auto"/>
            <w:right w:val="none" w:sz="0" w:space="0" w:color="auto"/>
          </w:divBdr>
        </w:div>
        <w:div w:id="489833412">
          <w:marLeft w:val="640"/>
          <w:marRight w:val="0"/>
          <w:marTop w:val="0"/>
          <w:marBottom w:val="0"/>
          <w:divBdr>
            <w:top w:val="none" w:sz="0" w:space="0" w:color="auto"/>
            <w:left w:val="none" w:sz="0" w:space="0" w:color="auto"/>
            <w:bottom w:val="none" w:sz="0" w:space="0" w:color="auto"/>
            <w:right w:val="none" w:sz="0" w:space="0" w:color="auto"/>
          </w:divBdr>
        </w:div>
        <w:div w:id="1576814410">
          <w:marLeft w:val="640"/>
          <w:marRight w:val="0"/>
          <w:marTop w:val="0"/>
          <w:marBottom w:val="0"/>
          <w:divBdr>
            <w:top w:val="none" w:sz="0" w:space="0" w:color="auto"/>
            <w:left w:val="none" w:sz="0" w:space="0" w:color="auto"/>
            <w:bottom w:val="none" w:sz="0" w:space="0" w:color="auto"/>
            <w:right w:val="none" w:sz="0" w:space="0" w:color="auto"/>
          </w:divBdr>
        </w:div>
        <w:div w:id="370110882">
          <w:marLeft w:val="640"/>
          <w:marRight w:val="0"/>
          <w:marTop w:val="0"/>
          <w:marBottom w:val="0"/>
          <w:divBdr>
            <w:top w:val="none" w:sz="0" w:space="0" w:color="auto"/>
            <w:left w:val="none" w:sz="0" w:space="0" w:color="auto"/>
            <w:bottom w:val="none" w:sz="0" w:space="0" w:color="auto"/>
            <w:right w:val="none" w:sz="0" w:space="0" w:color="auto"/>
          </w:divBdr>
        </w:div>
        <w:div w:id="684208247">
          <w:marLeft w:val="640"/>
          <w:marRight w:val="0"/>
          <w:marTop w:val="0"/>
          <w:marBottom w:val="0"/>
          <w:divBdr>
            <w:top w:val="none" w:sz="0" w:space="0" w:color="auto"/>
            <w:left w:val="none" w:sz="0" w:space="0" w:color="auto"/>
            <w:bottom w:val="none" w:sz="0" w:space="0" w:color="auto"/>
            <w:right w:val="none" w:sz="0" w:space="0" w:color="auto"/>
          </w:divBdr>
        </w:div>
        <w:div w:id="517742986">
          <w:marLeft w:val="640"/>
          <w:marRight w:val="0"/>
          <w:marTop w:val="0"/>
          <w:marBottom w:val="0"/>
          <w:divBdr>
            <w:top w:val="none" w:sz="0" w:space="0" w:color="auto"/>
            <w:left w:val="none" w:sz="0" w:space="0" w:color="auto"/>
            <w:bottom w:val="none" w:sz="0" w:space="0" w:color="auto"/>
            <w:right w:val="none" w:sz="0" w:space="0" w:color="auto"/>
          </w:divBdr>
        </w:div>
        <w:div w:id="1489862543">
          <w:marLeft w:val="640"/>
          <w:marRight w:val="0"/>
          <w:marTop w:val="0"/>
          <w:marBottom w:val="0"/>
          <w:divBdr>
            <w:top w:val="none" w:sz="0" w:space="0" w:color="auto"/>
            <w:left w:val="none" w:sz="0" w:space="0" w:color="auto"/>
            <w:bottom w:val="none" w:sz="0" w:space="0" w:color="auto"/>
            <w:right w:val="none" w:sz="0" w:space="0" w:color="auto"/>
          </w:divBdr>
        </w:div>
        <w:div w:id="1432092749">
          <w:marLeft w:val="640"/>
          <w:marRight w:val="0"/>
          <w:marTop w:val="0"/>
          <w:marBottom w:val="0"/>
          <w:divBdr>
            <w:top w:val="none" w:sz="0" w:space="0" w:color="auto"/>
            <w:left w:val="none" w:sz="0" w:space="0" w:color="auto"/>
            <w:bottom w:val="none" w:sz="0" w:space="0" w:color="auto"/>
            <w:right w:val="none" w:sz="0" w:space="0" w:color="auto"/>
          </w:divBdr>
        </w:div>
        <w:div w:id="1651909536">
          <w:marLeft w:val="640"/>
          <w:marRight w:val="0"/>
          <w:marTop w:val="0"/>
          <w:marBottom w:val="0"/>
          <w:divBdr>
            <w:top w:val="none" w:sz="0" w:space="0" w:color="auto"/>
            <w:left w:val="none" w:sz="0" w:space="0" w:color="auto"/>
            <w:bottom w:val="none" w:sz="0" w:space="0" w:color="auto"/>
            <w:right w:val="none" w:sz="0" w:space="0" w:color="auto"/>
          </w:divBdr>
        </w:div>
        <w:div w:id="307169170">
          <w:marLeft w:val="640"/>
          <w:marRight w:val="0"/>
          <w:marTop w:val="0"/>
          <w:marBottom w:val="0"/>
          <w:divBdr>
            <w:top w:val="none" w:sz="0" w:space="0" w:color="auto"/>
            <w:left w:val="none" w:sz="0" w:space="0" w:color="auto"/>
            <w:bottom w:val="none" w:sz="0" w:space="0" w:color="auto"/>
            <w:right w:val="none" w:sz="0" w:space="0" w:color="auto"/>
          </w:divBdr>
        </w:div>
        <w:div w:id="670567599">
          <w:marLeft w:val="640"/>
          <w:marRight w:val="0"/>
          <w:marTop w:val="0"/>
          <w:marBottom w:val="0"/>
          <w:divBdr>
            <w:top w:val="none" w:sz="0" w:space="0" w:color="auto"/>
            <w:left w:val="none" w:sz="0" w:space="0" w:color="auto"/>
            <w:bottom w:val="none" w:sz="0" w:space="0" w:color="auto"/>
            <w:right w:val="none" w:sz="0" w:space="0" w:color="auto"/>
          </w:divBdr>
        </w:div>
        <w:div w:id="2117285965">
          <w:marLeft w:val="640"/>
          <w:marRight w:val="0"/>
          <w:marTop w:val="0"/>
          <w:marBottom w:val="0"/>
          <w:divBdr>
            <w:top w:val="none" w:sz="0" w:space="0" w:color="auto"/>
            <w:left w:val="none" w:sz="0" w:space="0" w:color="auto"/>
            <w:bottom w:val="none" w:sz="0" w:space="0" w:color="auto"/>
            <w:right w:val="none" w:sz="0" w:space="0" w:color="auto"/>
          </w:divBdr>
        </w:div>
        <w:div w:id="399408550">
          <w:marLeft w:val="640"/>
          <w:marRight w:val="0"/>
          <w:marTop w:val="0"/>
          <w:marBottom w:val="0"/>
          <w:divBdr>
            <w:top w:val="none" w:sz="0" w:space="0" w:color="auto"/>
            <w:left w:val="none" w:sz="0" w:space="0" w:color="auto"/>
            <w:bottom w:val="none" w:sz="0" w:space="0" w:color="auto"/>
            <w:right w:val="none" w:sz="0" w:space="0" w:color="auto"/>
          </w:divBdr>
        </w:div>
        <w:div w:id="1458060583">
          <w:marLeft w:val="640"/>
          <w:marRight w:val="0"/>
          <w:marTop w:val="0"/>
          <w:marBottom w:val="0"/>
          <w:divBdr>
            <w:top w:val="none" w:sz="0" w:space="0" w:color="auto"/>
            <w:left w:val="none" w:sz="0" w:space="0" w:color="auto"/>
            <w:bottom w:val="none" w:sz="0" w:space="0" w:color="auto"/>
            <w:right w:val="none" w:sz="0" w:space="0" w:color="auto"/>
          </w:divBdr>
        </w:div>
        <w:div w:id="1168256087">
          <w:marLeft w:val="640"/>
          <w:marRight w:val="0"/>
          <w:marTop w:val="0"/>
          <w:marBottom w:val="0"/>
          <w:divBdr>
            <w:top w:val="none" w:sz="0" w:space="0" w:color="auto"/>
            <w:left w:val="none" w:sz="0" w:space="0" w:color="auto"/>
            <w:bottom w:val="none" w:sz="0" w:space="0" w:color="auto"/>
            <w:right w:val="none" w:sz="0" w:space="0" w:color="auto"/>
          </w:divBdr>
        </w:div>
        <w:div w:id="1783183256">
          <w:marLeft w:val="640"/>
          <w:marRight w:val="0"/>
          <w:marTop w:val="0"/>
          <w:marBottom w:val="0"/>
          <w:divBdr>
            <w:top w:val="none" w:sz="0" w:space="0" w:color="auto"/>
            <w:left w:val="none" w:sz="0" w:space="0" w:color="auto"/>
            <w:bottom w:val="none" w:sz="0" w:space="0" w:color="auto"/>
            <w:right w:val="none" w:sz="0" w:space="0" w:color="auto"/>
          </w:divBdr>
        </w:div>
        <w:div w:id="173614606">
          <w:marLeft w:val="640"/>
          <w:marRight w:val="0"/>
          <w:marTop w:val="0"/>
          <w:marBottom w:val="0"/>
          <w:divBdr>
            <w:top w:val="none" w:sz="0" w:space="0" w:color="auto"/>
            <w:left w:val="none" w:sz="0" w:space="0" w:color="auto"/>
            <w:bottom w:val="none" w:sz="0" w:space="0" w:color="auto"/>
            <w:right w:val="none" w:sz="0" w:space="0" w:color="auto"/>
          </w:divBdr>
        </w:div>
        <w:div w:id="1225529722">
          <w:marLeft w:val="640"/>
          <w:marRight w:val="0"/>
          <w:marTop w:val="0"/>
          <w:marBottom w:val="0"/>
          <w:divBdr>
            <w:top w:val="none" w:sz="0" w:space="0" w:color="auto"/>
            <w:left w:val="none" w:sz="0" w:space="0" w:color="auto"/>
            <w:bottom w:val="none" w:sz="0" w:space="0" w:color="auto"/>
            <w:right w:val="none" w:sz="0" w:space="0" w:color="auto"/>
          </w:divBdr>
        </w:div>
        <w:div w:id="1815173034">
          <w:marLeft w:val="640"/>
          <w:marRight w:val="0"/>
          <w:marTop w:val="0"/>
          <w:marBottom w:val="0"/>
          <w:divBdr>
            <w:top w:val="none" w:sz="0" w:space="0" w:color="auto"/>
            <w:left w:val="none" w:sz="0" w:space="0" w:color="auto"/>
            <w:bottom w:val="none" w:sz="0" w:space="0" w:color="auto"/>
            <w:right w:val="none" w:sz="0" w:space="0" w:color="auto"/>
          </w:divBdr>
        </w:div>
        <w:div w:id="1680231329">
          <w:marLeft w:val="640"/>
          <w:marRight w:val="0"/>
          <w:marTop w:val="0"/>
          <w:marBottom w:val="0"/>
          <w:divBdr>
            <w:top w:val="none" w:sz="0" w:space="0" w:color="auto"/>
            <w:left w:val="none" w:sz="0" w:space="0" w:color="auto"/>
            <w:bottom w:val="none" w:sz="0" w:space="0" w:color="auto"/>
            <w:right w:val="none" w:sz="0" w:space="0" w:color="auto"/>
          </w:divBdr>
        </w:div>
        <w:div w:id="1995332567">
          <w:marLeft w:val="640"/>
          <w:marRight w:val="0"/>
          <w:marTop w:val="0"/>
          <w:marBottom w:val="0"/>
          <w:divBdr>
            <w:top w:val="none" w:sz="0" w:space="0" w:color="auto"/>
            <w:left w:val="none" w:sz="0" w:space="0" w:color="auto"/>
            <w:bottom w:val="none" w:sz="0" w:space="0" w:color="auto"/>
            <w:right w:val="none" w:sz="0" w:space="0" w:color="auto"/>
          </w:divBdr>
        </w:div>
        <w:div w:id="117264524">
          <w:marLeft w:val="640"/>
          <w:marRight w:val="0"/>
          <w:marTop w:val="0"/>
          <w:marBottom w:val="0"/>
          <w:divBdr>
            <w:top w:val="none" w:sz="0" w:space="0" w:color="auto"/>
            <w:left w:val="none" w:sz="0" w:space="0" w:color="auto"/>
            <w:bottom w:val="none" w:sz="0" w:space="0" w:color="auto"/>
            <w:right w:val="none" w:sz="0" w:space="0" w:color="auto"/>
          </w:divBdr>
        </w:div>
        <w:div w:id="677197995">
          <w:marLeft w:val="640"/>
          <w:marRight w:val="0"/>
          <w:marTop w:val="0"/>
          <w:marBottom w:val="0"/>
          <w:divBdr>
            <w:top w:val="none" w:sz="0" w:space="0" w:color="auto"/>
            <w:left w:val="none" w:sz="0" w:space="0" w:color="auto"/>
            <w:bottom w:val="none" w:sz="0" w:space="0" w:color="auto"/>
            <w:right w:val="none" w:sz="0" w:space="0" w:color="auto"/>
          </w:divBdr>
        </w:div>
        <w:div w:id="1743600720">
          <w:marLeft w:val="640"/>
          <w:marRight w:val="0"/>
          <w:marTop w:val="0"/>
          <w:marBottom w:val="0"/>
          <w:divBdr>
            <w:top w:val="none" w:sz="0" w:space="0" w:color="auto"/>
            <w:left w:val="none" w:sz="0" w:space="0" w:color="auto"/>
            <w:bottom w:val="none" w:sz="0" w:space="0" w:color="auto"/>
            <w:right w:val="none" w:sz="0" w:space="0" w:color="auto"/>
          </w:divBdr>
        </w:div>
        <w:div w:id="1117017925">
          <w:marLeft w:val="640"/>
          <w:marRight w:val="0"/>
          <w:marTop w:val="0"/>
          <w:marBottom w:val="0"/>
          <w:divBdr>
            <w:top w:val="none" w:sz="0" w:space="0" w:color="auto"/>
            <w:left w:val="none" w:sz="0" w:space="0" w:color="auto"/>
            <w:bottom w:val="none" w:sz="0" w:space="0" w:color="auto"/>
            <w:right w:val="none" w:sz="0" w:space="0" w:color="auto"/>
          </w:divBdr>
        </w:div>
        <w:div w:id="1603566299">
          <w:marLeft w:val="640"/>
          <w:marRight w:val="0"/>
          <w:marTop w:val="0"/>
          <w:marBottom w:val="0"/>
          <w:divBdr>
            <w:top w:val="none" w:sz="0" w:space="0" w:color="auto"/>
            <w:left w:val="none" w:sz="0" w:space="0" w:color="auto"/>
            <w:bottom w:val="none" w:sz="0" w:space="0" w:color="auto"/>
            <w:right w:val="none" w:sz="0" w:space="0" w:color="auto"/>
          </w:divBdr>
        </w:div>
        <w:div w:id="1149983994">
          <w:marLeft w:val="640"/>
          <w:marRight w:val="0"/>
          <w:marTop w:val="0"/>
          <w:marBottom w:val="0"/>
          <w:divBdr>
            <w:top w:val="none" w:sz="0" w:space="0" w:color="auto"/>
            <w:left w:val="none" w:sz="0" w:space="0" w:color="auto"/>
            <w:bottom w:val="none" w:sz="0" w:space="0" w:color="auto"/>
            <w:right w:val="none" w:sz="0" w:space="0" w:color="auto"/>
          </w:divBdr>
        </w:div>
      </w:divsChild>
    </w:div>
    <w:div w:id="1884517130">
      <w:bodyDiv w:val="1"/>
      <w:marLeft w:val="0"/>
      <w:marRight w:val="0"/>
      <w:marTop w:val="0"/>
      <w:marBottom w:val="0"/>
      <w:divBdr>
        <w:top w:val="none" w:sz="0" w:space="0" w:color="auto"/>
        <w:left w:val="none" w:sz="0" w:space="0" w:color="auto"/>
        <w:bottom w:val="none" w:sz="0" w:space="0" w:color="auto"/>
        <w:right w:val="none" w:sz="0" w:space="0" w:color="auto"/>
      </w:divBdr>
      <w:divsChild>
        <w:div w:id="1540698524">
          <w:marLeft w:val="640"/>
          <w:marRight w:val="0"/>
          <w:marTop w:val="0"/>
          <w:marBottom w:val="0"/>
          <w:divBdr>
            <w:top w:val="none" w:sz="0" w:space="0" w:color="auto"/>
            <w:left w:val="none" w:sz="0" w:space="0" w:color="auto"/>
            <w:bottom w:val="none" w:sz="0" w:space="0" w:color="auto"/>
            <w:right w:val="none" w:sz="0" w:space="0" w:color="auto"/>
          </w:divBdr>
        </w:div>
        <w:div w:id="2006585241">
          <w:marLeft w:val="640"/>
          <w:marRight w:val="0"/>
          <w:marTop w:val="0"/>
          <w:marBottom w:val="0"/>
          <w:divBdr>
            <w:top w:val="none" w:sz="0" w:space="0" w:color="auto"/>
            <w:left w:val="none" w:sz="0" w:space="0" w:color="auto"/>
            <w:bottom w:val="none" w:sz="0" w:space="0" w:color="auto"/>
            <w:right w:val="none" w:sz="0" w:space="0" w:color="auto"/>
          </w:divBdr>
        </w:div>
        <w:div w:id="724640025">
          <w:marLeft w:val="640"/>
          <w:marRight w:val="0"/>
          <w:marTop w:val="0"/>
          <w:marBottom w:val="0"/>
          <w:divBdr>
            <w:top w:val="none" w:sz="0" w:space="0" w:color="auto"/>
            <w:left w:val="none" w:sz="0" w:space="0" w:color="auto"/>
            <w:bottom w:val="none" w:sz="0" w:space="0" w:color="auto"/>
            <w:right w:val="none" w:sz="0" w:space="0" w:color="auto"/>
          </w:divBdr>
        </w:div>
        <w:div w:id="857738395">
          <w:marLeft w:val="640"/>
          <w:marRight w:val="0"/>
          <w:marTop w:val="0"/>
          <w:marBottom w:val="0"/>
          <w:divBdr>
            <w:top w:val="none" w:sz="0" w:space="0" w:color="auto"/>
            <w:left w:val="none" w:sz="0" w:space="0" w:color="auto"/>
            <w:bottom w:val="none" w:sz="0" w:space="0" w:color="auto"/>
            <w:right w:val="none" w:sz="0" w:space="0" w:color="auto"/>
          </w:divBdr>
        </w:div>
        <w:div w:id="870605034">
          <w:marLeft w:val="640"/>
          <w:marRight w:val="0"/>
          <w:marTop w:val="0"/>
          <w:marBottom w:val="0"/>
          <w:divBdr>
            <w:top w:val="none" w:sz="0" w:space="0" w:color="auto"/>
            <w:left w:val="none" w:sz="0" w:space="0" w:color="auto"/>
            <w:bottom w:val="none" w:sz="0" w:space="0" w:color="auto"/>
            <w:right w:val="none" w:sz="0" w:space="0" w:color="auto"/>
          </w:divBdr>
        </w:div>
        <w:div w:id="976879628">
          <w:marLeft w:val="640"/>
          <w:marRight w:val="0"/>
          <w:marTop w:val="0"/>
          <w:marBottom w:val="0"/>
          <w:divBdr>
            <w:top w:val="none" w:sz="0" w:space="0" w:color="auto"/>
            <w:left w:val="none" w:sz="0" w:space="0" w:color="auto"/>
            <w:bottom w:val="none" w:sz="0" w:space="0" w:color="auto"/>
            <w:right w:val="none" w:sz="0" w:space="0" w:color="auto"/>
          </w:divBdr>
        </w:div>
        <w:div w:id="1079640539">
          <w:marLeft w:val="640"/>
          <w:marRight w:val="0"/>
          <w:marTop w:val="0"/>
          <w:marBottom w:val="0"/>
          <w:divBdr>
            <w:top w:val="none" w:sz="0" w:space="0" w:color="auto"/>
            <w:left w:val="none" w:sz="0" w:space="0" w:color="auto"/>
            <w:bottom w:val="none" w:sz="0" w:space="0" w:color="auto"/>
            <w:right w:val="none" w:sz="0" w:space="0" w:color="auto"/>
          </w:divBdr>
        </w:div>
        <w:div w:id="433332335">
          <w:marLeft w:val="640"/>
          <w:marRight w:val="0"/>
          <w:marTop w:val="0"/>
          <w:marBottom w:val="0"/>
          <w:divBdr>
            <w:top w:val="none" w:sz="0" w:space="0" w:color="auto"/>
            <w:left w:val="none" w:sz="0" w:space="0" w:color="auto"/>
            <w:bottom w:val="none" w:sz="0" w:space="0" w:color="auto"/>
            <w:right w:val="none" w:sz="0" w:space="0" w:color="auto"/>
          </w:divBdr>
        </w:div>
        <w:div w:id="1085998813">
          <w:marLeft w:val="640"/>
          <w:marRight w:val="0"/>
          <w:marTop w:val="0"/>
          <w:marBottom w:val="0"/>
          <w:divBdr>
            <w:top w:val="none" w:sz="0" w:space="0" w:color="auto"/>
            <w:left w:val="none" w:sz="0" w:space="0" w:color="auto"/>
            <w:bottom w:val="none" w:sz="0" w:space="0" w:color="auto"/>
            <w:right w:val="none" w:sz="0" w:space="0" w:color="auto"/>
          </w:divBdr>
        </w:div>
        <w:div w:id="1292635756">
          <w:marLeft w:val="640"/>
          <w:marRight w:val="0"/>
          <w:marTop w:val="0"/>
          <w:marBottom w:val="0"/>
          <w:divBdr>
            <w:top w:val="none" w:sz="0" w:space="0" w:color="auto"/>
            <w:left w:val="none" w:sz="0" w:space="0" w:color="auto"/>
            <w:bottom w:val="none" w:sz="0" w:space="0" w:color="auto"/>
            <w:right w:val="none" w:sz="0" w:space="0" w:color="auto"/>
          </w:divBdr>
        </w:div>
        <w:div w:id="1007252701">
          <w:marLeft w:val="640"/>
          <w:marRight w:val="0"/>
          <w:marTop w:val="0"/>
          <w:marBottom w:val="0"/>
          <w:divBdr>
            <w:top w:val="none" w:sz="0" w:space="0" w:color="auto"/>
            <w:left w:val="none" w:sz="0" w:space="0" w:color="auto"/>
            <w:bottom w:val="none" w:sz="0" w:space="0" w:color="auto"/>
            <w:right w:val="none" w:sz="0" w:space="0" w:color="auto"/>
          </w:divBdr>
        </w:div>
        <w:div w:id="1337614926">
          <w:marLeft w:val="640"/>
          <w:marRight w:val="0"/>
          <w:marTop w:val="0"/>
          <w:marBottom w:val="0"/>
          <w:divBdr>
            <w:top w:val="none" w:sz="0" w:space="0" w:color="auto"/>
            <w:left w:val="none" w:sz="0" w:space="0" w:color="auto"/>
            <w:bottom w:val="none" w:sz="0" w:space="0" w:color="auto"/>
            <w:right w:val="none" w:sz="0" w:space="0" w:color="auto"/>
          </w:divBdr>
        </w:div>
        <w:div w:id="785084658">
          <w:marLeft w:val="640"/>
          <w:marRight w:val="0"/>
          <w:marTop w:val="0"/>
          <w:marBottom w:val="0"/>
          <w:divBdr>
            <w:top w:val="none" w:sz="0" w:space="0" w:color="auto"/>
            <w:left w:val="none" w:sz="0" w:space="0" w:color="auto"/>
            <w:bottom w:val="none" w:sz="0" w:space="0" w:color="auto"/>
            <w:right w:val="none" w:sz="0" w:space="0" w:color="auto"/>
          </w:divBdr>
        </w:div>
        <w:div w:id="1621185040">
          <w:marLeft w:val="640"/>
          <w:marRight w:val="0"/>
          <w:marTop w:val="0"/>
          <w:marBottom w:val="0"/>
          <w:divBdr>
            <w:top w:val="none" w:sz="0" w:space="0" w:color="auto"/>
            <w:left w:val="none" w:sz="0" w:space="0" w:color="auto"/>
            <w:bottom w:val="none" w:sz="0" w:space="0" w:color="auto"/>
            <w:right w:val="none" w:sz="0" w:space="0" w:color="auto"/>
          </w:divBdr>
        </w:div>
        <w:div w:id="463817867">
          <w:marLeft w:val="640"/>
          <w:marRight w:val="0"/>
          <w:marTop w:val="0"/>
          <w:marBottom w:val="0"/>
          <w:divBdr>
            <w:top w:val="none" w:sz="0" w:space="0" w:color="auto"/>
            <w:left w:val="none" w:sz="0" w:space="0" w:color="auto"/>
            <w:bottom w:val="none" w:sz="0" w:space="0" w:color="auto"/>
            <w:right w:val="none" w:sz="0" w:space="0" w:color="auto"/>
          </w:divBdr>
        </w:div>
        <w:div w:id="836923089">
          <w:marLeft w:val="640"/>
          <w:marRight w:val="0"/>
          <w:marTop w:val="0"/>
          <w:marBottom w:val="0"/>
          <w:divBdr>
            <w:top w:val="none" w:sz="0" w:space="0" w:color="auto"/>
            <w:left w:val="none" w:sz="0" w:space="0" w:color="auto"/>
            <w:bottom w:val="none" w:sz="0" w:space="0" w:color="auto"/>
            <w:right w:val="none" w:sz="0" w:space="0" w:color="auto"/>
          </w:divBdr>
        </w:div>
        <w:div w:id="436369012">
          <w:marLeft w:val="640"/>
          <w:marRight w:val="0"/>
          <w:marTop w:val="0"/>
          <w:marBottom w:val="0"/>
          <w:divBdr>
            <w:top w:val="none" w:sz="0" w:space="0" w:color="auto"/>
            <w:left w:val="none" w:sz="0" w:space="0" w:color="auto"/>
            <w:bottom w:val="none" w:sz="0" w:space="0" w:color="auto"/>
            <w:right w:val="none" w:sz="0" w:space="0" w:color="auto"/>
          </w:divBdr>
        </w:div>
        <w:div w:id="696858207">
          <w:marLeft w:val="640"/>
          <w:marRight w:val="0"/>
          <w:marTop w:val="0"/>
          <w:marBottom w:val="0"/>
          <w:divBdr>
            <w:top w:val="none" w:sz="0" w:space="0" w:color="auto"/>
            <w:left w:val="none" w:sz="0" w:space="0" w:color="auto"/>
            <w:bottom w:val="none" w:sz="0" w:space="0" w:color="auto"/>
            <w:right w:val="none" w:sz="0" w:space="0" w:color="auto"/>
          </w:divBdr>
        </w:div>
        <w:div w:id="1264535924">
          <w:marLeft w:val="640"/>
          <w:marRight w:val="0"/>
          <w:marTop w:val="0"/>
          <w:marBottom w:val="0"/>
          <w:divBdr>
            <w:top w:val="none" w:sz="0" w:space="0" w:color="auto"/>
            <w:left w:val="none" w:sz="0" w:space="0" w:color="auto"/>
            <w:bottom w:val="none" w:sz="0" w:space="0" w:color="auto"/>
            <w:right w:val="none" w:sz="0" w:space="0" w:color="auto"/>
          </w:divBdr>
        </w:div>
        <w:div w:id="920524187">
          <w:marLeft w:val="640"/>
          <w:marRight w:val="0"/>
          <w:marTop w:val="0"/>
          <w:marBottom w:val="0"/>
          <w:divBdr>
            <w:top w:val="none" w:sz="0" w:space="0" w:color="auto"/>
            <w:left w:val="none" w:sz="0" w:space="0" w:color="auto"/>
            <w:bottom w:val="none" w:sz="0" w:space="0" w:color="auto"/>
            <w:right w:val="none" w:sz="0" w:space="0" w:color="auto"/>
          </w:divBdr>
        </w:div>
        <w:div w:id="248151382">
          <w:marLeft w:val="640"/>
          <w:marRight w:val="0"/>
          <w:marTop w:val="0"/>
          <w:marBottom w:val="0"/>
          <w:divBdr>
            <w:top w:val="none" w:sz="0" w:space="0" w:color="auto"/>
            <w:left w:val="none" w:sz="0" w:space="0" w:color="auto"/>
            <w:bottom w:val="none" w:sz="0" w:space="0" w:color="auto"/>
            <w:right w:val="none" w:sz="0" w:space="0" w:color="auto"/>
          </w:divBdr>
        </w:div>
        <w:div w:id="350111823">
          <w:marLeft w:val="640"/>
          <w:marRight w:val="0"/>
          <w:marTop w:val="0"/>
          <w:marBottom w:val="0"/>
          <w:divBdr>
            <w:top w:val="none" w:sz="0" w:space="0" w:color="auto"/>
            <w:left w:val="none" w:sz="0" w:space="0" w:color="auto"/>
            <w:bottom w:val="none" w:sz="0" w:space="0" w:color="auto"/>
            <w:right w:val="none" w:sz="0" w:space="0" w:color="auto"/>
          </w:divBdr>
        </w:div>
        <w:div w:id="1253320298">
          <w:marLeft w:val="640"/>
          <w:marRight w:val="0"/>
          <w:marTop w:val="0"/>
          <w:marBottom w:val="0"/>
          <w:divBdr>
            <w:top w:val="none" w:sz="0" w:space="0" w:color="auto"/>
            <w:left w:val="none" w:sz="0" w:space="0" w:color="auto"/>
            <w:bottom w:val="none" w:sz="0" w:space="0" w:color="auto"/>
            <w:right w:val="none" w:sz="0" w:space="0" w:color="auto"/>
          </w:divBdr>
        </w:div>
        <w:div w:id="624627177">
          <w:marLeft w:val="640"/>
          <w:marRight w:val="0"/>
          <w:marTop w:val="0"/>
          <w:marBottom w:val="0"/>
          <w:divBdr>
            <w:top w:val="none" w:sz="0" w:space="0" w:color="auto"/>
            <w:left w:val="none" w:sz="0" w:space="0" w:color="auto"/>
            <w:bottom w:val="none" w:sz="0" w:space="0" w:color="auto"/>
            <w:right w:val="none" w:sz="0" w:space="0" w:color="auto"/>
          </w:divBdr>
        </w:div>
        <w:div w:id="1523863949">
          <w:marLeft w:val="640"/>
          <w:marRight w:val="0"/>
          <w:marTop w:val="0"/>
          <w:marBottom w:val="0"/>
          <w:divBdr>
            <w:top w:val="none" w:sz="0" w:space="0" w:color="auto"/>
            <w:left w:val="none" w:sz="0" w:space="0" w:color="auto"/>
            <w:bottom w:val="none" w:sz="0" w:space="0" w:color="auto"/>
            <w:right w:val="none" w:sz="0" w:space="0" w:color="auto"/>
          </w:divBdr>
        </w:div>
        <w:div w:id="1459909139">
          <w:marLeft w:val="640"/>
          <w:marRight w:val="0"/>
          <w:marTop w:val="0"/>
          <w:marBottom w:val="0"/>
          <w:divBdr>
            <w:top w:val="none" w:sz="0" w:space="0" w:color="auto"/>
            <w:left w:val="none" w:sz="0" w:space="0" w:color="auto"/>
            <w:bottom w:val="none" w:sz="0" w:space="0" w:color="auto"/>
            <w:right w:val="none" w:sz="0" w:space="0" w:color="auto"/>
          </w:divBdr>
        </w:div>
        <w:div w:id="34234918">
          <w:marLeft w:val="640"/>
          <w:marRight w:val="0"/>
          <w:marTop w:val="0"/>
          <w:marBottom w:val="0"/>
          <w:divBdr>
            <w:top w:val="none" w:sz="0" w:space="0" w:color="auto"/>
            <w:left w:val="none" w:sz="0" w:space="0" w:color="auto"/>
            <w:bottom w:val="none" w:sz="0" w:space="0" w:color="auto"/>
            <w:right w:val="none" w:sz="0" w:space="0" w:color="auto"/>
          </w:divBdr>
        </w:div>
        <w:div w:id="678118693">
          <w:marLeft w:val="640"/>
          <w:marRight w:val="0"/>
          <w:marTop w:val="0"/>
          <w:marBottom w:val="0"/>
          <w:divBdr>
            <w:top w:val="none" w:sz="0" w:space="0" w:color="auto"/>
            <w:left w:val="none" w:sz="0" w:space="0" w:color="auto"/>
            <w:bottom w:val="none" w:sz="0" w:space="0" w:color="auto"/>
            <w:right w:val="none" w:sz="0" w:space="0" w:color="auto"/>
          </w:divBdr>
        </w:div>
        <w:div w:id="2018925642">
          <w:marLeft w:val="640"/>
          <w:marRight w:val="0"/>
          <w:marTop w:val="0"/>
          <w:marBottom w:val="0"/>
          <w:divBdr>
            <w:top w:val="none" w:sz="0" w:space="0" w:color="auto"/>
            <w:left w:val="none" w:sz="0" w:space="0" w:color="auto"/>
            <w:bottom w:val="none" w:sz="0" w:space="0" w:color="auto"/>
            <w:right w:val="none" w:sz="0" w:space="0" w:color="auto"/>
          </w:divBdr>
        </w:div>
        <w:div w:id="1164663882">
          <w:marLeft w:val="640"/>
          <w:marRight w:val="0"/>
          <w:marTop w:val="0"/>
          <w:marBottom w:val="0"/>
          <w:divBdr>
            <w:top w:val="none" w:sz="0" w:space="0" w:color="auto"/>
            <w:left w:val="none" w:sz="0" w:space="0" w:color="auto"/>
            <w:bottom w:val="none" w:sz="0" w:space="0" w:color="auto"/>
            <w:right w:val="none" w:sz="0" w:space="0" w:color="auto"/>
          </w:divBdr>
        </w:div>
        <w:div w:id="403374779">
          <w:marLeft w:val="640"/>
          <w:marRight w:val="0"/>
          <w:marTop w:val="0"/>
          <w:marBottom w:val="0"/>
          <w:divBdr>
            <w:top w:val="none" w:sz="0" w:space="0" w:color="auto"/>
            <w:left w:val="none" w:sz="0" w:space="0" w:color="auto"/>
            <w:bottom w:val="none" w:sz="0" w:space="0" w:color="auto"/>
            <w:right w:val="none" w:sz="0" w:space="0" w:color="auto"/>
          </w:divBdr>
        </w:div>
        <w:div w:id="532884210">
          <w:marLeft w:val="640"/>
          <w:marRight w:val="0"/>
          <w:marTop w:val="0"/>
          <w:marBottom w:val="0"/>
          <w:divBdr>
            <w:top w:val="none" w:sz="0" w:space="0" w:color="auto"/>
            <w:left w:val="none" w:sz="0" w:space="0" w:color="auto"/>
            <w:bottom w:val="none" w:sz="0" w:space="0" w:color="auto"/>
            <w:right w:val="none" w:sz="0" w:space="0" w:color="auto"/>
          </w:divBdr>
        </w:div>
        <w:div w:id="379523402">
          <w:marLeft w:val="640"/>
          <w:marRight w:val="0"/>
          <w:marTop w:val="0"/>
          <w:marBottom w:val="0"/>
          <w:divBdr>
            <w:top w:val="none" w:sz="0" w:space="0" w:color="auto"/>
            <w:left w:val="none" w:sz="0" w:space="0" w:color="auto"/>
            <w:bottom w:val="none" w:sz="0" w:space="0" w:color="auto"/>
            <w:right w:val="none" w:sz="0" w:space="0" w:color="auto"/>
          </w:divBdr>
        </w:div>
        <w:div w:id="1021130959">
          <w:marLeft w:val="640"/>
          <w:marRight w:val="0"/>
          <w:marTop w:val="0"/>
          <w:marBottom w:val="0"/>
          <w:divBdr>
            <w:top w:val="none" w:sz="0" w:space="0" w:color="auto"/>
            <w:left w:val="none" w:sz="0" w:space="0" w:color="auto"/>
            <w:bottom w:val="none" w:sz="0" w:space="0" w:color="auto"/>
            <w:right w:val="none" w:sz="0" w:space="0" w:color="auto"/>
          </w:divBdr>
        </w:div>
        <w:div w:id="348718374">
          <w:marLeft w:val="640"/>
          <w:marRight w:val="0"/>
          <w:marTop w:val="0"/>
          <w:marBottom w:val="0"/>
          <w:divBdr>
            <w:top w:val="none" w:sz="0" w:space="0" w:color="auto"/>
            <w:left w:val="none" w:sz="0" w:space="0" w:color="auto"/>
            <w:bottom w:val="none" w:sz="0" w:space="0" w:color="auto"/>
            <w:right w:val="none" w:sz="0" w:space="0" w:color="auto"/>
          </w:divBdr>
        </w:div>
        <w:div w:id="297535306">
          <w:marLeft w:val="640"/>
          <w:marRight w:val="0"/>
          <w:marTop w:val="0"/>
          <w:marBottom w:val="0"/>
          <w:divBdr>
            <w:top w:val="none" w:sz="0" w:space="0" w:color="auto"/>
            <w:left w:val="none" w:sz="0" w:space="0" w:color="auto"/>
            <w:bottom w:val="none" w:sz="0" w:space="0" w:color="auto"/>
            <w:right w:val="none" w:sz="0" w:space="0" w:color="auto"/>
          </w:divBdr>
        </w:div>
        <w:div w:id="1742678617">
          <w:marLeft w:val="640"/>
          <w:marRight w:val="0"/>
          <w:marTop w:val="0"/>
          <w:marBottom w:val="0"/>
          <w:divBdr>
            <w:top w:val="none" w:sz="0" w:space="0" w:color="auto"/>
            <w:left w:val="none" w:sz="0" w:space="0" w:color="auto"/>
            <w:bottom w:val="none" w:sz="0" w:space="0" w:color="auto"/>
            <w:right w:val="none" w:sz="0" w:space="0" w:color="auto"/>
          </w:divBdr>
        </w:div>
        <w:div w:id="1354965230">
          <w:marLeft w:val="640"/>
          <w:marRight w:val="0"/>
          <w:marTop w:val="0"/>
          <w:marBottom w:val="0"/>
          <w:divBdr>
            <w:top w:val="none" w:sz="0" w:space="0" w:color="auto"/>
            <w:left w:val="none" w:sz="0" w:space="0" w:color="auto"/>
            <w:bottom w:val="none" w:sz="0" w:space="0" w:color="auto"/>
            <w:right w:val="none" w:sz="0" w:space="0" w:color="auto"/>
          </w:divBdr>
        </w:div>
        <w:div w:id="470253392">
          <w:marLeft w:val="640"/>
          <w:marRight w:val="0"/>
          <w:marTop w:val="0"/>
          <w:marBottom w:val="0"/>
          <w:divBdr>
            <w:top w:val="none" w:sz="0" w:space="0" w:color="auto"/>
            <w:left w:val="none" w:sz="0" w:space="0" w:color="auto"/>
            <w:bottom w:val="none" w:sz="0" w:space="0" w:color="auto"/>
            <w:right w:val="none" w:sz="0" w:space="0" w:color="auto"/>
          </w:divBdr>
        </w:div>
        <w:div w:id="788546149">
          <w:marLeft w:val="640"/>
          <w:marRight w:val="0"/>
          <w:marTop w:val="0"/>
          <w:marBottom w:val="0"/>
          <w:divBdr>
            <w:top w:val="none" w:sz="0" w:space="0" w:color="auto"/>
            <w:left w:val="none" w:sz="0" w:space="0" w:color="auto"/>
            <w:bottom w:val="none" w:sz="0" w:space="0" w:color="auto"/>
            <w:right w:val="none" w:sz="0" w:space="0" w:color="auto"/>
          </w:divBdr>
        </w:div>
        <w:div w:id="1541017704">
          <w:marLeft w:val="640"/>
          <w:marRight w:val="0"/>
          <w:marTop w:val="0"/>
          <w:marBottom w:val="0"/>
          <w:divBdr>
            <w:top w:val="none" w:sz="0" w:space="0" w:color="auto"/>
            <w:left w:val="none" w:sz="0" w:space="0" w:color="auto"/>
            <w:bottom w:val="none" w:sz="0" w:space="0" w:color="auto"/>
            <w:right w:val="none" w:sz="0" w:space="0" w:color="auto"/>
          </w:divBdr>
        </w:div>
        <w:div w:id="973759158">
          <w:marLeft w:val="640"/>
          <w:marRight w:val="0"/>
          <w:marTop w:val="0"/>
          <w:marBottom w:val="0"/>
          <w:divBdr>
            <w:top w:val="none" w:sz="0" w:space="0" w:color="auto"/>
            <w:left w:val="none" w:sz="0" w:space="0" w:color="auto"/>
            <w:bottom w:val="none" w:sz="0" w:space="0" w:color="auto"/>
            <w:right w:val="none" w:sz="0" w:space="0" w:color="auto"/>
          </w:divBdr>
        </w:div>
        <w:div w:id="1926069491">
          <w:marLeft w:val="640"/>
          <w:marRight w:val="0"/>
          <w:marTop w:val="0"/>
          <w:marBottom w:val="0"/>
          <w:divBdr>
            <w:top w:val="none" w:sz="0" w:space="0" w:color="auto"/>
            <w:left w:val="none" w:sz="0" w:space="0" w:color="auto"/>
            <w:bottom w:val="none" w:sz="0" w:space="0" w:color="auto"/>
            <w:right w:val="none" w:sz="0" w:space="0" w:color="auto"/>
          </w:divBdr>
        </w:div>
      </w:divsChild>
    </w:div>
    <w:div w:id="1893299683">
      <w:bodyDiv w:val="1"/>
      <w:marLeft w:val="0"/>
      <w:marRight w:val="0"/>
      <w:marTop w:val="0"/>
      <w:marBottom w:val="0"/>
      <w:divBdr>
        <w:top w:val="none" w:sz="0" w:space="0" w:color="auto"/>
        <w:left w:val="none" w:sz="0" w:space="0" w:color="auto"/>
        <w:bottom w:val="none" w:sz="0" w:space="0" w:color="auto"/>
        <w:right w:val="none" w:sz="0" w:space="0" w:color="auto"/>
      </w:divBdr>
      <w:divsChild>
        <w:div w:id="962152620">
          <w:marLeft w:val="640"/>
          <w:marRight w:val="0"/>
          <w:marTop w:val="0"/>
          <w:marBottom w:val="0"/>
          <w:divBdr>
            <w:top w:val="none" w:sz="0" w:space="0" w:color="auto"/>
            <w:left w:val="none" w:sz="0" w:space="0" w:color="auto"/>
            <w:bottom w:val="none" w:sz="0" w:space="0" w:color="auto"/>
            <w:right w:val="none" w:sz="0" w:space="0" w:color="auto"/>
          </w:divBdr>
        </w:div>
        <w:div w:id="10034704">
          <w:marLeft w:val="640"/>
          <w:marRight w:val="0"/>
          <w:marTop w:val="0"/>
          <w:marBottom w:val="0"/>
          <w:divBdr>
            <w:top w:val="none" w:sz="0" w:space="0" w:color="auto"/>
            <w:left w:val="none" w:sz="0" w:space="0" w:color="auto"/>
            <w:bottom w:val="none" w:sz="0" w:space="0" w:color="auto"/>
            <w:right w:val="none" w:sz="0" w:space="0" w:color="auto"/>
          </w:divBdr>
        </w:div>
        <w:div w:id="303462281">
          <w:marLeft w:val="640"/>
          <w:marRight w:val="0"/>
          <w:marTop w:val="0"/>
          <w:marBottom w:val="0"/>
          <w:divBdr>
            <w:top w:val="none" w:sz="0" w:space="0" w:color="auto"/>
            <w:left w:val="none" w:sz="0" w:space="0" w:color="auto"/>
            <w:bottom w:val="none" w:sz="0" w:space="0" w:color="auto"/>
            <w:right w:val="none" w:sz="0" w:space="0" w:color="auto"/>
          </w:divBdr>
        </w:div>
        <w:div w:id="164126621">
          <w:marLeft w:val="640"/>
          <w:marRight w:val="0"/>
          <w:marTop w:val="0"/>
          <w:marBottom w:val="0"/>
          <w:divBdr>
            <w:top w:val="none" w:sz="0" w:space="0" w:color="auto"/>
            <w:left w:val="none" w:sz="0" w:space="0" w:color="auto"/>
            <w:bottom w:val="none" w:sz="0" w:space="0" w:color="auto"/>
            <w:right w:val="none" w:sz="0" w:space="0" w:color="auto"/>
          </w:divBdr>
        </w:div>
        <w:div w:id="1747411458">
          <w:marLeft w:val="640"/>
          <w:marRight w:val="0"/>
          <w:marTop w:val="0"/>
          <w:marBottom w:val="0"/>
          <w:divBdr>
            <w:top w:val="none" w:sz="0" w:space="0" w:color="auto"/>
            <w:left w:val="none" w:sz="0" w:space="0" w:color="auto"/>
            <w:bottom w:val="none" w:sz="0" w:space="0" w:color="auto"/>
            <w:right w:val="none" w:sz="0" w:space="0" w:color="auto"/>
          </w:divBdr>
        </w:div>
        <w:div w:id="334386481">
          <w:marLeft w:val="640"/>
          <w:marRight w:val="0"/>
          <w:marTop w:val="0"/>
          <w:marBottom w:val="0"/>
          <w:divBdr>
            <w:top w:val="none" w:sz="0" w:space="0" w:color="auto"/>
            <w:left w:val="none" w:sz="0" w:space="0" w:color="auto"/>
            <w:bottom w:val="none" w:sz="0" w:space="0" w:color="auto"/>
            <w:right w:val="none" w:sz="0" w:space="0" w:color="auto"/>
          </w:divBdr>
        </w:div>
        <w:div w:id="904946844">
          <w:marLeft w:val="640"/>
          <w:marRight w:val="0"/>
          <w:marTop w:val="0"/>
          <w:marBottom w:val="0"/>
          <w:divBdr>
            <w:top w:val="none" w:sz="0" w:space="0" w:color="auto"/>
            <w:left w:val="none" w:sz="0" w:space="0" w:color="auto"/>
            <w:bottom w:val="none" w:sz="0" w:space="0" w:color="auto"/>
            <w:right w:val="none" w:sz="0" w:space="0" w:color="auto"/>
          </w:divBdr>
        </w:div>
        <w:div w:id="1466922884">
          <w:marLeft w:val="640"/>
          <w:marRight w:val="0"/>
          <w:marTop w:val="0"/>
          <w:marBottom w:val="0"/>
          <w:divBdr>
            <w:top w:val="none" w:sz="0" w:space="0" w:color="auto"/>
            <w:left w:val="none" w:sz="0" w:space="0" w:color="auto"/>
            <w:bottom w:val="none" w:sz="0" w:space="0" w:color="auto"/>
            <w:right w:val="none" w:sz="0" w:space="0" w:color="auto"/>
          </w:divBdr>
        </w:div>
        <w:div w:id="1875120378">
          <w:marLeft w:val="640"/>
          <w:marRight w:val="0"/>
          <w:marTop w:val="0"/>
          <w:marBottom w:val="0"/>
          <w:divBdr>
            <w:top w:val="none" w:sz="0" w:space="0" w:color="auto"/>
            <w:left w:val="none" w:sz="0" w:space="0" w:color="auto"/>
            <w:bottom w:val="none" w:sz="0" w:space="0" w:color="auto"/>
            <w:right w:val="none" w:sz="0" w:space="0" w:color="auto"/>
          </w:divBdr>
        </w:div>
        <w:div w:id="715200586">
          <w:marLeft w:val="640"/>
          <w:marRight w:val="0"/>
          <w:marTop w:val="0"/>
          <w:marBottom w:val="0"/>
          <w:divBdr>
            <w:top w:val="none" w:sz="0" w:space="0" w:color="auto"/>
            <w:left w:val="none" w:sz="0" w:space="0" w:color="auto"/>
            <w:bottom w:val="none" w:sz="0" w:space="0" w:color="auto"/>
            <w:right w:val="none" w:sz="0" w:space="0" w:color="auto"/>
          </w:divBdr>
        </w:div>
        <w:div w:id="1736275544">
          <w:marLeft w:val="640"/>
          <w:marRight w:val="0"/>
          <w:marTop w:val="0"/>
          <w:marBottom w:val="0"/>
          <w:divBdr>
            <w:top w:val="none" w:sz="0" w:space="0" w:color="auto"/>
            <w:left w:val="none" w:sz="0" w:space="0" w:color="auto"/>
            <w:bottom w:val="none" w:sz="0" w:space="0" w:color="auto"/>
            <w:right w:val="none" w:sz="0" w:space="0" w:color="auto"/>
          </w:divBdr>
        </w:div>
        <w:div w:id="651451573">
          <w:marLeft w:val="640"/>
          <w:marRight w:val="0"/>
          <w:marTop w:val="0"/>
          <w:marBottom w:val="0"/>
          <w:divBdr>
            <w:top w:val="none" w:sz="0" w:space="0" w:color="auto"/>
            <w:left w:val="none" w:sz="0" w:space="0" w:color="auto"/>
            <w:bottom w:val="none" w:sz="0" w:space="0" w:color="auto"/>
            <w:right w:val="none" w:sz="0" w:space="0" w:color="auto"/>
          </w:divBdr>
        </w:div>
        <w:div w:id="1749155998">
          <w:marLeft w:val="640"/>
          <w:marRight w:val="0"/>
          <w:marTop w:val="0"/>
          <w:marBottom w:val="0"/>
          <w:divBdr>
            <w:top w:val="none" w:sz="0" w:space="0" w:color="auto"/>
            <w:left w:val="none" w:sz="0" w:space="0" w:color="auto"/>
            <w:bottom w:val="none" w:sz="0" w:space="0" w:color="auto"/>
            <w:right w:val="none" w:sz="0" w:space="0" w:color="auto"/>
          </w:divBdr>
        </w:div>
        <w:div w:id="987441340">
          <w:marLeft w:val="640"/>
          <w:marRight w:val="0"/>
          <w:marTop w:val="0"/>
          <w:marBottom w:val="0"/>
          <w:divBdr>
            <w:top w:val="none" w:sz="0" w:space="0" w:color="auto"/>
            <w:left w:val="none" w:sz="0" w:space="0" w:color="auto"/>
            <w:bottom w:val="none" w:sz="0" w:space="0" w:color="auto"/>
            <w:right w:val="none" w:sz="0" w:space="0" w:color="auto"/>
          </w:divBdr>
        </w:div>
        <w:div w:id="2131852154">
          <w:marLeft w:val="640"/>
          <w:marRight w:val="0"/>
          <w:marTop w:val="0"/>
          <w:marBottom w:val="0"/>
          <w:divBdr>
            <w:top w:val="none" w:sz="0" w:space="0" w:color="auto"/>
            <w:left w:val="none" w:sz="0" w:space="0" w:color="auto"/>
            <w:bottom w:val="none" w:sz="0" w:space="0" w:color="auto"/>
            <w:right w:val="none" w:sz="0" w:space="0" w:color="auto"/>
          </w:divBdr>
        </w:div>
        <w:div w:id="976027877">
          <w:marLeft w:val="640"/>
          <w:marRight w:val="0"/>
          <w:marTop w:val="0"/>
          <w:marBottom w:val="0"/>
          <w:divBdr>
            <w:top w:val="none" w:sz="0" w:space="0" w:color="auto"/>
            <w:left w:val="none" w:sz="0" w:space="0" w:color="auto"/>
            <w:bottom w:val="none" w:sz="0" w:space="0" w:color="auto"/>
            <w:right w:val="none" w:sz="0" w:space="0" w:color="auto"/>
          </w:divBdr>
        </w:div>
      </w:divsChild>
    </w:div>
    <w:div w:id="1901866992">
      <w:bodyDiv w:val="1"/>
      <w:marLeft w:val="0"/>
      <w:marRight w:val="0"/>
      <w:marTop w:val="0"/>
      <w:marBottom w:val="0"/>
      <w:divBdr>
        <w:top w:val="none" w:sz="0" w:space="0" w:color="auto"/>
        <w:left w:val="none" w:sz="0" w:space="0" w:color="auto"/>
        <w:bottom w:val="none" w:sz="0" w:space="0" w:color="auto"/>
        <w:right w:val="none" w:sz="0" w:space="0" w:color="auto"/>
      </w:divBdr>
      <w:divsChild>
        <w:div w:id="259412887">
          <w:marLeft w:val="640"/>
          <w:marRight w:val="0"/>
          <w:marTop w:val="0"/>
          <w:marBottom w:val="0"/>
          <w:divBdr>
            <w:top w:val="none" w:sz="0" w:space="0" w:color="auto"/>
            <w:left w:val="none" w:sz="0" w:space="0" w:color="auto"/>
            <w:bottom w:val="none" w:sz="0" w:space="0" w:color="auto"/>
            <w:right w:val="none" w:sz="0" w:space="0" w:color="auto"/>
          </w:divBdr>
        </w:div>
        <w:div w:id="1757047232">
          <w:marLeft w:val="640"/>
          <w:marRight w:val="0"/>
          <w:marTop w:val="0"/>
          <w:marBottom w:val="0"/>
          <w:divBdr>
            <w:top w:val="none" w:sz="0" w:space="0" w:color="auto"/>
            <w:left w:val="none" w:sz="0" w:space="0" w:color="auto"/>
            <w:bottom w:val="none" w:sz="0" w:space="0" w:color="auto"/>
            <w:right w:val="none" w:sz="0" w:space="0" w:color="auto"/>
          </w:divBdr>
        </w:div>
        <w:div w:id="1883050979">
          <w:marLeft w:val="640"/>
          <w:marRight w:val="0"/>
          <w:marTop w:val="0"/>
          <w:marBottom w:val="0"/>
          <w:divBdr>
            <w:top w:val="none" w:sz="0" w:space="0" w:color="auto"/>
            <w:left w:val="none" w:sz="0" w:space="0" w:color="auto"/>
            <w:bottom w:val="none" w:sz="0" w:space="0" w:color="auto"/>
            <w:right w:val="none" w:sz="0" w:space="0" w:color="auto"/>
          </w:divBdr>
        </w:div>
        <w:div w:id="461271786">
          <w:marLeft w:val="640"/>
          <w:marRight w:val="0"/>
          <w:marTop w:val="0"/>
          <w:marBottom w:val="0"/>
          <w:divBdr>
            <w:top w:val="none" w:sz="0" w:space="0" w:color="auto"/>
            <w:left w:val="none" w:sz="0" w:space="0" w:color="auto"/>
            <w:bottom w:val="none" w:sz="0" w:space="0" w:color="auto"/>
            <w:right w:val="none" w:sz="0" w:space="0" w:color="auto"/>
          </w:divBdr>
        </w:div>
        <w:div w:id="1767118538">
          <w:marLeft w:val="640"/>
          <w:marRight w:val="0"/>
          <w:marTop w:val="0"/>
          <w:marBottom w:val="0"/>
          <w:divBdr>
            <w:top w:val="none" w:sz="0" w:space="0" w:color="auto"/>
            <w:left w:val="none" w:sz="0" w:space="0" w:color="auto"/>
            <w:bottom w:val="none" w:sz="0" w:space="0" w:color="auto"/>
            <w:right w:val="none" w:sz="0" w:space="0" w:color="auto"/>
          </w:divBdr>
        </w:div>
        <w:div w:id="296497869">
          <w:marLeft w:val="640"/>
          <w:marRight w:val="0"/>
          <w:marTop w:val="0"/>
          <w:marBottom w:val="0"/>
          <w:divBdr>
            <w:top w:val="none" w:sz="0" w:space="0" w:color="auto"/>
            <w:left w:val="none" w:sz="0" w:space="0" w:color="auto"/>
            <w:bottom w:val="none" w:sz="0" w:space="0" w:color="auto"/>
            <w:right w:val="none" w:sz="0" w:space="0" w:color="auto"/>
          </w:divBdr>
        </w:div>
        <w:div w:id="1260797689">
          <w:marLeft w:val="640"/>
          <w:marRight w:val="0"/>
          <w:marTop w:val="0"/>
          <w:marBottom w:val="0"/>
          <w:divBdr>
            <w:top w:val="none" w:sz="0" w:space="0" w:color="auto"/>
            <w:left w:val="none" w:sz="0" w:space="0" w:color="auto"/>
            <w:bottom w:val="none" w:sz="0" w:space="0" w:color="auto"/>
            <w:right w:val="none" w:sz="0" w:space="0" w:color="auto"/>
          </w:divBdr>
        </w:div>
        <w:div w:id="1186360470">
          <w:marLeft w:val="640"/>
          <w:marRight w:val="0"/>
          <w:marTop w:val="0"/>
          <w:marBottom w:val="0"/>
          <w:divBdr>
            <w:top w:val="none" w:sz="0" w:space="0" w:color="auto"/>
            <w:left w:val="none" w:sz="0" w:space="0" w:color="auto"/>
            <w:bottom w:val="none" w:sz="0" w:space="0" w:color="auto"/>
            <w:right w:val="none" w:sz="0" w:space="0" w:color="auto"/>
          </w:divBdr>
        </w:div>
        <w:div w:id="1469710372">
          <w:marLeft w:val="640"/>
          <w:marRight w:val="0"/>
          <w:marTop w:val="0"/>
          <w:marBottom w:val="0"/>
          <w:divBdr>
            <w:top w:val="none" w:sz="0" w:space="0" w:color="auto"/>
            <w:left w:val="none" w:sz="0" w:space="0" w:color="auto"/>
            <w:bottom w:val="none" w:sz="0" w:space="0" w:color="auto"/>
            <w:right w:val="none" w:sz="0" w:space="0" w:color="auto"/>
          </w:divBdr>
        </w:div>
        <w:div w:id="821507096">
          <w:marLeft w:val="640"/>
          <w:marRight w:val="0"/>
          <w:marTop w:val="0"/>
          <w:marBottom w:val="0"/>
          <w:divBdr>
            <w:top w:val="none" w:sz="0" w:space="0" w:color="auto"/>
            <w:left w:val="none" w:sz="0" w:space="0" w:color="auto"/>
            <w:bottom w:val="none" w:sz="0" w:space="0" w:color="auto"/>
            <w:right w:val="none" w:sz="0" w:space="0" w:color="auto"/>
          </w:divBdr>
        </w:div>
        <w:div w:id="1953197364">
          <w:marLeft w:val="640"/>
          <w:marRight w:val="0"/>
          <w:marTop w:val="0"/>
          <w:marBottom w:val="0"/>
          <w:divBdr>
            <w:top w:val="none" w:sz="0" w:space="0" w:color="auto"/>
            <w:left w:val="none" w:sz="0" w:space="0" w:color="auto"/>
            <w:bottom w:val="none" w:sz="0" w:space="0" w:color="auto"/>
            <w:right w:val="none" w:sz="0" w:space="0" w:color="auto"/>
          </w:divBdr>
        </w:div>
        <w:div w:id="1461335574">
          <w:marLeft w:val="640"/>
          <w:marRight w:val="0"/>
          <w:marTop w:val="0"/>
          <w:marBottom w:val="0"/>
          <w:divBdr>
            <w:top w:val="none" w:sz="0" w:space="0" w:color="auto"/>
            <w:left w:val="none" w:sz="0" w:space="0" w:color="auto"/>
            <w:bottom w:val="none" w:sz="0" w:space="0" w:color="auto"/>
            <w:right w:val="none" w:sz="0" w:space="0" w:color="auto"/>
          </w:divBdr>
        </w:div>
        <w:div w:id="1990862787">
          <w:marLeft w:val="640"/>
          <w:marRight w:val="0"/>
          <w:marTop w:val="0"/>
          <w:marBottom w:val="0"/>
          <w:divBdr>
            <w:top w:val="none" w:sz="0" w:space="0" w:color="auto"/>
            <w:left w:val="none" w:sz="0" w:space="0" w:color="auto"/>
            <w:bottom w:val="none" w:sz="0" w:space="0" w:color="auto"/>
            <w:right w:val="none" w:sz="0" w:space="0" w:color="auto"/>
          </w:divBdr>
        </w:div>
        <w:div w:id="339043918">
          <w:marLeft w:val="640"/>
          <w:marRight w:val="0"/>
          <w:marTop w:val="0"/>
          <w:marBottom w:val="0"/>
          <w:divBdr>
            <w:top w:val="none" w:sz="0" w:space="0" w:color="auto"/>
            <w:left w:val="none" w:sz="0" w:space="0" w:color="auto"/>
            <w:bottom w:val="none" w:sz="0" w:space="0" w:color="auto"/>
            <w:right w:val="none" w:sz="0" w:space="0" w:color="auto"/>
          </w:divBdr>
        </w:div>
        <w:div w:id="133790740">
          <w:marLeft w:val="640"/>
          <w:marRight w:val="0"/>
          <w:marTop w:val="0"/>
          <w:marBottom w:val="0"/>
          <w:divBdr>
            <w:top w:val="none" w:sz="0" w:space="0" w:color="auto"/>
            <w:left w:val="none" w:sz="0" w:space="0" w:color="auto"/>
            <w:bottom w:val="none" w:sz="0" w:space="0" w:color="auto"/>
            <w:right w:val="none" w:sz="0" w:space="0" w:color="auto"/>
          </w:divBdr>
        </w:div>
        <w:div w:id="1954969434">
          <w:marLeft w:val="640"/>
          <w:marRight w:val="0"/>
          <w:marTop w:val="0"/>
          <w:marBottom w:val="0"/>
          <w:divBdr>
            <w:top w:val="none" w:sz="0" w:space="0" w:color="auto"/>
            <w:left w:val="none" w:sz="0" w:space="0" w:color="auto"/>
            <w:bottom w:val="none" w:sz="0" w:space="0" w:color="auto"/>
            <w:right w:val="none" w:sz="0" w:space="0" w:color="auto"/>
          </w:divBdr>
        </w:div>
        <w:div w:id="1828814731">
          <w:marLeft w:val="640"/>
          <w:marRight w:val="0"/>
          <w:marTop w:val="0"/>
          <w:marBottom w:val="0"/>
          <w:divBdr>
            <w:top w:val="none" w:sz="0" w:space="0" w:color="auto"/>
            <w:left w:val="none" w:sz="0" w:space="0" w:color="auto"/>
            <w:bottom w:val="none" w:sz="0" w:space="0" w:color="auto"/>
            <w:right w:val="none" w:sz="0" w:space="0" w:color="auto"/>
          </w:divBdr>
        </w:div>
        <w:div w:id="693925713">
          <w:marLeft w:val="640"/>
          <w:marRight w:val="0"/>
          <w:marTop w:val="0"/>
          <w:marBottom w:val="0"/>
          <w:divBdr>
            <w:top w:val="none" w:sz="0" w:space="0" w:color="auto"/>
            <w:left w:val="none" w:sz="0" w:space="0" w:color="auto"/>
            <w:bottom w:val="none" w:sz="0" w:space="0" w:color="auto"/>
            <w:right w:val="none" w:sz="0" w:space="0" w:color="auto"/>
          </w:divBdr>
        </w:div>
        <w:div w:id="1473982066">
          <w:marLeft w:val="640"/>
          <w:marRight w:val="0"/>
          <w:marTop w:val="0"/>
          <w:marBottom w:val="0"/>
          <w:divBdr>
            <w:top w:val="none" w:sz="0" w:space="0" w:color="auto"/>
            <w:left w:val="none" w:sz="0" w:space="0" w:color="auto"/>
            <w:bottom w:val="none" w:sz="0" w:space="0" w:color="auto"/>
            <w:right w:val="none" w:sz="0" w:space="0" w:color="auto"/>
          </w:divBdr>
        </w:div>
        <w:div w:id="1364213937">
          <w:marLeft w:val="640"/>
          <w:marRight w:val="0"/>
          <w:marTop w:val="0"/>
          <w:marBottom w:val="0"/>
          <w:divBdr>
            <w:top w:val="none" w:sz="0" w:space="0" w:color="auto"/>
            <w:left w:val="none" w:sz="0" w:space="0" w:color="auto"/>
            <w:bottom w:val="none" w:sz="0" w:space="0" w:color="auto"/>
            <w:right w:val="none" w:sz="0" w:space="0" w:color="auto"/>
          </w:divBdr>
        </w:div>
        <w:div w:id="1803182812">
          <w:marLeft w:val="640"/>
          <w:marRight w:val="0"/>
          <w:marTop w:val="0"/>
          <w:marBottom w:val="0"/>
          <w:divBdr>
            <w:top w:val="none" w:sz="0" w:space="0" w:color="auto"/>
            <w:left w:val="none" w:sz="0" w:space="0" w:color="auto"/>
            <w:bottom w:val="none" w:sz="0" w:space="0" w:color="auto"/>
            <w:right w:val="none" w:sz="0" w:space="0" w:color="auto"/>
          </w:divBdr>
        </w:div>
        <w:div w:id="113402500">
          <w:marLeft w:val="640"/>
          <w:marRight w:val="0"/>
          <w:marTop w:val="0"/>
          <w:marBottom w:val="0"/>
          <w:divBdr>
            <w:top w:val="none" w:sz="0" w:space="0" w:color="auto"/>
            <w:left w:val="none" w:sz="0" w:space="0" w:color="auto"/>
            <w:bottom w:val="none" w:sz="0" w:space="0" w:color="auto"/>
            <w:right w:val="none" w:sz="0" w:space="0" w:color="auto"/>
          </w:divBdr>
        </w:div>
        <w:div w:id="397554638">
          <w:marLeft w:val="640"/>
          <w:marRight w:val="0"/>
          <w:marTop w:val="0"/>
          <w:marBottom w:val="0"/>
          <w:divBdr>
            <w:top w:val="none" w:sz="0" w:space="0" w:color="auto"/>
            <w:left w:val="none" w:sz="0" w:space="0" w:color="auto"/>
            <w:bottom w:val="none" w:sz="0" w:space="0" w:color="auto"/>
            <w:right w:val="none" w:sz="0" w:space="0" w:color="auto"/>
          </w:divBdr>
        </w:div>
        <w:div w:id="1868568032">
          <w:marLeft w:val="640"/>
          <w:marRight w:val="0"/>
          <w:marTop w:val="0"/>
          <w:marBottom w:val="0"/>
          <w:divBdr>
            <w:top w:val="none" w:sz="0" w:space="0" w:color="auto"/>
            <w:left w:val="none" w:sz="0" w:space="0" w:color="auto"/>
            <w:bottom w:val="none" w:sz="0" w:space="0" w:color="auto"/>
            <w:right w:val="none" w:sz="0" w:space="0" w:color="auto"/>
          </w:divBdr>
        </w:div>
        <w:div w:id="1674263171">
          <w:marLeft w:val="640"/>
          <w:marRight w:val="0"/>
          <w:marTop w:val="0"/>
          <w:marBottom w:val="0"/>
          <w:divBdr>
            <w:top w:val="none" w:sz="0" w:space="0" w:color="auto"/>
            <w:left w:val="none" w:sz="0" w:space="0" w:color="auto"/>
            <w:bottom w:val="none" w:sz="0" w:space="0" w:color="auto"/>
            <w:right w:val="none" w:sz="0" w:space="0" w:color="auto"/>
          </w:divBdr>
        </w:div>
        <w:div w:id="1563366510">
          <w:marLeft w:val="640"/>
          <w:marRight w:val="0"/>
          <w:marTop w:val="0"/>
          <w:marBottom w:val="0"/>
          <w:divBdr>
            <w:top w:val="none" w:sz="0" w:space="0" w:color="auto"/>
            <w:left w:val="none" w:sz="0" w:space="0" w:color="auto"/>
            <w:bottom w:val="none" w:sz="0" w:space="0" w:color="auto"/>
            <w:right w:val="none" w:sz="0" w:space="0" w:color="auto"/>
          </w:divBdr>
        </w:div>
        <w:div w:id="466515009">
          <w:marLeft w:val="640"/>
          <w:marRight w:val="0"/>
          <w:marTop w:val="0"/>
          <w:marBottom w:val="0"/>
          <w:divBdr>
            <w:top w:val="none" w:sz="0" w:space="0" w:color="auto"/>
            <w:left w:val="none" w:sz="0" w:space="0" w:color="auto"/>
            <w:bottom w:val="none" w:sz="0" w:space="0" w:color="auto"/>
            <w:right w:val="none" w:sz="0" w:space="0" w:color="auto"/>
          </w:divBdr>
        </w:div>
        <w:div w:id="1204050787">
          <w:marLeft w:val="640"/>
          <w:marRight w:val="0"/>
          <w:marTop w:val="0"/>
          <w:marBottom w:val="0"/>
          <w:divBdr>
            <w:top w:val="none" w:sz="0" w:space="0" w:color="auto"/>
            <w:left w:val="none" w:sz="0" w:space="0" w:color="auto"/>
            <w:bottom w:val="none" w:sz="0" w:space="0" w:color="auto"/>
            <w:right w:val="none" w:sz="0" w:space="0" w:color="auto"/>
          </w:divBdr>
        </w:div>
        <w:div w:id="1211185345">
          <w:marLeft w:val="640"/>
          <w:marRight w:val="0"/>
          <w:marTop w:val="0"/>
          <w:marBottom w:val="0"/>
          <w:divBdr>
            <w:top w:val="none" w:sz="0" w:space="0" w:color="auto"/>
            <w:left w:val="none" w:sz="0" w:space="0" w:color="auto"/>
            <w:bottom w:val="none" w:sz="0" w:space="0" w:color="auto"/>
            <w:right w:val="none" w:sz="0" w:space="0" w:color="auto"/>
          </w:divBdr>
        </w:div>
        <w:div w:id="1771390130">
          <w:marLeft w:val="640"/>
          <w:marRight w:val="0"/>
          <w:marTop w:val="0"/>
          <w:marBottom w:val="0"/>
          <w:divBdr>
            <w:top w:val="none" w:sz="0" w:space="0" w:color="auto"/>
            <w:left w:val="none" w:sz="0" w:space="0" w:color="auto"/>
            <w:bottom w:val="none" w:sz="0" w:space="0" w:color="auto"/>
            <w:right w:val="none" w:sz="0" w:space="0" w:color="auto"/>
          </w:divBdr>
        </w:div>
        <w:div w:id="362366769">
          <w:marLeft w:val="640"/>
          <w:marRight w:val="0"/>
          <w:marTop w:val="0"/>
          <w:marBottom w:val="0"/>
          <w:divBdr>
            <w:top w:val="none" w:sz="0" w:space="0" w:color="auto"/>
            <w:left w:val="none" w:sz="0" w:space="0" w:color="auto"/>
            <w:bottom w:val="none" w:sz="0" w:space="0" w:color="auto"/>
            <w:right w:val="none" w:sz="0" w:space="0" w:color="auto"/>
          </w:divBdr>
        </w:div>
        <w:div w:id="813569965">
          <w:marLeft w:val="640"/>
          <w:marRight w:val="0"/>
          <w:marTop w:val="0"/>
          <w:marBottom w:val="0"/>
          <w:divBdr>
            <w:top w:val="none" w:sz="0" w:space="0" w:color="auto"/>
            <w:left w:val="none" w:sz="0" w:space="0" w:color="auto"/>
            <w:bottom w:val="none" w:sz="0" w:space="0" w:color="auto"/>
            <w:right w:val="none" w:sz="0" w:space="0" w:color="auto"/>
          </w:divBdr>
        </w:div>
        <w:div w:id="318924166">
          <w:marLeft w:val="640"/>
          <w:marRight w:val="0"/>
          <w:marTop w:val="0"/>
          <w:marBottom w:val="0"/>
          <w:divBdr>
            <w:top w:val="none" w:sz="0" w:space="0" w:color="auto"/>
            <w:left w:val="none" w:sz="0" w:space="0" w:color="auto"/>
            <w:bottom w:val="none" w:sz="0" w:space="0" w:color="auto"/>
            <w:right w:val="none" w:sz="0" w:space="0" w:color="auto"/>
          </w:divBdr>
        </w:div>
        <w:div w:id="701129791">
          <w:marLeft w:val="640"/>
          <w:marRight w:val="0"/>
          <w:marTop w:val="0"/>
          <w:marBottom w:val="0"/>
          <w:divBdr>
            <w:top w:val="none" w:sz="0" w:space="0" w:color="auto"/>
            <w:left w:val="none" w:sz="0" w:space="0" w:color="auto"/>
            <w:bottom w:val="none" w:sz="0" w:space="0" w:color="auto"/>
            <w:right w:val="none" w:sz="0" w:space="0" w:color="auto"/>
          </w:divBdr>
        </w:div>
        <w:div w:id="880704912">
          <w:marLeft w:val="640"/>
          <w:marRight w:val="0"/>
          <w:marTop w:val="0"/>
          <w:marBottom w:val="0"/>
          <w:divBdr>
            <w:top w:val="none" w:sz="0" w:space="0" w:color="auto"/>
            <w:left w:val="none" w:sz="0" w:space="0" w:color="auto"/>
            <w:bottom w:val="none" w:sz="0" w:space="0" w:color="auto"/>
            <w:right w:val="none" w:sz="0" w:space="0" w:color="auto"/>
          </w:divBdr>
        </w:div>
        <w:div w:id="932084735">
          <w:marLeft w:val="640"/>
          <w:marRight w:val="0"/>
          <w:marTop w:val="0"/>
          <w:marBottom w:val="0"/>
          <w:divBdr>
            <w:top w:val="none" w:sz="0" w:space="0" w:color="auto"/>
            <w:left w:val="none" w:sz="0" w:space="0" w:color="auto"/>
            <w:bottom w:val="none" w:sz="0" w:space="0" w:color="auto"/>
            <w:right w:val="none" w:sz="0" w:space="0" w:color="auto"/>
          </w:divBdr>
        </w:div>
        <w:div w:id="591359764">
          <w:marLeft w:val="640"/>
          <w:marRight w:val="0"/>
          <w:marTop w:val="0"/>
          <w:marBottom w:val="0"/>
          <w:divBdr>
            <w:top w:val="none" w:sz="0" w:space="0" w:color="auto"/>
            <w:left w:val="none" w:sz="0" w:space="0" w:color="auto"/>
            <w:bottom w:val="none" w:sz="0" w:space="0" w:color="auto"/>
            <w:right w:val="none" w:sz="0" w:space="0" w:color="auto"/>
          </w:divBdr>
        </w:div>
      </w:divsChild>
    </w:div>
    <w:div w:id="191890418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95">
          <w:marLeft w:val="640"/>
          <w:marRight w:val="0"/>
          <w:marTop w:val="0"/>
          <w:marBottom w:val="0"/>
          <w:divBdr>
            <w:top w:val="none" w:sz="0" w:space="0" w:color="auto"/>
            <w:left w:val="none" w:sz="0" w:space="0" w:color="auto"/>
            <w:bottom w:val="none" w:sz="0" w:space="0" w:color="auto"/>
            <w:right w:val="none" w:sz="0" w:space="0" w:color="auto"/>
          </w:divBdr>
        </w:div>
        <w:div w:id="378288414">
          <w:marLeft w:val="640"/>
          <w:marRight w:val="0"/>
          <w:marTop w:val="0"/>
          <w:marBottom w:val="0"/>
          <w:divBdr>
            <w:top w:val="none" w:sz="0" w:space="0" w:color="auto"/>
            <w:left w:val="none" w:sz="0" w:space="0" w:color="auto"/>
            <w:bottom w:val="none" w:sz="0" w:space="0" w:color="auto"/>
            <w:right w:val="none" w:sz="0" w:space="0" w:color="auto"/>
          </w:divBdr>
        </w:div>
        <w:div w:id="534464039">
          <w:marLeft w:val="640"/>
          <w:marRight w:val="0"/>
          <w:marTop w:val="0"/>
          <w:marBottom w:val="0"/>
          <w:divBdr>
            <w:top w:val="none" w:sz="0" w:space="0" w:color="auto"/>
            <w:left w:val="none" w:sz="0" w:space="0" w:color="auto"/>
            <w:bottom w:val="none" w:sz="0" w:space="0" w:color="auto"/>
            <w:right w:val="none" w:sz="0" w:space="0" w:color="auto"/>
          </w:divBdr>
        </w:div>
        <w:div w:id="1672491731">
          <w:marLeft w:val="640"/>
          <w:marRight w:val="0"/>
          <w:marTop w:val="0"/>
          <w:marBottom w:val="0"/>
          <w:divBdr>
            <w:top w:val="none" w:sz="0" w:space="0" w:color="auto"/>
            <w:left w:val="none" w:sz="0" w:space="0" w:color="auto"/>
            <w:bottom w:val="none" w:sz="0" w:space="0" w:color="auto"/>
            <w:right w:val="none" w:sz="0" w:space="0" w:color="auto"/>
          </w:divBdr>
        </w:div>
        <w:div w:id="237977836">
          <w:marLeft w:val="640"/>
          <w:marRight w:val="0"/>
          <w:marTop w:val="0"/>
          <w:marBottom w:val="0"/>
          <w:divBdr>
            <w:top w:val="none" w:sz="0" w:space="0" w:color="auto"/>
            <w:left w:val="none" w:sz="0" w:space="0" w:color="auto"/>
            <w:bottom w:val="none" w:sz="0" w:space="0" w:color="auto"/>
            <w:right w:val="none" w:sz="0" w:space="0" w:color="auto"/>
          </w:divBdr>
        </w:div>
        <w:div w:id="675117098">
          <w:marLeft w:val="640"/>
          <w:marRight w:val="0"/>
          <w:marTop w:val="0"/>
          <w:marBottom w:val="0"/>
          <w:divBdr>
            <w:top w:val="none" w:sz="0" w:space="0" w:color="auto"/>
            <w:left w:val="none" w:sz="0" w:space="0" w:color="auto"/>
            <w:bottom w:val="none" w:sz="0" w:space="0" w:color="auto"/>
            <w:right w:val="none" w:sz="0" w:space="0" w:color="auto"/>
          </w:divBdr>
        </w:div>
        <w:div w:id="563879977">
          <w:marLeft w:val="640"/>
          <w:marRight w:val="0"/>
          <w:marTop w:val="0"/>
          <w:marBottom w:val="0"/>
          <w:divBdr>
            <w:top w:val="none" w:sz="0" w:space="0" w:color="auto"/>
            <w:left w:val="none" w:sz="0" w:space="0" w:color="auto"/>
            <w:bottom w:val="none" w:sz="0" w:space="0" w:color="auto"/>
            <w:right w:val="none" w:sz="0" w:space="0" w:color="auto"/>
          </w:divBdr>
        </w:div>
        <w:div w:id="564492810">
          <w:marLeft w:val="640"/>
          <w:marRight w:val="0"/>
          <w:marTop w:val="0"/>
          <w:marBottom w:val="0"/>
          <w:divBdr>
            <w:top w:val="none" w:sz="0" w:space="0" w:color="auto"/>
            <w:left w:val="none" w:sz="0" w:space="0" w:color="auto"/>
            <w:bottom w:val="none" w:sz="0" w:space="0" w:color="auto"/>
            <w:right w:val="none" w:sz="0" w:space="0" w:color="auto"/>
          </w:divBdr>
        </w:div>
        <w:div w:id="1305233693">
          <w:marLeft w:val="640"/>
          <w:marRight w:val="0"/>
          <w:marTop w:val="0"/>
          <w:marBottom w:val="0"/>
          <w:divBdr>
            <w:top w:val="none" w:sz="0" w:space="0" w:color="auto"/>
            <w:left w:val="none" w:sz="0" w:space="0" w:color="auto"/>
            <w:bottom w:val="none" w:sz="0" w:space="0" w:color="auto"/>
            <w:right w:val="none" w:sz="0" w:space="0" w:color="auto"/>
          </w:divBdr>
        </w:div>
        <w:div w:id="2116289319">
          <w:marLeft w:val="640"/>
          <w:marRight w:val="0"/>
          <w:marTop w:val="0"/>
          <w:marBottom w:val="0"/>
          <w:divBdr>
            <w:top w:val="none" w:sz="0" w:space="0" w:color="auto"/>
            <w:left w:val="none" w:sz="0" w:space="0" w:color="auto"/>
            <w:bottom w:val="none" w:sz="0" w:space="0" w:color="auto"/>
            <w:right w:val="none" w:sz="0" w:space="0" w:color="auto"/>
          </w:divBdr>
        </w:div>
        <w:div w:id="1818107073">
          <w:marLeft w:val="640"/>
          <w:marRight w:val="0"/>
          <w:marTop w:val="0"/>
          <w:marBottom w:val="0"/>
          <w:divBdr>
            <w:top w:val="none" w:sz="0" w:space="0" w:color="auto"/>
            <w:left w:val="none" w:sz="0" w:space="0" w:color="auto"/>
            <w:bottom w:val="none" w:sz="0" w:space="0" w:color="auto"/>
            <w:right w:val="none" w:sz="0" w:space="0" w:color="auto"/>
          </w:divBdr>
        </w:div>
        <w:div w:id="971444743">
          <w:marLeft w:val="640"/>
          <w:marRight w:val="0"/>
          <w:marTop w:val="0"/>
          <w:marBottom w:val="0"/>
          <w:divBdr>
            <w:top w:val="none" w:sz="0" w:space="0" w:color="auto"/>
            <w:left w:val="none" w:sz="0" w:space="0" w:color="auto"/>
            <w:bottom w:val="none" w:sz="0" w:space="0" w:color="auto"/>
            <w:right w:val="none" w:sz="0" w:space="0" w:color="auto"/>
          </w:divBdr>
        </w:div>
        <w:div w:id="1916935464">
          <w:marLeft w:val="640"/>
          <w:marRight w:val="0"/>
          <w:marTop w:val="0"/>
          <w:marBottom w:val="0"/>
          <w:divBdr>
            <w:top w:val="none" w:sz="0" w:space="0" w:color="auto"/>
            <w:left w:val="none" w:sz="0" w:space="0" w:color="auto"/>
            <w:bottom w:val="none" w:sz="0" w:space="0" w:color="auto"/>
            <w:right w:val="none" w:sz="0" w:space="0" w:color="auto"/>
          </w:divBdr>
        </w:div>
        <w:div w:id="1065444969">
          <w:marLeft w:val="640"/>
          <w:marRight w:val="0"/>
          <w:marTop w:val="0"/>
          <w:marBottom w:val="0"/>
          <w:divBdr>
            <w:top w:val="none" w:sz="0" w:space="0" w:color="auto"/>
            <w:left w:val="none" w:sz="0" w:space="0" w:color="auto"/>
            <w:bottom w:val="none" w:sz="0" w:space="0" w:color="auto"/>
            <w:right w:val="none" w:sz="0" w:space="0" w:color="auto"/>
          </w:divBdr>
        </w:div>
        <w:div w:id="1153524163">
          <w:marLeft w:val="640"/>
          <w:marRight w:val="0"/>
          <w:marTop w:val="0"/>
          <w:marBottom w:val="0"/>
          <w:divBdr>
            <w:top w:val="none" w:sz="0" w:space="0" w:color="auto"/>
            <w:left w:val="none" w:sz="0" w:space="0" w:color="auto"/>
            <w:bottom w:val="none" w:sz="0" w:space="0" w:color="auto"/>
            <w:right w:val="none" w:sz="0" w:space="0" w:color="auto"/>
          </w:divBdr>
        </w:div>
        <w:div w:id="845945306">
          <w:marLeft w:val="640"/>
          <w:marRight w:val="0"/>
          <w:marTop w:val="0"/>
          <w:marBottom w:val="0"/>
          <w:divBdr>
            <w:top w:val="none" w:sz="0" w:space="0" w:color="auto"/>
            <w:left w:val="none" w:sz="0" w:space="0" w:color="auto"/>
            <w:bottom w:val="none" w:sz="0" w:space="0" w:color="auto"/>
            <w:right w:val="none" w:sz="0" w:space="0" w:color="auto"/>
          </w:divBdr>
        </w:div>
        <w:div w:id="1280726774">
          <w:marLeft w:val="640"/>
          <w:marRight w:val="0"/>
          <w:marTop w:val="0"/>
          <w:marBottom w:val="0"/>
          <w:divBdr>
            <w:top w:val="none" w:sz="0" w:space="0" w:color="auto"/>
            <w:left w:val="none" w:sz="0" w:space="0" w:color="auto"/>
            <w:bottom w:val="none" w:sz="0" w:space="0" w:color="auto"/>
            <w:right w:val="none" w:sz="0" w:space="0" w:color="auto"/>
          </w:divBdr>
        </w:div>
        <w:div w:id="37900550">
          <w:marLeft w:val="640"/>
          <w:marRight w:val="0"/>
          <w:marTop w:val="0"/>
          <w:marBottom w:val="0"/>
          <w:divBdr>
            <w:top w:val="none" w:sz="0" w:space="0" w:color="auto"/>
            <w:left w:val="none" w:sz="0" w:space="0" w:color="auto"/>
            <w:bottom w:val="none" w:sz="0" w:space="0" w:color="auto"/>
            <w:right w:val="none" w:sz="0" w:space="0" w:color="auto"/>
          </w:divBdr>
        </w:div>
        <w:div w:id="1657956697">
          <w:marLeft w:val="640"/>
          <w:marRight w:val="0"/>
          <w:marTop w:val="0"/>
          <w:marBottom w:val="0"/>
          <w:divBdr>
            <w:top w:val="none" w:sz="0" w:space="0" w:color="auto"/>
            <w:left w:val="none" w:sz="0" w:space="0" w:color="auto"/>
            <w:bottom w:val="none" w:sz="0" w:space="0" w:color="auto"/>
            <w:right w:val="none" w:sz="0" w:space="0" w:color="auto"/>
          </w:divBdr>
        </w:div>
        <w:div w:id="694505063">
          <w:marLeft w:val="640"/>
          <w:marRight w:val="0"/>
          <w:marTop w:val="0"/>
          <w:marBottom w:val="0"/>
          <w:divBdr>
            <w:top w:val="none" w:sz="0" w:space="0" w:color="auto"/>
            <w:left w:val="none" w:sz="0" w:space="0" w:color="auto"/>
            <w:bottom w:val="none" w:sz="0" w:space="0" w:color="auto"/>
            <w:right w:val="none" w:sz="0" w:space="0" w:color="auto"/>
          </w:divBdr>
        </w:div>
        <w:div w:id="39861245">
          <w:marLeft w:val="640"/>
          <w:marRight w:val="0"/>
          <w:marTop w:val="0"/>
          <w:marBottom w:val="0"/>
          <w:divBdr>
            <w:top w:val="none" w:sz="0" w:space="0" w:color="auto"/>
            <w:left w:val="none" w:sz="0" w:space="0" w:color="auto"/>
            <w:bottom w:val="none" w:sz="0" w:space="0" w:color="auto"/>
            <w:right w:val="none" w:sz="0" w:space="0" w:color="auto"/>
          </w:divBdr>
        </w:div>
        <w:div w:id="1164736498">
          <w:marLeft w:val="640"/>
          <w:marRight w:val="0"/>
          <w:marTop w:val="0"/>
          <w:marBottom w:val="0"/>
          <w:divBdr>
            <w:top w:val="none" w:sz="0" w:space="0" w:color="auto"/>
            <w:left w:val="none" w:sz="0" w:space="0" w:color="auto"/>
            <w:bottom w:val="none" w:sz="0" w:space="0" w:color="auto"/>
            <w:right w:val="none" w:sz="0" w:space="0" w:color="auto"/>
          </w:divBdr>
        </w:div>
        <w:div w:id="1901402436">
          <w:marLeft w:val="640"/>
          <w:marRight w:val="0"/>
          <w:marTop w:val="0"/>
          <w:marBottom w:val="0"/>
          <w:divBdr>
            <w:top w:val="none" w:sz="0" w:space="0" w:color="auto"/>
            <w:left w:val="none" w:sz="0" w:space="0" w:color="auto"/>
            <w:bottom w:val="none" w:sz="0" w:space="0" w:color="auto"/>
            <w:right w:val="none" w:sz="0" w:space="0" w:color="auto"/>
          </w:divBdr>
        </w:div>
        <w:div w:id="1376808173">
          <w:marLeft w:val="640"/>
          <w:marRight w:val="0"/>
          <w:marTop w:val="0"/>
          <w:marBottom w:val="0"/>
          <w:divBdr>
            <w:top w:val="none" w:sz="0" w:space="0" w:color="auto"/>
            <w:left w:val="none" w:sz="0" w:space="0" w:color="auto"/>
            <w:bottom w:val="none" w:sz="0" w:space="0" w:color="auto"/>
            <w:right w:val="none" w:sz="0" w:space="0" w:color="auto"/>
          </w:divBdr>
        </w:div>
        <w:div w:id="1736196758">
          <w:marLeft w:val="640"/>
          <w:marRight w:val="0"/>
          <w:marTop w:val="0"/>
          <w:marBottom w:val="0"/>
          <w:divBdr>
            <w:top w:val="none" w:sz="0" w:space="0" w:color="auto"/>
            <w:left w:val="none" w:sz="0" w:space="0" w:color="auto"/>
            <w:bottom w:val="none" w:sz="0" w:space="0" w:color="auto"/>
            <w:right w:val="none" w:sz="0" w:space="0" w:color="auto"/>
          </w:divBdr>
        </w:div>
        <w:div w:id="1210655271">
          <w:marLeft w:val="640"/>
          <w:marRight w:val="0"/>
          <w:marTop w:val="0"/>
          <w:marBottom w:val="0"/>
          <w:divBdr>
            <w:top w:val="none" w:sz="0" w:space="0" w:color="auto"/>
            <w:left w:val="none" w:sz="0" w:space="0" w:color="auto"/>
            <w:bottom w:val="none" w:sz="0" w:space="0" w:color="auto"/>
            <w:right w:val="none" w:sz="0" w:space="0" w:color="auto"/>
          </w:divBdr>
        </w:div>
        <w:div w:id="24411468">
          <w:marLeft w:val="640"/>
          <w:marRight w:val="0"/>
          <w:marTop w:val="0"/>
          <w:marBottom w:val="0"/>
          <w:divBdr>
            <w:top w:val="none" w:sz="0" w:space="0" w:color="auto"/>
            <w:left w:val="none" w:sz="0" w:space="0" w:color="auto"/>
            <w:bottom w:val="none" w:sz="0" w:space="0" w:color="auto"/>
            <w:right w:val="none" w:sz="0" w:space="0" w:color="auto"/>
          </w:divBdr>
        </w:div>
        <w:div w:id="513233220">
          <w:marLeft w:val="640"/>
          <w:marRight w:val="0"/>
          <w:marTop w:val="0"/>
          <w:marBottom w:val="0"/>
          <w:divBdr>
            <w:top w:val="none" w:sz="0" w:space="0" w:color="auto"/>
            <w:left w:val="none" w:sz="0" w:space="0" w:color="auto"/>
            <w:bottom w:val="none" w:sz="0" w:space="0" w:color="auto"/>
            <w:right w:val="none" w:sz="0" w:space="0" w:color="auto"/>
          </w:divBdr>
        </w:div>
        <w:div w:id="85922587">
          <w:marLeft w:val="640"/>
          <w:marRight w:val="0"/>
          <w:marTop w:val="0"/>
          <w:marBottom w:val="0"/>
          <w:divBdr>
            <w:top w:val="none" w:sz="0" w:space="0" w:color="auto"/>
            <w:left w:val="none" w:sz="0" w:space="0" w:color="auto"/>
            <w:bottom w:val="none" w:sz="0" w:space="0" w:color="auto"/>
            <w:right w:val="none" w:sz="0" w:space="0" w:color="auto"/>
          </w:divBdr>
        </w:div>
      </w:divsChild>
    </w:div>
    <w:div w:id="1927490588">
      <w:bodyDiv w:val="1"/>
      <w:marLeft w:val="0"/>
      <w:marRight w:val="0"/>
      <w:marTop w:val="0"/>
      <w:marBottom w:val="0"/>
      <w:divBdr>
        <w:top w:val="none" w:sz="0" w:space="0" w:color="auto"/>
        <w:left w:val="none" w:sz="0" w:space="0" w:color="auto"/>
        <w:bottom w:val="none" w:sz="0" w:space="0" w:color="auto"/>
        <w:right w:val="none" w:sz="0" w:space="0" w:color="auto"/>
      </w:divBdr>
      <w:divsChild>
        <w:div w:id="914323043">
          <w:marLeft w:val="640"/>
          <w:marRight w:val="0"/>
          <w:marTop w:val="0"/>
          <w:marBottom w:val="0"/>
          <w:divBdr>
            <w:top w:val="none" w:sz="0" w:space="0" w:color="auto"/>
            <w:left w:val="none" w:sz="0" w:space="0" w:color="auto"/>
            <w:bottom w:val="none" w:sz="0" w:space="0" w:color="auto"/>
            <w:right w:val="none" w:sz="0" w:space="0" w:color="auto"/>
          </w:divBdr>
        </w:div>
        <w:div w:id="264074688">
          <w:marLeft w:val="640"/>
          <w:marRight w:val="0"/>
          <w:marTop w:val="0"/>
          <w:marBottom w:val="0"/>
          <w:divBdr>
            <w:top w:val="none" w:sz="0" w:space="0" w:color="auto"/>
            <w:left w:val="none" w:sz="0" w:space="0" w:color="auto"/>
            <w:bottom w:val="none" w:sz="0" w:space="0" w:color="auto"/>
            <w:right w:val="none" w:sz="0" w:space="0" w:color="auto"/>
          </w:divBdr>
        </w:div>
        <w:div w:id="2144693516">
          <w:marLeft w:val="640"/>
          <w:marRight w:val="0"/>
          <w:marTop w:val="0"/>
          <w:marBottom w:val="0"/>
          <w:divBdr>
            <w:top w:val="none" w:sz="0" w:space="0" w:color="auto"/>
            <w:left w:val="none" w:sz="0" w:space="0" w:color="auto"/>
            <w:bottom w:val="none" w:sz="0" w:space="0" w:color="auto"/>
            <w:right w:val="none" w:sz="0" w:space="0" w:color="auto"/>
          </w:divBdr>
        </w:div>
        <w:div w:id="738555317">
          <w:marLeft w:val="640"/>
          <w:marRight w:val="0"/>
          <w:marTop w:val="0"/>
          <w:marBottom w:val="0"/>
          <w:divBdr>
            <w:top w:val="none" w:sz="0" w:space="0" w:color="auto"/>
            <w:left w:val="none" w:sz="0" w:space="0" w:color="auto"/>
            <w:bottom w:val="none" w:sz="0" w:space="0" w:color="auto"/>
            <w:right w:val="none" w:sz="0" w:space="0" w:color="auto"/>
          </w:divBdr>
        </w:div>
        <w:div w:id="1194806253">
          <w:marLeft w:val="640"/>
          <w:marRight w:val="0"/>
          <w:marTop w:val="0"/>
          <w:marBottom w:val="0"/>
          <w:divBdr>
            <w:top w:val="none" w:sz="0" w:space="0" w:color="auto"/>
            <w:left w:val="none" w:sz="0" w:space="0" w:color="auto"/>
            <w:bottom w:val="none" w:sz="0" w:space="0" w:color="auto"/>
            <w:right w:val="none" w:sz="0" w:space="0" w:color="auto"/>
          </w:divBdr>
        </w:div>
        <w:div w:id="1037895975">
          <w:marLeft w:val="640"/>
          <w:marRight w:val="0"/>
          <w:marTop w:val="0"/>
          <w:marBottom w:val="0"/>
          <w:divBdr>
            <w:top w:val="none" w:sz="0" w:space="0" w:color="auto"/>
            <w:left w:val="none" w:sz="0" w:space="0" w:color="auto"/>
            <w:bottom w:val="none" w:sz="0" w:space="0" w:color="auto"/>
            <w:right w:val="none" w:sz="0" w:space="0" w:color="auto"/>
          </w:divBdr>
        </w:div>
        <w:div w:id="1915965740">
          <w:marLeft w:val="640"/>
          <w:marRight w:val="0"/>
          <w:marTop w:val="0"/>
          <w:marBottom w:val="0"/>
          <w:divBdr>
            <w:top w:val="none" w:sz="0" w:space="0" w:color="auto"/>
            <w:left w:val="none" w:sz="0" w:space="0" w:color="auto"/>
            <w:bottom w:val="none" w:sz="0" w:space="0" w:color="auto"/>
            <w:right w:val="none" w:sz="0" w:space="0" w:color="auto"/>
          </w:divBdr>
        </w:div>
        <w:div w:id="571702398">
          <w:marLeft w:val="640"/>
          <w:marRight w:val="0"/>
          <w:marTop w:val="0"/>
          <w:marBottom w:val="0"/>
          <w:divBdr>
            <w:top w:val="none" w:sz="0" w:space="0" w:color="auto"/>
            <w:left w:val="none" w:sz="0" w:space="0" w:color="auto"/>
            <w:bottom w:val="none" w:sz="0" w:space="0" w:color="auto"/>
            <w:right w:val="none" w:sz="0" w:space="0" w:color="auto"/>
          </w:divBdr>
        </w:div>
        <w:div w:id="991717861">
          <w:marLeft w:val="640"/>
          <w:marRight w:val="0"/>
          <w:marTop w:val="0"/>
          <w:marBottom w:val="0"/>
          <w:divBdr>
            <w:top w:val="none" w:sz="0" w:space="0" w:color="auto"/>
            <w:left w:val="none" w:sz="0" w:space="0" w:color="auto"/>
            <w:bottom w:val="none" w:sz="0" w:space="0" w:color="auto"/>
            <w:right w:val="none" w:sz="0" w:space="0" w:color="auto"/>
          </w:divBdr>
        </w:div>
        <w:div w:id="1952853646">
          <w:marLeft w:val="640"/>
          <w:marRight w:val="0"/>
          <w:marTop w:val="0"/>
          <w:marBottom w:val="0"/>
          <w:divBdr>
            <w:top w:val="none" w:sz="0" w:space="0" w:color="auto"/>
            <w:left w:val="none" w:sz="0" w:space="0" w:color="auto"/>
            <w:bottom w:val="none" w:sz="0" w:space="0" w:color="auto"/>
            <w:right w:val="none" w:sz="0" w:space="0" w:color="auto"/>
          </w:divBdr>
        </w:div>
      </w:divsChild>
    </w:div>
    <w:div w:id="1930236710">
      <w:bodyDiv w:val="1"/>
      <w:marLeft w:val="0"/>
      <w:marRight w:val="0"/>
      <w:marTop w:val="0"/>
      <w:marBottom w:val="0"/>
      <w:divBdr>
        <w:top w:val="none" w:sz="0" w:space="0" w:color="auto"/>
        <w:left w:val="none" w:sz="0" w:space="0" w:color="auto"/>
        <w:bottom w:val="none" w:sz="0" w:space="0" w:color="auto"/>
        <w:right w:val="none" w:sz="0" w:space="0" w:color="auto"/>
      </w:divBdr>
      <w:divsChild>
        <w:div w:id="846335320">
          <w:marLeft w:val="640"/>
          <w:marRight w:val="0"/>
          <w:marTop w:val="0"/>
          <w:marBottom w:val="0"/>
          <w:divBdr>
            <w:top w:val="none" w:sz="0" w:space="0" w:color="auto"/>
            <w:left w:val="none" w:sz="0" w:space="0" w:color="auto"/>
            <w:bottom w:val="none" w:sz="0" w:space="0" w:color="auto"/>
            <w:right w:val="none" w:sz="0" w:space="0" w:color="auto"/>
          </w:divBdr>
        </w:div>
        <w:div w:id="1632400558">
          <w:marLeft w:val="640"/>
          <w:marRight w:val="0"/>
          <w:marTop w:val="0"/>
          <w:marBottom w:val="0"/>
          <w:divBdr>
            <w:top w:val="none" w:sz="0" w:space="0" w:color="auto"/>
            <w:left w:val="none" w:sz="0" w:space="0" w:color="auto"/>
            <w:bottom w:val="none" w:sz="0" w:space="0" w:color="auto"/>
            <w:right w:val="none" w:sz="0" w:space="0" w:color="auto"/>
          </w:divBdr>
        </w:div>
        <w:div w:id="1472165040">
          <w:marLeft w:val="640"/>
          <w:marRight w:val="0"/>
          <w:marTop w:val="0"/>
          <w:marBottom w:val="0"/>
          <w:divBdr>
            <w:top w:val="none" w:sz="0" w:space="0" w:color="auto"/>
            <w:left w:val="none" w:sz="0" w:space="0" w:color="auto"/>
            <w:bottom w:val="none" w:sz="0" w:space="0" w:color="auto"/>
            <w:right w:val="none" w:sz="0" w:space="0" w:color="auto"/>
          </w:divBdr>
        </w:div>
        <w:div w:id="1211989412">
          <w:marLeft w:val="640"/>
          <w:marRight w:val="0"/>
          <w:marTop w:val="0"/>
          <w:marBottom w:val="0"/>
          <w:divBdr>
            <w:top w:val="none" w:sz="0" w:space="0" w:color="auto"/>
            <w:left w:val="none" w:sz="0" w:space="0" w:color="auto"/>
            <w:bottom w:val="none" w:sz="0" w:space="0" w:color="auto"/>
            <w:right w:val="none" w:sz="0" w:space="0" w:color="auto"/>
          </w:divBdr>
        </w:div>
        <w:div w:id="713894364">
          <w:marLeft w:val="640"/>
          <w:marRight w:val="0"/>
          <w:marTop w:val="0"/>
          <w:marBottom w:val="0"/>
          <w:divBdr>
            <w:top w:val="none" w:sz="0" w:space="0" w:color="auto"/>
            <w:left w:val="none" w:sz="0" w:space="0" w:color="auto"/>
            <w:bottom w:val="none" w:sz="0" w:space="0" w:color="auto"/>
            <w:right w:val="none" w:sz="0" w:space="0" w:color="auto"/>
          </w:divBdr>
        </w:div>
        <w:div w:id="2129740173">
          <w:marLeft w:val="640"/>
          <w:marRight w:val="0"/>
          <w:marTop w:val="0"/>
          <w:marBottom w:val="0"/>
          <w:divBdr>
            <w:top w:val="none" w:sz="0" w:space="0" w:color="auto"/>
            <w:left w:val="none" w:sz="0" w:space="0" w:color="auto"/>
            <w:bottom w:val="none" w:sz="0" w:space="0" w:color="auto"/>
            <w:right w:val="none" w:sz="0" w:space="0" w:color="auto"/>
          </w:divBdr>
        </w:div>
        <w:div w:id="533732361">
          <w:marLeft w:val="640"/>
          <w:marRight w:val="0"/>
          <w:marTop w:val="0"/>
          <w:marBottom w:val="0"/>
          <w:divBdr>
            <w:top w:val="none" w:sz="0" w:space="0" w:color="auto"/>
            <w:left w:val="none" w:sz="0" w:space="0" w:color="auto"/>
            <w:bottom w:val="none" w:sz="0" w:space="0" w:color="auto"/>
            <w:right w:val="none" w:sz="0" w:space="0" w:color="auto"/>
          </w:divBdr>
        </w:div>
        <w:div w:id="111563003">
          <w:marLeft w:val="640"/>
          <w:marRight w:val="0"/>
          <w:marTop w:val="0"/>
          <w:marBottom w:val="0"/>
          <w:divBdr>
            <w:top w:val="none" w:sz="0" w:space="0" w:color="auto"/>
            <w:left w:val="none" w:sz="0" w:space="0" w:color="auto"/>
            <w:bottom w:val="none" w:sz="0" w:space="0" w:color="auto"/>
            <w:right w:val="none" w:sz="0" w:space="0" w:color="auto"/>
          </w:divBdr>
        </w:div>
        <w:div w:id="1991909741">
          <w:marLeft w:val="640"/>
          <w:marRight w:val="0"/>
          <w:marTop w:val="0"/>
          <w:marBottom w:val="0"/>
          <w:divBdr>
            <w:top w:val="none" w:sz="0" w:space="0" w:color="auto"/>
            <w:left w:val="none" w:sz="0" w:space="0" w:color="auto"/>
            <w:bottom w:val="none" w:sz="0" w:space="0" w:color="auto"/>
            <w:right w:val="none" w:sz="0" w:space="0" w:color="auto"/>
          </w:divBdr>
        </w:div>
        <w:div w:id="952201565">
          <w:marLeft w:val="640"/>
          <w:marRight w:val="0"/>
          <w:marTop w:val="0"/>
          <w:marBottom w:val="0"/>
          <w:divBdr>
            <w:top w:val="none" w:sz="0" w:space="0" w:color="auto"/>
            <w:left w:val="none" w:sz="0" w:space="0" w:color="auto"/>
            <w:bottom w:val="none" w:sz="0" w:space="0" w:color="auto"/>
            <w:right w:val="none" w:sz="0" w:space="0" w:color="auto"/>
          </w:divBdr>
        </w:div>
        <w:div w:id="1366174191">
          <w:marLeft w:val="640"/>
          <w:marRight w:val="0"/>
          <w:marTop w:val="0"/>
          <w:marBottom w:val="0"/>
          <w:divBdr>
            <w:top w:val="none" w:sz="0" w:space="0" w:color="auto"/>
            <w:left w:val="none" w:sz="0" w:space="0" w:color="auto"/>
            <w:bottom w:val="none" w:sz="0" w:space="0" w:color="auto"/>
            <w:right w:val="none" w:sz="0" w:space="0" w:color="auto"/>
          </w:divBdr>
        </w:div>
        <w:div w:id="19862914">
          <w:marLeft w:val="640"/>
          <w:marRight w:val="0"/>
          <w:marTop w:val="0"/>
          <w:marBottom w:val="0"/>
          <w:divBdr>
            <w:top w:val="none" w:sz="0" w:space="0" w:color="auto"/>
            <w:left w:val="none" w:sz="0" w:space="0" w:color="auto"/>
            <w:bottom w:val="none" w:sz="0" w:space="0" w:color="auto"/>
            <w:right w:val="none" w:sz="0" w:space="0" w:color="auto"/>
          </w:divBdr>
        </w:div>
        <w:div w:id="1087576734">
          <w:marLeft w:val="640"/>
          <w:marRight w:val="0"/>
          <w:marTop w:val="0"/>
          <w:marBottom w:val="0"/>
          <w:divBdr>
            <w:top w:val="none" w:sz="0" w:space="0" w:color="auto"/>
            <w:left w:val="none" w:sz="0" w:space="0" w:color="auto"/>
            <w:bottom w:val="none" w:sz="0" w:space="0" w:color="auto"/>
            <w:right w:val="none" w:sz="0" w:space="0" w:color="auto"/>
          </w:divBdr>
        </w:div>
        <w:div w:id="594706037">
          <w:marLeft w:val="640"/>
          <w:marRight w:val="0"/>
          <w:marTop w:val="0"/>
          <w:marBottom w:val="0"/>
          <w:divBdr>
            <w:top w:val="none" w:sz="0" w:space="0" w:color="auto"/>
            <w:left w:val="none" w:sz="0" w:space="0" w:color="auto"/>
            <w:bottom w:val="none" w:sz="0" w:space="0" w:color="auto"/>
            <w:right w:val="none" w:sz="0" w:space="0" w:color="auto"/>
          </w:divBdr>
        </w:div>
        <w:div w:id="1655646185">
          <w:marLeft w:val="640"/>
          <w:marRight w:val="0"/>
          <w:marTop w:val="0"/>
          <w:marBottom w:val="0"/>
          <w:divBdr>
            <w:top w:val="none" w:sz="0" w:space="0" w:color="auto"/>
            <w:left w:val="none" w:sz="0" w:space="0" w:color="auto"/>
            <w:bottom w:val="none" w:sz="0" w:space="0" w:color="auto"/>
            <w:right w:val="none" w:sz="0" w:space="0" w:color="auto"/>
          </w:divBdr>
        </w:div>
        <w:div w:id="385959870">
          <w:marLeft w:val="640"/>
          <w:marRight w:val="0"/>
          <w:marTop w:val="0"/>
          <w:marBottom w:val="0"/>
          <w:divBdr>
            <w:top w:val="none" w:sz="0" w:space="0" w:color="auto"/>
            <w:left w:val="none" w:sz="0" w:space="0" w:color="auto"/>
            <w:bottom w:val="none" w:sz="0" w:space="0" w:color="auto"/>
            <w:right w:val="none" w:sz="0" w:space="0" w:color="auto"/>
          </w:divBdr>
        </w:div>
        <w:div w:id="1330331158">
          <w:marLeft w:val="640"/>
          <w:marRight w:val="0"/>
          <w:marTop w:val="0"/>
          <w:marBottom w:val="0"/>
          <w:divBdr>
            <w:top w:val="none" w:sz="0" w:space="0" w:color="auto"/>
            <w:left w:val="none" w:sz="0" w:space="0" w:color="auto"/>
            <w:bottom w:val="none" w:sz="0" w:space="0" w:color="auto"/>
            <w:right w:val="none" w:sz="0" w:space="0" w:color="auto"/>
          </w:divBdr>
        </w:div>
        <w:div w:id="603415901">
          <w:marLeft w:val="640"/>
          <w:marRight w:val="0"/>
          <w:marTop w:val="0"/>
          <w:marBottom w:val="0"/>
          <w:divBdr>
            <w:top w:val="none" w:sz="0" w:space="0" w:color="auto"/>
            <w:left w:val="none" w:sz="0" w:space="0" w:color="auto"/>
            <w:bottom w:val="none" w:sz="0" w:space="0" w:color="auto"/>
            <w:right w:val="none" w:sz="0" w:space="0" w:color="auto"/>
          </w:divBdr>
        </w:div>
        <w:div w:id="1643193807">
          <w:marLeft w:val="640"/>
          <w:marRight w:val="0"/>
          <w:marTop w:val="0"/>
          <w:marBottom w:val="0"/>
          <w:divBdr>
            <w:top w:val="none" w:sz="0" w:space="0" w:color="auto"/>
            <w:left w:val="none" w:sz="0" w:space="0" w:color="auto"/>
            <w:bottom w:val="none" w:sz="0" w:space="0" w:color="auto"/>
            <w:right w:val="none" w:sz="0" w:space="0" w:color="auto"/>
          </w:divBdr>
        </w:div>
        <w:div w:id="1997227069">
          <w:marLeft w:val="640"/>
          <w:marRight w:val="0"/>
          <w:marTop w:val="0"/>
          <w:marBottom w:val="0"/>
          <w:divBdr>
            <w:top w:val="none" w:sz="0" w:space="0" w:color="auto"/>
            <w:left w:val="none" w:sz="0" w:space="0" w:color="auto"/>
            <w:bottom w:val="none" w:sz="0" w:space="0" w:color="auto"/>
            <w:right w:val="none" w:sz="0" w:space="0" w:color="auto"/>
          </w:divBdr>
        </w:div>
        <w:div w:id="2040275187">
          <w:marLeft w:val="640"/>
          <w:marRight w:val="0"/>
          <w:marTop w:val="0"/>
          <w:marBottom w:val="0"/>
          <w:divBdr>
            <w:top w:val="none" w:sz="0" w:space="0" w:color="auto"/>
            <w:left w:val="none" w:sz="0" w:space="0" w:color="auto"/>
            <w:bottom w:val="none" w:sz="0" w:space="0" w:color="auto"/>
            <w:right w:val="none" w:sz="0" w:space="0" w:color="auto"/>
          </w:divBdr>
        </w:div>
        <w:div w:id="1674071363">
          <w:marLeft w:val="640"/>
          <w:marRight w:val="0"/>
          <w:marTop w:val="0"/>
          <w:marBottom w:val="0"/>
          <w:divBdr>
            <w:top w:val="none" w:sz="0" w:space="0" w:color="auto"/>
            <w:left w:val="none" w:sz="0" w:space="0" w:color="auto"/>
            <w:bottom w:val="none" w:sz="0" w:space="0" w:color="auto"/>
            <w:right w:val="none" w:sz="0" w:space="0" w:color="auto"/>
          </w:divBdr>
        </w:div>
        <w:div w:id="1052924950">
          <w:marLeft w:val="640"/>
          <w:marRight w:val="0"/>
          <w:marTop w:val="0"/>
          <w:marBottom w:val="0"/>
          <w:divBdr>
            <w:top w:val="none" w:sz="0" w:space="0" w:color="auto"/>
            <w:left w:val="none" w:sz="0" w:space="0" w:color="auto"/>
            <w:bottom w:val="none" w:sz="0" w:space="0" w:color="auto"/>
            <w:right w:val="none" w:sz="0" w:space="0" w:color="auto"/>
          </w:divBdr>
        </w:div>
        <w:div w:id="1404793213">
          <w:marLeft w:val="640"/>
          <w:marRight w:val="0"/>
          <w:marTop w:val="0"/>
          <w:marBottom w:val="0"/>
          <w:divBdr>
            <w:top w:val="none" w:sz="0" w:space="0" w:color="auto"/>
            <w:left w:val="none" w:sz="0" w:space="0" w:color="auto"/>
            <w:bottom w:val="none" w:sz="0" w:space="0" w:color="auto"/>
            <w:right w:val="none" w:sz="0" w:space="0" w:color="auto"/>
          </w:divBdr>
        </w:div>
        <w:div w:id="1259097025">
          <w:marLeft w:val="640"/>
          <w:marRight w:val="0"/>
          <w:marTop w:val="0"/>
          <w:marBottom w:val="0"/>
          <w:divBdr>
            <w:top w:val="none" w:sz="0" w:space="0" w:color="auto"/>
            <w:left w:val="none" w:sz="0" w:space="0" w:color="auto"/>
            <w:bottom w:val="none" w:sz="0" w:space="0" w:color="auto"/>
            <w:right w:val="none" w:sz="0" w:space="0" w:color="auto"/>
          </w:divBdr>
        </w:div>
        <w:div w:id="1746024175">
          <w:marLeft w:val="640"/>
          <w:marRight w:val="0"/>
          <w:marTop w:val="0"/>
          <w:marBottom w:val="0"/>
          <w:divBdr>
            <w:top w:val="none" w:sz="0" w:space="0" w:color="auto"/>
            <w:left w:val="none" w:sz="0" w:space="0" w:color="auto"/>
            <w:bottom w:val="none" w:sz="0" w:space="0" w:color="auto"/>
            <w:right w:val="none" w:sz="0" w:space="0" w:color="auto"/>
          </w:divBdr>
        </w:div>
        <w:div w:id="1152679473">
          <w:marLeft w:val="640"/>
          <w:marRight w:val="0"/>
          <w:marTop w:val="0"/>
          <w:marBottom w:val="0"/>
          <w:divBdr>
            <w:top w:val="none" w:sz="0" w:space="0" w:color="auto"/>
            <w:left w:val="none" w:sz="0" w:space="0" w:color="auto"/>
            <w:bottom w:val="none" w:sz="0" w:space="0" w:color="auto"/>
            <w:right w:val="none" w:sz="0" w:space="0" w:color="auto"/>
          </w:divBdr>
        </w:div>
        <w:div w:id="1864511165">
          <w:marLeft w:val="640"/>
          <w:marRight w:val="0"/>
          <w:marTop w:val="0"/>
          <w:marBottom w:val="0"/>
          <w:divBdr>
            <w:top w:val="none" w:sz="0" w:space="0" w:color="auto"/>
            <w:left w:val="none" w:sz="0" w:space="0" w:color="auto"/>
            <w:bottom w:val="none" w:sz="0" w:space="0" w:color="auto"/>
            <w:right w:val="none" w:sz="0" w:space="0" w:color="auto"/>
          </w:divBdr>
        </w:div>
        <w:div w:id="45878023">
          <w:marLeft w:val="640"/>
          <w:marRight w:val="0"/>
          <w:marTop w:val="0"/>
          <w:marBottom w:val="0"/>
          <w:divBdr>
            <w:top w:val="none" w:sz="0" w:space="0" w:color="auto"/>
            <w:left w:val="none" w:sz="0" w:space="0" w:color="auto"/>
            <w:bottom w:val="none" w:sz="0" w:space="0" w:color="auto"/>
            <w:right w:val="none" w:sz="0" w:space="0" w:color="auto"/>
          </w:divBdr>
        </w:div>
        <w:div w:id="2035764616">
          <w:marLeft w:val="640"/>
          <w:marRight w:val="0"/>
          <w:marTop w:val="0"/>
          <w:marBottom w:val="0"/>
          <w:divBdr>
            <w:top w:val="none" w:sz="0" w:space="0" w:color="auto"/>
            <w:left w:val="none" w:sz="0" w:space="0" w:color="auto"/>
            <w:bottom w:val="none" w:sz="0" w:space="0" w:color="auto"/>
            <w:right w:val="none" w:sz="0" w:space="0" w:color="auto"/>
          </w:divBdr>
        </w:div>
        <w:div w:id="1407797698">
          <w:marLeft w:val="640"/>
          <w:marRight w:val="0"/>
          <w:marTop w:val="0"/>
          <w:marBottom w:val="0"/>
          <w:divBdr>
            <w:top w:val="none" w:sz="0" w:space="0" w:color="auto"/>
            <w:left w:val="none" w:sz="0" w:space="0" w:color="auto"/>
            <w:bottom w:val="none" w:sz="0" w:space="0" w:color="auto"/>
            <w:right w:val="none" w:sz="0" w:space="0" w:color="auto"/>
          </w:divBdr>
        </w:div>
        <w:div w:id="375617478">
          <w:marLeft w:val="640"/>
          <w:marRight w:val="0"/>
          <w:marTop w:val="0"/>
          <w:marBottom w:val="0"/>
          <w:divBdr>
            <w:top w:val="none" w:sz="0" w:space="0" w:color="auto"/>
            <w:left w:val="none" w:sz="0" w:space="0" w:color="auto"/>
            <w:bottom w:val="none" w:sz="0" w:space="0" w:color="auto"/>
            <w:right w:val="none" w:sz="0" w:space="0" w:color="auto"/>
          </w:divBdr>
        </w:div>
        <w:div w:id="589196782">
          <w:marLeft w:val="640"/>
          <w:marRight w:val="0"/>
          <w:marTop w:val="0"/>
          <w:marBottom w:val="0"/>
          <w:divBdr>
            <w:top w:val="none" w:sz="0" w:space="0" w:color="auto"/>
            <w:left w:val="none" w:sz="0" w:space="0" w:color="auto"/>
            <w:bottom w:val="none" w:sz="0" w:space="0" w:color="auto"/>
            <w:right w:val="none" w:sz="0" w:space="0" w:color="auto"/>
          </w:divBdr>
        </w:div>
        <w:div w:id="33579577">
          <w:marLeft w:val="640"/>
          <w:marRight w:val="0"/>
          <w:marTop w:val="0"/>
          <w:marBottom w:val="0"/>
          <w:divBdr>
            <w:top w:val="none" w:sz="0" w:space="0" w:color="auto"/>
            <w:left w:val="none" w:sz="0" w:space="0" w:color="auto"/>
            <w:bottom w:val="none" w:sz="0" w:space="0" w:color="auto"/>
            <w:right w:val="none" w:sz="0" w:space="0" w:color="auto"/>
          </w:divBdr>
        </w:div>
        <w:div w:id="469710887">
          <w:marLeft w:val="640"/>
          <w:marRight w:val="0"/>
          <w:marTop w:val="0"/>
          <w:marBottom w:val="0"/>
          <w:divBdr>
            <w:top w:val="none" w:sz="0" w:space="0" w:color="auto"/>
            <w:left w:val="none" w:sz="0" w:space="0" w:color="auto"/>
            <w:bottom w:val="none" w:sz="0" w:space="0" w:color="auto"/>
            <w:right w:val="none" w:sz="0" w:space="0" w:color="auto"/>
          </w:divBdr>
        </w:div>
        <w:div w:id="845482161">
          <w:marLeft w:val="640"/>
          <w:marRight w:val="0"/>
          <w:marTop w:val="0"/>
          <w:marBottom w:val="0"/>
          <w:divBdr>
            <w:top w:val="none" w:sz="0" w:space="0" w:color="auto"/>
            <w:left w:val="none" w:sz="0" w:space="0" w:color="auto"/>
            <w:bottom w:val="none" w:sz="0" w:space="0" w:color="auto"/>
            <w:right w:val="none" w:sz="0" w:space="0" w:color="auto"/>
          </w:divBdr>
        </w:div>
      </w:divsChild>
    </w:div>
    <w:div w:id="1933389118">
      <w:bodyDiv w:val="1"/>
      <w:marLeft w:val="0"/>
      <w:marRight w:val="0"/>
      <w:marTop w:val="0"/>
      <w:marBottom w:val="0"/>
      <w:divBdr>
        <w:top w:val="none" w:sz="0" w:space="0" w:color="auto"/>
        <w:left w:val="none" w:sz="0" w:space="0" w:color="auto"/>
        <w:bottom w:val="none" w:sz="0" w:space="0" w:color="auto"/>
        <w:right w:val="none" w:sz="0" w:space="0" w:color="auto"/>
      </w:divBdr>
    </w:div>
    <w:div w:id="1949046576">
      <w:bodyDiv w:val="1"/>
      <w:marLeft w:val="0"/>
      <w:marRight w:val="0"/>
      <w:marTop w:val="0"/>
      <w:marBottom w:val="0"/>
      <w:divBdr>
        <w:top w:val="none" w:sz="0" w:space="0" w:color="auto"/>
        <w:left w:val="none" w:sz="0" w:space="0" w:color="auto"/>
        <w:bottom w:val="none" w:sz="0" w:space="0" w:color="auto"/>
        <w:right w:val="none" w:sz="0" w:space="0" w:color="auto"/>
      </w:divBdr>
      <w:divsChild>
        <w:div w:id="1985425564">
          <w:marLeft w:val="640"/>
          <w:marRight w:val="0"/>
          <w:marTop w:val="0"/>
          <w:marBottom w:val="0"/>
          <w:divBdr>
            <w:top w:val="none" w:sz="0" w:space="0" w:color="auto"/>
            <w:left w:val="none" w:sz="0" w:space="0" w:color="auto"/>
            <w:bottom w:val="none" w:sz="0" w:space="0" w:color="auto"/>
            <w:right w:val="none" w:sz="0" w:space="0" w:color="auto"/>
          </w:divBdr>
        </w:div>
        <w:div w:id="2067993551">
          <w:marLeft w:val="640"/>
          <w:marRight w:val="0"/>
          <w:marTop w:val="0"/>
          <w:marBottom w:val="0"/>
          <w:divBdr>
            <w:top w:val="none" w:sz="0" w:space="0" w:color="auto"/>
            <w:left w:val="none" w:sz="0" w:space="0" w:color="auto"/>
            <w:bottom w:val="none" w:sz="0" w:space="0" w:color="auto"/>
            <w:right w:val="none" w:sz="0" w:space="0" w:color="auto"/>
          </w:divBdr>
        </w:div>
        <w:div w:id="81338080">
          <w:marLeft w:val="640"/>
          <w:marRight w:val="0"/>
          <w:marTop w:val="0"/>
          <w:marBottom w:val="0"/>
          <w:divBdr>
            <w:top w:val="none" w:sz="0" w:space="0" w:color="auto"/>
            <w:left w:val="none" w:sz="0" w:space="0" w:color="auto"/>
            <w:bottom w:val="none" w:sz="0" w:space="0" w:color="auto"/>
            <w:right w:val="none" w:sz="0" w:space="0" w:color="auto"/>
          </w:divBdr>
        </w:div>
        <w:div w:id="326835177">
          <w:marLeft w:val="640"/>
          <w:marRight w:val="0"/>
          <w:marTop w:val="0"/>
          <w:marBottom w:val="0"/>
          <w:divBdr>
            <w:top w:val="none" w:sz="0" w:space="0" w:color="auto"/>
            <w:left w:val="none" w:sz="0" w:space="0" w:color="auto"/>
            <w:bottom w:val="none" w:sz="0" w:space="0" w:color="auto"/>
            <w:right w:val="none" w:sz="0" w:space="0" w:color="auto"/>
          </w:divBdr>
        </w:div>
        <w:div w:id="1222597302">
          <w:marLeft w:val="640"/>
          <w:marRight w:val="0"/>
          <w:marTop w:val="0"/>
          <w:marBottom w:val="0"/>
          <w:divBdr>
            <w:top w:val="none" w:sz="0" w:space="0" w:color="auto"/>
            <w:left w:val="none" w:sz="0" w:space="0" w:color="auto"/>
            <w:bottom w:val="none" w:sz="0" w:space="0" w:color="auto"/>
            <w:right w:val="none" w:sz="0" w:space="0" w:color="auto"/>
          </w:divBdr>
        </w:div>
        <w:div w:id="1052923442">
          <w:marLeft w:val="640"/>
          <w:marRight w:val="0"/>
          <w:marTop w:val="0"/>
          <w:marBottom w:val="0"/>
          <w:divBdr>
            <w:top w:val="none" w:sz="0" w:space="0" w:color="auto"/>
            <w:left w:val="none" w:sz="0" w:space="0" w:color="auto"/>
            <w:bottom w:val="none" w:sz="0" w:space="0" w:color="auto"/>
            <w:right w:val="none" w:sz="0" w:space="0" w:color="auto"/>
          </w:divBdr>
        </w:div>
        <w:div w:id="780076085">
          <w:marLeft w:val="640"/>
          <w:marRight w:val="0"/>
          <w:marTop w:val="0"/>
          <w:marBottom w:val="0"/>
          <w:divBdr>
            <w:top w:val="none" w:sz="0" w:space="0" w:color="auto"/>
            <w:left w:val="none" w:sz="0" w:space="0" w:color="auto"/>
            <w:bottom w:val="none" w:sz="0" w:space="0" w:color="auto"/>
            <w:right w:val="none" w:sz="0" w:space="0" w:color="auto"/>
          </w:divBdr>
        </w:div>
        <w:div w:id="1228302909">
          <w:marLeft w:val="640"/>
          <w:marRight w:val="0"/>
          <w:marTop w:val="0"/>
          <w:marBottom w:val="0"/>
          <w:divBdr>
            <w:top w:val="none" w:sz="0" w:space="0" w:color="auto"/>
            <w:left w:val="none" w:sz="0" w:space="0" w:color="auto"/>
            <w:bottom w:val="none" w:sz="0" w:space="0" w:color="auto"/>
            <w:right w:val="none" w:sz="0" w:space="0" w:color="auto"/>
          </w:divBdr>
        </w:div>
        <w:div w:id="1583180326">
          <w:marLeft w:val="640"/>
          <w:marRight w:val="0"/>
          <w:marTop w:val="0"/>
          <w:marBottom w:val="0"/>
          <w:divBdr>
            <w:top w:val="none" w:sz="0" w:space="0" w:color="auto"/>
            <w:left w:val="none" w:sz="0" w:space="0" w:color="auto"/>
            <w:bottom w:val="none" w:sz="0" w:space="0" w:color="auto"/>
            <w:right w:val="none" w:sz="0" w:space="0" w:color="auto"/>
          </w:divBdr>
        </w:div>
        <w:div w:id="1919091563">
          <w:marLeft w:val="640"/>
          <w:marRight w:val="0"/>
          <w:marTop w:val="0"/>
          <w:marBottom w:val="0"/>
          <w:divBdr>
            <w:top w:val="none" w:sz="0" w:space="0" w:color="auto"/>
            <w:left w:val="none" w:sz="0" w:space="0" w:color="auto"/>
            <w:bottom w:val="none" w:sz="0" w:space="0" w:color="auto"/>
            <w:right w:val="none" w:sz="0" w:space="0" w:color="auto"/>
          </w:divBdr>
        </w:div>
        <w:div w:id="1000045013">
          <w:marLeft w:val="640"/>
          <w:marRight w:val="0"/>
          <w:marTop w:val="0"/>
          <w:marBottom w:val="0"/>
          <w:divBdr>
            <w:top w:val="none" w:sz="0" w:space="0" w:color="auto"/>
            <w:left w:val="none" w:sz="0" w:space="0" w:color="auto"/>
            <w:bottom w:val="none" w:sz="0" w:space="0" w:color="auto"/>
            <w:right w:val="none" w:sz="0" w:space="0" w:color="auto"/>
          </w:divBdr>
        </w:div>
        <w:div w:id="529881340">
          <w:marLeft w:val="640"/>
          <w:marRight w:val="0"/>
          <w:marTop w:val="0"/>
          <w:marBottom w:val="0"/>
          <w:divBdr>
            <w:top w:val="none" w:sz="0" w:space="0" w:color="auto"/>
            <w:left w:val="none" w:sz="0" w:space="0" w:color="auto"/>
            <w:bottom w:val="none" w:sz="0" w:space="0" w:color="auto"/>
            <w:right w:val="none" w:sz="0" w:space="0" w:color="auto"/>
          </w:divBdr>
        </w:div>
        <w:div w:id="1279675910">
          <w:marLeft w:val="640"/>
          <w:marRight w:val="0"/>
          <w:marTop w:val="0"/>
          <w:marBottom w:val="0"/>
          <w:divBdr>
            <w:top w:val="none" w:sz="0" w:space="0" w:color="auto"/>
            <w:left w:val="none" w:sz="0" w:space="0" w:color="auto"/>
            <w:bottom w:val="none" w:sz="0" w:space="0" w:color="auto"/>
            <w:right w:val="none" w:sz="0" w:space="0" w:color="auto"/>
          </w:divBdr>
        </w:div>
        <w:div w:id="1960448534">
          <w:marLeft w:val="640"/>
          <w:marRight w:val="0"/>
          <w:marTop w:val="0"/>
          <w:marBottom w:val="0"/>
          <w:divBdr>
            <w:top w:val="none" w:sz="0" w:space="0" w:color="auto"/>
            <w:left w:val="none" w:sz="0" w:space="0" w:color="auto"/>
            <w:bottom w:val="none" w:sz="0" w:space="0" w:color="auto"/>
            <w:right w:val="none" w:sz="0" w:space="0" w:color="auto"/>
          </w:divBdr>
        </w:div>
        <w:div w:id="138740171">
          <w:marLeft w:val="640"/>
          <w:marRight w:val="0"/>
          <w:marTop w:val="0"/>
          <w:marBottom w:val="0"/>
          <w:divBdr>
            <w:top w:val="none" w:sz="0" w:space="0" w:color="auto"/>
            <w:left w:val="none" w:sz="0" w:space="0" w:color="auto"/>
            <w:bottom w:val="none" w:sz="0" w:space="0" w:color="auto"/>
            <w:right w:val="none" w:sz="0" w:space="0" w:color="auto"/>
          </w:divBdr>
        </w:div>
        <w:div w:id="808714315">
          <w:marLeft w:val="640"/>
          <w:marRight w:val="0"/>
          <w:marTop w:val="0"/>
          <w:marBottom w:val="0"/>
          <w:divBdr>
            <w:top w:val="none" w:sz="0" w:space="0" w:color="auto"/>
            <w:left w:val="none" w:sz="0" w:space="0" w:color="auto"/>
            <w:bottom w:val="none" w:sz="0" w:space="0" w:color="auto"/>
            <w:right w:val="none" w:sz="0" w:space="0" w:color="auto"/>
          </w:divBdr>
        </w:div>
        <w:div w:id="1825855135">
          <w:marLeft w:val="640"/>
          <w:marRight w:val="0"/>
          <w:marTop w:val="0"/>
          <w:marBottom w:val="0"/>
          <w:divBdr>
            <w:top w:val="none" w:sz="0" w:space="0" w:color="auto"/>
            <w:left w:val="none" w:sz="0" w:space="0" w:color="auto"/>
            <w:bottom w:val="none" w:sz="0" w:space="0" w:color="auto"/>
            <w:right w:val="none" w:sz="0" w:space="0" w:color="auto"/>
          </w:divBdr>
        </w:div>
        <w:div w:id="2046177677">
          <w:marLeft w:val="640"/>
          <w:marRight w:val="0"/>
          <w:marTop w:val="0"/>
          <w:marBottom w:val="0"/>
          <w:divBdr>
            <w:top w:val="none" w:sz="0" w:space="0" w:color="auto"/>
            <w:left w:val="none" w:sz="0" w:space="0" w:color="auto"/>
            <w:bottom w:val="none" w:sz="0" w:space="0" w:color="auto"/>
            <w:right w:val="none" w:sz="0" w:space="0" w:color="auto"/>
          </w:divBdr>
        </w:div>
        <w:div w:id="1054162065">
          <w:marLeft w:val="640"/>
          <w:marRight w:val="0"/>
          <w:marTop w:val="0"/>
          <w:marBottom w:val="0"/>
          <w:divBdr>
            <w:top w:val="none" w:sz="0" w:space="0" w:color="auto"/>
            <w:left w:val="none" w:sz="0" w:space="0" w:color="auto"/>
            <w:bottom w:val="none" w:sz="0" w:space="0" w:color="auto"/>
            <w:right w:val="none" w:sz="0" w:space="0" w:color="auto"/>
          </w:divBdr>
        </w:div>
        <w:div w:id="1030644550">
          <w:marLeft w:val="640"/>
          <w:marRight w:val="0"/>
          <w:marTop w:val="0"/>
          <w:marBottom w:val="0"/>
          <w:divBdr>
            <w:top w:val="none" w:sz="0" w:space="0" w:color="auto"/>
            <w:left w:val="none" w:sz="0" w:space="0" w:color="auto"/>
            <w:bottom w:val="none" w:sz="0" w:space="0" w:color="auto"/>
            <w:right w:val="none" w:sz="0" w:space="0" w:color="auto"/>
          </w:divBdr>
        </w:div>
        <w:div w:id="988362443">
          <w:marLeft w:val="640"/>
          <w:marRight w:val="0"/>
          <w:marTop w:val="0"/>
          <w:marBottom w:val="0"/>
          <w:divBdr>
            <w:top w:val="none" w:sz="0" w:space="0" w:color="auto"/>
            <w:left w:val="none" w:sz="0" w:space="0" w:color="auto"/>
            <w:bottom w:val="none" w:sz="0" w:space="0" w:color="auto"/>
            <w:right w:val="none" w:sz="0" w:space="0" w:color="auto"/>
          </w:divBdr>
        </w:div>
        <w:div w:id="1294560017">
          <w:marLeft w:val="640"/>
          <w:marRight w:val="0"/>
          <w:marTop w:val="0"/>
          <w:marBottom w:val="0"/>
          <w:divBdr>
            <w:top w:val="none" w:sz="0" w:space="0" w:color="auto"/>
            <w:left w:val="none" w:sz="0" w:space="0" w:color="auto"/>
            <w:bottom w:val="none" w:sz="0" w:space="0" w:color="auto"/>
            <w:right w:val="none" w:sz="0" w:space="0" w:color="auto"/>
          </w:divBdr>
        </w:div>
        <w:div w:id="623118198">
          <w:marLeft w:val="640"/>
          <w:marRight w:val="0"/>
          <w:marTop w:val="0"/>
          <w:marBottom w:val="0"/>
          <w:divBdr>
            <w:top w:val="none" w:sz="0" w:space="0" w:color="auto"/>
            <w:left w:val="none" w:sz="0" w:space="0" w:color="auto"/>
            <w:bottom w:val="none" w:sz="0" w:space="0" w:color="auto"/>
            <w:right w:val="none" w:sz="0" w:space="0" w:color="auto"/>
          </w:divBdr>
        </w:div>
        <w:div w:id="1080978391">
          <w:marLeft w:val="640"/>
          <w:marRight w:val="0"/>
          <w:marTop w:val="0"/>
          <w:marBottom w:val="0"/>
          <w:divBdr>
            <w:top w:val="none" w:sz="0" w:space="0" w:color="auto"/>
            <w:left w:val="none" w:sz="0" w:space="0" w:color="auto"/>
            <w:bottom w:val="none" w:sz="0" w:space="0" w:color="auto"/>
            <w:right w:val="none" w:sz="0" w:space="0" w:color="auto"/>
          </w:divBdr>
        </w:div>
        <w:div w:id="30231094">
          <w:marLeft w:val="640"/>
          <w:marRight w:val="0"/>
          <w:marTop w:val="0"/>
          <w:marBottom w:val="0"/>
          <w:divBdr>
            <w:top w:val="none" w:sz="0" w:space="0" w:color="auto"/>
            <w:left w:val="none" w:sz="0" w:space="0" w:color="auto"/>
            <w:bottom w:val="none" w:sz="0" w:space="0" w:color="auto"/>
            <w:right w:val="none" w:sz="0" w:space="0" w:color="auto"/>
          </w:divBdr>
        </w:div>
        <w:div w:id="1815565776">
          <w:marLeft w:val="640"/>
          <w:marRight w:val="0"/>
          <w:marTop w:val="0"/>
          <w:marBottom w:val="0"/>
          <w:divBdr>
            <w:top w:val="none" w:sz="0" w:space="0" w:color="auto"/>
            <w:left w:val="none" w:sz="0" w:space="0" w:color="auto"/>
            <w:bottom w:val="none" w:sz="0" w:space="0" w:color="auto"/>
            <w:right w:val="none" w:sz="0" w:space="0" w:color="auto"/>
          </w:divBdr>
        </w:div>
        <w:div w:id="947005976">
          <w:marLeft w:val="640"/>
          <w:marRight w:val="0"/>
          <w:marTop w:val="0"/>
          <w:marBottom w:val="0"/>
          <w:divBdr>
            <w:top w:val="none" w:sz="0" w:space="0" w:color="auto"/>
            <w:left w:val="none" w:sz="0" w:space="0" w:color="auto"/>
            <w:bottom w:val="none" w:sz="0" w:space="0" w:color="auto"/>
            <w:right w:val="none" w:sz="0" w:space="0" w:color="auto"/>
          </w:divBdr>
        </w:div>
        <w:div w:id="2122453051">
          <w:marLeft w:val="640"/>
          <w:marRight w:val="0"/>
          <w:marTop w:val="0"/>
          <w:marBottom w:val="0"/>
          <w:divBdr>
            <w:top w:val="none" w:sz="0" w:space="0" w:color="auto"/>
            <w:left w:val="none" w:sz="0" w:space="0" w:color="auto"/>
            <w:bottom w:val="none" w:sz="0" w:space="0" w:color="auto"/>
            <w:right w:val="none" w:sz="0" w:space="0" w:color="auto"/>
          </w:divBdr>
        </w:div>
        <w:div w:id="1507020346">
          <w:marLeft w:val="640"/>
          <w:marRight w:val="0"/>
          <w:marTop w:val="0"/>
          <w:marBottom w:val="0"/>
          <w:divBdr>
            <w:top w:val="none" w:sz="0" w:space="0" w:color="auto"/>
            <w:left w:val="none" w:sz="0" w:space="0" w:color="auto"/>
            <w:bottom w:val="none" w:sz="0" w:space="0" w:color="auto"/>
            <w:right w:val="none" w:sz="0" w:space="0" w:color="auto"/>
          </w:divBdr>
        </w:div>
        <w:div w:id="1807552360">
          <w:marLeft w:val="640"/>
          <w:marRight w:val="0"/>
          <w:marTop w:val="0"/>
          <w:marBottom w:val="0"/>
          <w:divBdr>
            <w:top w:val="none" w:sz="0" w:space="0" w:color="auto"/>
            <w:left w:val="none" w:sz="0" w:space="0" w:color="auto"/>
            <w:bottom w:val="none" w:sz="0" w:space="0" w:color="auto"/>
            <w:right w:val="none" w:sz="0" w:space="0" w:color="auto"/>
          </w:divBdr>
        </w:div>
        <w:div w:id="923030690">
          <w:marLeft w:val="640"/>
          <w:marRight w:val="0"/>
          <w:marTop w:val="0"/>
          <w:marBottom w:val="0"/>
          <w:divBdr>
            <w:top w:val="none" w:sz="0" w:space="0" w:color="auto"/>
            <w:left w:val="none" w:sz="0" w:space="0" w:color="auto"/>
            <w:bottom w:val="none" w:sz="0" w:space="0" w:color="auto"/>
            <w:right w:val="none" w:sz="0" w:space="0" w:color="auto"/>
          </w:divBdr>
        </w:div>
        <w:div w:id="1890921350">
          <w:marLeft w:val="640"/>
          <w:marRight w:val="0"/>
          <w:marTop w:val="0"/>
          <w:marBottom w:val="0"/>
          <w:divBdr>
            <w:top w:val="none" w:sz="0" w:space="0" w:color="auto"/>
            <w:left w:val="none" w:sz="0" w:space="0" w:color="auto"/>
            <w:bottom w:val="none" w:sz="0" w:space="0" w:color="auto"/>
            <w:right w:val="none" w:sz="0" w:space="0" w:color="auto"/>
          </w:divBdr>
        </w:div>
        <w:div w:id="1266426476">
          <w:marLeft w:val="640"/>
          <w:marRight w:val="0"/>
          <w:marTop w:val="0"/>
          <w:marBottom w:val="0"/>
          <w:divBdr>
            <w:top w:val="none" w:sz="0" w:space="0" w:color="auto"/>
            <w:left w:val="none" w:sz="0" w:space="0" w:color="auto"/>
            <w:bottom w:val="none" w:sz="0" w:space="0" w:color="auto"/>
            <w:right w:val="none" w:sz="0" w:space="0" w:color="auto"/>
          </w:divBdr>
        </w:div>
        <w:div w:id="536085036">
          <w:marLeft w:val="640"/>
          <w:marRight w:val="0"/>
          <w:marTop w:val="0"/>
          <w:marBottom w:val="0"/>
          <w:divBdr>
            <w:top w:val="none" w:sz="0" w:space="0" w:color="auto"/>
            <w:left w:val="none" w:sz="0" w:space="0" w:color="auto"/>
            <w:bottom w:val="none" w:sz="0" w:space="0" w:color="auto"/>
            <w:right w:val="none" w:sz="0" w:space="0" w:color="auto"/>
          </w:divBdr>
        </w:div>
        <w:div w:id="18750434">
          <w:marLeft w:val="640"/>
          <w:marRight w:val="0"/>
          <w:marTop w:val="0"/>
          <w:marBottom w:val="0"/>
          <w:divBdr>
            <w:top w:val="none" w:sz="0" w:space="0" w:color="auto"/>
            <w:left w:val="none" w:sz="0" w:space="0" w:color="auto"/>
            <w:bottom w:val="none" w:sz="0" w:space="0" w:color="auto"/>
            <w:right w:val="none" w:sz="0" w:space="0" w:color="auto"/>
          </w:divBdr>
        </w:div>
        <w:div w:id="280039394">
          <w:marLeft w:val="640"/>
          <w:marRight w:val="0"/>
          <w:marTop w:val="0"/>
          <w:marBottom w:val="0"/>
          <w:divBdr>
            <w:top w:val="none" w:sz="0" w:space="0" w:color="auto"/>
            <w:left w:val="none" w:sz="0" w:space="0" w:color="auto"/>
            <w:bottom w:val="none" w:sz="0" w:space="0" w:color="auto"/>
            <w:right w:val="none" w:sz="0" w:space="0" w:color="auto"/>
          </w:divBdr>
        </w:div>
        <w:div w:id="1572809413">
          <w:marLeft w:val="640"/>
          <w:marRight w:val="0"/>
          <w:marTop w:val="0"/>
          <w:marBottom w:val="0"/>
          <w:divBdr>
            <w:top w:val="none" w:sz="0" w:space="0" w:color="auto"/>
            <w:left w:val="none" w:sz="0" w:space="0" w:color="auto"/>
            <w:bottom w:val="none" w:sz="0" w:space="0" w:color="auto"/>
            <w:right w:val="none" w:sz="0" w:space="0" w:color="auto"/>
          </w:divBdr>
        </w:div>
        <w:div w:id="1850220262">
          <w:marLeft w:val="640"/>
          <w:marRight w:val="0"/>
          <w:marTop w:val="0"/>
          <w:marBottom w:val="0"/>
          <w:divBdr>
            <w:top w:val="none" w:sz="0" w:space="0" w:color="auto"/>
            <w:left w:val="none" w:sz="0" w:space="0" w:color="auto"/>
            <w:bottom w:val="none" w:sz="0" w:space="0" w:color="auto"/>
            <w:right w:val="none" w:sz="0" w:space="0" w:color="auto"/>
          </w:divBdr>
        </w:div>
        <w:div w:id="1175724212">
          <w:marLeft w:val="640"/>
          <w:marRight w:val="0"/>
          <w:marTop w:val="0"/>
          <w:marBottom w:val="0"/>
          <w:divBdr>
            <w:top w:val="none" w:sz="0" w:space="0" w:color="auto"/>
            <w:left w:val="none" w:sz="0" w:space="0" w:color="auto"/>
            <w:bottom w:val="none" w:sz="0" w:space="0" w:color="auto"/>
            <w:right w:val="none" w:sz="0" w:space="0" w:color="auto"/>
          </w:divBdr>
        </w:div>
        <w:div w:id="957565714">
          <w:marLeft w:val="640"/>
          <w:marRight w:val="0"/>
          <w:marTop w:val="0"/>
          <w:marBottom w:val="0"/>
          <w:divBdr>
            <w:top w:val="none" w:sz="0" w:space="0" w:color="auto"/>
            <w:left w:val="none" w:sz="0" w:space="0" w:color="auto"/>
            <w:bottom w:val="none" w:sz="0" w:space="0" w:color="auto"/>
            <w:right w:val="none" w:sz="0" w:space="0" w:color="auto"/>
          </w:divBdr>
        </w:div>
        <w:div w:id="675839197">
          <w:marLeft w:val="640"/>
          <w:marRight w:val="0"/>
          <w:marTop w:val="0"/>
          <w:marBottom w:val="0"/>
          <w:divBdr>
            <w:top w:val="none" w:sz="0" w:space="0" w:color="auto"/>
            <w:left w:val="none" w:sz="0" w:space="0" w:color="auto"/>
            <w:bottom w:val="none" w:sz="0" w:space="0" w:color="auto"/>
            <w:right w:val="none" w:sz="0" w:space="0" w:color="auto"/>
          </w:divBdr>
        </w:div>
      </w:divsChild>
    </w:div>
    <w:div w:id="1958173298">
      <w:bodyDiv w:val="1"/>
      <w:marLeft w:val="0"/>
      <w:marRight w:val="0"/>
      <w:marTop w:val="0"/>
      <w:marBottom w:val="0"/>
      <w:divBdr>
        <w:top w:val="none" w:sz="0" w:space="0" w:color="auto"/>
        <w:left w:val="none" w:sz="0" w:space="0" w:color="auto"/>
        <w:bottom w:val="none" w:sz="0" w:space="0" w:color="auto"/>
        <w:right w:val="none" w:sz="0" w:space="0" w:color="auto"/>
      </w:divBdr>
    </w:div>
    <w:div w:id="1962764351">
      <w:bodyDiv w:val="1"/>
      <w:marLeft w:val="0"/>
      <w:marRight w:val="0"/>
      <w:marTop w:val="0"/>
      <w:marBottom w:val="0"/>
      <w:divBdr>
        <w:top w:val="none" w:sz="0" w:space="0" w:color="auto"/>
        <w:left w:val="none" w:sz="0" w:space="0" w:color="auto"/>
        <w:bottom w:val="none" w:sz="0" w:space="0" w:color="auto"/>
        <w:right w:val="none" w:sz="0" w:space="0" w:color="auto"/>
      </w:divBdr>
    </w:div>
    <w:div w:id="1962952415">
      <w:bodyDiv w:val="1"/>
      <w:marLeft w:val="0"/>
      <w:marRight w:val="0"/>
      <w:marTop w:val="0"/>
      <w:marBottom w:val="0"/>
      <w:divBdr>
        <w:top w:val="none" w:sz="0" w:space="0" w:color="auto"/>
        <w:left w:val="none" w:sz="0" w:space="0" w:color="auto"/>
        <w:bottom w:val="none" w:sz="0" w:space="0" w:color="auto"/>
        <w:right w:val="none" w:sz="0" w:space="0" w:color="auto"/>
      </w:divBdr>
    </w:div>
    <w:div w:id="1984695861">
      <w:bodyDiv w:val="1"/>
      <w:marLeft w:val="0"/>
      <w:marRight w:val="0"/>
      <w:marTop w:val="0"/>
      <w:marBottom w:val="0"/>
      <w:divBdr>
        <w:top w:val="none" w:sz="0" w:space="0" w:color="auto"/>
        <w:left w:val="none" w:sz="0" w:space="0" w:color="auto"/>
        <w:bottom w:val="none" w:sz="0" w:space="0" w:color="auto"/>
        <w:right w:val="none" w:sz="0" w:space="0" w:color="auto"/>
      </w:divBdr>
      <w:divsChild>
        <w:div w:id="226233141">
          <w:marLeft w:val="640"/>
          <w:marRight w:val="0"/>
          <w:marTop w:val="0"/>
          <w:marBottom w:val="0"/>
          <w:divBdr>
            <w:top w:val="none" w:sz="0" w:space="0" w:color="auto"/>
            <w:left w:val="none" w:sz="0" w:space="0" w:color="auto"/>
            <w:bottom w:val="none" w:sz="0" w:space="0" w:color="auto"/>
            <w:right w:val="none" w:sz="0" w:space="0" w:color="auto"/>
          </w:divBdr>
        </w:div>
        <w:div w:id="225337111">
          <w:marLeft w:val="640"/>
          <w:marRight w:val="0"/>
          <w:marTop w:val="0"/>
          <w:marBottom w:val="0"/>
          <w:divBdr>
            <w:top w:val="none" w:sz="0" w:space="0" w:color="auto"/>
            <w:left w:val="none" w:sz="0" w:space="0" w:color="auto"/>
            <w:bottom w:val="none" w:sz="0" w:space="0" w:color="auto"/>
            <w:right w:val="none" w:sz="0" w:space="0" w:color="auto"/>
          </w:divBdr>
        </w:div>
        <w:div w:id="553977523">
          <w:marLeft w:val="640"/>
          <w:marRight w:val="0"/>
          <w:marTop w:val="0"/>
          <w:marBottom w:val="0"/>
          <w:divBdr>
            <w:top w:val="none" w:sz="0" w:space="0" w:color="auto"/>
            <w:left w:val="none" w:sz="0" w:space="0" w:color="auto"/>
            <w:bottom w:val="none" w:sz="0" w:space="0" w:color="auto"/>
            <w:right w:val="none" w:sz="0" w:space="0" w:color="auto"/>
          </w:divBdr>
        </w:div>
        <w:div w:id="170143750">
          <w:marLeft w:val="640"/>
          <w:marRight w:val="0"/>
          <w:marTop w:val="0"/>
          <w:marBottom w:val="0"/>
          <w:divBdr>
            <w:top w:val="none" w:sz="0" w:space="0" w:color="auto"/>
            <w:left w:val="none" w:sz="0" w:space="0" w:color="auto"/>
            <w:bottom w:val="none" w:sz="0" w:space="0" w:color="auto"/>
            <w:right w:val="none" w:sz="0" w:space="0" w:color="auto"/>
          </w:divBdr>
        </w:div>
        <w:div w:id="1456480625">
          <w:marLeft w:val="640"/>
          <w:marRight w:val="0"/>
          <w:marTop w:val="0"/>
          <w:marBottom w:val="0"/>
          <w:divBdr>
            <w:top w:val="none" w:sz="0" w:space="0" w:color="auto"/>
            <w:left w:val="none" w:sz="0" w:space="0" w:color="auto"/>
            <w:bottom w:val="none" w:sz="0" w:space="0" w:color="auto"/>
            <w:right w:val="none" w:sz="0" w:space="0" w:color="auto"/>
          </w:divBdr>
        </w:div>
        <w:div w:id="2030329930">
          <w:marLeft w:val="640"/>
          <w:marRight w:val="0"/>
          <w:marTop w:val="0"/>
          <w:marBottom w:val="0"/>
          <w:divBdr>
            <w:top w:val="none" w:sz="0" w:space="0" w:color="auto"/>
            <w:left w:val="none" w:sz="0" w:space="0" w:color="auto"/>
            <w:bottom w:val="none" w:sz="0" w:space="0" w:color="auto"/>
            <w:right w:val="none" w:sz="0" w:space="0" w:color="auto"/>
          </w:divBdr>
        </w:div>
        <w:div w:id="1749186894">
          <w:marLeft w:val="640"/>
          <w:marRight w:val="0"/>
          <w:marTop w:val="0"/>
          <w:marBottom w:val="0"/>
          <w:divBdr>
            <w:top w:val="none" w:sz="0" w:space="0" w:color="auto"/>
            <w:left w:val="none" w:sz="0" w:space="0" w:color="auto"/>
            <w:bottom w:val="none" w:sz="0" w:space="0" w:color="auto"/>
            <w:right w:val="none" w:sz="0" w:space="0" w:color="auto"/>
          </w:divBdr>
        </w:div>
        <w:div w:id="621155148">
          <w:marLeft w:val="640"/>
          <w:marRight w:val="0"/>
          <w:marTop w:val="0"/>
          <w:marBottom w:val="0"/>
          <w:divBdr>
            <w:top w:val="none" w:sz="0" w:space="0" w:color="auto"/>
            <w:left w:val="none" w:sz="0" w:space="0" w:color="auto"/>
            <w:bottom w:val="none" w:sz="0" w:space="0" w:color="auto"/>
            <w:right w:val="none" w:sz="0" w:space="0" w:color="auto"/>
          </w:divBdr>
        </w:div>
        <w:div w:id="854266422">
          <w:marLeft w:val="640"/>
          <w:marRight w:val="0"/>
          <w:marTop w:val="0"/>
          <w:marBottom w:val="0"/>
          <w:divBdr>
            <w:top w:val="none" w:sz="0" w:space="0" w:color="auto"/>
            <w:left w:val="none" w:sz="0" w:space="0" w:color="auto"/>
            <w:bottom w:val="none" w:sz="0" w:space="0" w:color="auto"/>
            <w:right w:val="none" w:sz="0" w:space="0" w:color="auto"/>
          </w:divBdr>
        </w:div>
        <w:div w:id="683092926">
          <w:marLeft w:val="640"/>
          <w:marRight w:val="0"/>
          <w:marTop w:val="0"/>
          <w:marBottom w:val="0"/>
          <w:divBdr>
            <w:top w:val="none" w:sz="0" w:space="0" w:color="auto"/>
            <w:left w:val="none" w:sz="0" w:space="0" w:color="auto"/>
            <w:bottom w:val="none" w:sz="0" w:space="0" w:color="auto"/>
            <w:right w:val="none" w:sz="0" w:space="0" w:color="auto"/>
          </w:divBdr>
        </w:div>
        <w:div w:id="14042088">
          <w:marLeft w:val="640"/>
          <w:marRight w:val="0"/>
          <w:marTop w:val="0"/>
          <w:marBottom w:val="0"/>
          <w:divBdr>
            <w:top w:val="none" w:sz="0" w:space="0" w:color="auto"/>
            <w:left w:val="none" w:sz="0" w:space="0" w:color="auto"/>
            <w:bottom w:val="none" w:sz="0" w:space="0" w:color="auto"/>
            <w:right w:val="none" w:sz="0" w:space="0" w:color="auto"/>
          </w:divBdr>
        </w:div>
        <w:div w:id="1351881503">
          <w:marLeft w:val="640"/>
          <w:marRight w:val="0"/>
          <w:marTop w:val="0"/>
          <w:marBottom w:val="0"/>
          <w:divBdr>
            <w:top w:val="none" w:sz="0" w:space="0" w:color="auto"/>
            <w:left w:val="none" w:sz="0" w:space="0" w:color="auto"/>
            <w:bottom w:val="none" w:sz="0" w:space="0" w:color="auto"/>
            <w:right w:val="none" w:sz="0" w:space="0" w:color="auto"/>
          </w:divBdr>
        </w:div>
        <w:div w:id="519395881">
          <w:marLeft w:val="640"/>
          <w:marRight w:val="0"/>
          <w:marTop w:val="0"/>
          <w:marBottom w:val="0"/>
          <w:divBdr>
            <w:top w:val="none" w:sz="0" w:space="0" w:color="auto"/>
            <w:left w:val="none" w:sz="0" w:space="0" w:color="auto"/>
            <w:bottom w:val="none" w:sz="0" w:space="0" w:color="auto"/>
            <w:right w:val="none" w:sz="0" w:space="0" w:color="auto"/>
          </w:divBdr>
        </w:div>
      </w:divsChild>
    </w:div>
    <w:div w:id="1994215589">
      <w:bodyDiv w:val="1"/>
      <w:marLeft w:val="0"/>
      <w:marRight w:val="0"/>
      <w:marTop w:val="0"/>
      <w:marBottom w:val="0"/>
      <w:divBdr>
        <w:top w:val="none" w:sz="0" w:space="0" w:color="auto"/>
        <w:left w:val="none" w:sz="0" w:space="0" w:color="auto"/>
        <w:bottom w:val="none" w:sz="0" w:space="0" w:color="auto"/>
        <w:right w:val="none" w:sz="0" w:space="0" w:color="auto"/>
      </w:divBdr>
      <w:divsChild>
        <w:div w:id="1017194952">
          <w:marLeft w:val="640"/>
          <w:marRight w:val="0"/>
          <w:marTop w:val="0"/>
          <w:marBottom w:val="0"/>
          <w:divBdr>
            <w:top w:val="none" w:sz="0" w:space="0" w:color="auto"/>
            <w:left w:val="none" w:sz="0" w:space="0" w:color="auto"/>
            <w:bottom w:val="none" w:sz="0" w:space="0" w:color="auto"/>
            <w:right w:val="none" w:sz="0" w:space="0" w:color="auto"/>
          </w:divBdr>
        </w:div>
        <w:div w:id="47799380">
          <w:marLeft w:val="640"/>
          <w:marRight w:val="0"/>
          <w:marTop w:val="0"/>
          <w:marBottom w:val="0"/>
          <w:divBdr>
            <w:top w:val="none" w:sz="0" w:space="0" w:color="auto"/>
            <w:left w:val="none" w:sz="0" w:space="0" w:color="auto"/>
            <w:bottom w:val="none" w:sz="0" w:space="0" w:color="auto"/>
            <w:right w:val="none" w:sz="0" w:space="0" w:color="auto"/>
          </w:divBdr>
        </w:div>
        <w:div w:id="1317880460">
          <w:marLeft w:val="640"/>
          <w:marRight w:val="0"/>
          <w:marTop w:val="0"/>
          <w:marBottom w:val="0"/>
          <w:divBdr>
            <w:top w:val="none" w:sz="0" w:space="0" w:color="auto"/>
            <w:left w:val="none" w:sz="0" w:space="0" w:color="auto"/>
            <w:bottom w:val="none" w:sz="0" w:space="0" w:color="auto"/>
            <w:right w:val="none" w:sz="0" w:space="0" w:color="auto"/>
          </w:divBdr>
        </w:div>
        <w:div w:id="1046218109">
          <w:marLeft w:val="640"/>
          <w:marRight w:val="0"/>
          <w:marTop w:val="0"/>
          <w:marBottom w:val="0"/>
          <w:divBdr>
            <w:top w:val="none" w:sz="0" w:space="0" w:color="auto"/>
            <w:left w:val="none" w:sz="0" w:space="0" w:color="auto"/>
            <w:bottom w:val="none" w:sz="0" w:space="0" w:color="auto"/>
            <w:right w:val="none" w:sz="0" w:space="0" w:color="auto"/>
          </w:divBdr>
        </w:div>
        <w:div w:id="1668824294">
          <w:marLeft w:val="640"/>
          <w:marRight w:val="0"/>
          <w:marTop w:val="0"/>
          <w:marBottom w:val="0"/>
          <w:divBdr>
            <w:top w:val="none" w:sz="0" w:space="0" w:color="auto"/>
            <w:left w:val="none" w:sz="0" w:space="0" w:color="auto"/>
            <w:bottom w:val="none" w:sz="0" w:space="0" w:color="auto"/>
            <w:right w:val="none" w:sz="0" w:space="0" w:color="auto"/>
          </w:divBdr>
        </w:div>
        <w:div w:id="1669863216">
          <w:marLeft w:val="640"/>
          <w:marRight w:val="0"/>
          <w:marTop w:val="0"/>
          <w:marBottom w:val="0"/>
          <w:divBdr>
            <w:top w:val="none" w:sz="0" w:space="0" w:color="auto"/>
            <w:left w:val="none" w:sz="0" w:space="0" w:color="auto"/>
            <w:bottom w:val="none" w:sz="0" w:space="0" w:color="auto"/>
            <w:right w:val="none" w:sz="0" w:space="0" w:color="auto"/>
          </w:divBdr>
        </w:div>
        <w:div w:id="343821612">
          <w:marLeft w:val="640"/>
          <w:marRight w:val="0"/>
          <w:marTop w:val="0"/>
          <w:marBottom w:val="0"/>
          <w:divBdr>
            <w:top w:val="none" w:sz="0" w:space="0" w:color="auto"/>
            <w:left w:val="none" w:sz="0" w:space="0" w:color="auto"/>
            <w:bottom w:val="none" w:sz="0" w:space="0" w:color="auto"/>
            <w:right w:val="none" w:sz="0" w:space="0" w:color="auto"/>
          </w:divBdr>
        </w:div>
        <w:div w:id="907618685">
          <w:marLeft w:val="640"/>
          <w:marRight w:val="0"/>
          <w:marTop w:val="0"/>
          <w:marBottom w:val="0"/>
          <w:divBdr>
            <w:top w:val="none" w:sz="0" w:space="0" w:color="auto"/>
            <w:left w:val="none" w:sz="0" w:space="0" w:color="auto"/>
            <w:bottom w:val="none" w:sz="0" w:space="0" w:color="auto"/>
            <w:right w:val="none" w:sz="0" w:space="0" w:color="auto"/>
          </w:divBdr>
        </w:div>
        <w:div w:id="1669016859">
          <w:marLeft w:val="640"/>
          <w:marRight w:val="0"/>
          <w:marTop w:val="0"/>
          <w:marBottom w:val="0"/>
          <w:divBdr>
            <w:top w:val="none" w:sz="0" w:space="0" w:color="auto"/>
            <w:left w:val="none" w:sz="0" w:space="0" w:color="auto"/>
            <w:bottom w:val="none" w:sz="0" w:space="0" w:color="auto"/>
            <w:right w:val="none" w:sz="0" w:space="0" w:color="auto"/>
          </w:divBdr>
        </w:div>
        <w:div w:id="182667794">
          <w:marLeft w:val="640"/>
          <w:marRight w:val="0"/>
          <w:marTop w:val="0"/>
          <w:marBottom w:val="0"/>
          <w:divBdr>
            <w:top w:val="none" w:sz="0" w:space="0" w:color="auto"/>
            <w:left w:val="none" w:sz="0" w:space="0" w:color="auto"/>
            <w:bottom w:val="none" w:sz="0" w:space="0" w:color="auto"/>
            <w:right w:val="none" w:sz="0" w:space="0" w:color="auto"/>
          </w:divBdr>
        </w:div>
        <w:div w:id="207301188">
          <w:marLeft w:val="640"/>
          <w:marRight w:val="0"/>
          <w:marTop w:val="0"/>
          <w:marBottom w:val="0"/>
          <w:divBdr>
            <w:top w:val="none" w:sz="0" w:space="0" w:color="auto"/>
            <w:left w:val="none" w:sz="0" w:space="0" w:color="auto"/>
            <w:bottom w:val="none" w:sz="0" w:space="0" w:color="auto"/>
            <w:right w:val="none" w:sz="0" w:space="0" w:color="auto"/>
          </w:divBdr>
        </w:div>
        <w:div w:id="1082724232">
          <w:marLeft w:val="640"/>
          <w:marRight w:val="0"/>
          <w:marTop w:val="0"/>
          <w:marBottom w:val="0"/>
          <w:divBdr>
            <w:top w:val="none" w:sz="0" w:space="0" w:color="auto"/>
            <w:left w:val="none" w:sz="0" w:space="0" w:color="auto"/>
            <w:bottom w:val="none" w:sz="0" w:space="0" w:color="auto"/>
            <w:right w:val="none" w:sz="0" w:space="0" w:color="auto"/>
          </w:divBdr>
        </w:div>
        <w:div w:id="304286986">
          <w:marLeft w:val="640"/>
          <w:marRight w:val="0"/>
          <w:marTop w:val="0"/>
          <w:marBottom w:val="0"/>
          <w:divBdr>
            <w:top w:val="none" w:sz="0" w:space="0" w:color="auto"/>
            <w:left w:val="none" w:sz="0" w:space="0" w:color="auto"/>
            <w:bottom w:val="none" w:sz="0" w:space="0" w:color="auto"/>
            <w:right w:val="none" w:sz="0" w:space="0" w:color="auto"/>
          </w:divBdr>
        </w:div>
        <w:div w:id="109327869">
          <w:marLeft w:val="640"/>
          <w:marRight w:val="0"/>
          <w:marTop w:val="0"/>
          <w:marBottom w:val="0"/>
          <w:divBdr>
            <w:top w:val="none" w:sz="0" w:space="0" w:color="auto"/>
            <w:left w:val="none" w:sz="0" w:space="0" w:color="auto"/>
            <w:bottom w:val="none" w:sz="0" w:space="0" w:color="auto"/>
            <w:right w:val="none" w:sz="0" w:space="0" w:color="auto"/>
          </w:divBdr>
        </w:div>
        <w:div w:id="344210779">
          <w:marLeft w:val="640"/>
          <w:marRight w:val="0"/>
          <w:marTop w:val="0"/>
          <w:marBottom w:val="0"/>
          <w:divBdr>
            <w:top w:val="none" w:sz="0" w:space="0" w:color="auto"/>
            <w:left w:val="none" w:sz="0" w:space="0" w:color="auto"/>
            <w:bottom w:val="none" w:sz="0" w:space="0" w:color="auto"/>
            <w:right w:val="none" w:sz="0" w:space="0" w:color="auto"/>
          </w:divBdr>
        </w:div>
        <w:div w:id="2031223359">
          <w:marLeft w:val="640"/>
          <w:marRight w:val="0"/>
          <w:marTop w:val="0"/>
          <w:marBottom w:val="0"/>
          <w:divBdr>
            <w:top w:val="none" w:sz="0" w:space="0" w:color="auto"/>
            <w:left w:val="none" w:sz="0" w:space="0" w:color="auto"/>
            <w:bottom w:val="none" w:sz="0" w:space="0" w:color="auto"/>
            <w:right w:val="none" w:sz="0" w:space="0" w:color="auto"/>
          </w:divBdr>
        </w:div>
        <w:div w:id="1296063144">
          <w:marLeft w:val="640"/>
          <w:marRight w:val="0"/>
          <w:marTop w:val="0"/>
          <w:marBottom w:val="0"/>
          <w:divBdr>
            <w:top w:val="none" w:sz="0" w:space="0" w:color="auto"/>
            <w:left w:val="none" w:sz="0" w:space="0" w:color="auto"/>
            <w:bottom w:val="none" w:sz="0" w:space="0" w:color="auto"/>
            <w:right w:val="none" w:sz="0" w:space="0" w:color="auto"/>
          </w:divBdr>
        </w:div>
        <w:div w:id="1778525598">
          <w:marLeft w:val="640"/>
          <w:marRight w:val="0"/>
          <w:marTop w:val="0"/>
          <w:marBottom w:val="0"/>
          <w:divBdr>
            <w:top w:val="none" w:sz="0" w:space="0" w:color="auto"/>
            <w:left w:val="none" w:sz="0" w:space="0" w:color="auto"/>
            <w:bottom w:val="none" w:sz="0" w:space="0" w:color="auto"/>
            <w:right w:val="none" w:sz="0" w:space="0" w:color="auto"/>
          </w:divBdr>
        </w:div>
        <w:div w:id="2104258127">
          <w:marLeft w:val="640"/>
          <w:marRight w:val="0"/>
          <w:marTop w:val="0"/>
          <w:marBottom w:val="0"/>
          <w:divBdr>
            <w:top w:val="none" w:sz="0" w:space="0" w:color="auto"/>
            <w:left w:val="none" w:sz="0" w:space="0" w:color="auto"/>
            <w:bottom w:val="none" w:sz="0" w:space="0" w:color="auto"/>
            <w:right w:val="none" w:sz="0" w:space="0" w:color="auto"/>
          </w:divBdr>
        </w:div>
        <w:div w:id="1748771494">
          <w:marLeft w:val="640"/>
          <w:marRight w:val="0"/>
          <w:marTop w:val="0"/>
          <w:marBottom w:val="0"/>
          <w:divBdr>
            <w:top w:val="none" w:sz="0" w:space="0" w:color="auto"/>
            <w:left w:val="none" w:sz="0" w:space="0" w:color="auto"/>
            <w:bottom w:val="none" w:sz="0" w:space="0" w:color="auto"/>
            <w:right w:val="none" w:sz="0" w:space="0" w:color="auto"/>
          </w:divBdr>
        </w:div>
        <w:div w:id="1077703438">
          <w:marLeft w:val="640"/>
          <w:marRight w:val="0"/>
          <w:marTop w:val="0"/>
          <w:marBottom w:val="0"/>
          <w:divBdr>
            <w:top w:val="none" w:sz="0" w:space="0" w:color="auto"/>
            <w:left w:val="none" w:sz="0" w:space="0" w:color="auto"/>
            <w:bottom w:val="none" w:sz="0" w:space="0" w:color="auto"/>
            <w:right w:val="none" w:sz="0" w:space="0" w:color="auto"/>
          </w:divBdr>
        </w:div>
        <w:div w:id="425927103">
          <w:marLeft w:val="640"/>
          <w:marRight w:val="0"/>
          <w:marTop w:val="0"/>
          <w:marBottom w:val="0"/>
          <w:divBdr>
            <w:top w:val="none" w:sz="0" w:space="0" w:color="auto"/>
            <w:left w:val="none" w:sz="0" w:space="0" w:color="auto"/>
            <w:bottom w:val="none" w:sz="0" w:space="0" w:color="auto"/>
            <w:right w:val="none" w:sz="0" w:space="0" w:color="auto"/>
          </w:divBdr>
        </w:div>
        <w:div w:id="1328553885">
          <w:marLeft w:val="640"/>
          <w:marRight w:val="0"/>
          <w:marTop w:val="0"/>
          <w:marBottom w:val="0"/>
          <w:divBdr>
            <w:top w:val="none" w:sz="0" w:space="0" w:color="auto"/>
            <w:left w:val="none" w:sz="0" w:space="0" w:color="auto"/>
            <w:bottom w:val="none" w:sz="0" w:space="0" w:color="auto"/>
            <w:right w:val="none" w:sz="0" w:space="0" w:color="auto"/>
          </w:divBdr>
        </w:div>
        <w:div w:id="1076509585">
          <w:marLeft w:val="640"/>
          <w:marRight w:val="0"/>
          <w:marTop w:val="0"/>
          <w:marBottom w:val="0"/>
          <w:divBdr>
            <w:top w:val="none" w:sz="0" w:space="0" w:color="auto"/>
            <w:left w:val="none" w:sz="0" w:space="0" w:color="auto"/>
            <w:bottom w:val="none" w:sz="0" w:space="0" w:color="auto"/>
            <w:right w:val="none" w:sz="0" w:space="0" w:color="auto"/>
          </w:divBdr>
        </w:div>
        <w:div w:id="855383920">
          <w:marLeft w:val="640"/>
          <w:marRight w:val="0"/>
          <w:marTop w:val="0"/>
          <w:marBottom w:val="0"/>
          <w:divBdr>
            <w:top w:val="none" w:sz="0" w:space="0" w:color="auto"/>
            <w:left w:val="none" w:sz="0" w:space="0" w:color="auto"/>
            <w:bottom w:val="none" w:sz="0" w:space="0" w:color="auto"/>
            <w:right w:val="none" w:sz="0" w:space="0" w:color="auto"/>
          </w:divBdr>
        </w:div>
        <w:div w:id="1218738942">
          <w:marLeft w:val="640"/>
          <w:marRight w:val="0"/>
          <w:marTop w:val="0"/>
          <w:marBottom w:val="0"/>
          <w:divBdr>
            <w:top w:val="none" w:sz="0" w:space="0" w:color="auto"/>
            <w:left w:val="none" w:sz="0" w:space="0" w:color="auto"/>
            <w:bottom w:val="none" w:sz="0" w:space="0" w:color="auto"/>
            <w:right w:val="none" w:sz="0" w:space="0" w:color="auto"/>
          </w:divBdr>
        </w:div>
        <w:div w:id="505638375">
          <w:marLeft w:val="640"/>
          <w:marRight w:val="0"/>
          <w:marTop w:val="0"/>
          <w:marBottom w:val="0"/>
          <w:divBdr>
            <w:top w:val="none" w:sz="0" w:space="0" w:color="auto"/>
            <w:left w:val="none" w:sz="0" w:space="0" w:color="auto"/>
            <w:bottom w:val="none" w:sz="0" w:space="0" w:color="auto"/>
            <w:right w:val="none" w:sz="0" w:space="0" w:color="auto"/>
          </w:divBdr>
        </w:div>
        <w:div w:id="709232291">
          <w:marLeft w:val="640"/>
          <w:marRight w:val="0"/>
          <w:marTop w:val="0"/>
          <w:marBottom w:val="0"/>
          <w:divBdr>
            <w:top w:val="none" w:sz="0" w:space="0" w:color="auto"/>
            <w:left w:val="none" w:sz="0" w:space="0" w:color="auto"/>
            <w:bottom w:val="none" w:sz="0" w:space="0" w:color="auto"/>
            <w:right w:val="none" w:sz="0" w:space="0" w:color="auto"/>
          </w:divBdr>
        </w:div>
        <w:div w:id="450634572">
          <w:marLeft w:val="640"/>
          <w:marRight w:val="0"/>
          <w:marTop w:val="0"/>
          <w:marBottom w:val="0"/>
          <w:divBdr>
            <w:top w:val="none" w:sz="0" w:space="0" w:color="auto"/>
            <w:left w:val="none" w:sz="0" w:space="0" w:color="auto"/>
            <w:bottom w:val="none" w:sz="0" w:space="0" w:color="auto"/>
            <w:right w:val="none" w:sz="0" w:space="0" w:color="auto"/>
          </w:divBdr>
        </w:div>
        <w:div w:id="50161042">
          <w:marLeft w:val="640"/>
          <w:marRight w:val="0"/>
          <w:marTop w:val="0"/>
          <w:marBottom w:val="0"/>
          <w:divBdr>
            <w:top w:val="none" w:sz="0" w:space="0" w:color="auto"/>
            <w:left w:val="none" w:sz="0" w:space="0" w:color="auto"/>
            <w:bottom w:val="none" w:sz="0" w:space="0" w:color="auto"/>
            <w:right w:val="none" w:sz="0" w:space="0" w:color="auto"/>
          </w:divBdr>
        </w:div>
        <w:div w:id="592207794">
          <w:marLeft w:val="640"/>
          <w:marRight w:val="0"/>
          <w:marTop w:val="0"/>
          <w:marBottom w:val="0"/>
          <w:divBdr>
            <w:top w:val="none" w:sz="0" w:space="0" w:color="auto"/>
            <w:left w:val="none" w:sz="0" w:space="0" w:color="auto"/>
            <w:bottom w:val="none" w:sz="0" w:space="0" w:color="auto"/>
            <w:right w:val="none" w:sz="0" w:space="0" w:color="auto"/>
          </w:divBdr>
        </w:div>
        <w:div w:id="1866944251">
          <w:marLeft w:val="640"/>
          <w:marRight w:val="0"/>
          <w:marTop w:val="0"/>
          <w:marBottom w:val="0"/>
          <w:divBdr>
            <w:top w:val="none" w:sz="0" w:space="0" w:color="auto"/>
            <w:left w:val="none" w:sz="0" w:space="0" w:color="auto"/>
            <w:bottom w:val="none" w:sz="0" w:space="0" w:color="auto"/>
            <w:right w:val="none" w:sz="0" w:space="0" w:color="auto"/>
          </w:divBdr>
        </w:div>
        <w:div w:id="858660300">
          <w:marLeft w:val="640"/>
          <w:marRight w:val="0"/>
          <w:marTop w:val="0"/>
          <w:marBottom w:val="0"/>
          <w:divBdr>
            <w:top w:val="none" w:sz="0" w:space="0" w:color="auto"/>
            <w:left w:val="none" w:sz="0" w:space="0" w:color="auto"/>
            <w:bottom w:val="none" w:sz="0" w:space="0" w:color="auto"/>
            <w:right w:val="none" w:sz="0" w:space="0" w:color="auto"/>
          </w:divBdr>
        </w:div>
        <w:div w:id="231500483">
          <w:marLeft w:val="640"/>
          <w:marRight w:val="0"/>
          <w:marTop w:val="0"/>
          <w:marBottom w:val="0"/>
          <w:divBdr>
            <w:top w:val="none" w:sz="0" w:space="0" w:color="auto"/>
            <w:left w:val="none" w:sz="0" w:space="0" w:color="auto"/>
            <w:bottom w:val="none" w:sz="0" w:space="0" w:color="auto"/>
            <w:right w:val="none" w:sz="0" w:space="0" w:color="auto"/>
          </w:divBdr>
        </w:div>
        <w:div w:id="1201210246">
          <w:marLeft w:val="640"/>
          <w:marRight w:val="0"/>
          <w:marTop w:val="0"/>
          <w:marBottom w:val="0"/>
          <w:divBdr>
            <w:top w:val="none" w:sz="0" w:space="0" w:color="auto"/>
            <w:left w:val="none" w:sz="0" w:space="0" w:color="auto"/>
            <w:bottom w:val="none" w:sz="0" w:space="0" w:color="auto"/>
            <w:right w:val="none" w:sz="0" w:space="0" w:color="auto"/>
          </w:divBdr>
        </w:div>
        <w:div w:id="1859542166">
          <w:marLeft w:val="640"/>
          <w:marRight w:val="0"/>
          <w:marTop w:val="0"/>
          <w:marBottom w:val="0"/>
          <w:divBdr>
            <w:top w:val="none" w:sz="0" w:space="0" w:color="auto"/>
            <w:left w:val="none" w:sz="0" w:space="0" w:color="auto"/>
            <w:bottom w:val="none" w:sz="0" w:space="0" w:color="auto"/>
            <w:right w:val="none" w:sz="0" w:space="0" w:color="auto"/>
          </w:divBdr>
        </w:div>
        <w:div w:id="469829709">
          <w:marLeft w:val="640"/>
          <w:marRight w:val="0"/>
          <w:marTop w:val="0"/>
          <w:marBottom w:val="0"/>
          <w:divBdr>
            <w:top w:val="none" w:sz="0" w:space="0" w:color="auto"/>
            <w:left w:val="none" w:sz="0" w:space="0" w:color="auto"/>
            <w:bottom w:val="none" w:sz="0" w:space="0" w:color="auto"/>
            <w:right w:val="none" w:sz="0" w:space="0" w:color="auto"/>
          </w:divBdr>
        </w:div>
        <w:div w:id="630986987">
          <w:marLeft w:val="640"/>
          <w:marRight w:val="0"/>
          <w:marTop w:val="0"/>
          <w:marBottom w:val="0"/>
          <w:divBdr>
            <w:top w:val="none" w:sz="0" w:space="0" w:color="auto"/>
            <w:left w:val="none" w:sz="0" w:space="0" w:color="auto"/>
            <w:bottom w:val="none" w:sz="0" w:space="0" w:color="auto"/>
            <w:right w:val="none" w:sz="0" w:space="0" w:color="auto"/>
          </w:divBdr>
        </w:div>
        <w:div w:id="1076323549">
          <w:marLeft w:val="640"/>
          <w:marRight w:val="0"/>
          <w:marTop w:val="0"/>
          <w:marBottom w:val="0"/>
          <w:divBdr>
            <w:top w:val="none" w:sz="0" w:space="0" w:color="auto"/>
            <w:left w:val="none" w:sz="0" w:space="0" w:color="auto"/>
            <w:bottom w:val="none" w:sz="0" w:space="0" w:color="auto"/>
            <w:right w:val="none" w:sz="0" w:space="0" w:color="auto"/>
          </w:divBdr>
        </w:div>
        <w:div w:id="1608734982">
          <w:marLeft w:val="640"/>
          <w:marRight w:val="0"/>
          <w:marTop w:val="0"/>
          <w:marBottom w:val="0"/>
          <w:divBdr>
            <w:top w:val="none" w:sz="0" w:space="0" w:color="auto"/>
            <w:left w:val="none" w:sz="0" w:space="0" w:color="auto"/>
            <w:bottom w:val="none" w:sz="0" w:space="0" w:color="auto"/>
            <w:right w:val="none" w:sz="0" w:space="0" w:color="auto"/>
          </w:divBdr>
        </w:div>
        <w:div w:id="851606291">
          <w:marLeft w:val="640"/>
          <w:marRight w:val="0"/>
          <w:marTop w:val="0"/>
          <w:marBottom w:val="0"/>
          <w:divBdr>
            <w:top w:val="none" w:sz="0" w:space="0" w:color="auto"/>
            <w:left w:val="none" w:sz="0" w:space="0" w:color="auto"/>
            <w:bottom w:val="none" w:sz="0" w:space="0" w:color="auto"/>
            <w:right w:val="none" w:sz="0" w:space="0" w:color="auto"/>
          </w:divBdr>
        </w:div>
        <w:div w:id="495609219">
          <w:marLeft w:val="640"/>
          <w:marRight w:val="0"/>
          <w:marTop w:val="0"/>
          <w:marBottom w:val="0"/>
          <w:divBdr>
            <w:top w:val="none" w:sz="0" w:space="0" w:color="auto"/>
            <w:left w:val="none" w:sz="0" w:space="0" w:color="auto"/>
            <w:bottom w:val="none" w:sz="0" w:space="0" w:color="auto"/>
            <w:right w:val="none" w:sz="0" w:space="0" w:color="auto"/>
          </w:divBdr>
          <w:divsChild>
            <w:div w:id="1686470285">
              <w:marLeft w:val="0"/>
              <w:marRight w:val="0"/>
              <w:marTop w:val="0"/>
              <w:marBottom w:val="0"/>
              <w:divBdr>
                <w:top w:val="none" w:sz="0" w:space="0" w:color="auto"/>
                <w:left w:val="none" w:sz="0" w:space="0" w:color="auto"/>
                <w:bottom w:val="none" w:sz="0" w:space="0" w:color="auto"/>
                <w:right w:val="none" w:sz="0" w:space="0" w:color="auto"/>
              </w:divBdr>
              <w:divsChild>
                <w:div w:id="412354637">
                  <w:marLeft w:val="640"/>
                  <w:marRight w:val="0"/>
                  <w:marTop w:val="0"/>
                  <w:marBottom w:val="0"/>
                  <w:divBdr>
                    <w:top w:val="none" w:sz="0" w:space="0" w:color="auto"/>
                    <w:left w:val="none" w:sz="0" w:space="0" w:color="auto"/>
                    <w:bottom w:val="none" w:sz="0" w:space="0" w:color="auto"/>
                    <w:right w:val="none" w:sz="0" w:space="0" w:color="auto"/>
                  </w:divBdr>
                </w:div>
                <w:div w:id="1828479145">
                  <w:marLeft w:val="640"/>
                  <w:marRight w:val="0"/>
                  <w:marTop w:val="0"/>
                  <w:marBottom w:val="0"/>
                  <w:divBdr>
                    <w:top w:val="none" w:sz="0" w:space="0" w:color="auto"/>
                    <w:left w:val="none" w:sz="0" w:space="0" w:color="auto"/>
                    <w:bottom w:val="none" w:sz="0" w:space="0" w:color="auto"/>
                    <w:right w:val="none" w:sz="0" w:space="0" w:color="auto"/>
                  </w:divBdr>
                </w:div>
                <w:div w:id="850143344">
                  <w:marLeft w:val="640"/>
                  <w:marRight w:val="0"/>
                  <w:marTop w:val="0"/>
                  <w:marBottom w:val="0"/>
                  <w:divBdr>
                    <w:top w:val="none" w:sz="0" w:space="0" w:color="auto"/>
                    <w:left w:val="none" w:sz="0" w:space="0" w:color="auto"/>
                    <w:bottom w:val="none" w:sz="0" w:space="0" w:color="auto"/>
                    <w:right w:val="none" w:sz="0" w:space="0" w:color="auto"/>
                  </w:divBdr>
                </w:div>
                <w:div w:id="329988359">
                  <w:marLeft w:val="640"/>
                  <w:marRight w:val="0"/>
                  <w:marTop w:val="0"/>
                  <w:marBottom w:val="0"/>
                  <w:divBdr>
                    <w:top w:val="none" w:sz="0" w:space="0" w:color="auto"/>
                    <w:left w:val="none" w:sz="0" w:space="0" w:color="auto"/>
                    <w:bottom w:val="none" w:sz="0" w:space="0" w:color="auto"/>
                    <w:right w:val="none" w:sz="0" w:space="0" w:color="auto"/>
                  </w:divBdr>
                </w:div>
                <w:div w:id="1347635991">
                  <w:marLeft w:val="640"/>
                  <w:marRight w:val="0"/>
                  <w:marTop w:val="0"/>
                  <w:marBottom w:val="0"/>
                  <w:divBdr>
                    <w:top w:val="none" w:sz="0" w:space="0" w:color="auto"/>
                    <w:left w:val="none" w:sz="0" w:space="0" w:color="auto"/>
                    <w:bottom w:val="none" w:sz="0" w:space="0" w:color="auto"/>
                    <w:right w:val="none" w:sz="0" w:space="0" w:color="auto"/>
                  </w:divBdr>
                </w:div>
                <w:div w:id="303464227">
                  <w:marLeft w:val="640"/>
                  <w:marRight w:val="0"/>
                  <w:marTop w:val="0"/>
                  <w:marBottom w:val="0"/>
                  <w:divBdr>
                    <w:top w:val="none" w:sz="0" w:space="0" w:color="auto"/>
                    <w:left w:val="none" w:sz="0" w:space="0" w:color="auto"/>
                    <w:bottom w:val="none" w:sz="0" w:space="0" w:color="auto"/>
                    <w:right w:val="none" w:sz="0" w:space="0" w:color="auto"/>
                  </w:divBdr>
                </w:div>
                <w:div w:id="60642312">
                  <w:marLeft w:val="640"/>
                  <w:marRight w:val="0"/>
                  <w:marTop w:val="0"/>
                  <w:marBottom w:val="0"/>
                  <w:divBdr>
                    <w:top w:val="none" w:sz="0" w:space="0" w:color="auto"/>
                    <w:left w:val="none" w:sz="0" w:space="0" w:color="auto"/>
                    <w:bottom w:val="none" w:sz="0" w:space="0" w:color="auto"/>
                    <w:right w:val="none" w:sz="0" w:space="0" w:color="auto"/>
                  </w:divBdr>
                </w:div>
                <w:div w:id="244801625">
                  <w:marLeft w:val="640"/>
                  <w:marRight w:val="0"/>
                  <w:marTop w:val="0"/>
                  <w:marBottom w:val="0"/>
                  <w:divBdr>
                    <w:top w:val="none" w:sz="0" w:space="0" w:color="auto"/>
                    <w:left w:val="none" w:sz="0" w:space="0" w:color="auto"/>
                    <w:bottom w:val="none" w:sz="0" w:space="0" w:color="auto"/>
                    <w:right w:val="none" w:sz="0" w:space="0" w:color="auto"/>
                  </w:divBdr>
                </w:div>
                <w:div w:id="583416043">
                  <w:marLeft w:val="640"/>
                  <w:marRight w:val="0"/>
                  <w:marTop w:val="0"/>
                  <w:marBottom w:val="0"/>
                  <w:divBdr>
                    <w:top w:val="none" w:sz="0" w:space="0" w:color="auto"/>
                    <w:left w:val="none" w:sz="0" w:space="0" w:color="auto"/>
                    <w:bottom w:val="none" w:sz="0" w:space="0" w:color="auto"/>
                    <w:right w:val="none" w:sz="0" w:space="0" w:color="auto"/>
                  </w:divBdr>
                </w:div>
                <w:div w:id="1424228963">
                  <w:marLeft w:val="640"/>
                  <w:marRight w:val="0"/>
                  <w:marTop w:val="0"/>
                  <w:marBottom w:val="0"/>
                  <w:divBdr>
                    <w:top w:val="none" w:sz="0" w:space="0" w:color="auto"/>
                    <w:left w:val="none" w:sz="0" w:space="0" w:color="auto"/>
                    <w:bottom w:val="none" w:sz="0" w:space="0" w:color="auto"/>
                    <w:right w:val="none" w:sz="0" w:space="0" w:color="auto"/>
                  </w:divBdr>
                </w:div>
                <w:div w:id="1239049224">
                  <w:marLeft w:val="640"/>
                  <w:marRight w:val="0"/>
                  <w:marTop w:val="0"/>
                  <w:marBottom w:val="0"/>
                  <w:divBdr>
                    <w:top w:val="none" w:sz="0" w:space="0" w:color="auto"/>
                    <w:left w:val="none" w:sz="0" w:space="0" w:color="auto"/>
                    <w:bottom w:val="none" w:sz="0" w:space="0" w:color="auto"/>
                    <w:right w:val="none" w:sz="0" w:space="0" w:color="auto"/>
                  </w:divBdr>
                </w:div>
                <w:div w:id="1077021083">
                  <w:marLeft w:val="640"/>
                  <w:marRight w:val="0"/>
                  <w:marTop w:val="0"/>
                  <w:marBottom w:val="0"/>
                  <w:divBdr>
                    <w:top w:val="none" w:sz="0" w:space="0" w:color="auto"/>
                    <w:left w:val="none" w:sz="0" w:space="0" w:color="auto"/>
                    <w:bottom w:val="none" w:sz="0" w:space="0" w:color="auto"/>
                    <w:right w:val="none" w:sz="0" w:space="0" w:color="auto"/>
                  </w:divBdr>
                </w:div>
                <w:div w:id="2033529797">
                  <w:marLeft w:val="640"/>
                  <w:marRight w:val="0"/>
                  <w:marTop w:val="0"/>
                  <w:marBottom w:val="0"/>
                  <w:divBdr>
                    <w:top w:val="none" w:sz="0" w:space="0" w:color="auto"/>
                    <w:left w:val="none" w:sz="0" w:space="0" w:color="auto"/>
                    <w:bottom w:val="none" w:sz="0" w:space="0" w:color="auto"/>
                    <w:right w:val="none" w:sz="0" w:space="0" w:color="auto"/>
                  </w:divBdr>
                </w:div>
                <w:div w:id="1622881198">
                  <w:marLeft w:val="640"/>
                  <w:marRight w:val="0"/>
                  <w:marTop w:val="0"/>
                  <w:marBottom w:val="0"/>
                  <w:divBdr>
                    <w:top w:val="none" w:sz="0" w:space="0" w:color="auto"/>
                    <w:left w:val="none" w:sz="0" w:space="0" w:color="auto"/>
                    <w:bottom w:val="none" w:sz="0" w:space="0" w:color="auto"/>
                    <w:right w:val="none" w:sz="0" w:space="0" w:color="auto"/>
                  </w:divBdr>
                </w:div>
                <w:div w:id="417288428">
                  <w:marLeft w:val="640"/>
                  <w:marRight w:val="0"/>
                  <w:marTop w:val="0"/>
                  <w:marBottom w:val="0"/>
                  <w:divBdr>
                    <w:top w:val="none" w:sz="0" w:space="0" w:color="auto"/>
                    <w:left w:val="none" w:sz="0" w:space="0" w:color="auto"/>
                    <w:bottom w:val="none" w:sz="0" w:space="0" w:color="auto"/>
                    <w:right w:val="none" w:sz="0" w:space="0" w:color="auto"/>
                  </w:divBdr>
                </w:div>
                <w:div w:id="1849447869">
                  <w:marLeft w:val="640"/>
                  <w:marRight w:val="0"/>
                  <w:marTop w:val="0"/>
                  <w:marBottom w:val="0"/>
                  <w:divBdr>
                    <w:top w:val="none" w:sz="0" w:space="0" w:color="auto"/>
                    <w:left w:val="none" w:sz="0" w:space="0" w:color="auto"/>
                    <w:bottom w:val="none" w:sz="0" w:space="0" w:color="auto"/>
                    <w:right w:val="none" w:sz="0" w:space="0" w:color="auto"/>
                  </w:divBdr>
                </w:div>
                <w:div w:id="1477335931">
                  <w:marLeft w:val="640"/>
                  <w:marRight w:val="0"/>
                  <w:marTop w:val="0"/>
                  <w:marBottom w:val="0"/>
                  <w:divBdr>
                    <w:top w:val="none" w:sz="0" w:space="0" w:color="auto"/>
                    <w:left w:val="none" w:sz="0" w:space="0" w:color="auto"/>
                    <w:bottom w:val="none" w:sz="0" w:space="0" w:color="auto"/>
                    <w:right w:val="none" w:sz="0" w:space="0" w:color="auto"/>
                  </w:divBdr>
                </w:div>
                <w:div w:id="291521321">
                  <w:marLeft w:val="640"/>
                  <w:marRight w:val="0"/>
                  <w:marTop w:val="0"/>
                  <w:marBottom w:val="0"/>
                  <w:divBdr>
                    <w:top w:val="none" w:sz="0" w:space="0" w:color="auto"/>
                    <w:left w:val="none" w:sz="0" w:space="0" w:color="auto"/>
                    <w:bottom w:val="none" w:sz="0" w:space="0" w:color="auto"/>
                    <w:right w:val="none" w:sz="0" w:space="0" w:color="auto"/>
                  </w:divBdr>
                </w:div>
                <w:div w:id="126163526">
                  <w:marLeft w:val="640"/>
                  <w:marRight w:val="0"/>
                  <w:marTop w:val="0"/>
                  <w:marBottom w:val="0"/>
                  <w:divBdr>
                    <w:top w:val="none" w:sz="0" w:space="0" w:color="auto"/>
                    <w:left w:val="none" w:sz="0" w:space="0" w:color="auto"/>
                    <w:bottom w:val="none" w:sz="0" w:space="0" w:color="auto"/>
                    <w:right w:val="none" w:sz="0" w:space="0" w:color="auto"/>
                  </w:divBdr>
                </w:div>
                <w:div w:id="1305230985">
                  <w:marLeft w:val="640"/>
                  <w:marRight w:val="0"/>
                  <w:marTop w:val="0"/>
                  <w:marBottom w:val="0"/>
                  <w:divBdr>
                    <w:top w:val="none" w:sz="0" w:space="0" w:color="auto"/>
                    <w:left w:val="none" w:sz="0" w:space="0" w:color="auto"/>
                    <w:bottom w:val="none" w:sz="0" w:space="0" w:color="auto"/>
                    <w:right w:val="none" w:sz="0" w:space="0" w:color="auto"/>
                  </w:divBdr>
                </w:div>
                <w:div w:id="1371883005">
                  <w:marLeft w:val="640"/>
                  <w:marRight w:val="0"/>
                  <w:marTop w:val="0"/>
                  <w:marBottom w:val="0"/>
                  <w:divBdr>
                    <w:top w:val="none" w:sz="0" w:space="0" w:color="auto"/>
                    <w:left w:val="none" w:sz="0" w:space="0" w:color="auto"/>
                    <w:bottom w:val="none" w:sz="0" w:space="0" w:color="auto"/>
                    <w:right w:val="none" w:sz="0" w:space="0" w:color="auto"/>
                  </w:divBdr>
                </w:div>
                <w:div w:id="1381903485">
                  <w:marLeft w:val="640"/>
                  <w:marRight w:val="0"/>
                  <w:marTop w:val="0"/>
                  <w:marBottom w:val="0"/>
                  <w:divBdr>
                    <w:top w:val="none" w:sz="0" w:space="0" w:color="auto"/>
                    <w:left w:val="none" w:sz="0" w:space="0" w:color="auto"/>
                    <w:bottom w:val="none" w:sz="0" w:space="0" w:color="auto"/>
                    <w:right w:val="none" w:sz="0" w:space="0" w:color="auto"/>
                  </w:divBdr>
                </w:div>
                <w:div w:id="1517422679">
                  <w:marLeft w:val="640"/>
                  <w:marRight w:val="0"/>
                  <w:marTop w:val="0"/>
                  <w:marBottom w:val="0"/>
                  <w:divBdr>
                    <w:top w:val="none" w:sz="0" w:space="0" w:color="auto"/>
                    <w:left w:val="none" w:sz="0" w:space="0" w:color="auto"/>
                    <w:bottom w:val="none" w:sz="0" w:space="0" w:color="auto"/>
                    <w:right w:val="none" w:sz="0" w:space="0" w:color="auto"/>
                  </w:divBdr>
                </w:div>
                <w:div w:id="1046179975">
                  <w:marLeft w:val="640"/>
                  <w:marRight w:val="0"/>
                  <w:marTop w:val="0"/>
                  <w:marBottom w:val="0"/>
                  <w:divBdr>
                    <w:top w:val="none" w:sz="0" w:space="0" w:color="auto"/>
                    <w:left w:val="none" w:sz="0" w:space="0" w:color="auto"/>
                    <w:bottom w:val="none" w:sz="0" w:space="0" w:color="auto"/>
                    <w:right w:val="none" w:sz="0" w:space="0" w:color="auto"/>
                  </w:divBdr>
                </w:div>
                <w:div w:id="598365841">
                  <w:marLeft w:val="640"/>
                  <w:marRight w:val="0"/>
                  <w:marTop w:val="0"/>
                  <w:marBottom w:val="0"/>
                  <w:divBdr>
                    <w:top w:val="none" w:sz="0" w:space="0" w:color="auto"/>
                    <w:left w:val="none" w:sz="0" w:space="0" w:color="auto"/>
                    <w:bottom w:val="none" w:sz="0" w:space="0" w:color="auto"/>
                    <w:right w:val="none" w:sz="0" w:space="0" w:color="auto"/>
                  </w:divBdr>
                </w:div>
                <w:div w:id="330328569">
                  <w:marLeft w:val="640"/>
                  <w:marRight w:val="0"/>
                  <w:marTop w:val="0"/>
                  <w:marBottom w:val="0"/>
                  <w:divBdr>
                    <w:top w:val="none" w:sz="0" w:space="0" w:color="auto"/>
                    <w:left w:val="none" w:sz="0" w:space="0" w:color="auto"/>
                    <w:bottom w:val="none" w:sz="0" w:space="0" w:color="auto"/>
                    <w:right w:val="none" w:sz="0" w:space="0" w:color="auto"/>
                  </w:divBdr>
                </w:div>
                <w:div w:id="812210287">
                  <w:marLeft w:val="640"/>
                  <w:marRight w:val="0"/>
                  <w:marTop w:val="0"/>
                  <w:marBottom w:val="0"/>
                  <w:divBdr>
                    <w:top w:val="none" w:sz="0" w:space="0" w:color="auto"/>
                    <w:left w:val="none" w:sz="0" w:space="0" w:color="auto"/>
                    <w:bottom w:val="none" w:sz="0" w:space="0" w:color="auto"/>
                    <w:right w:val="none" w:sz="0" w:space="0" w:color="auto"/>
                  </w:divBdr>
                </w:div>
                <w:div w:id="922644078">
                  <w:marLeft w:val="640"/>
                  <w:marRight w:val="0"/>
                  <w:marTop w:val="0"/>
                  <w:marBottom w:val="0"/>
                  <w:divBdr>
                    <w:top w:val="none" w:sz="0" w:space="0" w:color="auto"/>
                    <w:left w:val="none" w:sz="0" w:space="0" w:color="auto"/>
                    <w:bottom w:val="none" w:sz="0" w:space="0" w:color="auto"/>
                    <w:right w:val="none" w:sz="0" w:space="0" w:color="auto"/>
                  </w:divBdr>
                </w:div>
                <w:div w:id="508518844">
                  <w:marLeft w:val="640"/>
                  <w:marRight w:val="0"/>
                  <w:marTop w:val="0"/>
                  <w:marBottom w:val="0"/>
                  <w:divBdr>
                    <w:top w:val="none" w:sz="0" w:space="0" w:color="auto"/>
                    <w:left w:val="none" w:sz="0" w:space="0" w:color="auto"/>
                    <w:bottom w:val="none" w:sz="0" w:space="0" w:color="auto"/>
                    <w:right w:val="none" w:sz="0" w:space="0" w:color="auto"/>
                  </w:divBdr>
                </w:div>
                <w:div w:id="1639218823">
                  <w:marLeft w:val="640"/>
                  <w:marRight w:val="0"/>
                  <w:marTop w:val="0"/>
                  <w:marBottom w:val="0"/>
                  <w:divBdr>
                    <w:top w:val="none" w:sz="0" w:space="0" w:color="auto"/>
                    <w:left w:val="none" w:sz="0" w:space="0" w:color="auto"/>
                    <w:bottom w:val="none" w:sz="0" w:space="0" w:color="auto"/>
                    <w:right w:val="none" w:sz="0" w:space="0" w:color="auto"/>
                  </w:divBdr>
                </w:div>
                <w:div w:id="1411543962">
                  <w:marLeft w:val="640"/>
                  <w:marRight w:val="0"/>
                  <w:marTop w:val="0"/>
                  <w:marBottom w:val="0"/>
                  <w:divBdr>
                    <w:top w:val="none" w:sz="0" w:space="0" w:color="auto"/>
                    <w:left w:val="none" w:sz="0" w:space="0" w:color="auto"/>
                    <w:bottom w:val="none" w:sz="0" w:space="0" w:color="auto"/>
                    <w:right w:val="none" w:sz="0" w:space="0" w:color="auto"/>
                  </w:divBdr>
                </w:div>
                <w:div w:id="78672979">
                  <w:marLeft w:val="640"/>
                  <w:marRight w:val="0"/>
                  <w:marTop w:val="0"/>
                  <w:marBottom w:val="0"/>
                  <w:divBdr>
                    <w:top w:val="none" w:sz="0" w:space="0" w:color="auto"/>
                    <w:left w:val="none" w:sz="0" w:space="0" w:color="auto"/>
                    <w:bottom w:val="none" w:sz="0" w:space="0" w:color="auto"/>
                    <w:right w:val="none" w:sz="0" w:space="0" w:color="auto"/>
                  </w:divBdr>
                </w:div>
                <w:div w:id="1000229798">
                  <w:marLeft w:val="640"/>
                  <w:marRight w:val="0"/>
                  <w:marTop w:val="0"/>
                  <w:marBottom w:val="0"/>
                  <w:divBdr>
                    <w:top w:val="none" w:sz="0" w:space="0" w:color="auto"/>
                    <w:left w:val="none" w:sz="0" w:space="0" w:color="auto"/>
                    <w:bottom w:val="none" w:sz="0" w:space="0" w:color="auto"/>
                    <w:right w:val="none" w:sz="0" w:space="0" w:color="auto"/>
                  </w:divBdr>
                </w:div>
                <w:div w:id="1512523979">
                  <w:marLeft w:val="640"/>
                  <w:marRight w:val="0"/>
                  <w:marTop w:val="0"/>
                  <w:marBottom w:val="0"/>
                  <w:divBdr>
                    <w:top w:val="none" w:sz="0" w:space="0" w:color="auto"/>
                    <w:left w:val="none" w:sz="0" w:space="0" w:color="auto"/>
                    <w:bottom w:val="none" w:sz="0" w:space="0" w:color="auto"/>
                    <w:right w:val="none" w:sz="0" w:space="0" w:color="auto"/>
                  </w:divBdr>
                </w:div>
                <w:div w:id="1153522950">
                  <w:marLeft w:val="640"/>
                  <w:marRight w:val="0"/>
                  <w:marTop w:val="0"/>
                  <w:marBottom w:val="0"/>
                  <w:divBdr>
                    <w:top w:val="none" w:sz="0" w:space="0" w:color="auto"/>
                    <w:left w:val="none" w:sz="0" w:space="0" w:color="auto"/>
                    <w:bottom w:val="none" w:sz="0" w:space="0" w:color="auto"/>
                    <w:right w:val="none" w:sz="0" w:space="0" w:color="auto"/>
                  </w:divBdr>
                </w:div>
                <w:div w:id="250093225">
                  <w:marLeft w:val="640"/>
                  <w:marRight w:val="0"/>
                  <w:marTop w:val="0"/>
                  <w:marBottom w:val="0"/>
                  <w:divBdr>
                    <w:top w:val="none" w:sz="0" w:space="0" w:color="auto"/>
                    <w:left w:val="none" w:sz="0" w:space="0" w:color="auto"/>
                    <w:bottom w:val="none" w:sz="0" w:space="0" w:color="auto"/>
                    <w:right w:val="none" w:sz="0" w:space="0" w:color="auto"/>
                  </w:divBdr>
                </w:div>
                <w:div w:id="1745642408">
                  <w:marLeft w:val="640"/>
                  <w:marRight w:val="0"/>
                  <w:marTop w:val="0"/>
                  <w:marBottom w:val="0"/>
                  <w:divBdr>
                    <w:top w:val="none" w:sz="0" w:space="0" w:color="auto"/>
                    <w:left w:val="none" w:sz="0" w:space="0" w:color="auto"/>
                    <w:bottom w:val="none" w:sz="0" w:space="0" w:color="auto"/>
                    <w:right w:val="none" w:sz="0" w:space="0" w:color="auto"/>
                  </w:divBdr>
                </w:div>
                <w:div w:id="886455770">
                  <w:marLeft w:val="640"/>
                  <w:marRight w:val="0"/>
                  <w:marTop w:val="0"/>
                  <w:marBottom w:val="0"/>
                  <w:divBdr>
                    <w:top w:val="none" w:sz="0" w:space="0" w:color="auto"/>
                    <w:left w:val="none" w:sz="0" w:space="0" w:color="auto"/>
                    <w:bottom w:val="none" w:sz="0" w:space="0" w:color="auto"/>
                    <w:right w:val="none" w:sz="0" w:space="0" w:color="auto"/>
                  </w:divBdr>
                </w:div>
                <w:div w:id="1528524688">
                  <w:marLeft w:val="640"/>
                  <w:marRight w:val="0"/>
                  <w:marTop w:val="0"/>
                  <w:marBottom w:val="0"/>
                  <w:divBdr>
                    <w:top w:val="none" w:sz="0" w:space="0" w:color="auto"/>
                    <w:left w:val="none" w:sz="0" w:space="0" w:color="auto"/>
                    <w:bottom w:val="none" w:sz="0" w:space="0" w:color="auto"/>
                    <w:right w:val="none" w:sz="0" w:space="0" w:color="auto"/>
                  </w:divBdr>
                </w:div>
                <w:div w:id="1323313114">
                  <w:marLeft w:val="640"/>
                  <w:marRight w:val="0"/>
                  <w:marTop w:val="0"/>
                  <w:marBottom w:val="0"/>
                  <w:divBdr>
                    <w:top w:val="none" w:sz="0" w:space="0" w:color="auto"/>
                    <w:left w:val="none" w:sz="0" w:space="0" w:color="auto"/>
                    <w:bottom w:val="none" w:sz="0" w:space="0" w:color="auto"/>
                    <w:right w:val="none" w:sz="0" w:space="0" w:color="auto"/>
                  </w:divBdr>
                </w:div>
                <w:div w:id="137765815">
                  <w:marLeft w:val="640"/>
                  <w:marRight w:val="0"/>
                  <w:marTop w:val="0"/>
                  <w:marBottom w:val="0"/>
                  <w:divBdr>
                    <w:top w:val="none" w:sz="0" w:space="0" w:color="auto"/>
                    <w:left w:val="none" w:sz="0" w:space="0" w:color="auto"/>
                    <w:bottom w:val="none" w:sz="0" w:space="0" w:color="auto"/>
                    <w:right w:val="none" w:sz="0" w:space="0" w:color="auto"/>
                  </w:divBdr>
                </w:div>
                <w:div w:id="155923874">
                  <w:marLeft w:val="640"/>
                  <w:marRight w:val="0"/>
                  <w:marTop w:val="0"/>
                  <w:marBottom w:val="0"/>
                  <w:divBdr>
                    <w:top w:val="none" w:sz="0" w:space="0" w:color="auto"/>
                    <w:left w:val="none" w:sz="0" w:space="0" w:color="auto"/>
                    <w:bottom w:val="none" w:sz="0" w:space="0" w:color="auto"/>
                    <w:right w:val="none" w:sz="0" w:space="0" w:color="auto"/>
                  </w:divBdr>
                </w:div>
              </w:divsChild>
            </w:div>
            <w:div w:id="604659460">
              <w:marLeft w:val="0"/>
              <w:marRight w:val="0"/>
              <w:marTop w:val="0"/>
              <w:marBottom w:val="0"/>
              <w:divBdr>
                <w:top w:val="none" w:sz="0" w:space="0" w:color="auto"/>
                <w:left w:val="none" w:sz="0" w:space="0" w:color="auto"/>
                <w:bottom w:val="none" w:sz="0" w:space="0" w:color="auto"/>
                <w:right w:val="none" w:sz="0" w:space="0" w:color="auto"/>
              </w:divBdr>
              <w:divsChild>
                <w:div w:id="642660967">
                  <w:marLeft w:val="640"/>
                  <w:marRight w:val="0"/>
                  <w:marTop w:val="0"/>
                  <w:marBottom w:val="0"/>
                  <w:divBdr>
                    <w:top w:val="none" w:sz="0" w:space="0" w:color="auto"/>
                    <w:left w:val="none" w:sz="0" w:space="0" w:color="auto"/>
                    <w:bottom w:val="none" w:sz="0" w:space="0" w:color="auto"/>
                    <w:right w:val="none" w:sz="0" w:space="0" w:color="auto"/>
                  </w:divBdr>
                </w:div>
                <w:div w:id="1483307163">
                  <w:marLeft w:val="640"/>
                  <w:marRight w:val="0"/>
                  <w:marTop w:val="0"/>
                  <w:marBottom w:val="0"/>
                  <w:divBdr>
                    <w:top w:val="none" w:sz="0" w:space="0" w:color="auto"/>
                    <w:left w:val="none" w:sz="0" w:space="0" w:color="auto"/>
                    <w:bottom w:val="none" w:sz="0" w:space="0" w:color="auto"/>
                    <w:right w:val="none" w:sz="0" w:space="0" w:color="auto"/>
                  </w:divBdr>
                </w:div>
                <w:div w:id="567108225">
                  <w:marLeft w:val="640"/>
                  <w:marRight w:val="0"/>
                  <w:marTop w:val="0"/>
                  <w:marBottom w:val="0"/>
                  <w:divBdr>
                    <w:top w:val="none" w:sz="0" w:space="0" w:color="auto"/>
                    <w:left w:val="none" w:sz="0" w:space="0" w:color="auto"/>
                    <w:bottom w:val="none" w:sz="0" w:space="0" w:color="auto"/>
                    <w:right w:val="none" w:sz="0" w:space="0" w:color="auto"/>
                  </w:divBdr>
                </w:div>
                <w:div w:id="205989719">
                  <w:marLeft w:val="640"/>
                  <w:marRight w:val="0"/>
                  <w:marTop w:val="0"/>
                  <w:marBottom w:val="0"/>
                  <w:divBdr>
                    <w:top w:val="none" w:sz="0" w:space="0" w:color="auto"/>
                    <w:left w:val="none" w:sz="0" w:space="0" w:color="auto"/>
                    <w:bottom w:val="none" w:sz="0" w:space="0" w:color="auto"/>
                    <w:right w:val="none" w:sz="0" w:space="0" w:color="auto"/>
                  </w:divBdr>
                </w:div>
                <w:div w:id="1792239635">
                  <w:marLeft w:val="640"/>
                  <w:marRight w:val="0"/>
                  <w:marTop w:val="0"/>
                  <w:marBottom w:val="0"/>
                  <w:divBdr>
                    <w:top w:val="none" w:sz="0" w:space="0" w:color="auto"/>
                    <w:left w:val="none" w:sz="0" w:space="0" w:color="auto"/>
                    <w:bottom w:val="none" w:sz="0" w:space="0" w:color="auto"/>
                    <w:right w:val="none" w:sz="0" w:space="0" w:color="auto"/>
                  </w:divBdr>
                </w:div>
                <w:div w:id="817841573">
                  <w:marLeft w:val="640"/>
                  <w:marRight w:val="0"/>
                  <w:marTop w:val="0"/>
                  <w:marBottom w:val="0"/>
                  <w:divBdr>
                    <w:top w:val="none" w:sz="0" w:space="0" w:color="auto"/>
                    <w:left w:val="none" w:sz="0" w:space="0" w:color="auto"/>
                    <w:bottom w:val="none" w:sz="0" w:space="0" w:color="auto"/>
                    <w:right w:val="none" w:sz="0" w:space="0" w:color="auto"/>
                  </w:divBdr>
                </w:div>
                <w:div w:id="1038318786">
                  <w:marLeft w:val="640"/>
                  <w:marRight w:val="0"/>
                  <w:marTop w:val="0"/>
                  <w:marBottom w:val="0"/>
                  <w:divBdr>
                    <w:top w:val="none" w:sz="0" w:space="0" w:color="auto"/>
                    <w:left w:val="none" w:sz="0" w:space="0" w:color="auto"/>
                    <w:bottom w:val="none" w:sz="0" w:space="0" w:color="auto"/>
                    <w:right w:val="none" w:sz="0" w:space="0" w:color="auto"/>
                  </w:divBdr>
                </w:div>
                <w:div w:id="1923949150">
                  <w:marLeft w:val="640"/>
                  <w:marRight w:val="0"/>
                  <w:marTop w:val="0"/>
                  <w:marBottom w:val="0"/>
                  <w:divBdr>
                    <w:top w:val="none" w:sz="0" w:space="0" w:color="auto"/>
                    <w:left w:val="none" w:sz="0" w:space="0" w:color="auto"/>
                    <w:bottom w:val="none" w:sz="0" w:space="0" w:color="auto"/>
                    <w:right w:val="none" w:sz="0" w:space="0" w:color="auto"/>
                  </w:divBdr>
                </w:div>
                <w:div w:id="119417372">
                  <w:marLeft w:val="640"/>
                  <w:marRight w:val="0"/>
                  <w:marTop w:val="0"/>
                  <w:marBottom w:val="0"/>
                  <w:divBdr>
                    <w:top w:val="none" w:sz="0" w:space="0" w:color="auto"/>
                    <w:left w:val="none" w:sz="0" w:space="0" w:color="auto"/>
                    <w:bottom w:val="none" w:sz="0" w:space="0" w:color="auto"/>
                    <w:right w:val="none" w:sz="0" w:space="0" w:color="auto"/>
                  </w:divBdr>
                </w:div>
                <w:div w:id="40516784">
                  <w:marLeft w:val="640"/>
                  <w:marRight w:val="0"/>
                  <w:marTop w:val="0"/>
                  <w:marBottom w:val="0"/>
                  <w:divBdr>
                    <w:top w:val="none" w:sz="0" w:space="0" w:color="auto"/>
                    <w:left w:val="none" w:sz="0" w:space="0" w:color="auto"/>
                    <w:bottom w:val="none" w:sz="0" w:space="0" w:color="auto"/>
                    <w:right w:val="none" w:sz="0" w:space="0" w:color="auto"/>
                  </w:divBdr>
                </w:div>
                <w:div w:id="1090732208">
                  <w:marLeft w:val="640"/>
                  <w:marRight w:val="0"/>
                  <w:marTop w:val="0"/>
                  <w:marBottom w:val="0"/>
                  <w:divBdr>
                    <w:top w:val="none" w:sz="0" w:space="0" w:color="auto"/>
                    <w:left w:val="none" w:sz="0" w:space="0" w:color="auto"/>
                    <w:bottom w:val="none" w:sz="0" w:space="0" w:color="auto"/>
                    <w:right w:val="none" w:sz="0" w:space="0" w:color="auto"/>
                  </w:divBdr>
                </w:div>
                <w:div w:id="2037999924">
                  <w:marLeft w:val="640"/>
                  <w:marRight w:val="0"/>
                  <w:marTop w:val="0"/>
                  <w:marBottom w:val="0"/>
                  <w:divBdr>
                    <w:top w:val="none" w:sz="0" w:space="0" w:color="auto"/>
                    <w:left w:val="none" w:sz="0" w:space="0" w:color="auto"/>
                    <w:bottom w:val="none" w:sz="0" w:space="0" w:color="auto"/>
                    <w:right w:val="none" w:sz="0" w:space="0" w:color="auto"/>
                  </w:divBdr>
                </w:div>
                <w:div w:id="1073355771">
                  <w:marLeft w:val="640"/>
                  <w:marRight w:val="0"/>
                  <w:marTop w:val="0"/>
                  <w:marBottom w:val="0"/>
                  <w:divBdr>
                    <w:top w:val="none" w:sz="0" w:space="0" w:color="auto"/>
                    <w:left w:val="none" w:sz="0" w:space="0" w:color="auto"/>
                    <w:bottom w:val="none" w:sz="0" w:space="0" w:color="auto"/>
                    <w:right w:val="none" w:sz="0" w:space="0" w:color="auto"/>
                  </w:divBdr>
                </w:div>
                <w:div w:id="1118186710">
                  <w:marLeft w:val="640"/>
                  <w:marRight w:val="0"/>
                  <w:marTop w:val="0"/>
                  <w:marBottom w:val="0"/>
                  <w:divBdr>
                    <w:top w:val="none" w:sz="0" w:space="0" w:color="auto"/>
                    <w:left w:val="none" w:sz="0" w:space="0" w:color="auto"/>
                    <w:bottom w:val="none" w:sz="0" w:space="0" w:color="auto"/>
                    <w:right w:val="none" w:sz="0" w:space="0" w:color="auto"/>
                  </w:divBdr>
                </w:div>
                <w:div w:id="2000302327">
                  <w:marLeft w:val="640"/>
                  <w:marRight w:val="0"/>
                  <w:marTop w:val="0"/>
                  <w:marBottom w:val="0"/>
                  <w:divBdr>
                    <w:top w:val="none" w:sz="0" w:space="0" w:color="auto"/>
                    <w:left w:val="none" w:sz="0" w:space="0" w:color="auto"/>
                    <w:bottom w:val="none" w:sz="0" w:space="0" w:color="auto"/>
                    <w:right w:val="none" w:sz="0" w:space="0" w:color="auto"/>
                  </w:divBdr>
                </w:div>
                <w:div w:id="1547571834">
                  <w:marLeft w:val="640"/>
                  <w:marRight w:val="0"/>
                  <w:marTop w:val="0"/>
                  <w:marBottom w:val="0"/>
                  <w:divBdr>
                    <w:top w:val="none" w:sz="0" w:space="0" w:color="auto"/>
                    <w:left w:val="none" w:sz="0" w:space="0" w:color="auto"/>
                    <w:bottom w:val="none" w:sz="0" w:space="0" w:color="auto"/>
                    <w:right w:val="none" w:sz="0" w:space="0" w:color="auto"/>
                  </w:divBdr>
                </w:div>
                <w:div w:id="306595140">
                  <w:marLeft w:val="640"/>
                  <w:marRight w:val="0"/>
                  <w:marTop w:val="0"/>
                  <w:marBottom w:val="0"/>
                  <w:divBdr>
                    <w:top w:val="none" w:sz="0" w:space="0" w:color="auto"/>
                    <w:left w:val="none" w:sz="0" w:space="0" w:color="auto"/>
                    <w:bottom w:val="none" w:sz="0" w:space="0" w:color="auto"/>
                    <w:right w:val="none" w:sz="0" w:space="0" w:color="auto"/>
                  </w:divBdr>
                </w:div>
                <w:div w:id="1251087854">
                  <w:marLeft w:val="640"/>
                  <w:marRight w:val="0"/>
                  <w:marTop w:val="0"/>
                  <w:marBottom w:val="0"/>
                  <w:divBdr>
                    <w:top w:val="none" w:sz="0" w:space="0" w:color="auto"/>
                    <w:left w:val="none" w:sz="0" w:space="0" w:color="auto"/>
                    <w:bottom w:val="none" w:sz="0" w:space="0" w:color="auto"/>
                    <w:right w:val="none" w:sz="0" w:space="0" w:color="auto"/>
                  </w:divBdr>
                </w:div>
                <w:div w:id="1089159669">
                  <w:marLeft w:val="640"/>
                  <w:marRight w:val="0"/>
                  <w:marTop w:val="0"/>
                  <w:marBottom w:val="0"/>
                  <w:divBdr>
                    <w:top w:val="none" w:sz="0" w:space="0" w:color="auto"/>
                    <w:left w:val="none" w:sz="0" w:space="0" w:color="auto"/>
                    <w:bottom w:val="none" w:sz="0" w:space="0" w:color="auto"/>
                    <w:right w:val="none" w:sz="0" w:space="0" w:color="auto"/>
                  </w:divBdr>
                </w:div>
                <w:div w:id="79445558">
                  <w:marLeft w:val="640"/>
                  <w:marRight w:val="0"/>
                  <w:marTop w:val="0"/>
                  <w:marBottom w:val="0"/>
                  <w:divBdr>
                    <w:top w:val="none" w:sz="0" w:space="0" w:color="auto"/>
                    <w:left w:val="none" w:sz="0" w:space="0" w:color="auto"/>
                    <w:bottom w:val="none" w:sz="0" w:space="0" w:color="auto"/>
                    <w:right w:val="none" w:sz="0" w:space="0" w:color="auto"/>
                  </w:divBdr>
                </w:div>
                <w:div w:id="2048335617">
                  <w:marLeft w:val="640"/>
                  <w:marRight w:val="0"/>
                  <w:marTop w:val="0"/>
                  <w:marBottom w:val="0"/>
                  <w:divBdr>
                    <w:top w:val="none" w:sz="0" w:space="0" w:color="auto"/>
                    <w:left w:val="none" w:sz="0" w:space="0" w:color="auto"/>
                    <w:bottom w:val="none" w:sz="0" w:space="0" w:color="auto"/>
                    <w:right w:val="none" w:sz="0" w:space="0" w:color="auto"/>
                  </w:divBdr>
                </w:div>
                <w:div w:id="1627849331">
                  <w:marLeft w:val="640"/>
                  <w:marRight w:val="0"/>
                  <w:marTop w:val="0"/>
                  <w:marBottom w:val="0"/>
                  <w:divBdr>
                    <w:top w:val="none" w:sz="0" w:space="0" w:color="auto"/>
                    <w:left w:val="none" w:sz="0" w:space="0" w:color="auto"/>
                    <w:bottom w:val="none" w:sz="0" w:space="0" w:color="auto"/>
                    <w:right w:val="none" w:sz="0" w:space="0" w:color="auto"/>
                  </w:divBdr>
                </w:div>
                <w:div w:id="983388485">
                  <w:marLeft w:val="640"/>
                  <w:marRight w:val="0"/>
                  <w:marTop w:val="0"/>
                  <w:marBottom w:val="0"/>
                  <w:divBdr>
                    <w:top w:val="none" w:sz="0" w:space="0" w:color="auto"/>
                    <w:left w:val="none" w:sz="0" w:space="0" w:color="auto"/>
                    <w:bottom w:val="none" w:sz="0" w:space="0" w:color="auto"/>
                    <w:right w:val="none" w:sz="0" w:space="0" w:color="auto"/>
                  </w:divBdr>
                </w:div>
                <w:div w:id="371854833">
                  <w:marLeft w:val="640"/>
                  <w:marRight w:val="0"/>
                  <w:marTop w:val="0"/>
                  <w:marBottom w:val="0"/>
                  <w:divBdr>
                    <w:top w:val="none" w:sz="0" w:space="0" w:color="auto"/>
                    <w:left w:val="none" w:sz="0" w:space="0" w:color="auto"/>
                    <w:bottom w:val="none" w:sz="0" w:space="0" w:color="auto"/>
                    <w:right w:val="none" w:sz="0" w:space="0" w:color="auto"/>
                  </w:divBdr>
                </w:div>
                <w:div w:id="737676800">
                  <w:marLeft w:val="640"/>
                  <w:marRight w:val="0"/>
                  <w:marTop w:val="0"/>
                  <w:marBottom w:val="0"/>
                  <w:divBdr>
                    <w:top w:val="none" w:sz="0" w:space="0" w:color="auto"/>
                    <w:left w:val="none" w:sz="0" w:space="0" w:color="auto"/>
                    <w:bottom w:val="none" w:sz="0" w:space="0" w:color="auto"/>
                    <w:right w:val="none" w:sz="0" w:space="0" w:color="auto"/>
                  </w:divBdr>
                </w:div>
                <w:div w:id="1424035305">
                  <w:marLeft w:val="640"/>
                  <w:marRight w:val="0"/>
                  <w:marTop w:val="0"/>
                  <w:marBottom w:val="0"/>
                  <w:divBdr>
                    <w:top w:val="none" w:sz="0" w:space="0" w:color="auto"/>
                    <w:left w:val="none" w:sz="0" w:space="0" w:color="auto"/>
                    <w:bottom w:val="none" w:sz="0" w:space="0" w:color="auto"/>
                    <w:right w:val="none" w:sz="0" w:space="0" w:color="auto"/>
                  </w:divBdr>
                </w:div>
                <w:div w:id="625353609">
                  <w:marLeft w:val="640"/>
                  <w:marRight w:val="0"/>
                  <w:marTop w:val="0"/>
                  <w:marBottom w:val="0"/>
                  <w:divBdr>
                    <w:top w:val="none" w:sz="0" w:space="0" w:color="auto"/>
                    <w:left w:val="none" w:sz="0" w:space="0" w:color="auto"/>
                    <w:bottom w:val="none" w:sz="0" w:space="0" w:color="auto"/>
                    <w:right w:val="none" w:sz="0" w:space="0" w:color="auto"/>
                  </w:divBdr>
                </w:div>
                <w:div w:id="974872753">
                  <w:marLeft w:val="640"/>
                  <w:marRight w:val="0"/>
                  <w:marTop w:val="0"/>
                  <w:marBottom w:val="0"/>
                  <w:divBdr>
                    <w:top w:val="none" w:sz="0" w:space="0" w:color="auto"/>
                    <w:left w:val="none" w:sz="0" w:space="0" w:color="auto"/>
                    <w:bottom w:val="none" w:sz="0" w:space="0" w:color="auto"/>
                    <w:right w:val="none" w:sz="0" w:space="0" w:color="auto"/>
                  </w:divBdr>
                </w:div>
                <w:div w:id="588973318">
                  <w:marLeft w:val="640"/>
                  <w:marRight w:val="0"/>
                  <w:marTop w:val="0"/>
                  <w:marBottom w:val="0"/>
                  <w:divBdr>
                    <w:top w:val="none" w:sz="0" w:space="0" w:color="auto"/>
                    <w:left w:val="none" w:sz="0" w:space="0" w:color="auto"/>
                    <w:bottom w:val="none" w:sz="0" w:space="0" w:color="auto"/>
                    <w:right w:val="none" w:sz="0" w:space="0" w:color="auto"/>
                  </w:divBdr>
                </w:div>
                <w:div w:id="2024281781">
                  <w:marLeft w:val="640"/>
                  <w:marRight w:val="0"/>
                  <w:marTop w:val="0"/>
                  <w:marBottom w:val="0"/>
                  <w:divBdr>
                    <w:top w:val="none" w:sz="0" w:space="0" w:color="auto"/>
                    <w:left w:val="none" w:sz="0" w:space="0" w:color="auto"/>
                    <w:bottom w:val="none" w:sz="0" w:space="0" w:color="auto"/>
                    <w:right w:val="none" w:sz="0" w:space="0" w:color="auto"/>
                  </w:divBdr>
                </w:div>
                <w:div w:id="2140804498">
                  <w:marLeft w:val="640"/>
                  <w:marRight w:val="0"/>
                  <w:marTop w:val="0"/>
                  <w:marBottom w:val="0"/>
                  <w:divBdr>
                    <w:top w:val="none" w:sz="0" w:space="0" w:color="auto"/>
                    <w:left w:val="none" w:sz="0" w:space="0" w:color="auto"/>
                    <w:bottom w:val="none" w:sz="0" w:space="0" w:color="auto"/>
                    <w:right w:val="none" w:sz="0" w:space="0" w:color="auto"/>
                  </w:divBdr>
                </w:div>
                <w:div w:id="1564294387">
                  <w:marLeft w:val="640"/>
                  <w:marRight w:val="0"/>
                  <w:marTop w:val="0"/>
                  <w:marBottom w:val="0"/>
                  <w:divBdr>
                    <w:top w:val="none" w:sz="0" w:space="0" w:color="auto"/>
                    <w:left w:val="none" w:sz="0" w:space="0" w:color="auto"/>
                    <w:bottom w:val="none" w:sz="0" w:space="0" w:color="auto"/>
                    <w:right w:val="none" w:sz="0" w:space="0" w:color="auto"/>
                  </w:divBdr>
                </w:div>
                <w:div w:id="1099564099">
                  <w:marLeft w:val="640"/>
                  <w:marRight w:val="0"/>
                  <w:marTop w:val="0"/>
                  <w:marBottom w:val="0"/>
                  <w:divBdr>
                    <w:top w:val="none" w:sz="0" w:space="0" w:color="auto"/>
                    <w:left w:val="none" w:sz="0" w:space="0" w:color="auto"/>
                    <w:bottom w:val="none" w:sz="0" w:space="0" w:color="auto"/>
                    <w:right w:val="none" w:sz="0" w:space="0" w:color="auto"/>
                  </w:divBdr>
                </w:div>
                <w:div w:id="74322158">
                  <w:marLeft w:val="640"/>
                  <w:marRight w:val="0"/>
                  <w:marTop w:val="0"/>
                  <w:marBottom w:val="0"/>
                  <w:divBdr>
                    <w:top w:val="none" w:sz="0" w:space="0" w:color="auto"/>
                    <w:left w:val="none" w:sz="0" w:space="0" w:color="auto"/>
                    <w:bottom w:val="none" w:sz="0" w:space="0" w:color="auto"/>
                    <w:right w:val="none" w:sz="0" w:space="0" w:color="auto"/>
                  </w:divBdr>
                </w:div>
                <w:div w:id="2040549490">
                  <w:marLeft w:val="640"/>
                  <w:marRight w:val="0"/>
                  <w:marTop w:val="0"/>
                  <w:marBottom w:val="0"/>
                  <w:divBdr>
                    <w:top w:val="none" w:sz="0" w:space="0" w:color="auto"/>
                    <w:left w:val="none" w:sz="0" w:space="0" w:color="auto"/>
                    <w:bottom w:val="none" w:sz="0" w:space="0" w:color="auto"/>
                    <w:right w:val="none" w:sz="0" w:space="0" w:color="auto"/>
                  </w:divBdr>
                </w:div>
                <w:div w:id="1890610490">
                  <w:marLeft w:val="640"/>
                  <w:marRight w:val="0"/>
                  <w:marTop w:val="0"/>
                  <w:marBottom w:val="0"/>
                  <w:divBdr>
                    <w:top w:val="none" w:sz="0" w:space="0" w:color="auto"/>
                    <w:left w:val="none" w:sz="0" w:space="0" w:color="auto"/>
                    <w:bottom w:val="none" w:sz="0" w:space="0" w:color="auto"/>
                    <w:right w:val="none" w:sz="0" w:space="0" w:color="auto"/>
                  </w:divBdr>
                </w:div>
                <w:div w:id="1594821200">
                  <w:marLeft w:val="640"/>
                  <w:marRight w:val="0"/>
                  <w:marTop w:val="0"/>
                  <w:marBottom w:val="0"/>
                  <w:divBdr>
                    <w:top w:val="none" w:sz="0" w:space="0" w:color="auto"/>
                    <w:left w:val="none" w:sz="0" w:space="0" w:color="auto"/>
                    <w:bottom w:val="none" w:sz="0" w:space="0" w:color="auto"/>
                    <w:right w:val="none" w:sz="0" w:space="0" w:color="auto"/>
                  </w:divBdr>
                </w:div>
                <w:div w:id="453837068">
                  <w:marLeft w:val="640"/>
                  <w:marRight w:val="0"/>
                  <w:marTop w:val="0"/>
                  <w:marBottom w:val="0"/>
                  <w:divBdr>
                    <w:top w:val="none" w:sz="0" w:space="0" w:color="auto"/>
                    <w:left w:val="none" w:sz="0" w:space="0" w:color="auto"/>
                    <w:bottom w:val="none" w:sz="0" w:space="0" w:color="auto"/>
                    <w:right w:val="none" w:sz="0" w:space="0" w:color="auto"/>
                  </w:divBdr>
                </w:div>
                <w:div w:id="1986928091">
                  <w:marLeft w:val="640"/>
                  <w:marRight w:val="0"/>
                  <w:marTop w:val="0"/>
                  <w:marBottom w:val="0"/>
                  <w:divBdr>
                    <w:top w:val="none" w:sz="0" w:space="0" w:color="auto"/>
                    <w:left w:val="none" w:sz="0" w:space="0" w:color="auto"/>
                    <w:bottom w:val="none" w:sz="0" w:space="0" w:color="auto"/>
                    <w:right w:val="none" w:sz="0" w:space="0" w:color="auto"/>
                  </w:divBdr>
                </w:div>
                <w:div w:id="1552615771">
                  <w:marLeft w:val="640"/>
                  <w:marRight w:val="0"/>
                  <w:marTop w:val="0"/>
                  <w:marBottom w:val="0"/>
                  <w:divBdr>
                    <w:top w:val="none" w:sz="0" w:space="0" w:color="auto"/>
                    <w:left w:val="none" w:sz="0" w:space="0" w:color="auto"/>
                    <w:bottom w:val="none" w:sz="0" w:space="0" w:color="auto"/>
                    <w:right w:val="none" w:sz="0" w:space="0" w:color="auto"/>
                  </w:divBdr>
                </w:div>
                <w:div w:id="974867365">
                  <w:marLeft w:val="640"/>
                  <w:marRight w:val="0"/>
                  <w:marTop w:val="0"/>
                  <w:marBottom w:val="0"/>
                  <w:divBdr>
                    <w:top w:val="none" w:sz="0" w:space="0" w:color="auto"/>
                    <w:left w:val="none" w:sz="0" w:space="0" w:color="auto"/>
                    <w:bottom w:val="none" w:sz="0" w:space="0" w:color="auto"/>
                    <w:right w:val="none" w:sz="0" w:space="0" w:color="auto"/>
                  </w:divBdr>
                </w:div>
                <w:div w:id="427385606">
                  <w:marLeft w:val="640"/>
                  <w:marRight w:val="0"/>
                  <w:marTop w:val="0"/>
                  <w:marBottom w:val="0"/>
                  <w:divBdr>
                    <w:top w:val="none" w:sz="0" w:space="0" w:color="auto"/>
                    <w:left w:val="none" w:sz="0" w:space="0" w:color="auto"/>
                    <w:bottom w:val="none" w:sz="0" w:space="0" w:color="auto"/>
                    <w:right w:val="none" w:sz="0" w:space="0" w:color="auto"/>
                  </w:divBdr>
                </w:div>
              </w:divsChild>
            </w:div>
            <w:div w:id="1946422249">
              <w:marLeft w:val="0"/>
              <w:marRight w:val="0"/>
              <w:marTop w:val="0"/>
              <w:marBottom w:val="0"/>
              <w:divBdr>
                <w:top w:val="none" w:sz="0" w:space="0" w:color="auto"/>
                <w:left w:val="none" w:sz="0" w:space="0" w:color="auto"/>
                <w:bottom w:val="none" w:sz="0" w:space="0" w:color="auto"/>
                <w:right w:val="none" w:sz="0" w:space="0" w:color="auto"/>
              </w:divBdr>
              <w:divsChild>
                <w:div w:id="2058551515">
                  <w:marLeft w:val="640"/>
                  <w:marRight w:val="0"/>
                  <w:marTop w:val="0"/>
                  <w:marBottom w:val="0"/>
                  <w:divBdr>
                    <w:top w:val="none" w:sz="0" w:space="0" w:color="auto"/>
                    <w:left w:val="none" w:sz="0" w:space="0" w:color="auto"/>
                    <w:bottom w:val="none" w:sz="0" w:space="0" w:color="auto"/>
                    <w:right w:val="none" w:sz="0" w:space="0" w:color="auto"/>
                  </w:divBdr>
                </w:div>
                <w:div w:id="840854120">
                  <w:marLeft w:val="640"/>
                  <w:marRight w:val="0"/>
                  <w:marTop w:val="0"/>
                  <w:marBottom w:val="0"/>
                  <w:divBdr>
                    <w:top w:val="none" w:sz="0" w:space="0" w:color="auto"/>
                    <w:left w:val="none" w:sz="0" w:space="0" w:color="auto"/>
                    <w:bottom w:val="none" w:sz="0" w:space="0" w:color="auto"/>
                    <w:right w:val="none" w:sz="0" w:space="0" w:color="auto"/>
                  </w:divBdr>
                </w:div>
                <w:div w:id="148596774">
                  <w:marLeft w:val="640"/>
                  <w:marRight w:val="0"/>
                  <w:marTop w:val="0"/>
                  <w:marBottom w:val="0"/>
                  <w:divBdr>
                    <w:top w:val="none" w:sz="0" w:space="0" w:color="auto"/>
                    <w:left w:val="none" w:sz="0" w:space="0" w:color="auto"/>
                    <w:bottom w:val="none" w:sz="0" w:space="0" w:color="auto"/>
                    <w:right w:val="none" w:sz="0" w:space="0" w:color="auto"/>
                  </w:divBdr>
                </w:div>
                <w:div w:id="746419989">
                  <w:marLeft w:val="640"/>
                  <w:marRight w:val="0"/>
                  <w:marTop w:val="0"/>
                  <w:marBottom w:val="0"/>
                  <w:divBdr>
                    <w:top w:val="none" w:sz="0" w:space="0" w:color="auto"/>
                    <w:left w:val="none" w:sz="0" w:space="0" w:color="auto"/>
                    <w:bottom w:val="none" w:sz="0" w:space="0" w:color="auto"/>
                    <w:right w:val="none" w:sz="0" w:space="0" w:color="auto"/>
                  </w:divBdr>
                </w:div>
                <w:div w:id="131825469">
                  <w:marLeft w:val="640"/>
                  <w:marRight w:val="0"/>
                  <w:marTop w:val="0"/>
                  <w:marBottom w:val="0"/>
                  <w:divBdr>
                    <w:top w:val="none" w:sz="0" w:space="0" w:color="auto"/>
                    <w:left w:val="none" w:sz="0" w:space="0" w:color="auto"/>
                    <w:bottom w:val="none" w:sz="0" w:space="0" w:color="auto"/>
                    <w:right w:val="none" w:sz="0" w:space="0" w:color="auto"/>
                  </w:divBdr>
                </w:div>
                <w:div w:id="831065642">
                  <w:marLeft w:val="640"/>
                  <w:marRight w:val="0"/>
                  <w:marTop w:val="0"/>
                  <w:marBottom w:val="0"/>
                  <w:divBdr>
                    <w:top w:val="none" w:sz="0" w:space="0" w:color="auto"/>
                    <w:left w:val="none" w:sz="0" w:space="0" w:color="auto"/>
                    <w:bottom w:val="none" w:sz="0" w:space="0" w:color="auto"/>
                    <w:right w:val="none" w:sz="0" w:space="0" w:color="auto"/>
                  </w:divBdr>
                </w:div>
                <w:div w:id="1425491822">
                  <w:marLeft w:val="640"/>
                  <w:marRight w:val="0"/>
                  <w:marTop w:val="0"/>
                  <w:marBottom w:val="0"/>
                  <w:divBdr>
                    <w:top w:val="none" w:sz="0" w:space="0" w:color="auto"/>
                    <w:left w:val="none" w:sz="0" w:space="0" w:color="auto"/>
                    <w:bottom w:val="none" w:sz="0" w:space="0" w:color="auto"/>
                    <w:right w:val="none" w:sz="0" w:space="0" w:color="auto"/>
                  </w:divBdr>
                </w:div>
                <w:div w:id="546379178">
                  <w:marLeft w:val="640"/>
                  <w:marRight w:val="0"/>
                  <w:marTop w:val="0"/>
                  <w:marBottom w:val="0"/>
                  <w:divBdr>
                    <w:top w:val="none" w:sz="0" w:space="0" w:color="auto"/>
                    <w:left w:val="none" w:sz="0" w:space="0" w:color="auto"/>
                    <w:bottom w:val="none" w:sz="0" w:space="0" w:color="auto"/>
                    <w:right w:val="none" w:sz="0" w:space="0" w:color="auto"/>
                  </w:divBdr>
                </w:div>
                <w:div w:id="1526166212">
                  <w:marLeft w:val="640"/>
                  <w:marRight w:val="0"/>
                  <w:marTop w:val="0"/>
                  <w:marBottom w:val="0"/>
                  <w:divBdr>
                    <w:top w:val="none" w:sz="0" w:space="0" w:color="auto"/>
                    <w:left w:val="none" w:sz="0" w:space="0" w:color="auto"/>
                    <w:bottom w:val="none" w:sz="0" w:space="0" w:color="auto"/>
                    <w:right w:val="none" w:sz="0" w:space="0" w:color="auto"/>
                  </w:divBdr>
                </w:div>
                <w:div w:id="805775100">
                  <w:marLeft w:val="640"/>
                  <w:marRight w:val="0"/>
                  <w:marTop w:val="0"/>
                  <w:marBottom w:val="0"/>
                  <w:divBdr>
                    <w:top w:val="none" w:sz="0" w:space="0" w:color="auto"/>
                    <w:left w:val="none" w:sz="0" w:space="0" w:color="auto"/>
                    <w:bottom w:val="none" w:sz="0" w:space="0" w:color="auto"/>
                    <w:right w:val="none" w:sz="0" w:space="0" w:color="auto"/>
                  </w:divBdr>
                </w:div>
                <w:div w:id="270357103">
                  <w:marLeft w:val="640"/>
                  <w:marRight w:val="0"/>
                  <w:marTop w:val="0"/>
                  <w:marBottom w:val="0"/>
                  <w:divBdr>
                    <w:top w:val="none" w:sz="0" w:space="0" w:color="auto"/>
                    <w:left w:val="none" w:sz="0" w:space="0" w:color="auto"/>
                    <w:bottom w:val="none" w:sz="0" w:space="0" w:color="auto"/>
                    <w:right w:val="none" w:sz="0" w:space="0" w:color="auto"/>
                  </w:divBdr>
                </w:div>
                <w:div w:id="1620994378">
                  <w:marLeft w:val="640"/>
                  <w:marRight w:val="0"/>
                  <w:marTop w:val="0"/>
                  <w:marBottom w:val="0"/>
                  <w:divBdr>
                    <w:top w:val="none" w:sz="0" w:space="0" w:color="auto"/>
                    <w:left w:val="none" w:sz="0" w:space="0" w:color="auto"/>
                    <w:bottom w:val="none" w:sz="0" w:space="0" w:color="auto"/>
                    <w:right w:val="none" w:sz="0" w:space="0" w:color="auto"/>
                  </w:divBdr>
                </w:div>
                <w:div w:id="2020545515">
                  <w:marLeft w:val="640"/>
                  <w:marRight w:val="0"/>
                  <w:marTop w:val="0"/>
                  <w:marBottom w:val="0"/>
                  <w:divBdr>
                    <w:top w:val="none" w:sz="0" w:space="0" w:color="auto"/>
                    <w:left w:val="none" w:sz="0" w:space="0" w:color="auto"/>
                    <w:bottom w:val="none" w:sz="0" w:space="0" w:color="auto"/>
                    <w:right w:val="none" w:sz="0" w:space="0" w:color="auto"/>
                  </w:divBdr>
                </w:div>
                <w:div w:id="910165690">
                  <w:marLeft w:val="640"/>
                  <w:marRight w:val="0"/>
                  <w:marTop w:val="0"/>
                  <w:marBottom w:val="0"/>
                  <w:divBdr>
                    <w:top w:val="none" w:sz="0" w:space="0" w:color="auto"/>
                    <w:left w:val="none" w:sz="0" w:space="0" w:color="auto"/>
                    <w:bottom w:val="none" w:sz="0" w:space="0" w:color="auto"/>
                    <w:right w:val="none" w:sz="0" w:space="0" w:color="auto"/>
                  </w:divBdr>
                </w:div>
                <w:div w:id="712273583">
                  <w:marLeft w:val="640"/>
                  <w:marRight w:val="0"/>
                  <w:marTop w:val="0"/>
                  <w:marBottom w:val="0"/>
                  <w:divBdr>
                    <w:top w:val="none" w:sz="0" w:space="0" w:color="auto"/>
                    <w:left w:val="none" w:sz="0" w:space="0" w:color="auto"/>
                    <w:bottom w:val="none" w:sz="0" w:space="0" w:color="auto"/>
                    <w:right w:val="none" w:sz="0" w:space="0" w:color="auto"/>
                  </w:divBdr>
                </w:div>
                <w:div w:id="691763123">
                  <w:marLeft w:val="640"/>
                  <w:marRight w:val="0"/>
                  <w:marTop w:val="0"/>
                  <w:marBottom w:val="0"/>
                  <w:divBdr>
                    <w:top w:val="none" w:sz="0" w:space="0" w:color="auto"/>
                    <w:left w:val="none" w:sz="0" w:space="0" w:color="auto"/>
                    <w:bottom w:val="none" w:sz="0" w:space="0" w:color="auto"/>
                    <w:right w:val="none" w:sz="0" w:space="0" w:color="auto"/>
                  </w:divBdr>
                </w:div>
                <w:div w:id="64884451">
                  <w:marLeft w:val="640"/>
                  <w:marRight w:val="0"/>
                  <w:marTop w:val="0"/>
                  <w:marBottom w:val="0"/>
                  <w:divBdr>
                    <w:top w:val="none" w:sz="0" w:space="0" w:color="auto"/>
                    <w:left w:val="none" w:sz="0" w:space="0" w:color="auto"/>
                    <w:bottom w:val="none" w:sz="0" w:space="0" w:color="auto"/>
                    <w:right w:val="none" w:sz="0" w:space="0" w:color="auto"/>
                  </w:divBdr>
                </w:div>
                <w:div w:id="83115505">
                  <w:marLeft w:val="640"/>
                  <w:marRight w:val="0"/>
                  <w:marTop w:val="0"/>
                  <w:marBottom w:val="0"/>
                  <w:divBdr>
                    <w:top w:val="none" w:sz="0" w:space="0" w:color="auto"/>
                    <w:left w:val="none" w:sz="0" w:space="0" w:color="auto"/>
                    <w:bottom w:val="none" w:sz="0" w:space="0" w:color="auto"/>
                    <w:right w:val="none" w:sz="0" w:space="0" w:color="auto"/>
                  </w:divBdr>
                </w:div>
                <w:div w:id="1092704155">
                  <w:marLeft w:val="640"/>
                  <w:marRight w:val="0"/>
                  <w:marTop w:val="0"/>
                  <w:marBottom w:val="0"/>
                  <w:divBdr>
                    <w:top w:val="none" w:sz="0" w:space="0" w:color="auto"/>
                    <w:left w:val="none" w:sz="0" w:space="0" w:color="auto"/>
                    <w:bottom w:val="none" w:sz="0" w:space="0" w:color="auto"/>
                    <w:right w:val="none" w:sz="0" w:space="0" w:color="auto"/>
                  </w:divBdr>
                </w:div>
                <w:div w:id="744033849">
                  <w:marLeft w:val="640"/>
                  <w:marRight w:val="0"/>
                  <w:marTop w:val="0"/>
                  <w:marBottom w:val="0"/>
                  <w:divBdr>
                    <w:top w:val="none" w:sz="0" w:space="0" w:color="auto"/>
                    <w:left w:val="none" w:sz="0" w:space="0" w:color="auto"/>
                    <w:bottom w:val="none" w:sz="0" w:space="0" w:color="auto"/>
                    <w:right w:val="none" w:sz="0" w:space="0" w:color="auto"/>
                  </w:divBdr>
                </w:div>
                <w:div w:id="620577336">
                  <w:marLeft w:val="640"/>
                  <w:marRight w:val="0"/>
                  <w:marTop w:val="0"/>
                  <w:marBottom w:val="0"/>
                  <w:divBdr>
                    <w:top w:val="none" w:sz="0" w:space="0" w:color="auto"/>
                    <w:left w:val="none" w:sz="0" w:space="0" w:color="auto"/>
                    <w:bottom w:val="none" w:sz="0" w:space="0" w:color="auto"/>
                    <w:right w:val="none" w:sz="0" w:space="0" w:color="auto"/>
                  </w:divBdr>
                </w:div>
                <w:div w:id="1723554525">
                  <w:marLeft w:val="640"/>
                  <w:marRight w:val="0"/>
                  <w:marTop w:val="0"/>
                  <w:marBottom w:val="0"/>
                  <w:divBdr>
                    <w:top w:val="none" w:sz="0" w:space="0" w:color="auto"/>
                    <w:left w:val="none" w:sz="0" w:space="0" w:color="auto"/>
                    <w:bottom w:val="none" w:sz="0" w:space="0" w:color="auto"/>
                    <w:right w:val="none" w:sz="0" w:space="0" w:color="auto"/>
                  </w:divBdr>
                </w:div>
                <w:div w:id="97406990">
                  <w:marLeft w:val="640"/>
                  <w:marRight w:val="0"/>
                  <w:marTop w:val="0"/>
                  <w:marBottom w:val="0"/>
                  <w:divBdr>
                    <w:top w:val="none" w:sz="0" w:space="0" w:color="auto"/>
                    <w:left w:val="none" w:sz="0" w:space="0" w:color="auto"/>
                    <w:bottom w:val="none" w:sz="0" w:space="0" w:color="auto"/>
                    <w:right w:val="none" w:sz="0" w:space="0" w:color="auto"/>
                  </w:divBdr>
                </w:div>
                <w:div w:id="1397969276">
                  <w:marLeft w:val="640"/>
                  <w:marRight w:val="0"/>
                  <w:marTop w:val="0"/>
                  <w:marBottom w:val="0"/>
                  <w:divBdr>
                    <w:top w:val="none" w:sz="0" w:space="0" w:color="auto"/>
                    <w:left w:val="none" w:sz="0" w:space="0" w:color="auto"/>
                    <w:bottom w:val="none" w:sz="0" w:space="0" w:color="auto"/>
                    <w:right w:val="none" w:sz="0" w:space="0" w:color="auto"/>
                  </w:divBdr>
                </w:div>
                <w:div w:id="186256625">
                  <w:marLeft w:val="640"/>
                  <w:marRight w:val="0"/>
                  <w:marTop w:val="0"/>
                  <w:marBottom w:val="0"/>
                  <w:divBdr>
                    <w:top w:val="none" w:sz="0" w:space="0" w:color="auto"/>
                    <w:left w:val="none" w:sz="0" w:space="0" w:color="auto"/>
                    <w:bottom w:val="none" w:sz="0" w:space="0" w:color="auto"/>
                    <w:right w:val="none" w:sz="0" w:space="0" w:color="auto"/>
                  </w:divBdr>
                </w:div>
                <w:div w:id="881404140">
                  <w:marLeft w:val="640"/>
                  <w:marRight w:val="0"/>
                  <w:marTop w:val="0"/>
                  <w:marBottom w:val="0"/>
                  <w:divBdr>
                    <w:top w:val="none" w:sz="0" w:space="0" w:color="auto"/>
                    <w:left w:val="none" w:sz="0" w:space="0" w:color="auto"/>
                    <w:bottom w:val="none" w:sz="0" w:space="0" w:color="auto"/>
                    <w:right w:val="none" w:sz="0" w:space="0" w:color="auto"/>
                  </w:divBdr>
                </w:div>
                <w:div w:id="138153653">
                  <w:marLeft w:val="640"/>
                  <w:marRight w:val="0"/>
                  <w:marTop w:val="0"/>
                  <w:marBottom w:val="0"/>
                  <w:divBdr>
                    <w:top w:val="none" w:sz="0" w:space="0" w:color="auto"/>
                    <w:left w:val="none" w:sz="0" w:space="0" w:color="auto"/>
                    <w:bottom w:val="none" w:sz="0" w:space="0" w:color="auto"/>
                    <w:right w:val="none" w:sz="0" w:space="0" w:color="auto"/>
                  </w:divBdr>
                </w:div>
                <w:div w:id="1905606905">
                  <w:marLeft w:val="640"/>
                  <w:marRight w:val="0"/>
                  <w:marTop w:val="0"/>
                  <w:marBottom w:val="0"/>
                  <w:divBdr>
                    <w:top w:val="none" w:sz="0" w:space="0" w:color="auto"/>
                    <w:left w:val="none" w:sz="0" w:space="0" w:color="auto"/>
                    <w:bottom w:val="none" w:sz="0" w:space="0" w:color="auto"/>
                    <w:right w:val="none" w:sz="0" w:space="0" w:color="auto"/>
                  </w:divBdr>
                </w:div>
                <w:div w:id="263464367">
                  <w:marLeft w:val="640"/>
                  <w:marRight w:val="0"/>
                  <w:marTop w:val="0"/>
                  <w:marBottom w:val="0"/>
                  <w:divBdr>
                    <w:top w:val="none" w:sz="0" w:space="0" w:color="auto"/>
                    <w:left w:val="none" w:sz="0" w:space="0" w:color="auto"/>
                    <w:bottom w:val="none" w:sz="0" w:space="0" w:color="auto"/>
                    <w:right w:val="none" w:sz="0" w:space="0" w:color="auto"/>
                  </w:divBdr>
                </w:div>
                <w:div w:id="1381437751">
                  <w:marLeft w:val="640"/>
                  <w:marRight w:val="0"/>
                  <w:marTop w:val="0"/>
                  <w:marBottom w:val="0"/>
                  <w:divBdr>
                    <w:top w:val="none" w:sz="0" w:space="0" w:color="auto"/>
                    <w:left w:val="none" w:sz="0" w:space="0" w:color="auto"/>
                    <w:bottom w:val="none" w:sz="0" w:space="0" w:color="auto"/>
                    <w:right w:val="none" w:sz="0" w:space="0" w:color="auto"/>
                  </w:divBdr>
                </w:div>
                <w:div w:id="303588278">
                  <w:marLeft w:val="640"/>
                  <w:marRight w:val="0"/>
                  <w:marTop w:val="0"/>
                  <w:marBottom w:val="0"/>
                  <w:divBdr>
                    <w:top w:val="none" w:sz="0" w:space="0" w:color="auto"/>
                    <w:left w:val="none" w:sz="0" w:space="0" w:color="auto"/>
                    <w:bottom w:val="none" w:sz="0" w:space="0" w:color="auto"/>
                    <w:right w:val="none" w:sz="0" w:space="0" w:color="auto"/>
                  </w:divBdr>
                </w:div>
                <w:div w:id="766004074">
                  <w:marLeft w:val="640"/>
                  <w:marRight w:val="0"/>
                  <w:marTop w:val="0"/>
                  <w:marBottom w:val="0"/>
                  <w:divBdr>
                    <w:top w:val="none" w:sz="0" w:space="0" w:color="auto"/>
                    <w:left w:val="none" w:sz="0" w:space="0" w:color="auto"/>
                    <w:bottom w:val="none" w:sz="0" w:space="0" w:color="auto"/>
                    <w:right w:val="none" w:sz="0" w:space="0" w:color="auto"/>
                  </w:divBdr>
                </w:div>
                <w:div w:id="1975982097">
                  <w:marLeft w:val="640"/>
                  <w:marRight w:val="0"/>
                  <w:marTop w:val="0"/>
                  <w:marBottom w:val="0"/>
                  <w:divBdr>
                    <w:top w:val="none" w:sz="0" w:space="0" w:color="auto"/>
                    <w:left w:val="none" w:sz="0" w:space="0" w:color="auto"/>
                    <w:bottom w:val="none" w:sz="0" w:space="0" w:color="auto"/>
                    <w:right w:val="none" w:sz="0" w:space="0" w:color="auto"/>
                  </w:divBdr>
                </w:div>
                <w:div w:id="1274940696">
                  <w:marLeft w:val="640"/>
                  <w:marRight w:val="0"/>
                  <w:marTop w:val="0"/>
                  <w:marBottom w:val="0"/>
                  <w:divBdr>
                    <w:top w:val="none" w:sz="0" w:space="0" w:color="auto"/>
                    <w:left w:val="none" w:sz="0" w:space="0" w:color="auto"/>
                    <w:bottom w:val="none" w:sz="0" w:space="0" w:color="auto"/>
                    <w:right w:val="none" w:sz="0" w:space="0" w:color="auto"/>
                  </w:divBdr>
                </w:div>
                <w:div w:id="397942392">
                  <w:marLeft w:val="640"/>
                  <w:marRight w:val="0"/>
                  <w:marTop w:val="0"/>
                  <w:marBottom w:val="0"/>
                  <w:divBdr>
                    <w:top w:val="none" w:sz="0" w:space="0" w:color="auto"/>
                    <w:left w:val="none" w:sz="0" w:space="0" w:color="auto"/>
                    <w:bottom w:val="none" w:sz="0" w:space="0" w:color="auto"/>
                    <w:right w:val="none" w:sz="0" w:space="0" w:color="auto"/>
                  </w:divBdr>
                </w:div>
                <w:div w:id="465203319">
                  <w:marLeft w:val="640"/>
                  <w:marRight w:val="0"/>
                  <w:marTop w:val="0"/>
                  <w:marBottom w:val="0"/>
                  <w:divBdr>
                    <w:top w:val="none" w:sz="0" w:space="0" w:color="auto"/>
                    <w:left w:val="none" w:sz="0" w:space="0" w:color="auto"/>
                    <w:bottom w:val="none" w:sz="0" w:space="0" w:color="auto"/>
                    <w:right w:val="none" w:sz="0" w:space="0" w:color="auto"/>
                  </w:divBdr>
                </w:div>
                <w:div w:id="342129941">
                  <w:marLeft w:val="640"/>
                  <w:marRight w:val="0"/>
                  <w:marTop w:val="0"/>
                  <w:marBottom w:val="0"/>
                  <w:divBdr>
                    <w:top w:val="none" w:sz="0" w:space="0" w:color="auto"/>
                    <w:left w:val="none" w:sz="0" w:space="0" w:color="auto"/>
                    <w:bottom w:val="none" w:sz="0" w:space="0" w:color="auto"/>
                    <w:right w:val="none" w:sz="0" w:space="0" w:color="auto"/>
                  </w:divBdr>
                </w:div>
                <w:div w:id="193201791">
                  <w:marLeft w:val="640"/>
                  <w:marRight w:val="0"/>
                  <w:marTop w:val="0"/>
                  <w:marBottom w:val="0"/>
                  <w:divBdr>
                    <w:top w:val="none" w:sz="0" w:space="0" w:color="auto"/>
                    <w:left w:val="none" w:sz="0" w:space="0" w:color="auto"/>
                    <w:bottom w:val="none" w:sz="0" w:space="0" w:color="auto"/>
                    <w:right w:val="none" w:sz="0" w:space="0" w:color="auto"/>
                  </w:divBdr>
                </w:div>
                <w:div w:id="462769793">
                  <w:marLeft w:val="640"/>
                  <w:marRight w:val="0"/>
                  <w:marTop w:val="0"/>
                  <w:marBottom w:val="0"/>
                  <w:divBdr>
                    <w:top w:val="none" w:sz="0" w:space="0" w:color="auto"/>
                    <w:left w:val="none" w:sz="0" w:space="0" w:color="auto"/>
                    <w:bottom w:val="none" w:sz="0" w:space="0" w:color="auto"/>
                    <w:right w:val="none" w:sz="0" w:space="0" w:color="auto"/>
                  </w:divBdr>
                </w:div>
                <w:div w:id="362945814">
                  <w:marLeft w:val="640"/>
                  <w:marRight w:val="0"/>
                  <w:marTop w:val="0"/>
                  <w:marBottom w:val="0"/>
                  <w:divBdr>
                    <w:top w:val="none" w:sz="0" w:space="0" w:color="auto"/>
                    <w:left w:val="none" w:sz="0" w:space="0" w:color="auto"/>
                    <w:bottom w:val="none" w:sz="0" w:space="0" w:color="auto"/>
                    <w:right w:val="none" w:sz="0" w:space="0" w:color="auto"/>
                  </w:divBdr>
                </w:div>
                <w:div w:id="816918641">
                  <w:marLeft w:val="640"/>
                  <w:marRight w:val="0"/>
                  <w:marTop w:val="0"/>
                  <w:marBottom w:val="0"/>
                  <w:divBdr>
                    <w:top w:val="none" w:sz="0" w:space="0" w:color="auto"/>
                    <w:left w:val="none" w:sz="0" w:space="0" w:color="auto"/>
                    <w:bottom w:val="none" w:sz="0" w:space="0" w:color="auto"/>
                    <w:right w:val="none" w:sz="0" w:space="0" w:color="auto"/>
                  </w:divBdr>
                </w:div>
                <w:div w:id="1383360348">
                  <w:marLeft w:val="640"/>
                  <w:marRight w:val="0"/>
                  <w:marTop w:val="0"/>
                  <w:marBottom w:val="0"/>
                  <w:divBdr>
                    <w:top w:val="none" w:sz="0" w:space="0" w:color="auto"/>
                    <w:left w:val="none" w:sz="0" w:space="0" w:color="auto"/>
                    <w:bottom w:val="none" w:sz="0" w:space="0" w:color="auto"/>
                    <w:right w:val="none" w:sz="0" w:space="0" w:color="auto"/>
                  </w:divBdr>
                </w:div>
              </w:divsChild>
            </w:div>
            <w:div w:id="2119250069">
              <w:marLeft w:val="0"/>
              <w:marRight w:val="0"/>
              <w:marTop w:val="0"/>
              <w:marBottom w:val="0"/>
              <w:divBdr>
                <w:top w:val="none" w:sz="0" w:space="0" w:color="auto"/>
                <w:left w:val="none" w:sz="0" w:space="0" w:color="auto"/>
                <w:bottom w:val="none" w:sz="0" w:space="0" w:color="auto"/>
                <w:right w:val="none" w:sz="0" w:space="0" w:color="auto"/>
              </w:divBdr>
              <w:divsChild>
                <w:div w:id="1597398992">
                  <w:marLeft w:val="640"/>
                  <w:marRight w:val="0"/>
                  <w:marTop w:val="0"/>
                  <w:marBottom w:val="0"/>
                  <w:divBdr>
                    <w:top w:val="none" w:sz="0" w:space="0" w:color="auto"/>
                    <w:left w:val="none" w:sz="0" w:space="0" w:color="auto"/>
                    <w:bottom w:val="none" w:sz="0" w:space="0" w:color="auto"/>
                    <w:right w:val="none" w:sz="0" w:space="0" w:color="auto"/>
                  </w:divBdr>
                </w:div>
                <w:div w:id="464398930">
                  <w:marLeft w:val="640"/>
                  <w:marRight w:val="0"/>
                  <w:marTop w:val="0"/>
                  <w:marBottom w:val="0"/>
                  <w:divBdr>
                    <w:top w:val="none" w:sz="0" w:space="0" w:color="auto"/>
                    <w:left w:val="none" w:sz="0" w:space="0" w:color="auto"/>
                    <w:bottom w:val="none" w:sz="0" w:space="0" w:color="auto"/>
                    <w:right w:val="none" w:sz="0" w:space="0" w:color="auto"/>
                  </w:divBdr>
                </w:div>
                <w:div w:id="387849140">
                  <w:marLeft w:val="640"/>
                  <w:marRight w:val="0"/>
                  <w:marTop w:val="0"/>
                  <w:marBottom w:val="0"/>
                  <w:divBdr>
                    <w:top w:val="none" w:sz="0" w:space="0" w:color="auto"/>
                    <w:left w:val="none" w:sz="0" w:space="0" w:color="auto"/>
                    <w:bottom w:val="none" w:sz="0" w:space="0" w:color="auto"/>
                    <w:right w:val="none" w:sz="0" w:space="0" w:color="auto"/>
                  </w:divBdr>
                </w:div>
                <w:div w:id="1346248974">
                  <w:marLeft w:val="640"/>
                  <w:marRight w:val="0"/>
                  <w:marTop w:val="0"/>
                  <w:marBottom w:val="0"/>
                  <w:divBdr>
                    <w:top w:val="none" w:sz="0" w:space="0" w:color="auto"/>
                    <w:left w:val="none" w:sz="0" w:space="0" w:color="auto"/>
                    <w:bottom w:val="none" w:sz="0" w:space="0" w:color="auto"/>
                    <w:right w:val="none" w:sz="0" w:space="0" w:color="auto"/>
                  </w:divBdr>
                </w:div>
                <w:div w:id="1366562078">
                  <w:marLeft w:val="640"/>
                  <w:marRight w:val="0"/>
                  <w:marTop w:val="0"/>
                  <w:marBottom w:val="0"/>
                  <w:divBdr>
                    <w:top w:val="none" w:sz="0" w:space="0" w:color="auto"/>
                    <w:left w:val="none" w:sz="0" w:space="0" w:color="auto"/>
                    <w:bottom w:val="none" w:sz="0" w:space="0" w:color="auto"/>
                    <w:right w:val="none" w:sz="0" w:space="0" w:color="auto"/>
                  </w:divBdr>
                </w:div>
                <w:div w:id="1378356885">
                  <w:marLeft w:val="640"/>
                  <w:marRight w:val="0"/>
                  <w:marTop w:val="0"/>
                  <w:marBottom w:val="0"/>
                  <w:divBdr>
                    <w:top w:val="none" w:sz="0" w:space="0" w:color="auto"/>
                    <w:left w:val="none" w:sz="0" w:space="0" w:color="auto"/>
                    <w:bottom w:val="none" w:sz="0" w:space="0" w:color="auto"/>
                    <w:right w:val="none" w:sz="0" w:space="0" w:color="auto"/>
                  </w:divBdr>
                </w:div>
                <w:div w:id="139155351">
                  <w:marLeft w:val="640"/>
                  <w:marRight w:val="0"/>
                  <w:marTop w:val="0"/>
                  <w:marBottom w:val="0"/>
                  <w:divBdr>
                    <w:top w:val="none" w:sz="0" w:space="0" w:color="auto"/>
                    <w:left w:val="none" w:sz="0" w:space="0" w:color="auto"/>
                    <w:bottom w:val="none" w:sz="0" w:space="0" w:color="auto"/>
                    <w:right w:val="none" w:sz="0" w:space="0" w:color="auto"/>
                  </w:divBdr>
                </w:div>
                <w:div w:id="1095246687">
                  <w:marLeft w:val="640"/>
                  <w:marRight w:val="0"/>
                  <w:marTop w:val="0"/>
                  <w:marBottom w:val="0"/>
                  <w:divBdr>
                    <w:top w:val="none" w:sz="0" w:space="0" w:color="auto"/>
                    <w:left w:val="none" w:sz="0" w:space="0" w:color="auto"/>
                    <w:bottom w:val="none" w:sz="0" w:space="0" w:color="auto"/>
                    <w:right w:val="none" w:sz="0" w:space="0" w:color="auto"/>
                  </w:divBdr>
                </w:div>
                <w:div w:id="858740683">
                  <w:marLeft w:val="640"/>
                  <w:marRight w:val="0"/>
                  <w:marTop w:val="0"/>
                  <w:marBottom w:val="0"/>
                  <w:divBdr>
                    <w:top w:val="none" w:sz="0" w:space="0" w:color="auto"/>
                    <w:left w:val="none" w:sz="0" w:space="0" w:color="auto"/>
                    <w:bottom w:val="none" w:sz="0" w:space="0" w:color="auto"/>
                    <w:right w:val="none" w:sz="0" w:space="0" w:color="auto"/>
                  </w:divBdr>
                </w:div>
                <w:div w:id="81461335">
                  <w:marLeft w:val="640"/>
                  <w:marRight w:val="0"/>
                  <w:marTop w:val="0"/>
                  <w:marBottom w:val="0"/>
                  <w:divBdr>
                    <w:top w:val="none" w:sz="0" w:space="0" w:color="auto"/>
                    <w:left w:val="none" w:sz="0" w:space="0" w:color="auto"/>
                    <w:bottom w:val="none" w:sz="0" w:space="0" w:color="auto"/>
                    <w:right w:val="none" w:sz="0" w:space="0" w:color="auto"/>
                  </w:divBdr>
                </w:div>
                <w:div w:id="244843202">
                  <w:marLeft w:val="640"/>
                  <w:marRight w:val="0"/>
                  <w:marTop w:val="0"/>
                  <w:marBottom w:val="0"/>
                  <w:divBdr>
                    <w:top w:val="none" w:sz="0" w:space="0" w:color="auto"/>
                    <w:left w:val="none" w:sz="0" w:space="0" w:color="auto"/>
                    <w:bottom w:val="none" w:sz="0" w:space="0" w:color="auto"/>
                    <w:right w:val="none" w:sz="0" w:space="0" w:color="auto"/>
                  </w:divBdr>
                </w:div>
                <w:div w:id="847328249">
                  <w:marLeft w:val="640"/>
                  <w:marRight w:val="0"/>
                  <w:marTop w:val="0"/>
                  <w:marBottom w:val="0"/>
                  <w:divBdr>
                    <w:top w:val="none" w:sz="0" w:space="0" w:color="auto"/>
                    <w:left w:val="none" w:sz="0" w:space="0" w:color="auto"/>
                    <w:bottom w:val="none" w:sz="0" w:space="0" w:color="auto"/>
                    <w:right w:val="none" w:sz="0" w:space="0" w:color="auto"/>
                  </w:divBdr>
                </w:div>
                <w:div w:id="126819367">
                  <w:marLeft w:val="640"/>
                  <w:marRight w:val="0"/>
                  <w:marTop w:val="0"/>
                  <w:marBottom w:val="0"/>
                  <w:divBdr>
                    <w:top w:val="none" w:sz="0" w:space="0" w:color="auto"/>
                    <w:left w:val="none" w:sz="0" w:space="0" w:color="auto"/>
                    <w:bottom w:val="none" w:sz="0" w:space="0" w:color="auto"/>
                    <w:right w:val="none" w:sz="0" w:space="0" w:color="auto"/>
                  </w:divBdr>
                </w:div>
                <w:div w:id="469245678">
                  <w:marLeft w:val="640"/>
                  <w:marRight w:val="0"/>
                  <w:marTop w:val="0"/>
                  <w:marBottom w:val="0"/>
                  <w:divBdr>
                    <w:top w:val="none" w:sz="0" w:space="0" w:color="auto"/>
                    <w:left w:val="none" w:sz="0" w:space="0" w:color="auto"/>
                    <w:bottom w:val="none" w:sz="0" w:space="0" w:color="auto"/>
                    <w:right w:val="none" w:sz="0" w:space="0" w:color="auto"/>
                  </w:divBdr>
                </w:div>
                <w:div w:id="318577448">
                  <w:marLeft w:val="640"/>
                  <w:marRight w:val="0"/>
                  <w:marTop w:val="0"/>
                  <w:marBottom w:val="0"/>
                  <w:divBdr>
                    <w:top w:val="none" w:sz="0" w:space="0" w:color="auto"/>
                    <w:left w:val="none" w:sz="0" w:space="0" w:color="auto"/>
                    <w:bottom w:val="none" w:sz="0" w:space="0" w:color="auto"/>
                    <w:right w:val="none" w:sz="0" w:space="0" w:color="auto"/>
                  </w:divBdr>
                </w:div>
                <w:div w:id="148055194">
                  <w:marLeft w:val="640"/>
                  <w:marRight w:val="0"/>
                  <w:marTop w:val="0"/>
                  <w:marBottom w:val="0"/>
                  <w:divBdr>
                    <w:top w:val="none" w:sz="0" w:space="0" w:color="auto"/>
                    <w:left w:val="none" w:sz="0" w:space="0" w:color="auto"/>
                    <w:bottom w:val="none" w:sz="0" w:space="0" w:color="auto"/>
                    <w:right w:val="none" w:sz="0" w:space="0" w:color="auto"/>
                  </w:divBdr>
                </w:div>
                <w:div w:id="802506020">
                  <w:marLeft w:val="640"/>
                  <w:marRight w:val="0"/>
                  <w:marTop w:val="0"/>
                  <w:marBottom w:val="0"/>
                  <w:divBdr>
                    <w:top w:val="none" w:sz="0" w:space="0" w:color="auto"/>
                    <w:left w:val="none" w:sz="0" w:space="0" w:color="auto"/>
                    <w:bottom w:val="none" w:sz="0" w:space="0" w:color="auto"/>
                    <w:right w:val="none" w:sz="0" w:space="0" w:color="auto"/>
                  </w:divBdr>
                </w:div>
                <w:div w:id="978805978">
                  <w:marLeft w:val="640"/>
                  <w:marRight w:val="0"/>
                  <w:marTop w:val="0"/>
                  <w:marBottom w:val="0"/>
                  <w:divBdr>
                    <w:top w:val="none" w:sz="0" w:space="0" w:color="auto"/>
                    <w:left w:val="none" w:sz="0" w:space="0" w:color="auto"/>
                    <w:bottom w:val="none" w:sz="0" w:space="0" w:color="auto"/>
                    <w:right w:val="none" w:sz="0" w:space="0" w:color="auto"/>
                  </w:divBdr>
                </w:div>
                <w:div w:id="997464611">
                  <w:marLeft w:val="640"/>
                  <w:marRight w:val="0"/>
                  <w:marTop w:val="0"/>
                  <w:marBottom w:val="0"/>
                  <w:divBdr>
                    <w:top w:val="none" w:sz="0" w:space="0" w:color="auto"/>
                    <w:left w:val="none" w:sz="0" w:space="0" w:color="auto"/>
                    <w:bottom w:val="none" w:sz="0" w:space="0" w:color="auto"/>
                    <w:right w:val="none" w:sz="0" w:space="0" w:color="auto"/>
                  </w:divBdr>
                </w:div>
                <w:div w:id="1532574372">
                  <w:marLeft w:val="640"/>
                  <w:marRight w:val="0"/>
                  <w:marTop w:val="0"/>
                  <w:marBottom w:val="0"/>
                  <w:divBdr>
                    <w:top w:val="none" w:sz="0" w:space="0" w:color="auto"/>
                    <w:left w:val="none" w:sz="0" w:space="0" w:color="auto"/>
                    <w:bottom w:val="none" w:sz="0" w:space="0" w:color="auto"/>
                    <w:right w:val="none" w:sz="0" w:space="0" w:color="auto"/>
                  </w:divBdr>
                </w:div>
                <w:div w:id="529952937">
                  <w:marLeft w:val="640"/>
                  <w:marRight w:val="0"/>
                  <w:marTop w:val="0"/>
                  <w:marBottom w:val="0"/>
                  <w:divBdr>
                    <w:top w:val="none" w:sz="0" w:space="0" w:color="auto"/>
                    <w:left w:val="none" w:sz="0" w:space="0" w:color="auto"/>
                    <w:bottom w:val="none" w:sz="0" w:space="0" w:color="auto"/>
                    <w:right w:val="none" w:sz="0" w:space="0" w:color="auto"/>
                  </w:divBdr>
                </w:div>
                <w:div w:id="1658418851">
                  <w:marLeft w:val="640"/>
                  <w:marRight w:val="0"/>
                  <w:marTop w:val="0"/>
                  <w:marBottom w:val="0"/>
                  <w:divBdr>
                    <w:top w:val="none" w:sz="0" w:space="0" w:color="auto"/>
                    <w:left w:val="none" w:sz="0" w:space="0" w:color="auto"/>
                    <w:bottom w:val="none" w:sz="0" w:space="0" w:color="auto"/>
                    <w:right w:val="none" w:sz="0" w:space="0" w:color="auto"/>
                  </w:divBdr>
                </w:div>
                <w:div w:id="1599752129">
                  <w:marLeft w:val="640"/>
                  <w:marRight w:val="0"/>
                  <w:marTop w:val="0"/>
                  <w:marBottom w:val="0"/>
                  <w:divBdr>
                    <w:top w:val="none" w:sz="0" w:space="0" w:color="auto"/>
                    <w:left w:val="none" w:sz="0" w:space="0" w:color="auto"/>
                    <w:bottom w:val="none" w:sz="0" w:space="0" w:color="auto"/>
                    <w:right w:val="none" w:sz="0" w:space="0" w:color="auto"/>
                  </w:divBdr>
                </w:div>
                <w:div w:id="271910571">
                  <w:marLeft w:val="640"/>
                  <w:marRight w:val="0"/>
                  <w:marTop w:val="0"/>
                  <w:marBottom w:val="0"/>
                  <w:divBdr>
                    <w:top w:val="none" w:sz="0" w:space="0" w:color="auto"/>
                    <w:left w:val="none" w:sz="0" w:space="0" w:color="auto"/>
                    <w:bottom w:val="none" w:sz="0" w:space="0" w:color="auto"/>
                    <w:right w:val="none" w:sz="0" w:space="0" w:color="auto"/>
                  </w:divBdr>
                </w:div>
                <w:div w:id="1359157362">
                  <w:marLeft w:val="640"/>
                  <w:marRight w:val="0"/>
                  <w:marTop w:val="0"/>
                  <w:marBottom w:val="0"/>
                  <w:divBdr>
                    <w:top w:val="none" w:sz="0" w:space="0" w:color="auto"/>
                    <w:left w:val="none" w:sz="0" w:space="0" w:color="auto"/>
                    <w:bottom w:val="none" w:sz="0" w:space="0" w:color="auto"/>
                    <w:right w:val="none" w:sz="0" w:space="0" w:color="auto"/>
                  </w:divBdr>
                </w:div>
                <w:div w:id="1784417413">
                  <w:marLeft w:val="640"/>
                  <w:marRight w:val="0"/>
                  <w:marTop w:val="0"/>
                  <w:marBottom w:val="0"/>
                  <w:divBdr>
                    <w:top w:val="none" w:sz="0" w:space="0" w:color="auto"/>
                    <w:left w:val="none" w:sz="0" w:space="0" w:color="auto"/>
                    <w:bottom w:val="none" w:sz="0" w:space="0" w:color="auto"/>
                    <w:right w:val="none" w:sz="0" w:space="0" w:color="auto"/>
                  </w:divBdr>
                </w:div>
                <w:div w:id="788279938">
                  <w:marLeft w:val="640"/>
                  <w:marRight w:val="0"/>
                  <w:marTop w:val="0"/>
                  <w:marBottom w:val="0"/>
                  <w:divBdr>
                    <w:top w:val="none" w:sz="0" w:space="0" w:color="auto"/>
                    <w:left w:val="none" w:sz="0" w:space="0" w:color="auto"/>
                    <w:bottom w:val="none" w:sz="0" w:space="0" w:color="auto"/>
                    <w:right w:val="none" w:sz="0" w:space="0" w:color="auto"/>
                  </w:divBdr>
                </w:div>
                <w:div w:id="700934167">
                  <w:marLeft w:val="640"/>
                  <w:marRight w:val="0"/>
                  <w:marTop w:val="0"/>
                  <w:marBottom w:val="0"/>
                  <w:divBdr>
                    <w:top w:val="none" w:sz="0" w:space="0" w:color="auto"/>
                    <w:left w:val="none" w:sz="0" w:space="0" w:color="auto"/>
                    <w:bottom w:val="none" w:sz="0" w:space="0" w:color="auto"/>
                    <w:right w:val="none" w:sz="0" w:space="0" w:color="auto"/>
                  </w:divBdr>
                </w:div>
                <w:div w:id="1173758517">
                  <w:marLeft w:val="640"/>
                  <w:marRight w:val="0"/>
                  <w:marTop w:val="0"/>
                  <w:marBottom w:val="0"/>
                  <w:divBdr>
                    <w:top w:val="none" w:sz="0" w:space="0" w:color="auto"/>
                    <w:left w:val="none" w:sz="0" w:space="0" w:color="auto"/>
                    <w:bottom w:val="none" w:sz="0" w:space="0" w:color="auto"/>
                    <w:right w:val="none" w:sz="0" w:space="0" w:color="auto"/>
                  </w:divBdr>
                </w:div>
                <w:div w:id="1839226870">
                  <w:marLeft w:val="640"/>
                  <w:marRight w:val="0"/>
                  <w:marTop w:val="0"/>
                  <w:marBottom w:val="0"/>
                  <w:divBdr>
                    <w:top w:val="none" w:sz="0" w:space="0" w:color="auto"/>
                    <w:left w:val="none" w:sz="0" w:space="0" w:color="auto"/>
                    <w:bottom w:val="none" w:sz="0" w:space="0" w:color="auto"/>
                    <w:right w:val="none" w:sz="0" w:space="0" w:color="auto"/>
                  </w:divBdr>
                </w:div>
                <w:div w:id="705495255">
                  <w:marLeft w:val="640"/>
                  <w:marRight w:val="0"/>
                  <w:marTop w:val="0"/>
                  <w:marBottom w:val="0"/>
                  <w:divBdr>
                    <w:top w:val="none" w:sz="0" w:space="0" w:color="auto"/>
                    <w:left w:val="none" w:sz="0" w:space="0" w:color="auto"/>
                    <w:bottom w:val="none" w:sz="0" w:space="0" w:color="auto"/>
                    <w:right w:val="none" w:sz="0" w:space="0" w:color="auto"/>
                  </w:divBdr>
                </w:div>
                <w:div w:id="1955482614">
                  <w:marLeft w:val="640"/>
                  <w:marRight w:val="0"/>
                  <w:marTop w:val="0"/>
                  <w:marBottom w:val="0"/>
                  <w:divBdr>
                    <w:top w:val="none" w:sz="0" w:space="0" w:color="auto"/>
                    <w:left w:val="none" w:sz="0" w:space="0" w:color="auto"/>
                    <w:bottom w:val="none" w:sz="0" w:space="0" w:color="auto"/>
                    <w:right w:val="none" w:sz="0" w:space="0" w:color="auto"/>
                  </w:divBdr>
                </w:div>
                <w:div w:id="2112310930">
                  <w:marLeft w:val="640"/>
                  <w:marRight w:val="0"/>
                  <w:marTop w:val="0"/>
                  <w:marBottom w:val="0"/>
                  <w:divBdr>
                    <w:top w:val="none" w:sz="0" w:space="0" w:color="auto"/>
                    <w:left w:val="none" w:sz="0" w:space="0" w:color="auto"/>
                    <w:bottom w:val="none" w:sz="0" w:space="0" w:color="auto"/>
                    <w:right w:val="none" w:sz="0" w:space="0" w:color="auto"/>
                  </w:divBdr>
                </w:div>
                <w:div w:id="899561044">
                  <w:marLeft w:val="640"/>
                  <w:marRight w:val="0"/>
                  <w:marTop w:val="0"/>
                  <w:marBottom w:val="0"/>
                  <w:divBdr>
                    <w:top w:val="none" w:sz="0" w:space="0" w:color="auto"/>
                    <w:left w:val="none" w:sz="0" w:space="0" w:color="auto"/>
                    <w:bottom w:val="none" w:sz="0" w:space="0" w:color="auto"/>
                    <w:right w:val="none" w:sz="0" w:space="0" w:color="auto"/>
                  </w:divBdr>
                </w:div>
                <w:div w:id="1660033068">
                  <w:marLeft w:val="640"/>
                  <w:marRight w:val="0"/>
                  <w:marTop w:val="0"/>
                  <w:marBottom w:val="0"/>
                  <w:divBdr>
                    <w:top w:val="none" w:sz="0" w:space="0" w:color="auto"/>
                    <w:left w:val="none" w:sz="0" w:space="0" w:color="auto"/>
                    <w:bottom w:val="none" w:sz="0" w:space="0" w:color="auto"/>
                    <w:right w:val="none" w:sz="0" w:space="0" w:color="auto"/>
                  </w:divBdr>
                </w:div>
                <w:div w:id="1485317194">
                  <w:marLeft w:val="640"/>
                  <w:marRight w:val="0"/>
                  <w:marTop w:val="0"/>
                  <w:marBottom w:val="0"/>
                  <w:divBdr>
                    <w:top w:val="none" w:sz="0" w:space="0" w:color="auto"/>
                    <w:left w:val="none" w:sz="0" w:space="0" w:color="auto"/>
                    <w:bottom w:val="none" w:sz="0" w:space="0" w:color="auto"/>
                    <w:right w:val="none" w:sz="0" w:space="0" w:color="auto"/>
                  </w:divBdr>
                </w:div>
                <w:div w:id="1510170878">
                  <w:marLeft w:val="640"/>
                  <w:marRight w:val="0"/>
                  <w:marTop w:val="0"/>
                  <w:marBottom w:val="0"/>
                  <w:divBdr>
                    <w:top w:val="none" w:sz="0" w:space="0" w:color="auto"/>
                    <w:left w:val="none" w:sz="0" w:space="0" w:color="auto"/>
                    <w:bottom w:val="none" w:sz="0" w:space="0" w:color="auto"/>
                    <w:right w:val="none" w:sz="0" w:space="0" w:color="auto"/>
                  </w:divBdr>
                </w:div>
                <w:div w:id="1607695754">
                  <w:marLeft w:val="640"/>
                  <w:marRight w:val="0"/>
                  <w:marTop w:val="0"/>
                  <w:marBottom w:val="0"/>
                  <w:divBdr>
                    <w:top w:val="none" w:sz="0" w:space="0" w:color="auto"/>
                    <w:left w:val="none" w:sz="0" w:space="0" w:color="auto"/>
                    <w:bottom w:val="none" w:sz="0" w:space="0" w:color="auto"/>
                    <w:right w:val="none" w:sz="0" w:space="0" w:color="auto"/>
                  </w:divBdr>
                </w:div>
                <w:div w:id="821506120">
                  <w:marLeft w:val="640"/>
                  <w:marRight w:val="0"/>
                  <w:marTop w:val="0"/>
                  <w:marBottom w:val="0"/>
                  <w:divBdr>
                    <w:top w:val="none" w:sz="0" w:space="0" w:color="auto"/>
                    <w:left w:val="none" w:sz="0" w:space="0" w:color="auto"/>
                    <w:bottom w:val="none" w:sz="0" w:space="0" w:color="auto"/>
                    <w:right w:val="none" w:sz="0" w:space="0" w:color="auto"/>
                  </w:divBdr>
                </w:div>
                <w:div w:id="1183280681">
                  <w:marLeft w:val="640"/>
                  <w:marRight w:val="0"/>
                  <w:marTop w:val="0"/>
                  <w:marBottom w:val="0"/>
                  <w:divBdr>
                    <w:top w:val="none" w:sz="0" w:space="0" w:color="auto"/>
                    <w:left w:val="none" w:sz="0" w:space="0" w:color="auto"/>
                    <w:bottom w:val="none" w:sz="0" w:space="0" w:color="auto"/>
                    <w:right w:val="none" w:sz="0" w:space="0" w:color="auto"/>
                  </w:divBdr>
                </w:div>
                <w:div w:id="434786688">
                  <w:marLeft w:val="640"/>
                  <w:marRight w:val="0"/>
                  <w:marTop w:val="0"/>
                  <w:marBottom w:val="0"/>
                  <w:divBdr>
                    <w:top w:val="none" w:sz="0" w:space="0" w:color="auto"/>
                    <w:left w:val="none" w:sz="0" w:space="0" w:color="auto"/>
                    <w:bottom w:val="none" w:sz="0" w:space="0" w:color="auto"/>
                    <w:right w:val="none" w:sz="0" w:space="0" w:color="auto"/>
                  </w:divBdr>
                </w:div>
                <w:div w:id="605578013">
                  <w:marLeft w:val="640"/>
                  <w:marRight w:val="0"/>
                  <w:marTop w:val="0"/>
                  <w:marBottom w:val="0"/>
                  <w:divBdr>
                    <w:top w:val="none" w:sz="0" w:space="0" w:color="auto"/>
                    <w:left w:val="none" w:sz="0" w:space="0" w:color="auto"/>
                    <w:bottom w:val="none" w:sz="0" w:space="0" w:color="auto"/>
                    <w:right w:val="none" w:sz="0" w:space="0" w:color="auto"/>
                  </w:divBdr>
                </w:div>
                <w:div w:id="142284028">
                  <w:marLeft w:val="640"/>
                  <w:marRight w:val="0"/>
                  <w:marTop w:val="0"/>
                  <w:marBottom w:val="0"/>
                  <w:divBdr>
                    <w:top w:val="none" w:sz="0" w:space="0" w:color="auto"/>
                    <w:left w:val="none" w:sz="0" w:space="0" w:color="auto"/>
                    <w:bottom w:val="none" w:sz="0" w:space="0" w:color="auto"/>
                    <w:right w:val="none" w:sz="0" w:space="0" w:color="auto"/>
                  </w:divBdr>
                </w:div>
              </w:divsChild>
            </w:div>
            <w:div w:id="18818399">
              <w:marLeft w:val="0"/>
              <w:marRight w:val="0"/>
              <w:marTop w:val="0"/>
              <w:marBottom w:val="0"/>
              <w:divBdr>
                <w:top w:val="none" w:sz="0" w:space="0" w:color="auto"/>
                <w:left w:val="none" w:sz="0" w:space="0" w:color="auto"/>
                <w:bottom w:val="none" w:sz="0" w:space="0" w:color="auto"/>
                <w:right w:val="none" w:sz="0" w:space="0" w:color="auto"/>
              </w:divBdr>
              <w:divsChild>
                <w:div w:id="1354843557">
                  <w:marLeft w:val="640"/>
                  <w:marRight w:val="0"/>
                  <w:marTop w:val="0"/>
                  <w:marBottom w:val="0"/>
                  <w:divBdr>
                    <w:top w:val="none" w:sz="0" w:space="0" w:color="auto"/>
                    <w:left w:val="none" w:sz="0" w:space="0" w:color="auto"/>
                    <w:bottom w:val="none" w:sz="0" w:space="0" w:color="auto"/>
                    <w:right w:val="none" w:sz="0" w:space="0" w:color="auto"/>
                  </w:divBdr>
                </w:div>
                <w:div w:id="174349553">
                  <w:marLeft w:val="640"/>
                  <w:marRight w:val="0"/>
                  <w:marTop w:val="0"/>
                  <w:marBottom w:val="0"/>
                  <w:divBdr>
                    <w:top w:val="none" w:sz="0" w:space="0" w:color="auto"/>
                    <w:left w:val="none" w:sz="0" w:space="0" w:color="auto"/>
                    <w:bottom w:val="none" w:sz="0" w:space="0" w:color="auto"/>
                    <w:right w:val="none" w:sz="0" w:space="0" w:color="auto"/>
                  </w:divBdr>
                </w:div>
                <w:div w:id="312566193">
                  <w:marLeft w:val="640"/>
                  <w:marRight w:val="0"/>
                  <w:marTop w:val="0"/>
                  <w:marBottom w:val="0"/>
                  <w:divBdr>
                    <w:top w:val="none" w:sz="0" w:space="0" w:color="auto"/>
                    <w:left w:val="none" w:sz="0" w:space="0" w:color="auto"/>
                    <w:bottom w:val="none" w:sz="0" w:space="0" w:color="auto"/>
                    <w:right w:val="none" w:sz="0" w:space="0" w:color="auto"/>
                  </w:divBdr>
                </w:div>
                <w:div w:id="1202865838">
                  <w:marLeft w:val="640"/>
                  <w:marRight w:val="0"/>
                  <w:marTop w:val="0"/>
                  <w:marBottom w:val="0"/>
                  <w:divBdr>
                    <w:top w:val="none" w:sz="0" w:space="0" w:color="auto"/>
                    <w:left w:val="none" w:sz="0" w:space="0" w:color="auto"/>
                    <w:bottom w:val="none" w:sz="0" w:space="0" w:color="auto"/>
                    <w:right w:val="none" w:sz="0" w:space="0" w:color="auto"/>
                  </w:divBdr>
                </w:div>
                <w:div w:id="92171767">
                  <w:marLeft w:val="640"/>
                  <w:marRight w:val="0"/>
                  <w:marTop w:val="0"/>
                  <w:marBottom w:val="0"/>
                  <w:divBdr>
                    <w:top w:val="none" w:sz="0" w:space="0" w:color="auto"/>
                    <w:left w:val="none" w:sz="0" w:space="0" w:color="auto"/>
                    <w:bottom w:val="none" w:sz="0" w:space="0" w:color="auto"/>
                    <w:right w:val="none" w:sz="0" w:space="0" w:color="auto"/>
                  </w:divBdr>
                </w:div>
                <w:div w:id="168957940">
                  <w:marLeft w:val="640"/>
                  <w:marRight w:val="0"/>
                  <w:marTop w:val="0"/>
                  <w:marBottom w:val="0"/>
                  <w:divBdr>
                    <w:top w:val="none" w:sz="0" w:space="0" w:color="auto"/>
                    <w:left w:val="none" w:sz="0" w:space="0" w:color="auto"/>
                    <w:bottom w:val="none" w:sz="0" w:space="0" w:color="auto"/>
                    <w:right w:val="none" w:sz="0" w:space="0" w:color="auto"/>
                  </w:divBdr>
                </w:div>
                <w:div w:id="1138957858">
                  <w:marLeft w:val="640"/>
                  <w:marRight w:val="0"/>
                  <w:marTop w:val="0"/>
                  <w:marBottom w:val="0"/>
                  <w:divBdr>
                    <w:top w:val="none" w:sz="0" w:space="0" w:color="auto"/>
                    <w:left w:val="none" w:sz="0" w:space="0" w:color="auto"/>
                    <w:bottom w:val="none" w:sz="0" w:space="0" w:color="auto"/>
                    <w:right w:val="none" w:sz="0" w:space="0" w:color="auto"/>
                  </w:divBdr>
                </w:div>
                <w:div w:id="1936281860">
                  <w:marLeft w:val="640"/>
                  <w:marRight w:val="0"/>
                  <w:marTop w:val="0"/>
                  <w:marBottom w:val="0"/>
                  <w:divBdr>
                    <w:top w:val="none" w:sz="0" w:space="0" w:color="auto"/>
                    <w:left w:val="none" w:sz="0" w:space="0" w:color="auto"/>
                    <w:bottom w:val="none" w:sz="0" w:space="0" w:color="auto"/>
                    <w:right w:val="none" w:sz="0" w:space="0" w:color="auto"/>
                  </w:divBdr>
                </w:div>
                <w:div w:id="324287125">
                  <w:marLeft w:val="640"/>
                  <w:marRight w:val="0"/>
                  <w:marTop w:val="0"/>
                  <w:marBottom w:val="0"/>
                  <w:divBdr>
                    <w:top w:val="none" w:sz="0" w:space="0" w:color="auto"/>
                    <w:left w:val="none" w:sz="0" w:space="0" w:color="auto"/>
                    <w:bottom w:val="none" w:sz="0" w:space="0" w:color="auto"/>
                    <w:right w:val="none" w:sz="0" w:space="0" w:color="auto"/>
                  </w:divBdr>
                </w:div>
                <w:div w:id="2060392764">
                  <w:marLeft w:val="640"/>
                  <w:marRight w:val="0"/>
                  <w:marTop w:val="0"/>
                  <w:marBottom w:val="0"/>
                  <w:divBdr>
                    <w:top w:val="none" w:sz="0" w:space="0" w:color="auto"/>
                    <w:left w:val="none" w:sz="0" w:space="0" w:color="auto"/>
                    <w:bottom w:val="none" w:sz="0" w:space="0" w:color="auto"/>
                    <w:right w:val="none" w:sz="0" w:space="0" w:color="auto"/>
                  </w:divBdr>
                </w:div>
                <w:div w:id="816840713">
                  <w:marLeft w:val="640"/>
                  <w:marRight w:val="0"/>
                  <w:marTop w:val="0"/>
                  <w:marBottom w:val="0"/>
                  <w:divBdr>
                    <w:top w:val="none" w:sz="0" w:space="0" w:color="auto"/>
                    <w:left w:val="none" w:sz="0" w:space="0" w:color="auto"/>
                    <w:bottom w:val="none" w:sz="0" w:space="0" w:color="auto"/>
                    <w:right w:val="none" w:sz="0" w:space="0" w:color="auto"/>
                  </w:divBdr>
                </w:div>
                <w:div w:id="1232351714">
                  <w:marLeft w:val="640"/>
                  <w:marRight w:val="0"/>
                  <w:marTop w:val="0"/>
                  <w:marBottom w:val="0"/>
                  <w:divBdr>
                    <w:top w:val="none" w:sz="0" w:space="0" w:color="auto"/>
                    <w:left w:val="none" w:sz="0" w:space="0" w:color="auto"/>
                    <w:bottom w:val="none" w:sz="0" w:space="0" w:color="auto"/>
                    <w:right w:val="none" w:sz="0" w:space="0" w:color="auto"/>
                  </w:divBdr>
                </w:div>
                <w:div w:id="1425761587">
                  <w:marLeft w:val="640"/>
                  <w:marRight w:val="0"/>
                  <w:marTop w:val="0"/>
                  <w:marBottom w:val="0"/>
                  <w:divBdr>
                    <w:top w:val="none" w:sz="0" w:space="0" w:color="auto"/>
                    <w:left w:val="none" w:sz="0" w:space="0" w:color="auto"/>
                    <w:bottom w:val="none" w:sz="0" w:space="0" w:color="auto"/>
                    <w:right w:val="none" w:sz="0" w:space="0" w:color="auto"/>
                  </w:divBdr>
                </w:div>
                <w:div w:id="1088623433">
                  <w:marLeft w:val="640"/>
                  <w:marRight w:val="0"/>
                  <w:marTop w:val="0"/>
                  <w:marBottom w:val="0"/>
                  <w:divBdr>
                    <w:top w:val="none" w:sz="0" w:space="0" w:color="auto"/>
                    <w:left w:val="none" w:sz="0" w:space="0" w:color="auto"/>
                    <w:bottom w:val="none" w:sz="0" w:space="0" w:color="auto"/>
                    <w:right w:val="none" w:sz="0" w:space="0" w:color="auto"/>
                  </w:divBdr>
                </w:div>
                <w:div w:id="1987927485">
                  <w:marLeft w:val="640"/>
                  <w:marRight w:val="0"/>
                  <w:marTop w:val="0"/>
                  <w:marBottom w:val="0"/>
                  <w:divBdr>
                    <w:top w:val="none" w:sz="0" w:space="0" w:color="auto"/>
                    <w:left w:val="none" w:sz="0" w:space="0" w:color="auto"/>
                    <w:bottom w:val="none" w:sz="0" w:space="0" w:color="auto"/>
                    <w:right w:val="none" w:sz="0" w:space="0" w:color="auto"/>
                  </w:divBdr>
                </w:div>
                <w:div w:id="1121263944">
                  <w:marLeft w:val="640"/>
                  <w:marRight w:val="0"/>
                  <w:marTop w:val="0"/>
                  <w:marBottom w:val="0"/>
                  <w:divBdr>
                    <w:top w:val="none" w:sz="0" w:space="0" w:color="auto"/>
                    <w:left w:val="none" w:sz="0" w:space="0" w:color="auto"/>
                    <w:bottom w:val="none" w:sz="0" w:space="0" w:color="auto"/>
                    <w:right w:val="none" w:sz="0" w:space="0" w:color="auto"/>
                  </w:divBdr>
                </w:div>
                <w:div w:id="692615427">
                  <w:marLeft w:val="640"/>
                  <w:marRight w:val="0"/>
                  <w:marTop w:val="0"/>
                  <w:marBottom w:val="0"/>
                  <w:divBdr>
                    <w:top w:val="none" w:sz="0" w:space="0" w:color="auto"/>
                    <w:left w:val="none" w:sz="0" w:space="0" w:color="auto"/>
                    <w:bottom w:val="none" w:sz="0" w:space="0" w:color="auto"/>
                    <w:right w:val="none" w:sz="0" w:space="0" w:color="auto"/>
                  </w:divBdr>
                </w:div>
                <w:div w:id="1465586076">
                  <w:marLeft w:val="640"/>
                  <w:marRight w:val="0"/>
                  <w:marTop w:val="0"/>
                  <w:marBottom w:val="0"/>
                  <w:divBdr>
                    <w:top w:val="none" w:sz="0" w:space="0" w:color="auto"/>
                    <w:left w:val="none" w:sz="0" w:space="0" w:color="auto"/>
                    <w:bottom w:val="none" w:sz="0" w:space="0" w:color="auto"/>
                    <w:right w:val="none" w:sz="0" w:space="0" w:color="auto"/>
                  </w:divBdr>
                </w:div>
                <w:div w:id="1463772006">
                  <w:marLeft w:val="640"/>
                  <w:marRight w:val="0"/>
                  <w:marTop w:val="0"/>
                  <w:marBottom w:val="0"/>
                  <w:divBdr>
                    <w:top w:val="none" w:sz="0" w:space="0" w:color="auto"/>
                    <w:left w:val="none" w:sz="0" w:space="0" w:color="auto"/>
                    <w:bottom w:val="none" w:sz="0" w:space="0" w:color="auto"/>
                    <w:right w:val="none" w:sz="0" w:space="0" w:color="auto"/>
                  </w:divBdr>
                </w:div>
                <w:div w:id="1172841902">
                  <w:marLeft w:val="640"/>
                  <w:marRight w:val="0"/>
                  <w:marTop w:val="0"/>
                  <w:marBottom w:val="0"/>
                  <w:divBdr>
                    <w:top w:val="none" w:sz="0" w:space="0" w:color="auto"/>
                    <w:left w:val="none" w:sz="0" w:space="0" w:color="auto"/>
                    <w:bottom w:val="none" w:sz="0" w:space="0" w:color="auto"/>
                    <w:right w:val="none" w:sz="0" w:space="0" w:color="auto"/>
                  </w:divBdr>
                </w:div>
                <w:div w:id="824055899">
                  <w:marLeft w:val="640"/>
                  <w:marRight w:val="0"/>
                  <w:marTop w:val="0"/>
                  <w:marBottom w:val="0"/>
                  <w:divBdr>
                    <w:top w:val="none" w:sz="0" w:space="0" w:color="auto"/>
                    <w:left w:val="none" w:sz="0" w:space="0" w:color="auto"/>
                    <w:bottom w:val="none" w:sz="0" w:space="0" w:color="auto"/>
                    <w:right w:val="none" w:sz="0" w:space="0" w:color="auto"/>
                  </w:divBdr>
                </w:div>
                <w:div w:id="1715740160">
                  <w:marLeft w:val="640"/>
                  <w:marRight w:val="0"/>
                  <w:marTop w:val="0"/>
                  <w:marBottom w:val="0"/>
                  <w:divBdr>
                    <w:top w:val="none" w:sz="0" w:space="0" w:color="auto"/>
                    <w:left w:val="none" w:sz="0" w:space="0" w:color="auto"/>
                    <w:bottom w:val="none" w:sz="0" w:space="0" w:color="auto"/>
                    <w:right w:val="none" w:sz="0" w:space="0" w:color="auto"/>
                  </w:divBdr>
                </w:div>
                <w:div w:id="975719345">
                  <w:marLeft w:val="640"/>
                  <w:marRight w:val="0"/>
                  <w:marTop w:val="0"/>
                  <w:marBottom w:val="0"/>
                  <w:divBdr>
                    <w:top w:val="none" w:sz="0" w:space="0" w:color="auto"/>
                    <w:left w:val="none" w:sz="0" w:space="0" w:color="auto"/>
                    <w:bottom w:val="none" w:sz="0" w:space="0" w:color="auto"/>
                    <w:right w:val="none" w:sz="0" w:space="0" w:color="auto"/>
                  </w:divBdr>
                </w:div>
                <w:div w:id="1698772867">
                  <w:marLeft w:val="640"/>
                  <w:marRight w:val="0"/>
                  <w:marTop w:val="0"/>
                  <w:marBottom w:val="0"/>
                  <w:divBdr>
                    <w:top w:val="none" w:sz="0" w:space="0" w:color="auto"/>
                    <w:left w:val="none" w:sz="0" w:space="0" w:color="auto"/>
                    <w:bottom w:val="none" w:sz="0" w:space="0" w:color="auto"/>
                    <w:right w:val="none" w:sz="0" w:space="0" w:color="auto"/>
                  </w:divBdr>
                </w:div>
                <w:div w:id="677118756">
                  <w:marLeft w:val="640"/>
                  <w:marRight w:val="0"/>
                  <w:marTop w:val="0"/>
                  <w:marBottom w:val="0"/>
                  <w:divBdr>
                    <w:top w:val="none" w:sz="0" w:space="0" w:color="auto"/>
                    <w:left w:val="none" w:sz="0" w:space="0" w:color="auto"/>
                    <w:bottom w:val="none" w:sz="0" w:space="0" w:color="auto"/>
                    <w:right w:val="none" w:sz="0" w:space="0" w:color="auto"/>
                  </w:divBdr>
                </w:div>
                <w:div w:id="269095599">
                  <w:marLeft w:val="640"/>
                  <w:marRight w:val="0"/>
                  <w:marTop w:val="0"/>
                  <w:marBottom w:val="0"/>
                  <w:divBdr>
                    <w:top w:val="none" w:sz="0" w:space="0" w:color="auto"/>
                    <w:left w:val="none" w:sz="0" w:space="0" w:color="auto"/>
                    <w:bottom w:val="none" w:sz="0" w:space="0" w:color="auto"/>
                    <w:right w:val="none" w:sz="0" w:space="0" w:color="auto"/>
                  </w:divBdr>
                </w:div>
                <w:div w:id="65300022">
                  <w:marLeft w:val="640"/>
                  <w:marRight w:val="0"/>
                  <w:marTop w:val="0"/>
                  <w:marBottom w:val="0"/>
                  <w:divBdr>
                    <w:top w:val="none" w:sz="0" w:space="0" w:color="auto"/>
                    <w:left w:val="none" w:sz="0" w:space="0" w:color="auto"/>
                    <w:bottom w:val="none" w:sz="0" w:space="0" w:color="auto"/>
                    <w:right w:val="none" w:sz="0" w:space="0" w:color="auto"/>
                  </w:divBdr>
                </w:div>
                <w:div w:id="894240176">
                  <w:marLeft w:val="640"/>
                  <w:marRight w:val="0"/>
                  <w:marTop w:val="0"/>
                  <w:marBottom w:val="0"/>
                  <w:divBdr>
                    <w:top w:val="none" w:sz="0" w:space="0" w:color="auto"/>
                    <w:left w:val="none" w:sz="0" w:space="0" w:color="auto"/>
                    <w:bottom w:val="none" w:sz="0" w:space="0" w:color="auto"/>
                    <w:right w:val="none" w:sz="0" w:space="0" w:color="auto"/>
                  </w:divBdr>
                </w:div>
                <w:div w:id="1704013131">
                  <w:marLeft w:val="640"/>
                  <w:marRight w:val="0"/>
                  <w:marTop w:val="0"/>
                  <w:marBottom w:val="0"/>
                  <w:divBdr>
                    <w:top w:val="none" w:sz="0" w:space="0" w:color="auto"/>
                    <w:left w:val="none" w:sz="0" w:space="0" w:color="auto"/>
                    <w:bottom w:val="none" w:sz="0" w:space="0" w:color="auto"/>
                    <w:right w:val="none" w:sz="0" w:space="0" w:color="auto"/>
                  </w:divBdr>
                </w:div>
                <w:div w:id="503086263">
                  <w:marLeft w:val="640"/>
                  <w:marRight w:val="0"/>
                  <w:marTop w:val="0"/>
                  <w:marBottom w:val="0"/>
                  <w:divBdr>
                    <w:top w:val="none" w:sz="0" w:space="0" w:color="auto"/>
                    <w:left w:val="none" w:sz="0" w:space="0" w:color="auto"/>
                    <w:bottom w:val="none" w:sz="0" w:space="0" w:color="auto"/>
                    <w:right w:val="none" w:sz="0" w:space="0" w:color="auto"/>
                  </w:divBdr>
                </w:div>
                <w:div w:id="1234198649">
                  <w:marLeft w:val="640"/>
                  <w:marRight w:val="0"/>
                  <w:marTop w:val="0"/>
                  <w:marBottom w:val="0"/>
                  <w:divBdr>
                    <w:top w:val="none" w:sz="0" w:space="0" w:color="auto"/>
                    <w:left w:val="none" w:sz="0" w:space="0" w:color="auto"/>
                    <w:bottom w:val="none" w:sz="0" w:space="0" w:color="auto"/>
                    <w:right w:val="none" w:sz="0" w:space="0" w:color="auto"/>
                  </w:divBdr>
                </w:div>
                <w:div w:id="521014944">
                  <w:marLeft w:val="640"/>
                  <w:marRight w:val="0"/>
                  <w:marTop w:val="0"/>
                  <w:marBottom w:val="0"/>
                  <w:divBdr>
                    <w:top w:val="none" w:sz="0" w:space="0" w:color="auto"/>
                    <w:left w:val="none" w:sz="0" w:space="0" w:color="auto"/>
                    <w:bottom w:val="none" w:sz="0" w:space="0" w:color="auto"/>
                    <w:right w:val="none" w:sz="0" w:space="0" w:color="auto"/>
                  </w:divBdr>
                </w:div>
                <w:div w:id="286475248">
                  <w:marLeft w:val="640"/>
                  <w:marRight w:val="0"/>
                  <w:marTop w:val="0"/>
                  <w:marBottom w:val="0"/>
                  <w:divBdr>
                    <w:top w:val="none" w:sz="0" w:space="0" w:color="auto"/>
                    <w:left w:val="none" w:sz="0" w:space="0" w:color="auto"/>
                    <w:bottom w:val="none" w:sz="0" w:space="0" w:color="auto"/>
                    <w:right w:val="none" w:sz="0" w:space="0" w:color="auto"/>
                  </w:divBdr>
                </w:div>
                <w:div w:id="1591967295">
                  <w:marLeft w:val="640"/>
                  <w:marRight w:val="0"/>
                  <w:marTop w:val="0"/>
                  <w:marBottom w:val="0"/>
                  <w:divBdr>
                    <w:top w:val="none" w:sz="0" w:space="0" w:color="auto"/>
                    <w:left w:val="none" w:sz="0" w:space="0" w:color="auto"/>
                    <w:bottom w:val="none" w:sz="0" w:space="0" w:color="auto"/>
                    <w:right w:val="none" w:sz="0" w:space="0" w:color="auto"/>
                  </w:divBdr>
                </w:div>
                <w:div w:id="2005081225">
                  <w:marLeft w:val="640"/>
                  <w:marRight w:val="0"/>
                  <w:marTop w:val="0"/>
                  <w:marBottom w:val="0"/>
                  <w:divBdr>
                    <w:top w:val="none" w:sz="0" w:space="0" w:color="auto"/>
                    <w:left w:val="none" w:sz="0" w:space="0" w:color="auto"/>
                    <w:bottom w:val="none" w:sz="0" w:space="0" w:color="auto"/>
                    <w:right w:val="none" w:sz="0" w:space="0" w:color="auto"/>
                  </w:divBdr>
                </w:div>
                <w:div w:id="1378748213">
                  <w:marLeft w:val="640"/>
                  <w:marRight w:val="0"/>
                  <w:marTop w:val="0"/>
                  <w:marBottom w:val="0"/>
                  <w:divBdr>
                    <w:top w:val="none" w:sz="0" w:space="0" w:color="auto"/>
                    <w:left w:val="none" w:sz="0" w:space="0" w:color="auto"/>
                    <w:bottom w:val="none" w:sz="0" w:space="0" w:color="auto"/>
                    <w:right w:val="none" w:sz="0" w:space="0" w:color="auto"/>
                  </w:divBdr>
                </w:div>
                <w:div w:id="1743289072">
                  <w:marLeft w:val="640"/>
                  <w:marRight w:val="0"/>
                  <w:marTop w:val="0"/>
                  <w:marBottom w:val="0"/>
                  <w:divBdr>
                    <w:top w:val="none" w:sz="0" w:space="0" w:color="auto"/>
                    <w:left w:val="none" w:sz="0" w:space="0" w:color="auto"/>
                    <w:bottom w:val="none" w:sz="0" w:space="0" w:color="auto"/>
                    <w:right w:val="none" w:sz="0" w:space="0" w:color="auto"/>
                  </w:divBdr>
                </w:div>
                <w:div w:id="1198660042">
                  <w:marLeft w:val="640"/>
                  <w:marRight w:val="0"/>
                  <w:marTop w:val="0"/>
                  <w:marBottom w:val="0"/>
                  <w:divBdr>
                    <w:top w:val="none" w:sz="0" w:space="0" w:color="auto"/>
                    <w:left w:val="none" w:sz="0" w:space="0" w:color="auto"/>
                    <w:bottom w:val="none" w:sz="0" w:space="0" w:color="auto"/>
                    <w:right w:val="none" w:sz="0" w:space="0" w:color="auto"/>
                  </w:divBdr>
                </w:div>
                <w:div w:id="158690475">
                  <w:marLeft w:val="640"/>
                  <w:marRight w:val="0"/>
                  <w:marTop w:val="0"/>
                  <w:marBottom w:val="0"/>
                  <w:divBdr>
                    <w:top w:val="none" w:sz="0" w:space="0" w:color="auto"/>
                    <w:left w:val="none" w:sz="0" w:space="0" w:color="auto"/>
                    <w:bottom w:val="none" w:sz="0" w:space="0" w:color="auto"/>
                    <w:right w:val="none" w:sz="0" w:space="0" w:color="auto"/>
                  </w:divBdr>
                </w:div>
                <w:div w:id="1013606349">
                  <w:marLeft w:val="640"/>
                  <w:marRight w:val="0"/>
                  <w:marTop w:val="0"/>
                  <w:marBottom w:val="0"/>
                  <w:divBdr>
                    <w:top w:val="none" w:sz="0" w:space="0" w:color="auto"/>
                    <w:left w:val="none" w:sz="0" w:space="0" w:color="auto"/>
                    <w:bottom w:val="none" w:sz="0" w:space="0" w:color="auto"/>
                    <w:right w:val="none" w:sz="0" w:space="0" w:color="auto"/>
                  </w:divBdr>
                </w:div>
                <w:div w:id="1872570159">
                  <w:marLeft w:val="640"/>
                  <w:marRight w:val="0"/>
                  <w:marTop w:val="0"/>
                  <w:marBottom w:val="0"/>
                  <w:divBdr>
                    <w:top w:val="none" w:sz="0" w:space="0" w:color="auto"/>
                    <w:left w:val="none" w:sz="0" w:space="0" w:color="auto"/>
                    <w:bottom w:val="none" w:sz="0" w:space="0" w:color="auto"/>
                    <w:right w:val="none" w:sz="0" w:space="0" w:color="auto"/>
                  </w:divBdr>
                </w:div>
                <w:div w:id="246888022">
                  <w:marLeft w:val="640"/>
                  <w:marRight w:val="0"/>
                  <w:marTop w:val="0"/>
                  <w:marBottom w:val="0"/>
                  <w:divBdr>
                    <w:top w:val="none" w:sz="0" w:space="0" w:color="auto"/>
                    <w:left w:val="none" w:sz="0" w:space="0" w:color="auto"/>
                    <w:bottom w:val="none" w:sz="0" w:space="0" w:color="auto"/>
                    <w:right w:val="none" w:sz="0" w:space="0" w:color="auto"/>
                  </w:divBdr>
                </w:div>
                <w:div w:id="316038569">
                  <w:marLeft w:val="640"/>
                  <w:marRight w:val="0"/>
                  <w:marTop w:val="0"/>
                  <w:marBottom w:val="0"/>
                  <w:divBdr>
                    <w:top w:val="none" w:sz="0" w:space="0" w:color="auto"/>
                    <w:left w:val="none" w:sz="0" w:space="0" w:color="auto"/>
                    <w:bottom w:val="none" w:sz="0" w:space="0" w:color="auto"/>
                    <w:right w:val="none" w:sz="0" w:space="0" w:color="auto"/>
                  </w:divBdr>
                </w:div>
              </w:divsChild>
            </w:div>
            <w:div w:id="1118716534">
              <w:marLeft w:val="0"/>
              <w:marRight w:val="0"/>
              <w:marTop w:val="0"/>
              <w:marBottom w:val="0"/>
              <w:divBdr>
                <w:top w:val="none" w:sz="0" w:space="0" w:color="auto"/>
                <w:left w:val="none" w:sz="0" w:space="0" w:color="auto"/>
                <w:bottom w:val="none" w:sz="0" w:space="0" w:color="auto"/>
                <w:right w:val="none" w:sz="0" w:space="0" w:color="auto"/>
              </w:divBdr>
              <w:divsChild>
                <w:div w:id="1299411469">
                  <w:marLeft w:val="640"/>
                  <w:marRight w:val="0"/>
                  <w:marTop w:val="0"/>
                  <w:marBottom w:val="0"/>
                  <w:divBdr>
                    <w:top w:val="none" w:sz="0" w:space="0" w:color="auto"/>
                    <w:left w:val="none" w:sz="0" w:space="0" w:color="auto"/>
                    <w:bottom w:val="none" w:sz="0" w:space="0" w:color="auto"/>
                    <w:right w:val="none" w:sz="0" w:space="0" w:color="auto"/>
                  </w:divBdr>
                </w:div>
                <w:div w:id="676469214">
                  <w:marLeft w:val="640"/>
                  <w:marRight w:val="0"/>
                  <w:marTop w:val="0"/>
                  <w:marBottom w:val="0"/>
                  <w:divBdr>
                    <w:top w:val="none" w:sz="0" w:space="0" w:color="auto"/>
                    <w:left w:val="none" w:sz="0" w:space="0" w:color="auto"/>
                    <w:bottom w:val="none" w:sz="0" w:space="0" w:color="auto"/>
                    <w:right w:val="none" w:sz="0" w:space="0" w:color="auto"/>
                  </w:divBdr>
                </w:div>
                <w:div w:id="2024896985">
                  <w:marLeft w:val="640"/>
                  <w:marRight w:val="0"/>
                  <w:marTop w:val="0"/>
                  <w:marBottom w:val="0"/>
                  <w:divBdr>
                    <w:top w:val="none" w:sz="0" w:space="0" w:color="auto"/>
                    <w:left w:val="none" w:sz="0" w:space="0" w:color="auto"/>
                    <w:bottom w:val="none" w:sz="0" w:space="0" w:color="auto"/>
                    <w:right w:val="none" w:sz="0" w:space="0" w:color="auto"/>
                  </w:divBdr>
                </w:div>
                <w:div w:id="70009717">
                  <w:marLeft w:val="640"/>
                  <w:marRight w:val="0"/>
                  <w:marTop w:val="0"/>
                  <w:marBottom w:val="0"/>
                  <w:divBdr>
                    <w:top w:val="none" w:sz="0" w:space="0" w:color="auto"/>
                    <w:left w:val="none" w:sz="0" w:space="0" w:color="auto"/>
                    <w:bottom w:val="none" w:sz="0" w:space="0" w:color="auto"/>
                    <w:right w:val="none" w:sz="0" w:space="0" w:color="auto"/>
                  </w:divBdr>
                </w:div>
                <w:div w:id="943684995">
                  <w:marLeft w:val="640"/>
                  <w:marRight w:val="0"/>
                  <w:marTop w:val="0"/>
                  <w:marBottom w:val="0"/>
                  <w:divBdr>
                    <w:top w:val="none" w:sz="0" w:space="0" w:color="auto"/>
                    <w:left w:val="none" w:sz="0" w:space="0" w:color="auto"/>
                    <w:bottom w:val="none" w:sz="0" w:space="0" w:color="auto"/>
                    <w:right w:val="none" w:sz="0" w:space="0" w:color="auto"/>
                  </w:divBdr>
                </w:div>
                <w:div w:id="2097557948">
                  <w:marLeft w:val="640"/>
                  <w:marRight w:val="0"/>
                  <w:marTop w:val="0"/>
                  <w:marBottom w:val="0"/>
                  <w:divBdr>
                    <w:top w:val="none" w:sz="0" w:space="0" w:color="auto"/>
                    <w:left w:val="none" w:sz="0" w:space="0" w:color="auto"/>
                    <w:bottom w:val="none" w:sz="0" w:space="0" w:color="auto"/>
                    <w:right w:val="none" w:sz="0" w:space="0" w:color="auto"/>
                  </w:divBdr>
                </w:div>
                <w:div w:id="1771926784">
                  <w:marLeft w:val="640"/>
                  <w:marRight w:val="0"/>
                  <w:marTop w:val="0"/>
                  <w:marBottom w:val="0"/>
                  <w:divBdr>
                    <w:top w:val="none" w:sz="0" w:space="0" w:color="auto"/>
                    <w:left w:val="none" w:sz="0" w:space="0" w:color="auto"/>
                    <w:bottom w:val="none" w:sz="0" w:space="0" w:color="auto"/>
                    <w:right w:val="none" w:sz="0" w:space="0" w:color="auto"/>
                  </w:divBdr>
                </w:div>
                <w:div w:id="1846088298">
                  <w:marLeft w:val="640"/>
                  <w:marRight w:val="0"/>
                  <w:marTop w:val="0"/>
                  <w:marBottom w:val="0"/>
                  <w:divBdr>
                    <w:top w:val="none" w:sz="0" w:space="0" w:color="auto"/>
                    <w:left w:val="none" w:sz="0" w:space="0" w:color="auto"/>
                    <w:bottom w:val="none" w:sz="0" w:space="0" w:color="auto"/>
                    <w:right w:val="none" w:sz="0" w:space="0" w:color="auto"/>
                  </w:divBdr>
                </w:div>
                <w:div w:id="1427312533">
                  <w:marLeft w:val="640"/>
                  <w:marRight w:val="0"/>
                  <w:marTop w:val="0"/>
                  <w:marBottom w:val="0"/>
                  <w:divBdr>
                    <w:top w:val="none" w:sz="0" w:space="0" w:color="auto"/>
                    <w:left w:val="none" w:sz="0" w:space="0" w:color="auto"/>
                    <w:bottom w:val="none" w:sz="0" w:space="0" w:color="auto"/>
                    <w:right w:val="none" w:sz="0" w:space="0" w:color="auto"/>
                  </w:divBdr>
                </w:div>
                <w:div w:id="1642884530">
                  <w:marLeft w:val="640"/>
                  <w:marRight w:val="0"/>
                  <w:marTop w:val="0"/>
                  <w:marBottom w:val="0"/>
                  <w:divBdr>
                    <w:top w:val="none" w:sz="0" w:space="0" w:color="auto"/>
                    <w:left w:val="none" w:sz="0" w:space="0" w:color="auto"/>
                    <w:bottom w:val="none" w:sz="0" w:space="0" w:color="auto"/>
                    <w:right w:val="none" w:sz="0" w:space="0" w:color="auto"/>
                  </w:divBdr>
                </w:div>
                <w:div w:id="1831752523">
                  <w:marLeft w:val="640"/>
                  <w:marRight w:val="0"/>
                  <w:marTop w:val="0"/>
                  <w:marBottom w:val="0"/>
                  <w:divBdr>
                    <w:top w:val="none" w:sz="0" w:space="0" w:color="auto"/>
                    <w:left w:val="none" w:sz="0" w:space="0" w:color="auto"/>
                    <w:bottom w:val="none" w:sz="0" w:space="0" w:color="auto"/>
                    <w:right w:val="none" w:sz="0" w:space="0" w:color="auto"/>
                  </w:divBdr>
                </w:div>
                <w:div w:id="698817756">
                  <w:marLeft w:val="640"/>
                  <w:marRight w:val="0"/>
                  <w:marTop w:val="0"/>
                  <w:marBottom w:val="0"/>
                  <w:divBdr>
                    <w:top w:val="none" w:sz="0" w:space="0" w:color="auto"/>
                    <w:left w:val="none" w:sz="0" w:space="0" w:color="auto"/>
                    <w:bottom w:val="none" w:sz="0" w:space="0" w:color="auto"/>
                    <w:right w:val="none" w:sz="0" w:space="0" w:color="auto"/>
                  </w:divBdr>
                </w:div>
                <w:div w:id="1380350952">
                  <w:marLeft w:val="640"/>
                  <w:marRight w:val="0"/>
                  <w:marTop w:val="0"/>
                  <w:marBottom w:val="0"/>
                  <w:divBdr>
                    <w:top w:val="none" w:sz="0" w:space="0" w:color="auto"/>
                    <w:left w:val="none" w:sz="0" w:space="0" w:color="auto"/>
                    <w:bottom w:val="none" w:sz="0" w:space="0" w:color="auto"/>
                    <w:right w:val="none" w:sz="0" w:space="0" w:color="auto"/>
                  </w:divBdr>
                </w:div>
                <w:div w:id="1699428865">
                  <w:marLeft w:val="640"/>
                  <w:marRight w:val="0"/>
                  <w:marTop w:val="0"/>
                  <w:marBottom w:val="0"/>
                  <w:divBdr>
                    <w:top w:val="none" w:sz="0" w:space="0" w:color="auto"/>
                    <w:left w:val="none" w:sz="0" w:space="0" w:color="auto"/>
                    <w:bottom w:val="none" w:sz="0" w:space="0" w:color="auto"/>
                    <w:right w:val="none" w:sz="0" w:space="0" w:color="auto"/>
                  </w:divBdr>
                </w:div>
                <w:div w:id="1241217290">
                  <w:marLeft w:val="640"/>
                  <w:marRight w:val="0"/>
                  <w:marTop w:val="0"/>
                  <w:marBottom w:val="0"/>
                  <w:divBdr>
                    <w:top w:val="none" w:sz="0" w:space="0" w:color="auto"/>
                    <w:left w:val="none" w:sz="0" w:space="0" w:color="auto"/>
                    <w:bottom w:val="none" w:sz="0" w:space="0" w:color="auto"/>
                    <w:right w:val="none" w:sz="0" w:space="0" w:color="auto"/>
                  </w:divBdr>
                </w:div>
                <w:div w:id="1425229802">
                  <w:marLeft w:val="640"/>
                  <w:marRight w:val="0"/>
                  <w:marTop w:val="0"/>
                  <w:marBottom w:val="0"/>
                  <w:divBdr>
                    <w:top w:val="none" w:sz="0" w:space="0" w:color="auto"/>
                    <w:left w:val="none" w:sz="0" w:space="0" w:color="auto"/>
                    <w:bottom w:val="none" w:sz="0" w:space="0" w:color="auto"/>
                    <w:right w:val="none" w:sz="0" w:space="0" w:color="auto"/>
                  </w:divBdr>
                </w:div>
                <w:div w:id="62487906">
                  <w:marLeft w:val="640"/>
                  <w:marRight w:val="0"/>
                  <w:marTop w:val="0"/>
                  <w:marBottom w:val="0"/>
                  <w:divBdr>
                    <w:top w:val="none" w:sz="0" w:space="0" w:color="auto"/>
                    <w:left w:val="none" w:sz="0" w:space="0" w:color="auto"/>
                    <w:bottom w:val="none" w:sz="0" w:space="0" w:color="auto"/>
                    <w:right w:val="none" w:sz="0" w:space="0" w:color="auto"/>
                  </w:divBdr>
                </w:div>
                <w:div w:id="688138115">
                  <w:marLeft w:val="640"/>
                  <w:marRight w:val="0"/>
                  <w:marTop w:val="0"/>
                  <w:marBottom w:val="0"/>
                  <w:divBdr>
                    <w:top w:val="none" w:sz="0" w:space="0" w:color="auto"/>
                    <w:left w:val="none" w:sz="0" w:space="0" w:color="auto"/>
                    <w:bottom w:val="none" w:sz="0" w:space="0" w:color="auto"/>
                    <w:right w:val="none" w:sz="0" w:space="0" w:color="auto"/>
                  </w:divBdr>
                </w:div>
                <w:div w:id="704984878">
                  <w:marLeft w:val="640"/>
                  <w:marRight w:val="0"/>
                  <w:marTop w:val="0"/>
                  <w:marBottom w:val="0"/>
                  <w:divBdr>
                    <w:top w:val="none" w:sz="0" w:space="0" w:color="auto"/>
                    <w:left w:val="none" w:sz="0" w:space="0" w:color="auto"/>
                    <w:bottom w:val="none" w:sz="0" w:space="0" w:color="auto"/>
                    <w:right w:val="none" w:sz="0" w:space="0" w:color="auto"/>
                  </w:divBdr>
                </w:div>
                <w:div w:id="561597561">
                  <w:marLeft w:val="640"/>
                  <w:marRight w:val="0"/>
                  <w:marTop w:val="0"/>
                  <w:marBottom w:val="0"/>
                  <w:divBdr>
                    <w:top w:val="none" w:sz="0" w:space="0" w:color="auto"/>
                    <w:left w:val="none" w:sz="0" w:space="0" w:color="auto"/>
                    <w:bottom w:val="none" w:sz="0" w:space="0" w:color="auto"/>
                    <w:right w:val="none" w:sz="0" w:space="0" w:color="auto"/>
                  </w:divBdr>
                </w:div>
                <w:div w:id="1836416738">
                  <w:marLeft w:val="640"/>
                  <w:marRight w:val="0"/>
                  <w:marTop w:val="0"/>
                  <w:marBottom w:val="0"/>
                  <w:divBdr>
                    <w:top w:val="none" w:sz="0" w:space="0" w:color="auto"/>
                    <w:left w:val="none" w:sz="0" w:space="0" w:color="auto"/>
                    <w:bottom w:val="none" w:sz="0" w:space="0" w:color="auto"/>
                    <w:right w:val="none" w:sz="0" w:space="0" w:color="auto"/>
                  </w:divBdr>
                </w:div>
                <w:div w:id="714886696">
                  <w:marLeft w:val="640"/>
                  <w:marRight w:val="0"/>
                  <w:marTop w:val="0"/>
                  <w:marBottom w:val="0"/>
                  <w:divBdr>
                    <w:top w:val="none" w:sz="0" w:space="0" w:color="auto"/>
                    <w:left w:val="none" w:sz="0" w:space="0" w:color="auto"/>
                    <w:bottom w:val="none" w:sz="0" w:space="0" w:color="auto"/>
                    <w:right w:val="none" w:sz="0" w:space="0" w:color="auto"/>
                  </w:divBdr>
                </w:div>
                <w:div w:id="1329795054">
                  <w:marLeft w:val="640"/>
                  <w:marRight w:val="0"/>
                  <w:marTop w:val="0"/>
                  <w:marBottom w:val="0"/>
                  <w:divBdr>
                    <w:top w:val="none" w:sz="0" w:space="0" w:color="auto"/>
                    <w:left w:val="none" w:sz="0" w:space="0" w:color="auto"/>
                    <w:bottom w:val="none" w:sz="0" w:space="0" w:color="auto"/>
                    <w:right w:val="none" w:sz="0" w:space="0" w:color="auto"/>
                  </w:divBdr>
                </w:div>
                <w:div w:id="1325737768">
                  <w:marLeft w:val="640"/>
                  <w:marRight w:val="0"/>
                  <w:marTop w:val="0"/>
                  <w:marBottom w:val="0"/>
                  <w:divBdr>
                    <w:top w:val="none" w:sz="0" w:space="0" w:color="auto"/>
                    <w:left w:val="none" w:sz="0" w:space="0" w:color="auto"/>
                    <w:bottom w:val="none" w:sz="0" w:space="0" w:color="auto"/>
                    <w:right w:val="none" w:sz="0" w:space="0" w:color="auto"/>
                  </w:divBdr>
                </w:div>
                <w:div w:id="332613122">
                  <w:marLeft w:val="640"/>
                  <w:marRight w:val="0"/>
                  <w:marTop w:val="0"/>
                  <w:marBottom w:val="0"/>
                  <w:divBdr>
                    <w:top w:val="none" w:sz="0" w:space="0" w:color="auto"/>
                    <w:left w:val="none" w:sz="0" w:space="0" w:color="auto"/>
                    <w:bottom w:val="none" w:sz="0" w:space="0" w:color="auto"/>
                    <w:right w:val="none" w:sz="0" w:space="0" w:color="auto"/>
                  </w:divBdr>
                </w:div>
                <w:div w:id="1937329266">
                  <w:marLeft w:val="640"/>
                  <w:marRight w:val="0"/>
                  <w:marTop w:val="0"/>
                  <w:marBottom w:val="0"/>
                  <w:divBdr>
                    <w:top w:val="none" w:sz="0" w:space="0" w:color="auto"/>
                    <w:left w:val="none" w:sz="0" w:space="0" w:color="auto"/>
                    <w:bottom w:val="none" w:sz="0" w:space="0" w:color="auto"/>
                    <w:right w:val="none" w:sz="0" w:space="0" w:color="auto"/>
                  </w:divBdr>
                </w:div>
                <w:div w:id="69619369">
                  <w:marLeft w:val="640"/>
                  <w:marRight w:val="0"/>
                  <w:marTop w:val="0"/>
                  <w:marBottom w:val="0"/>
                  <w:divBdr>
                    <w:top w:val="none" w:sz="0" w:space="0" w:color="auto"/>
                    <w:left w:val="none" w:sz="0" w:space="0" w:color="auto"/>
                    <w:bottom w:val="none" w:sz="0" w:space="0" w:color="auto"/>
                    <w:right w:val="none" w:sz="0" w:space="0" w:color="auto"/>
                  </w:divBdr>
                </w:div>
                <w:div w:id="1109395248">
                  <w:marLeft w:val="640"/>
                  <w:marRight w:val="0"/>
                  <w:marTop w:val="0"/>
                  <w:marBottom w:val="0"/>
                  <w:divBdr>
                    <w:top w:val="none" w:sz="0" w:space="0" w:color="auto"/>
                    <w:left w:val="none" w:sz="0" w:space="0" w:color="auto"/>
                    <w:bottom w:val="none" w:sz="0" w:space="0" w:color="auto"/>
                    <w:right w:val="none" w:sz="0" w:space="0" w:color="auto"/>
                  </w:divBdr>
                </w:div>
                <w:div w:id="1860578869">
                  <w:marLeft w:val="640"/>
                  <w:marRight w:val="0"/>
                  <w:marTop w:val="0"/>
                  <w:marBottom w:val="0"/>
                  <w:divBdr>
                    <w:top w:val="none" w:sz="0" w:space="0" w:color="auto"/>
                    <w:left w:val="none" w:sz="0" w:space="0" w:color="auto"/>
                    <w:bottom w:val="none" w:sz="0" w:space="0" w:color="auto"/>
                    <w:right w:val="none" w:sz="0" w:space="0" w:color="auto"/>
                  </w:divBdr>
                </w:div>
                <w:div w:id="522014130">
                  <w:marLeft w:val="640"/>
                  <w:marRight w:val="0"/>
                  <w:marTop w:val="0"/>
                  <w:marBottom w:val="0"/>
                  <w:divBdr>
                    <w:top w:val="none" w:sz="0" w:space="0" w:color="auto"/>
                    <w:left w:val="none" w:sz="0" w:space="0" w:color="auto"/>
                    <w:bottom w:val="none" w:sz="0" w:space="0" w:color="auto"/>
                    <w:right w:val="none" w:sz="0" w:space="0" w:color="auto"/>
                  </w:divBdr>
                </w:div>
                <w:div w:id="1770851323">
                  <w:marLeft w:val="640"/>
                  <w:marRight w:val="0"/>
                  <w:marTop w:val="0"/>
                  <w:marBottom w:val="0"/>
                  <w:divBdr>
                    <w:top w:val="none" w:sz="0" w:space="0" w:color="auto"/>
                    <w:left w:val="none" w:sz="0" w:space="0" w:color="auto"/>
                    <w:bottom w:val="none" w:sz="0" w:space="0" w:color="auto"/>
                    <w:right w:val="none" w:sz="0" w:space="0" w:color="auto"/>
                  </w:divBdr>
                </w:div>
                <w:div w:id="273640698">
                  <w:marLeft w:val="640"/>
                  <w:marRight w:val="0"/>
                  <w:marTop w:val="0"/>
                  <w:marBottom w:val="0"/>
                  <w:divBdr>
                    <w:top w:val="none" w:sz="0" w:space="0" w:color="auto"/>
                    <w:left w:val="none" w:sz="0" w:space="0" w:color="auto"/>
                    <w:bottom w:val="none" w:sz="0" w:space="0" w:color="auto"/>
                    <w:right w:val="none" w:sz="0" w:space="0" w:color="auto"/>
                  </w:divBdr>
                </w:div>
                <w:div w:id="1932737558">
                  <w:marLeft w:val="640"/>
                  <w:marRight w:val="0"/>
                  <w:marTop w:val="0"/>
                  <w:marBottom w:val="0"/>
                  <w:divBdr>
                    <w:top w:val="none" w:sz="0" w:space="0" w:color="auto"/>
                    <w:left w:val="none" w:sz="0" w:space="0" w:color="auto"/>
                    <w:bottom w:val="none" w:sz="0" w:space="0" w:color="auto"/>
                    <w:right w:val="none" w:sz="0" w:space="0" w:color="auto"/>
                  </w:divBdr>
                </w:div>
                <w:div w:id="1939362628">
                  <w:marLeft w:val="640"/>
                  <w:marRight w:val="0"/>
                  <w:marTop w:val="0"/>
                  <w:marBottom w:val="0"/>
                  <w:divBdr>
                    <w:top w:val="none" w:sz="0" w:space="0" w:color="auto"/>
                    <w:left w:val="none" w:sz="0" w:space="0" w:color="auto"/>
                    <w:bottom w:val="none" w:sz="0" w:space="0" w:color="auto"/>
                    <w:right w:val="none" w:sz="0" w:space="0" w:color="auto"/>
                  </w:divBdr>
                </w:div>
                <w:div w:id="1386954969">
                  <w:marLeft w:val="640"/>
                  <w:marRight w:val="0"/>
                  <w:marTop w:val="0"/>
                  <w:marBottom w:val="0"/>
                  <w:divBdr>
                    <w:top w:val="none" w:sz="0" w:space="0" w:color="auto"/>
                    <w:left w:val="none" w:sz="0" w:space="0" w:color="auto"/>
                    <w:bottom w:val="none" w:sz="0" w:space="0" w:color="auto"/>
                    <w:right w:val="none" w:sz="0" w:space="0" w:color="auto"/>
                  </w:divBdr>
                </w:div>
                <w:div w:id="615061718">
                  <w:marLeft w:val="640"/>
                  <w:marRight w:val="0"/>
                  <w:marTop w:val="0"/>
                  <w:marBottom w:val="0"/>
                  <w:divBdr>
                    <w:top w:val="none" w:sz="0" w:space="0" w:color="auto"/>
                    <w:left w:val="none" w:sz="0" w:space="0" w:color="auto"/>
                    <w:bottom w:val="none" w:sz="0" w:space="0" w:color="auto"/>
                    <w:right w:val="none" w:sz="0" w:space="0" w:color="auto"/>
                  </w:divBdr>
                </w:div>
                <w:div w:id="875850545">
                  <w:marLeft w:val="640"/>
                  <w:marRight w:val="0"/>
                  <w:marTop w:val="0"/>
                  <w:marBottom w:val="0"/>
                  <w:divBdr>
                    <w:top w:val="none" w:sz="0" w:space="0" w:color="auto"/>
                    <w:left w:val="none" w:sz="0" w:space="0" w:color="auto"/>
                    <w:bottom w:val="none" w:sz="0" w:space="0" w:color="auto"/>
                    <w:right w:val="none" w:sz="0" w:space="0" w:color="auto"/>
                  </w:divBdr>
                </w:div>
                <w:div w:id="1716923317">
                  <w:marLeft w:val="640"/>
                  <w:marRight w:val="0"/>
                  <w:marTop w:val="0"/>
                  <w:marBottom w:val="0"/>
                  <w:divBdr>
                    <w:top w:val="none" w:sz="0" w:space="0" w:color="auto"/>
                    <w:left w:val="none" w:sz="0" w:space="0" w:color="auto"/>
                    <w:bottom w:val="none" w:sz="0" w:space="0" w:color="auto"/>
                    <w:right w:val="none" w:sz="0" w:space="0" w:color="auto"/>
                  </w:divBdr>
                </w:div>
                <w:div w:id="1857498118">
                  <w:marLeft w:val="640"/>
                  <w:marRight w:val="0"/>
                  <w:marTop w:val="0"/>
                  <w:marBottom w:val="0"/>
                  <w:divBdr>
                    <w:top w:val="none" w:sz="0" w:space="0" w:color="auto"/>
                    <w:left w:val="none" w:sz="0" w:space="0" w:color="auto"/>
                    <w:bottom w:val="none" w:sz="0" w:space="0" w:color="auto"/>
                    <w:right w:val="none" w:sz="0" w:space="0" w:color="auto"/>
                  </w:divBdr>
                </w:div>
                <w:div w:id="651836296">
                  <w:marLeft w:val="640"/>
                  <w:marRight w:val="0"/>
                  <w:marTop w:val="0"/>
                  <w:marBottom w:val="0"/>
                  <w:divBdr>
                    <w:top w:val="none" w:sz="0" w:space="0" w:color="auto"/>
                    <w:left w:val="none" w:sz="0" w:space="0" w:color="auto"/>
                    <w:bottom w:val="none" w:sz="0" w:space="0" w:color="auto"/>
                    <w:right w:val="none" w:sz="0" w:space="0" w:color="auto"/>
                  </w:divBdr>
                </w:div>
                <w:div w:id="2003503443">
                  <w:marLeft w:val="640"/>
                  <w:marRight w:val="0"/>
                  <w:marTop w:val="0"/>
                  <w:marBottom w:val="0"/>
                  <w:divBdr>
                    <w:top w:val="none" w:sz="0" w:space="0" w:color="auto"/>
                    <w:left w:val="none" w:sz="0" w:space="0" w:color="auto"/>
                    <w:bottom w:val="none" w:sz="0" w:space="0" w:color="auto"/>
                    <w:right w:val="none" w:sz="0" w:space="0" w:color="auto"/>
                  </w:divBdr>
                </w:div>
                <w:div w:id="91897340">
                  <w:marLeft w:val="640"/>
                  <w:marRight w:val="0"/>
                  <w:marTop w:val="0"/>
                  <w:marBottom w:val="0"/>
                  <w:divBdr>
                    <w:top w:val="none" w:sz="0" w:space="0" w:color="auto"/>
                    <w:left w:val="none" w:sz="0" w:space="0" w:color="auto"/>
                    <w:bottom w:val="none" w:sz="0" w:space="0" w:color="auto"/>
                    <w:right w:val="none" w:sz="0" w:space="0" w:color="auto"/>
                  </w:divBdr>
                </w:div>
                <w:div w:id="625356443">
                  <w:marLeft w:val="640"/>
                  <w:marRight w:val="0"/>
                  <w:marTop w:val="0"/>
                  <w:marBottom w:val="0"/>
                  <w:divBdr>
                    <w:top w:val="none" w:sz="0" w:space="0" w:color="auto"/>
                    <w:left w:val="none" w:sz="0" w:space="0" w:color="auto"/>
                    <w:bottom w:val="none" w:sz="0" w:space="0" w:color="auto"/>
                    <w:right w:val="none" w:sz="0" w:space="0" w:color="auto"/>
                  </w:divBdr>
                </w:div>
              </w:divsChild>
            </w:div>
            <w:div w:id="1263756628">
              <w:marLeft w:val="0"/>
              <w:marRight w:val="0"/>
              <w:marTop w:val="0"/>
              <w:marBottom w:val="0"/>
              <w:divBdr>
                <w:top w:val="none" w:sz="0" w:space="0" w:color="auto"/>
                <w:left w:val="none" w:sz="0" w:space="0" w:color="auto"/>
                <w:bottom w:val="none" w:sz="0" w:space="0" w:color="auto"/>
                <w:right w:val="none" w:sz="0" w:space="0" w:color="auto"/>
              </w:divBdr>
              <w:divsChild>
                <w:div w:id="774061628">
                  <w:marLeft w:val="640"/>
                  <w:marRight w:val="0"/>
                  <w:marTop w:val="0"/>
                  <w:marBottom w:val="0"/>
                  <w:divBdr>
                    <w:top w:val="none" w:sz="0" w:space="0" w:color="auto"/>
                    <w:left w:val="none" w:sz="0" w:space="0" w:color="auto"/>
                    <w:bottom w:val="none" w:sz="0" w:space="0" w:color="auto"/>
                    <w:right w:val="none" w:sz="0" w:space="0" w:color="auto"/>
                  </w:divBdr>
                </w:div>
                <w:div w:id="1497186900">
                  <w:marLeft w:val="640"/>
                  <w:marRight w:val="0"/>
                  <w:marTop w:val="0"/>
                  <w:marBottom w:val="0"/>
                  <w:divBdr>
                    <w:top w:val="none" w:sz="0" w:space="0" w:color="auto"/>
                    <w:left w:val="none" w:sz="0" w:space="0" w:color="auto"/>
                    <w:bottom w:val="none" w:sz="0" w:space="0" w:color="auto"/>
                    <w:right w:val="none" w:sz="0" w:space="0" w:color="auto"/>
                  </w:divBdr>
                </w:div>
                <w:div w:id="2022314156">
                  <w:marLeft w:val="640"/>
                  <w:marRight w:val="0"/>
                  <w:marTop w:val="0"/>
                  <w:marBottom w:val="0"/>
                  <w:divBdr>
                    <w:top w:val="none" w:sz="0" w:space="0" w:color="auto"/>
                    <w:left w:val="none" w:sz="0" w:space="0" w:color="auto"/>
                    <w:bottom w:val="none" w:sz="0" w:space="0" w:color="auto"/>
                    <w:right w:val="none" w:sz="0" w:space="0" w:color="auto"/>
                  </w:divBdr>
                </w:div>
                <w:div w:id="2048722158">
                  <w:marLeft w:val="640"/>
                  <w:marRight w:val="0"/>
                  <w:marTop w:val="0"/>
                  <w:marBottom w:val="0"/>
                  <w:divBdr>
                    <w:top w:val="none" w:sz="0" w:space="0" w:color="auto"/>
                    <w:left w:val="none" w:sz="0" w:space="0" w:color="auto"/>
                    <w:bottom w:val="none" w:sz="0" w:space="0" w:color="auto"/>
                    <w:right w:val="none" w:sz="0" w:space="0" w:color="auto"/>
                  </w:divBdr>
                </w:div>
                <w:div w:id="29037510">
                  <w:marLeft w:val="640"/>
                  <w:marRight w:val="0"/>
                  <w:marTop w:val="0"/>
                  <w:marBottom w:val="0"/>
                  <w:divBdr>
                    <w:top w:val="none" w:sz="0" w:space="0" w:color="auto"/>
                    <w:left w:val="none" w:sz="0" w:space="0" w:color="auto"/>
                    <w:bottom w:val="none" w:sz="0" w:space="0" w:color="auto"/>
                    <w:right w:val="none" w:sz="0" w:space="0" w:color="auto"/>
                  </w:divBdr>
                </w:div>
                <w:div w:id="587033074">
                  <w:marLeft w:val="640"/>
                  <w:marRight w:val="0"/>
                  <w:marTop w:val="0"/>
                  <w:marBottom w:val="0"/>
                  <w:divBdr>
                    <w:top w:val="none" w:sz="0" w:space="0" w:color="auto"/>
                    <w:left w:val="none" w:sz="0" w:space="0" w:color="auto"/>
                    <w:bottom w:val="none" w:sz="0" w:space="0" w:color="auto"/>
                    <w:right w:val="none" w:sz="0" w:space="0" w:color="auto"/>
                  </w:divBdr>
                </w:div>
                <w:div w:id="1934825212">
                  <w:marLeft w:val="640"/>
                  <w:marRight w:val="0"/>
                  <w:marTop w:val="0"/>
                  <w:marBottom w:val="0"/>
                  <w:divBdr>
                    <w:top w:val="none" w:sz="0" w:space="0" w:color="auto"/>
                    <w:left w:val="none" w:sz="0" w:space="0" w:color="auto"/>
                    <w:bottom w:val="none" w:sz="0" w:space="0" w:color="auto"/>
                    <w:right w:val="none" w:sz="0" w:space="0" w:color="auto"/>
                  </w:divBdr>
                </w:div>
                <w:div w:id="279074530">
                  <w:marLeft w:val="640"/>
                  <w:marRight w:val="0"/>
                  <w:marTop w:val="0"/>
                  <w:marBottom w:val="0"/>
                  <w:divBdr>
                    <w:top w:val="none" w:sz="0" w:space="0" w:color="auto"/>
                    <w:left w:val="none" w:sz="0" w:space="0" w:color="auto"/>
                    <w:bottom w:val="none" w:sz="0" w:space="0" w:color="auto"/>
                    <w:right w:val="none" w:sz="0" w:space="0" w:color="auto"/>
                  </w:divBdr>
                </w:div>
                <w:div w:id="740830096">
                  <w:marLeft w:val="640"/>
                  <w:marRight w:val="0"/>
                  <w:marTop w:val="0"/>
                  <w:marBottom w:val="0"/>
                  <w:divBdr>
                    <w:top w:val="none" w:sz="0" w:space="0" w:color="auto"/>
                    <w:left w:val="none" w:sz="0" w:space="0" w:color="auto"/>
                    <w:bottom w:val="none" w:sz="0" w:space="0" w:color="auto"/>
                    <w:right w:val="none" w:sz="0" w:space="0" w:color="auto"/>
                  </w:divBdr>
                </w:div>
                <w:div w:id="389425685">
                  <w:marLeft w:val="640"/>
                  <w:marRight w:val="0"/>
                  <w:marTop w:val="0"/>
                  <w:marBottom w:val="0"/>
                  <w:divBdr>
                    <w:top w:val="none" w:sz="0" w:space="0" w:color="auto"/>
                    <w:left w:val="none" w:sz="0" w:space="0" w:color="auto"/>
                    <w:bottom w:val="none" w:sz="0" w:space="0" w:color="auto"/>
                    <w:right w:val="none" w:sz="0" w:space="0" w:color="auto"/>
                  </w:divBdr>
                </w:div>
                <w:div w:id="8222585">
                  <w:marLeft w:val="640"/>
                  <w:marRight w:val="0"/>
                  <w:marTop w:val="0"/>
                  <w:marBottom w:val="0"/>
                  <w:divBdr>
                    <w:top w:val="none" w:sz="0" w:space="0" w:color="auto"/>
                    <w:left w:val="none" w:sz="0" w:space="0" w:color="auto"/>
                    <w:bottom w:val="none" w:sz="0" w:space="0" w:color="auto"/>
                    <w:right w:val="none" w:sz="0" w:space="0" w:color="auto"/>
                  </w:divBdr>
                </w:div>
                <w:div w:id="225530285">
                  <w:marLeft w:val="640"/>
                  <w:marRight w:val="0"/>
                  <w:marTop w:val="0"/>
                  <w:marBottom w:val="0"/>
                  <w:divBdr>
                    <w:top w:val="none" w:sz="0" w:space="0" w:color="auto"/>
                    <w:left w:val="none" w:sz="0" w:space="0" w:color="auto"/>
                    <w:bottom w:val="none" w:sz="0" w:space="0" w:color="auto"/>
                    <w:right w:val="none" w:sz="0" w:space="0" w:color="auto"/>
                  </w:divBdr>
                </w:div>
                <w:div w:id="1132939225">
                  <w:marLeft w:val="640"/>
                  <w:marRight w:val="0"/>
                  <w:marTop w:val="0"/>
                  <w:marBottom w:val="0"/>
                  <w:divBdr>
                    <w:top w:val="none" w:sz="0" w:space="0" w:color="auto"/>
                    <w:left w:val="none" w:sz="0" w:space="0" w:color="auto"/>
                    <w:bottom w:val="none" w:sz="0" w:space="0" w:color="auto"/>
                    <w:right w:val="none" w:sz="0" w:space="0" w:color="auto"/>
                  </w:divBdr>
                </w:div>
                <w:div w:id="901133874">
                  <w:marLeft w:val="640"/>
                  <w:marRight w:val="0"/>
                  <w:marTop w:val="0"/>
                  <w:marBottom w:val="0"/>
                  <w:divBdr>
                    <w:top w:val="none" w:sz="0" w:space="0" w:color="auto"/>
                    <w:left w:val="none" w:sz="0" w:space="0" w:color="auto"/>
                    <w:bottom w:val="none" w:sz="0" w:space="0" w:color="auto"/>
                    <w:right w:val="none" w:sz="0" w:space="0" w:color="auto"/>
                  </w:divBdr>
                </w:div>
                <w:div w:id="387459280">
                  <w:marLeft w:val="640"/>
                  <w:marRight w:val="0"/>
                  <w:marTop w:val="0"/>
                  <w:marBottom w:val="0"/>
                  <w:divBdr>
                    <w:top w:val="none" w:sz="0" w:space="0" w:color="auto"/>
                    <w:left w:val="none" w:sz="0" w:space="0" w:color="auto"/>
                    <w:bottom w:val="none" w:sz="0" w:space="0" w:color="auto"/>
                    <w:right w:val="none" w:sz="0" w:space="0" w:color="auto"/>
                  </w:divBdr>
                </w:div>
                <w:div w:id="28381752">
                  <w:marLeft w:val="640"/>
                  <w:marRight w:val="0"/>
                  <w:marTop w:val="0"/>
                  <w:marBottom w:val="0"/>
                  <w:divBdr>
                    <w:top w:val="none" w:sz="0" w:space="0" w:color="auto"/>
                    <w:left w:val="none" w:sz="0" w:space="0" w:color="auto"/>
                    <w:bottom w:val="none" w:sz="0" w:space="0" w:color="auto"/>
                    <w:right w:val="none" w:sz="0" w:space="0" w:color="auto"/>
                  </w:divBdr>
                </w:div>
                <w:div w:id="1284074956">
                  <w:marLeft w:val="640"/>
                  <w:marRight w:val="0"/>
                  <w:marTop w:val="0"/>
                  <w:marBottom w:val="0"/>
                  <w:divBdr>
                    <w:top w:val="none" w:sz="0" w:space="0" w:color="auto"/>
                    <w:left w:val="none" w:sz="0" w:space="0" w:color="auto"/>
                    <w:bottom w:val="none" w:sz="0" w:space="0" w:color="auto"/>
                    <w:right w:val="none" w:sz="0" w:space="0" w:color="auto"/>
                  </w:divBdr>
                </w:div>
                <w:div w:id="2064088967">
                  <w:marLeft w:val="640"/>
                  <w:marRight w:val="0"/>
                  <w:marTop w:val="0"/>
                  <w:marBottom w:val="0"/>
                  <w:divBdr>
                    <w:top w:val="none" w:sz="0" w:space="0" w:color="auto"/>
                    <w:left w:val="none" w:sz="0" w:space="0" w:color="auto"/>
                    <w:bottom w:val="none" w:sz="0" w:space="0" w:color="auto"/>
                    <w:right w:val="none" w:sz="0" w:space="0" w:color="auto"/>
                  </w:divBdr>
                </w:div>
                <w:div w:id="841314715">
                  <w:marLeft w:val="640"/>
                  <w:marRight w:val="0"/>
                  <w:marTop w:val="0"/>
                  <w:marBottom w:val="0"/>
                  <w:divBdr>
                    <w:top w:val="none" w:sz="0" w:space="0" w:color="auto"/>
                    <w:left w:val="none" w:sz="0" w:space="0" w:color="auto"/>
                    <w:bottom w:val="none" w:sz="0" w:space="0" w:color="auto"/>
                    <w:right w:val="none" w:sz="0" w:space="0" w:color="auto"/>
                  </w:divBdr>
                </w:div>
                <w:div w:id="891499927">
                  <w:marLeft w:val="640"/>
                  <w:marRight w:val="0"/>
                  <w:marTop w:val="0"/>
                  <w:marBottom w:val="0"/>
                  <w:divBdr>
                    <w:top w:val="none" w:sz="0" w:space="0" w:color="auto"/>
                    <w:left w:val="none" w:sz="0" w:space="0" w:color="auto"/>
                    <w:bottom w:val="none" w:sz="0" w:space="0" w:color="auto"/>
                    <w:right w:val="none" w:sz="0" w:space="0" w:color="auto"/>
                  </w:divBdr>
                </w:div>
                <w:div w:id="1332563849">
                  <w:marLeft w:val="640"/>
                  <w:marRight w:val="0"/>
                  <w:marTop w:val="0"/>
                  <w:marBottom w:val="0"/>
                  <w:divBdr>
                    <w:top w:val="none" w:sz="0" w:space="0" w:color="auto"/>
                    <w:left w:val="none" w:sz="0" w:space="0" w:color="auto"/>
                    <w:bottom w:val="none" w:sz="0" w:space="0" w:color="auto"/>
                    <w:right w:val="none" w:sz="0" w:space="0" w:color="auto"/>
                  </w:divBdr>
                </w:div>
                <w:div w:id="78255871">
                  <w:marLeft w:val="640"/>
                  <w:marRight w:val="0"/>
                  <w:marTop w:val="0"/>
                  <w:marBottom w:val="0"/>
                  <w:divBdr>
                    <w:top w:val="none" w:sz="0" w:space="0" w:color="auto"/>
                    <w:left w:val="none" w:sz="0" w:space="0" w:color="auto"/>
                    <w:bottom w:val="none" w:sz="0" w:space="0" w:color="auto"/>
                    <w:right w:val="none" w:sz="0" w:space="0" w:color="auto"/>
                  </w:divBdr>
                </w:div>
                <w:div w:id="1645817490">
                  <w:marLeft w:val="640"/>
                  <w:marRight w:val="0"/>
                  <w:marTop w:val="0"/>
                  <w:marBottom w:val="0"/>
                  <w:divBdr>
                    <w:top w:val="none" w:sz="0" w:space="0" w:color="auto"/>
                    <w:left w:val="none" w:sz="0" w:space="0" w:color="auto"/>
                    <w:bottom w:val="none" w:sz="0" w:space="0" w:color="auto"/>
                    <w:right w:val="none" w:sz="0" w:space="0" w:color="auto"/>
                  </w:divBdr>
                </w:div>
                <w:div w:id="12345766">
                  <w:marLeft w:val="640"/>
                  <w:marRight w:val="0"/>
                  <w:marTop w:val="0"/>
                  <w:marBottom w:val="0"/>
                  <w:divBdr>
                    <w:top w:val="none" w:sz="0" w:space="0" w:color="auto"/>
                    <w:left w:val="none" w:sz="0" w:space="0" w:color="auto"/>
                    <w:bottom w:val="none" w:sz="0" w:space="0" w:color="auto"/>
                    <w:right w:val="none" w:sz="0" w:space="0" w:color="auto"/>
                  </w:divBdr>
                </w:div>
                <w:div w:id="1360738791">
                  <w:marLeft w:val="640"/>
                  <w:marRight w:val="0"/>
                  <w:marTop w:val="0"/>
                  <w:marBottom w:val="0"/>
                  <w:divBdr>
                    <w:top w:val="none" w:sz="0" w:space="0" w:color="auto"/>
                    <w:left w:val="none" w:sz="0" w:space="0" w:color="auto"/>
                    <w:bottom w:val="none" w:sz="0" w:space="0" w:color="auto"/>
                    <w:right w:val="none" w:sz="0" w:space="0" w:color="auto"/>
                  </w:divBdr>
                </w:div>
                <w:div w:id="753480337">
                  <w:marLeft w:val="640"/>
                  <w:marRight w:val="0"/>
                  <w:marTop w:val="0"/>
                  <w:marBottom w:val="0"/>
                  <w:divBdr>
                    <w:top w:val="none" w:sz="0" w:space="0" w:color="auto"/>
                    <w:left w:val="none" w:sz="0" w:space="0" w:color="auto"/>
                    <w:bottom w:val="none" w:sz="0" w:space="0" w:color="auto"/>
                    <w:right w:val="none" w:sz="0" w:space="0" w:color="auto"/>
                  </w:divBdr>
                </w:div>
                <w:div w:id="69936258">
                  <w:marLeft w:val="640"/>
                  <w:marRight w:val="0"/>
                  <w:marTop w:val="0"/>
                  <w:marBottom w:val="0"/>
                  <w:divBdr>
                    <w:top w:val="none" w:sz="0" w:space="0" w:color="auto"/>
                    <w:left w:val="none" w:sz="0" w:space="0" w:color="auto"/>
                    <w:bottom w:val="none" w:sz="0" w:space="0" w:color="auto"/>
                    <w:right w:val="none" w:sz="0" w:space="0" w:color="auto"/>
                  </w:divBdr>
                </w:div>
                <w:div w:id="1278835206">
                  <w:marLeft w:val="640"/>
                  <w:marRight w:val="0"/>
                  <w:marTop w:val="0"/>
                  <w:marBottom w:val="0"/>
                  <w:divBdr>
                    <w:top w:val="none" w:sz="0" w:space="0" w:color="auto"/>
                    <w:left w:val="none" w:sz="0" w:space="0" w:color="auto"/>
                    <w:bottom w:val="none" w:sz="0" w:space="0" w:color="auto"/>
                    <w:right w:val="none" w:sz="0" w:space="0" w:color="auto"/>
                  </w:divBdr>
                </w:div>
                <w:div w:id="1349911470">
                  <w:marLeft w:val="640"/>
                  <w:marRight w:val="0"/>
                  <w:marTop w:val="0"/>
                  <w:marBottom w:val="0"/>
                  <w:divBdr>
                    <w:top w:val="none" w:sz="0" w:space="0" w:color="auto"/>
                    <w:left w:val="none" w:sz="0" w:space="0" w:color="auto"/>
                    <w:bottom w:val="none" w:sz="0" w:space="0" w:color="auto"/>
                    <w:right w:val="none" w:sz="0" w:space="0" w:color="auto"/>
                  </w:divBdr>
                </w:div>
                <w:div w:id="1531139579">
                  <w:marLeft w:val="640"/>
                  <w:marRight w:val="0"/>
                  <w:marTop w:val="0"/>
                  <w:marBottom w:val="0"/>
                  <w:divBdr>
                    <w:top w:val="none" w:sz="0" w:space="0" w:color="auto"/>
                    <w:left w:val="none" w:sz="0" w:space="0" w:color="auto"/>
                    <w:bottom w:val="none" w:sz="0" w:space="0" w:color="auto"/>
                    <w:right w:val="none" w:sz="0" w:space="0" w:color="auto"/>
                  </w:divBdr>
                </w:div>
                <w:div w:id="602304277">
                  <w:marLeft w:val="640"/>
                  <w:marRight w:val="0"/>
                  <w:marTop w:val="0"/>
                  <w:marBottom w:val="0"/>
                  <w:divBdr>
                    <w:top w:val="none" w:sz="0" w:space="0" w:color="auto"/>
                    <w:left w:val="none" w:sz="0" w:space="0" w:color="auto"/>
                    <w:bottom w:val="none" w:sz="0" w:space="0" w:color="auto"/>
                    <w:right w:val="none" w:sz="0" w:space="0" w:color="auto"/>
                  </w:divBdr>
                </w:div>
                <w:div w:id="2068912619">
                  <w:marLeft w:val="640"/>
                  <w:marRight w:val="0"/>
                  <w:marTop w:val="0"/>
                  <w:marBottom w:val="0"/>
                  <w:divBdr>
                    <w:top w:val="none" w:sz="0" w:space="0" w:color="auto"/>
                    <w:left w:val="none" w:sz="0" w:space="0" w:color="auto"/>
                    <w:bottom w:val="none" w:sz="0" w:space="0" w:color="auto"/>
                    <w:right w:val="none" w:sz="0" w:space="0" w:color="auto"/>
                  </w:divBdr>
                </w:div>
                <w:div w:id="88745846">
                  <w:marLeft w:val="640"/>
                  <w:marRight w:val="0"/>
                  <w:marTop w:val="0"/>
                  <w:marBottom w:val="0"/>
                  <w:divBdr>
                    <w:top w:val="none" w:sz="0" w:space="0" w:color="auto"/>
                    <w:left w:val="none" w:sz="0" w:space="0" w:color="auto"/>
                    <w:bottom w:val="none" w:sz="0" w:space="0" w:color="auto"/>
                    <w:right w:val="none" w:sz="0" w:space="0" w:color="auto"/>
                  </w:divBdr>
                </w:div>
                <w:div w:id="592134141">
                  <w:marLeft w:val="640"/>
                  <w:marRight w:val="0"/>
                  <w:marTop w:val="0"/>
                  <w:marBottom w:val="0"/>
                  <w:divBdr>
                    <w:top w:val="none" w:sz="0" w:space="0" w:color="auto"/>
                    <w:left w:val="none" w:sz="0" w:space="0" w:color="auto"/>
                    <w:bottom w:val="none" w:sz="0" w:space="0" w:color="auto"/>
                    <w:right w:val="none" w:sz="0" w:space="0" w:color="auto"/>
                  </w:divBdr>
                </w:div>
                <w:div w:id="211385269">
                  <w:marLeft w:val="640"/>
                  <w:marRight w:val="0"/>
                  <w:marTop w:val="0"/>
                  <w:marBottom w:val="0"/>
                  <w:divBdr>
                    <w:top w:val="none" w:sz="0" w:space="0" w:color="auto"/>
                    <w:left w:val="none" w:sz="0" w:space="0" w:color="auto"/>
                    <w:bottom w:val="none" w:sz="0" w:space="0" w:color="auto"/>
                    <w:right w:val="none" w:sz="0" w:space="0" w:color="auto"/>
                  </w:divBdr>
                </w:div>
                <w:div w:id="1952741594">
                  <w:marLeft w:val="640"/>
                  <w:marRight w:val="0"/>
                  <w:marTop w:val="0"/>
                  <w:marBottom w:val="0"/>
                  <w:divBdr>
                    <w:top w:val="none" w:sz="0" w:space="0" w:color="auto"/>
                    <w:left w:val="none" w:sz="0" w:space="0" w:color="auto"/>
                    <w:bottom w:val="none" w:sz="0" w:space="0" w:color="auto"/>
                    <w:right w:val="none" w:sz="0" w:space="0" w:color="auto"/>
                  </w:divBdr>
                </w:div>
                <w:div w:id="590436048">
                  <w:marLeft w:val="640"/>
                  <w:marRight w:val="0"/>
                  <w:marTop w:val="0"/>
                  <w:marBottom w:val="0"/>
                  <w:divBdr>
                    <w:top w:val="none" w:sz="0" w:space="0" w:color="auto"/>
                    <w:left w:val="none" w:sz="0" w:space="0" w:color="auto"/>
                    <w:bottom w:val="none" w:sz="0" w:space="0" w:color="auto"/>
                    <w:right w:val="none" w:sz="0" w:space="0" w:color="auto"/>
                  </w:divBdr>
                </w:div>
                <w:div w:id="153836662">
                  <w:marLeft w:val="640"/>
                  <w:marRight w:val="0"/>
                  <w:marTop w:val="0"/>
                  <w:marBottom w:val="0"/>
                  <w:divBdr>
                    <w:top w:val="none" w:sz="0" w:space="0" w:color="auto"/>
                    <w:left w:val="none" w:sz="0" w:space="0" w:color="auto"/>
                    <w:bottom w:val="none" w:sz="0" w:space="0" w:color="auto"/>
                    <w:right w:val="none" w:sz="0" w:space="0" w:color="auto"/>
                  </w:divBdr>
                </w:div>
                <w:div w:id="1984461136">
                  <w:marLeft w:val="640"/>
                  <w:marRight w:val="0"/>
                  <w:marTop w:val="0"/>
                  <w:marBottom w:val="0"/>
                  <w:divBdr>
                    <w:top w:val="none" w:sz="0" w:space="0" w:color="auto"/>
                    <w:left w:val="none" w:sz="0" w:space="0" w:color="auto"/>
                    <w:bottom w:val="none" w:sz="0" w:space="0" w:color="auto"/>
                    <w:right w:val="none" w:sz="0" w:space="0" w:color="auto"/>
                  </w:divBdr>
                </w:div>
                <w:div w:id="1978803653">
                  <w:marLeft w:val="640"/>
                  <w:marRight w:val="0"/>
                  <w:marTop w:val="0"/>
                  <w:marBottom w:val="0"/>
                  <w:divBdr>
                    <w:top w:val="none" w:sz="0" w:space="0" w:color="auto"/>
                    <w:left w:val="none" w:sz="0" w:space="0" w:color="auto"/>
                    <w:bottom w:val="none" w:sz="0" w:space="0" w:color="auto"/>
                    <w:right w:val="none" w:sz="0" w:space="0" w:color="auto"/>
                  </w:divBdr>
                </w:div>
                <w:div w:id="438260951">
                  <w:marLeft w:val="640"/>
                  <w:marRight w:val="0"/>
                  <w:marTop w:val="0"/>
                  <w:marBottom w:val="0"/>
                  <w:divBdr>
                    <w:top w:val="none" w:sz="0" w:space="0" w:color="auto"/>
                    <w:left w:val="none" w:sz="0" w:space="0" w:color="auto"/>
                    <w:bottom w:val="none" w:sz="0" w:space="0" w:color="auto"/>
                    <w:right w:val="none" w:sz="0" w:space="0" w:color="auto"/>
                  </w:divBdr>
                </w:div>
                <w:div w:id="1441411936">
                  <w:marLeft w:val="640"/>
                  <w:marRight w:val="0"/>
                  <w:marTop w:val="0"/>
                  <w:marBottom w:val="0"/>
                  <w:divBdr>
                    <w:top w:val="none" w:sz="0" w:space="0" w:color="auto"/>
                    <w:left w:val="none" w:sz="0" w:space="0" w:color="auto"/>
                    <w:bottom w:val="none" w:sz="0" w:space="0" w:color="auto"/>
                    <w:right w:val="none" w:sz="0" w:space="0" w:color="auto"/>
                  </w:divBdr>
                </w:div>
                <w:div w:id="419760976">
                  <w:marLeft w:val="640"/>
                  <w:marRight w:val="0"/>
                  <w:marTop w:val="0"/>
                  <w:marBottom w:val="0"/>
                  <w:divBdr>
                    <w:top w:val="none" w:sz="0" w:space="0" w:color="auto"/>
                    <w:left w:val="none" w:sz="0" w:space="0" w:color="auto"/>
                    <w:bottom w:val="none" w:sz="0" w:space="0" w:color="auto"/>
                    <w:right w:val="none" w:sz="0" w:space="0" w:color="auto"/>
                  </w:divBdr>
                </w:div>
              </w:divsChild>
            </w:div>
            <w:div w:id="958075166">
              <w:marLeft w:val="0"/>
              <w:marRight w:val="0"/>
              <w:marTop w:val="0"/>
              <w:marBottom w:val="0"/>
              <w:divBdr>
                <w:top w:val="none" w:sz="0" w:space="0" w:color="auto"/>
                <w:left w:val="none" w:sz="0" w:space="0" w:color="auto"/>
                <w:bottom w:val="none" w:sz="0" w:space="0" w:color="auto"/>
                <w:right w:val="none" w:sz="0" w:space="0" w:color="auto"/>
              </w:divBdr>
              <w:divsChild>
                <w:div w:id="1582989023">
                  <w:marLeft w:val="640"/>
                  <w:marRight w:val="0"/>
                  <w:marTop w:val="0"/>
                  <w:marBottom w:val="0"/>
                  <w:divBdr>
                    <w:top w:val="none" w:sz="0" w:space="0" w:color="auto"/>
                    <w:left w:val="none" w:sz="0" w:space="0" w:color="auto"/>
                    <w:bottom w:val="none" w:sz="0" w:space="0" w:color="auto"/>
                    <w:right w:val="none" w:sz="0" w:space="0" w:color="auto"/>
                  </w:divBdr>
                </w:div>
                <w:div w:id="1325233159">
                  <w:marLeft w:val="640"/>
                  <w:marRight w:val="0"/>
                  <w:marTop w:val="0"/>
                  <w:marBottom w:val="0"/>
                  <w:divBdr>
                    <w:top w:val="none" w:sz="0" w:space="0" w:color="auto"/>
                    <w:left w:val="none" w:sz="0" w:space="0" w:color="auto"/>
                    <w:bottom w:val="none" w:sz="0" w:space="0" w:color="auto"/>
                    <w:right w:val="none" w:sz="0" w:space="0" w:color="auto"/>
                  </w:divBdr>
                </w:div>
                <w:div w:id="262612459">
                  <w:marLeft w:val="640"/>
                  <w:marRight w:val="0"/>
                  <w:marTop w:val="0"/>
                  <w:marBottom w:val="0"/>
                  <w:divBdr>
                    <w:top w:val="none" w:sz="0" w:space="0" w:color="auto"/>
                    <w:left w:val="none" w:sz="0" w:space="0" w:color="auto"/>
                    <w:bottom w:val="none" w:sz="0" w:space="0" w:color="auto"/>
                    <w:right w:val="none" w:sz="0" w:space="0" w:color="auto"/>
                  </w:divBdr>
                </w:div>
                <w:div w:id="2129398119">
                  <w:marLeft w:val="640"/>
                  <w:marRight w:val="0"/>
                  <w:marTop w:val="0"/>
                  <w:marBottom w:val="0"/>
                  <w:divBdr>
                    <w:top w:val="none" w:sz="0" w:space="0" w:color="auto"/>
                    <w:left w:val="none" w:sz="0" w:space="0" w:color="auto"/>
                    <w:bottom w:val="none" w:sz="0" w:space="0" w:color="auto"/>
                    <w:right w:val="none" w:sz="0" w:space="0" w:color="auto"/>
                  </w:divBdr>
                </w:div>
                <w:div w:id="368532007">
                  <w:marLeft w:val="640"/>
                  <w:marRight w:val="0"/>
                  <w:marTop w:val="0"/>
                  <w:marBottom w:val="0"/>
                  <w:divBdr>
                    <w:top w:val="none" w:sz="0" w:space="0" w:color="auto"/>
                    <w:left w:val="none" w:sz="0" w:space="0" w:color="auto"/>
                    <w:bottom w:val="none" w:sz="0" w:space="0" w:color="auto"/>
                    <w:right w:val="none" w:sz="0" w:space="0" w:color="auto"/>
                  </w:divBdr>
                </w:div>
                <w:div w:id="1022587035">
                  <w:marLeft w:val="640"/>
                  <w:marRight w:val="0"/>
                  <w:marTop w:val="0"/>
                  <w:marBottom w:val="0"/>
                  <w:divBdr>
                    <w:top w:val="none" w:sz="0" w:space="0" w:color="auto"/>
                    <w:left w:val="none" w:sz="0" w:space="0" w:color="auto"/>
                    <w:bottom w:val="none" w:sz="0" w:space="0" w:color="auto"/>
                    <w:right w:val="none" w:sz="0" w:space="0" w:color="auto"/>
                  </w:divBdr>
                </w:div>
                <w:div w:id="1089498739">
                  <w:marLeft w:val="640"/>
                  <w:marRight w:val="0"/>
                  <w:marTop w:val="0"/>
                  <w:marBottom w:val="0"/>
                  <w:divBdr>
                    <w:top w:val="none" w:sz="0" w:space="0" w:color="auto"/>
                    <w:left w:val="none" w:sz="0" w:space="0" w:color="auto"/>
                    <w:bottom w:val="none" w:sz="0" w:space="0" w:color="auto"/>
                    <w:right w:val="none" w:sz="0" w:space="0" w:color="auto"/>
                  </w:divBdr>
                </w:div>
                <w:div w:id="1160776204">
                  <w:marLeft w:val="640"/>
                  <w:marRight w:val="0"/>
                  <w:marTop w:val="0"/>
                  <w:marBottom w:val="0"/>
                  <w:divBdr>
                    <w:top w:val="none" w:sz="0" w:space="0" w:color="auto"/>
                    <w:left w:val="none" w:sz="0" w:space="0" w:color="auto"/>
                    <w:bottom w:val="none" w:sz="0" w:space="0" w:color="auto"/>
                    <w:right w:val="none" w:sz="0" w:space="0" w:color="auto"/>
                  </w:divBdr>
                </w:div>
                <w:div w:id="1564608158">
                  <w:marLeft w:val="640"/>
                  <w:marRight w:val="0"/>
                  <w:marTop w:val="0"/>
                  <w:marBottom w:val="0"/>
                  <w:divBdr>
                    <w:top w:val="none" w:sz="0" w:space="0" w:color="auto"/>
                    <w:left w:val="none" w:sz="0" w:space="0" w:color="auto"/>
                    <w:bottom w:val="none" w:sz="0" w:space="0" w:color="auto"/>
                    <w:right w:val="none" w:sz="0" w:space="0" w:color="auto"/>
                  </w:divBdr>
                </w:div>
                <w:div w:id="1928539187">
                  <w:marLeft w:val="640"/>
                  <w:marRight w:val="0"/>
                  <w:marTop w:val="0"/>
                  <w:marBottom w:val="0"/>
                  <w:divBdr>
                    <w:top w:val="none" w:sz="0" w:space="0" w:color="auto"/>
                    <w:left w:val="none" w:sz="0" w:space="0" w:color="auto"/>
                    <w:bottom w:val="none" w:sz="0" w:space="0" w:color="auto"/>
                    <w:right w:val="none" w:sz="0" w:space="0" w:color="auto"/>
                  </w:divBdr>
                </w:div>
                <w:div w:id="1662659725">
                  <w:marLeft w:val="640"/>
                  <w:marRight w:val="0"/>
                  <w:marTop w:val="0"/>
                  <w:marBottom w:val="0"/>
                  <w:divBdr>
                    <w:top w:val="none" w:sz="0" w:space="0" w:color="auto"/>
                    <w:left w:val="none" w:sz="0" w:space="0" w:color="auto"/>
                    <w:bottom w:val="none" w:sz="0" w:space="0" w:color="auto"/>
                    <w:right w:val="none" w:sz="0" w:space="0" w:color="auto"/>
                  </w:divBdr>
                </w:div>
                <w:div w:id="878472699">
                  <w:marLeft w:val="640"/>
                  <w:marRight w:val="0"/>
                  <w:marTop w:val="0"/>
                  <w:marBottom w:val="0"/>
                  <w:divBdr>
                    <w:top w:val="none" w:sz="0" w:space="0" w:color="auto"/>
                    <w:left w:val="none" w:sz="0" w:space="0" w:color="auto"/>
                    <w:bottom w:val="none" w:sz="0" w:space="0" w:color="auto"/>
                    <w:right w:val="none" w:sz="0" w:space="0" w:color="auto"/>
                  </w:divBdr>
                </w:div>
                <w:div w:id="124935553">
                  <w:marLeft w:val="640"/>
                  <w:marRight w:val="0"/>
                  <w:marTop w:val="0"/>
                  <w:marBottom w:val="0"/>
                  <w:divBdr>
                    <w:top w:val="none" w:sz="0" w:space="0" w:color="auto"/>
                    <w:left w:val="none" w:sz="0" w:space="0" w:color="auto"/>
                    <w:bottom w:val="none" w:sz="0" w:space="0" w:color="auto"/>
                    <w:right w:val="none" w:sz="0" w:space="0" w:color="auto"/>
                  </w:divBdr>
                </w:div>
                <w:div w:id="5837197">
                  <w:marLeft w:val="640"/>
                  <w:marRight w:val="0"/>
                  <w:marTop w:val="0"/>
                  <w:marBottom w:val="0"/>
                  <w:divBdr>
                    <w:top w:val="none" w:sz="0" w:space="0" w:color="auto"/>
                    <w:left w:val="none" w:sz="0" w:space="0" w:color="auto"/>
                    <w:bottom w:val="none" w:sz="0" w:space="0" w:color="auto"/>
                    <w:right w:val="none" w:sz="0" w:space="0" w:color="auto"/>
                  </w:divBdr>
                </w:div>
                <w:div w:id="432869347">
                  <w:marLeft w:val="640"/>
                  <w:marRight w:val="0"/>
                  <w:marTop w:val="0"/>
                  <w:marBottom w:val="0"/>
                  <w:divBdr>
                    <w:top w:val="none" w:sz="0" w:space="0" w:color="auto"/>
                    <w:left w:val="none" w:sz="0" w:space="0" w:color="auto"/>
                    <w:bottom w:val="none" w:sz="0" w:space="0" w:color="auto"/>
                    <w:right w:val="none" w:sz="0" w:space="0" w:color="auto"/>
                  </w:divBdr>
                </w:div>
                <w:div w:id="1989162529">
                  <w:marLeft w:val="640"/>
                  <w:marRight w:val="0"/>
                  <w:marTop w:val="0"/>
                  <w:marBottom w:val="0"/>
                  <w:divBdr>
                    <w:top w:val="none" w:sz="0" w:space="0" w:color="auto"/>
                    <w:left w:val="none" w:sz="0" w:space="0" w:color="auto"/>
                    <w:bottom w:val="none" w:sz="0" w:space="0" w:color="auto"/>
                    <w:right w:val="none" w:sz="0" w:space="0" w:color="auto"/>
                  </w:divBdr>
                </w:div>
                <w:div w:id="1475365945">
                  <w:marLeft w:val="640"/>
                  <w:marRight w:val="0"/>
                  <w:marTop w:val="0"/>
                  <w:marBottom w:val="0"/>
                  <w:divBdr>
                    <w:top w:val="none" w:sz="0" w:space="0" w:color="auto"/>
                    <w:left w:val="none" w:sz="0" w:space="0" w:color="auto"/>
                    <w:bottom w:val="none" w:sz="0" w:space="0" w:color="auto"/>
                    <w:right w:val="none" w:sz="0" w:space="0" w:color="auto"/>
                  </w:divBdr>
                </w:div>
                <w:div w:id="102499741">
                  <w:marLeft w:val="640"/>
                  <w:marRight w:val="0"/>
                  <w:marTop w:val="0"/>
                  <w:marBottom w:val="0"/>
                  <w:divBdr>
                    <w:top w:val="none" w:sz="0" w:space="0" w:color="auto"/>
                    <w:left w:val="none" w:sz="0" w:space="0" w:color="auto"/>
                    <w:bottom w:val="none" w:sz="0" w:space="0" w:color="auto"/>
                    <w:right w:val="none" w:sz="0" w:space="0" w:color="auto"/>
                  </w:divBdr>
                </w:div>
                <w:div w:id="1362130751">
                  <w:marLeft w:val="640"/>
                  <w:marRight w:val="0"/>
                  <w:marTop w:val="0"/>
                  <w:marBottom w:val="0"/>
                  <w:divBdr>
                    <w:top w:val="none" w:sz="0" w:space="0" w:color="auto"/>
                    <w:left w:val="none" w:sz="0" w:space="0" w:color="auto"/>
                    <w:bottom w:val="none" w:sz="0" w:space="0" w:color="auto"/>
                    <w:right w:val="none" w:sz="0" w:space="0" w:color="auto"/>
                  </w:divBdr>
                </w:div>
                <w:div w:id="890917558">
                  <w:marLeft w:val="640"/>
                  <w:marRight w:val="0"/>
                  <w:marTop w:val="0"/>
                  <w:marBottom w:val="0"/>
                  <w:divBdr>
                    <w:top w:val="none" w:sz="0" w:space="0" w:color="auto"/>
                    <w:left w:val="none" w:sz="0" w:space="0" w:color="auto"/>
                    <w:bottom w:val="none" w:sz="0" w:space="0" w:color="auto"/>
                    <w:right w:val="none" w:sz="0" w:space="0" w:color="auto"/>
                  </w:divBdr>
                </w:div>
                <w:div w:id="813451518">
                  <w:marLeft w:val="640"/>
                  <w:marRight w:val="0"/>
                  <w:marTop w:val="0"/>
                  <w:marBottom w:val="0"/>
                  <w:divBdr>
                    <w:top w:val="none" w:sz="0" w:space="0" w:color="auto"/>
                    <w:left w:val="none" w:sz="0" w:space="0" w:color="auto"/>
                    <w:bottom w:val="none" w:sz="0" w:space="0" w:color="auto"/>
                    <w:right w:val="none" w:sz="0" w:space="0" w:color="auto"/>
                  </w:divBdr>
                </w:div>
                <w:div w:id="1040982070">
                  <w:marLeft w:val="640"/>
                  <w:marRight w:val="0"/>
                  <w:marTop w:val="0"/>
                  <w:marBottom w:val="0"/>
                  <w:divBdr>
                    <w:top w:val="none" w:sz="0" w:space="0" w:color="auto"/>
                    <w:left w:val="none" w:sz="0" w:space="0" w:color="auto"/>
                    <w:bottom w:val="none" w:sz="0" w:space="0" w:color="auto"/>
                    <w:right w:val="none" w:sz="0" w:space="0" w:color="auto"/>
                  </w:divBdr>
                </w:div>
                <w:div w:id="68964101">
                  <w:marLeft w:val="640"/>
                  <w:marRight w:val="0"/>
                  <w:marTop w:val="0"/>
                  <w:marBottom w:val="0"/>
                  <w:divBdr>
                    <w:top w:val="none" w:sz="0" w:space="0" w:color="auto"/>
                    <w:left w:val="none" w:sz="0" w:space="0" w:color="auto"/>
                    <w:bottom w:val="none" w:sz="0" w:space="0" w:color="auto"/>
                    <w:right w:val="none" w:sz="0" w:space="0" w:color="auto"/>
                  </w:divBdr>
                </w:div>
                <w:div w:id="1588688097">
                  <w:marLeft w:val="640"/>
                  <w:marRight w:val="0"/>
                  <w:marTop w:val="0"/>
                  <w:marBottom w:val="0"/>
                  <w:divBdr>
                    <w:top w:val="none" w:sz="0" w:space="0" w:color="auto"/>
                    <w:left w:val="none" w:sz="0" w:space="0" w:color="auto"/>
                    <w:bottom w:val="none" w:sz="0" w:space="0" w:color="auto"/>
                    <w:right w:val="none" w:sz="0" w:space="0" w:color="auto"/>
                  </w:divBdr>
                </w:div>
                <w:div w:id="379521085">
                  <w:marLeft w:val="640"/>
                  <w:marRight w:val="0"/>
                  <w:marTop w:val="0"/>
                  <w:marBottom w:val="0"/>
                  <w:divBdr>
                    <w:top w:val="none" w:sz="0" w:space="0" w:color="auto"/>
                    <w:left w:val="none" w:sz="0" w:space="0" w:color="auto"/>
                    <w:bottom w:val="none" w:sz="0" w:space="0" w:color="auto"/>
                    <w:right w:val="none" w:sz="0" w:space="0" w:color="auto"/>
                  </w:divBdr>
                </w:div>
                <w:div w:id="2117602794">
                  <w:marLeft w:val="640"/>
                  <w:marRight w:val="0"/>
                  <w:marTop w:val="0"/>
                  <w:marBottom w:val="0"/>
                  <w:divBdr>
                    <w:top w:val="none" w:sz="0" w:space="0" w:color="auto"/>
                    <w:left w:val="none" w:sz="0" w:space="0" w:color="auto"/>
                    <w:bottom w:val="none" w:sz="0" w:space="0" w:color="auto"/>
                    <w:right w:val="none" w:sz="0" w:space="0" w:color="auto"/>
                  </w:divBdr>
                </w:div>
                <w:div w:id="439421236">
                  <w:marLeft w:val="640"/>
                  <w:marRight w:val="0"/>
                  <w:marTop w:val="0"/>
                  <w:marBottom w:val="0"/>
                  <w:divBdr>
                    <w:top w:val="none" w:sz="0" w:space="0" w:color="auto"/>
                    <w:left w:val="none" w:sz="0" w:space="0" w:color="auto"/>
                    <w:bottom w:val="none" w:sz="0" w:space="0" w:color="auto"/>
                    <w:right w:val="none" w:sz="0" w:space="0" w:color="auto"/>
                  </w:divBdr>
                </w:div>
                <w:div w:id="903565405">
                  <w:marLeft w:val="640"/>
                  <w:marRight w:val="0"/>
                  <w:marTop w:val="0"/>
                  <w:marBottom w:val="0"/>
                  <w:divBdr>
                    <w:top w:val="none" w:sz="0" w:space="0" w:color="auto"/>
                    <w:left w:val="none" w:sz="0" w:space="0" w:color="auto"/>
                    <w:bottom w:val="none" w:sz="0" w:space="0" w:color="auto"/>
                    <w:right w:val="none" w:sz="0" w:space="0" w:color="auto"/>
                  </w:divBdr>
                </w:div>
                <w:div w:id="1359308952">
                  <w:marLeft w:val="640"/>
                  <w:marRight w:val="0"/>
                  <w:marTop w:val="0"/>
                  <w:marBottom w:val="0"/>
                  <w:divBdr>
                    <w:top w:val="none" w:sz="0" w:space="0" w:color="auto"/>
                    <w:left w:val="none" w:sz="0" w:space="0" w:color="auto"/>
                    <w:bottom w:val="none" w:sz="0" w:space="0" w:color="auto"/>
                    <w:right w:val="none" w:sz="0" w:space="0" w:color="auto"/>
                  </w:divBdr>
                </w:div>
                <w:div w:id="262231642">
                  <w:marLeft w:val="640"/>
                  <w:marRight w:val="0"/>
                  <w:marTop w:val="0"/>
                  <w:marBottom w:val="0"/>
                  <w:divBdr>
                    <w:top w:val="none" w:sz="0" w:space="0" w:color="auto"/>
                    <w:left w:val="none" w:sz="0" w:space="0" w:color="auto"/>
                    <w:bottom w:val="none" w:sz="0" w:space="0" w:color="auto"/>
                    <w:right w:val="none" w:sz="0" w:space="0" w:color="auto"/>
                  </w:divBdr>
                </w:div>
                <w:div w:id="1394427709">
                  <w:marLeft w:val="640"/>
                  <w:marRight w:val="0"/>
                  <w:marTop w:val="0"/>
                  <w:marBottom w:val="0"/>
                  <w:divBdr>
                    <w:top w:val="none" w:sz="0" w:space="0" w:color="auto"/>
                    <w:left w:val="none" w:sz="0" w:space="0" w:color="auto"/>
                    <w:bottom w:val="none" w:sz="0" w:space="0" w:color="auto"/>
                    <w:right w:val="none" w:sz="0" w:space="0" w:color="auto"/>
                  </w:divBdr>
                </w:div>
                <w:div w:id="1950307031">
                  <w:marLeft w:val="640"/>
                  <w:marRight w:val="0"/>
                  <w:marTop w:val="0"/>
                  <w:marBottom w:val="0"/>
                  <w:divBdr>
                    <w:top w:val="none" w:sz="0" w:space="0" w:color="auto"/>
                    <w:left w:val="none" w:sz="0" w:space="0" w:color="auto"/>
                    <w:bottom w:val="none" w:sz="0" w:space="0" w:color="auto"/>
                    <w:right w:val="none" w:sz="0" w:space="0" w:color="auto"/>
                  </w:divBdr>
                </w:div>
                <w:div w:id="1308628609">
                  <w:marLeft w:val="640"/>
                  <w:marRight w:val="0"/>
                  <w:marTop w:val="0"/>
                  <w:marBottom w:val="0"/>
                  <w:divBdr>
                    <w:top w:val="none" w:sz="0" w:space="0" w:color="auto"/>
                    <w:left w:val="none" w:sz="0" w:space="0" w:color="auto"/>
                    <w:bottom w:val="none" w:sz="0" w:space="0" w:color="auto"/>
                    <w:right w:val="none" w:sz="0" w:space="0" w:color="auto"/>
                  </w:divBdr>
                </w:div>
                <w:div w:id="881751516">
                  <w:marLeft w:val="640"/>
                  <w:marRight w:val="0"/>
                  <w:marTop w:val="0"/>
                  <w:marBottom w:val="0"/>
                  <w:divBdr>
                    <w:top w:val="none" w:sz="0" w:space="0" w:color="auto"/>
                    <w:left w:val="none" w:sz="0" w:space="0" w:color="auto"/>
                    <w:bottom w:val="none" w:sz="0" w:space="0" w:color="auto"/>
                    <w:right w:val="none" w:sz="0" w:space="0" w:color="auto"/>
                  </w:divBdr>
                </w:div>
                <w:div w:id="521671537">
                  <w:marLeft w:val="640"/>
                  <w:marRight w:val="0"/>
                  <w:marTop w:val="0"/>
                  <w:marBottom w:val="0"/>
                  <w:divBdr>
                    <w:top w:val="none" w:sz="0" w:space="0" w:color="auto"/>
                    <w:left w:val="none" w:sz="0" w:space="0" w:color="auto"/>
                    <w:bottom w:val="none" w:sz="0" w:space="0" w:color="auto"/>
                    <w:right w:val="none" w:sz="0" w:space="0" w:color="auto"/>
                  </w:divBdr>
                </w:div>
                <w:div w:id="696584659">
                  <w:marLeft w:val="640"/>
                  <w:marRight w:val="0"/>
                  <w:marTop w:val="0"/>
                  <w:marBottom w:val="0"/>
                  <w:divBdr>
                    <w:top w:val="none" w:sz="0" w:space="0" w:color="auto"/>
                    <w:left w:val="none" w:sz="0" w:space="0" w:color="auto"/>
                    <w:bottom w:val="none" w:sz="0" w:space="0" w:color="auto"/>
                    <w:right w:val="none" w:sz="0" w:space="0" w:color="auto"/>
                  </w:divBdr>
                </w:div>
                <w:div w:id="434524677">
                  <w:marLeft w:val="640"/>
                  <w:marRight w:val="0"/>
                  <w:marTop w:val="0"/>
                  <w:marBottom w:val="0"/>
                  <w:divBdr>
                    <w:top w:val="none" w:sz="0" w:space="0" w:color="auto"/>
                    <w:left w:val="none" w:sz="0" w:space="0" w:color="auto"/>
                    <w:bottom w:val="none" w:sz="0" w:space="0" w:color="auto"/>
                    <w:right w:val="none" w:sz="0" w:space="0" w:color="auto"/>
                  </w:divBdr>
                </w:div>
                <w:div w:id="1795253091">
                  <w:marLeft w:val="640"/>
                  <w:marRight w:val="0"/>
                  <w:marTop w:val="0"/>
                  <w:marBottom w:val="0"/>
                  <w:divBdr>
                    <w:top w:val="none" w:sz="0" w:space="0" w:color="auto"/>
                    <w:left w:val="none" w:sz="0" w:space="0" w:color="auto"/>
                    <w:bottom w:val="none" w:sz="0" w:space="0" w:color="auto"/>
                    <w:right w:val="none" w:sz="0" w:space="0" w:color="auto"/>
                  </w:divBdr>
                </w:div>
                <w:div w:id="316542369">
                  <w:marLeft w:val="640"/>
                  <w:marRight w:val="0"/>
                  <w:marTop w:val="0"/>
                  <w:marBottom w:val="0"/>
                  <w:divBdr>
                    <w:top w:val="none" w:sz="0" w:space="0" w:color="auto"/>
                    <w:left w:val="none" w:sz="0" w:space="0" w:color="auto"/>
                    <w:bottom w:val="none" w:sz="0" w:space="0" w:color="auto"/>
                    <w:right w:val="none" w:sz="0" w:space="0" w:color="auto"/>
                  </w:divBdr>
                </w:div>
                <w:div w:id="703486527">
                  <w:marLeft w:val="640"/>
                  <w:marRight w:val="0"/>
                  <w:marTop w:val="0"/>
                  <w:marBottom w:val="0"/>
                  <w:divBdr>
                    <w:top w:val="none" w:sz="0" w:space="0" w:color="auto"/>
                    <w:left w:val="none" w:sz="0" w:space="0" w:color="auto"/>
                    <w:bottom w:val="none" w:sz="0" w:space="0" w:color="auto"/>
                    <w:right w:val="none" w:sz="0" w:space="0" w:color="auto"/>
                  </w:divBdr>
                </w:div>
                <w:div w:id="1152452280">
                  <w:marLeft w:val="640"/>
                  <w:marRight w:val="0"/>
                  <w:marTop w:val="0"/>
                  <w:marBottom w:val="0"/>
                  <w:divBdr>
                    <w:top w:val="none" w:sz="0" w:space="0" w:color="auto"/>
                    <w:left w:val="none" w:sz="0" w:space="0" w:color="auto"/>
                    <w:bottom w:val="none" w:sz="0" w:space="0" w:color="auto"/>
                    <w:right w:val="none" w:sz="0" w:space="0" w:color="auto"/>
                  </w:divBdr>
                </w:div>
                <w:div w:id="1191140724">
                  <w:marLeft w:val="640"/>
                  <w:marRight w:val="0"/>
                  <w:marTop w:val="0"/>
                  <w:marBottom w:val="0"/>
                  <w:divBdr>
                    <w:top w:val="none" w:sz="0" w:space="0" w:color="auto"/>
                    <w:left w:val="none" w:sz="0" w:space="0" w:color="auto"/>
                    <w:bottom w:val="none" w:sz="0" w:space="0" w:color="auto"/>
                    <w:right w:val="none" w:sz="0" w:space="0" w:color="auto"/>
                  </w:divBdr>
                </w:div>
                <w:div w:id="1035890060">
                  <w:marLeft w:val="640"/>
                  <w:marRight w:val="0"/>
                  <w:marTop w:val="0"/>
                  <w:marBottom w:val="0"/>
                  <w:divBdr>
                    <w:top w:val="none" w:sz="0" w:space="0" w:color="auto"/>
                    <w:left w:val="none" w:sz="0" w:space="0" w:color="auto"/>
                    <w:bottom w:val="none" w:sz="0" w:space="0" w:color="auto"/>
                    <w:right w:val="none" w:sz="0" w:space="0" w:color="auto"/>
                  </w:divBdr>
                </w:div>
              </w:divsChild>
            </w:div>
            <w:div w:id="825245283">
              <w:marLeft w:val="0"/>
              <w:marRight w:val="0"/>
              <w:marTop w:val="0"/>
              <w:marBottom w:val="0"/>
              <w:divBdr>
                <w:top w:val="none" w:sz="0" w:space="0" w:color="auto"/>
                <w:left w:val="none" w:sz="0" w:space="0" w:color="auto"/>
                <w:bottom w:val="none" w:sz="0" w:space="0" w:color="auto"/>
                <w:right w:val="none" w:sz="0" w:space="0" w:color="auto"/>
              </w:divBdr>
              <w:divsChild>
                <w:div w:id="1761370434">
                  <w:marLeft w:val="640"/>
                  <w:marRight w:val="0"/>
                  <w:marTop w:val="0"/>
                  <w:marBottom w:val="0"/>
                  <w:divBdr>
                    <w:top w:val="none" w:sz="0" w:space="0" w:color="auto"/>
                    <w:left w:val="none" w:sz="0" w:space="0" w:color="auto"/>
                    <w:bottom w:val="none" w:sz="0" w:space="0" w:color="auto"/>
                    <w:right w:val="none" w:sz="0" w:space="0" w:color="auto"/>
                  </w:divBdr>
                </w:div>
                <w:div w:id="2054884143">
                  <w:marLeft w:val="640"/>
                  <w:marRight w:val="0"/>
                  <w:marTop w:val="0"/>
                  <w:marBottom w:val="0"/>
                  <w:divBdr>
                    <w:top w:val="none" w:sz="0" w:space="0" w:color="auto"/>
                    <w:left w:val="none" w:sz="0" w:space="0" w:color="auto"/>
                    <w:bottom w:val="none" w:sz="0" w:space="0" w:color="auto"/>
                    <w:right w:val="none" w:sz="0" w:space="0" w:color="auto"/>
                  </w:divBdr>
                </w:div>
                <w:div w:id="1486631083">
                  <w:marLeft w:val="640"/>
                  <w:marRight w:val="0"/>
                  <w:marTop w:val="0"/>
                  <w:marBottom w:val="0"/>
                  <w:divBdr>
                    <w:top w:val="none" w:sz="0" w:space="0" w:color="auto"/>
                    <w:left w:val="none" w:sz="0" w:space="0" w:color="auto"/>
                    <w:bottom w:val="none" w:sz="0" w:space="0" w:color="auto"/>
                    <w:right w:val="none" w:sz="0" w:space="0" w:color="auto"/>
                  </w:divBdr>
                </w:div>
                <w:div w:id="772361305">
                  <w:marLeft w:val="640"/>
                  <w:marRight w:val="0"/>
                  <w:marTop w:val="0"/>
                  <w:marBottom w:val="0"/>
                  <w:divBdr>
                    <w:top w:val="none" w:sz="0" w:space="0" w:color="auto"/>
                    <w:left w:val="none" w:sz="0" w:space="0" w:color="auto"/>
                    <w:bottom w:val="none" w:sz="0" w:space="0" w:color="auto"/>
                    <w:right w:val="none" w:sz="0" w:space="0" w:color="auto"/>
                  </w:divBdr>
                </w:div>
                <w:div w:id="213393527">
                  <w:marLeft w:val="640"/>
                  <w:marRight w:val="0"/>
                  <w:marTop w:val="0"/>
                  <w:marBottom w:val="0"/>
                  <w:divBdr>
                    <w:top w:val="none" w:sz="0" w:space="0" w:color="auto"/>
                    <w:left w:val="none" w:sz="0" w:space="0" w:color="auto"/>
                    <w:bottom w:val="none" w:sz="0" w:space="0" w:color="auto"/>
                    <w:right w:val="none" w:sz="0" w:space="0" w:color="auto"/>
                  </w:divBdr>
                </w:div>
                <w:div w:id="1215966122">
                  <w:marLeft w:val="640"/>
                  <w:marRight w:val="0"/>
                  <w:marTop w:val="0"/>
                  <w:marBottom w:val="0"/>
                  <w:divBdr>
                    <w:top w:val="none" w:sz="0" w:space="0" w:color="auto"/>
                    <w:left w:val="none" w:sz="0" w:space="0" w:color="auto"/>
                    <w:bottom w:val="none" w:sz="0" w:space="0" w:color="auto"/>
                    <w:right w:val="none" w:sz="0" w:space="0" w:color="auto"/>
                  </w:divBdr>
                </w:div>
                <w:div w:id="841437390">
                  <w:marLeft w:val="640"/>
                  <w:marRight w:val="0"/>
                  <w:marTop w:val="0"/>
                  <w:marBottom w:val="0"/>
                  <w:divBdr>
                    <w:top w:val="none" w:sz="0" w:space="0" w:color="auto"/>
                    <w:left w:val="none" w:sz="0" w:space="0" w:color="auto"/>
                    <w:bottom w:val="none" w:sz="0" w:space="0" w:color="auto"/>
                    <w:right w:val="none" w:sz="0" w:space="0" w:color="auto"/>
                  </w:divBdr>
                </w:div>
                <w:div w:id="361517192">
                  <w:marLeft w:val="640"/>
                  <w:marRight w:val="0"/>
                  <w:marTop w:val="0"/>
                  <w:marBottom w:val="0"/>
                  <w:divBdr>
                    <w:top w:val="none" w:sz="0" w:space="0" w:color="auto"/>
                    <w:left w:val="none" w:sz="0" w:space="0" w:color="auto"/>
                    <w:bottom w:val="none" w:sz="0" w:space="0" w:color="auto"/>
                    <w:right w:val="none" w:sz="0" w:space="0" w:color="auto"/>
                  </w:divBdr>
                </w:div>
                <w:div w:id="30963368">
                  <w:marLeft w:val="640"/>
                  <w:marRight w:val="0"/>
                  <w:marTop w:val="0"/>
                  <w:marBottom w:val="0"/>
                  <w:divBdr>
                    <w:top w:val="none" w:sz="0" w:space="0" w:color="auto"/>
                    <w:left w:val="none" w:sz="0" w:space="0" w:color="auto"/>
                    <w:bottom w:val="none" w:sz="0" w:space="0" w:color="auto"/>
                    <w:right w:val="none" w:sz="0" w:space="0" w:color="auto"/>
                  </w:divBdr>
                </w:div>
                <w:div w:id="947153401">
                  <w:marLeft w:val="640"/>
                  <w:marRight w:val="0"/>
                  <w:marTop w:val="0"/>
                  <w:marBottom w:val="0"/>
                  <w:divBdr>
                    <w:top w:val="none" w:sz="0" w:space="0" w:color="auto"/>
                    <w:left w:val="none" w:sz="0" w:space="0" w:color="auto"/>
                    <w:bottom w:val="none" w:sz="0" w:space="0" w:color="auto"/>
                    <w:right w:val="none" w:sz="0" w:space="0" w:color="auto"/>
                  </w:divBdr>
                </w:div>
                <w:div w:id="1993412046">
                  <w:marLeft w:val="640"/>
                  <w:marRight w:val="0"/>
                  <w:marTop w:val="0"/>
                  <w:marBottom w:val="0"/>
                  <w:divBdr>
                    <w:top w:val="none" w:sz="0" w:space="0" w:color="auto"/>
                    <w:left w:val="none" w:sz="0" w:space="0" w:color="auto"/>
                    <w:bottom w:val="none" w:sz="0" w:space="0" w:color="auto"/>
                    <w:right w:val="none" w:sz="0" w:space="0" w:color="auto"/>
                  </w:divBdr>
                </w:div>
                <w:div w:id="614950336">
                  <w:marLeft w:val="640"/>
                  <w:marRight w:val="0"/>
                  <w:marTop w:val="0"/>
                  <w:marBottom w:val="0"/>
                  <w:divBdr>
                    <w:top w:val="none" w:sz="0" w:space="0" w:color="auto"/>
                    <w:left w:val="none" w:sz="0" w:space="0" w:color="auto"/>
                    <w:bottom w:val="none" w:sz="0" w:space="0" w:color="auto"/>
                    <w:right w:val="none" w:sz="0" w:space="0" w:color="auto"/>
                  </w:divBdr>
                </w:div>
                <w:div w:id="1307317595">
                  <w:marLeft w:val="640"/>
                  <w:marRight w:val="0"/>
                  <w:marTop w:val="0"/>
                  <w:marBottom w:val="0"/>
                  <w:divBdr>
                    <w:top w:val="none" w:sz="0" w:space="0" w:color="auto"/>
                    <w:left w:val="none" w:sz="0" w:space="0" w:color="auto"/>
                    <w:bottom w:val="none" w:sz="0" w:space="0" w:color="auto"/>
                    <w:right w:val="none" w:sz="0" w:space="0" w:color="auto"/>
                  </w:divBdr>
                </w:div>
                <w:div w:id="747311124">
                  <w:marLeft w:val="640"/>
                  <w:marRight w:val="0"/>
                  <w:marTop w:val="0"/>
                  <w:marBottom w:val="0"/>
                  <w:divBdr>
                    <w:top w:val="none" w:sz="0" w:space="0" w:color="auto"/>
                    <w:left w:val="none" w:sz="0" w:space="0" w:color="auto"/>
                    <w:bottom w:val="none" w:sz="0" w:space="0" w:color="auto"/>
                    <w:right w:val="none" w:sz="0" w:space="0" w:color="auto"/>
                  </w:divBdr>
                </w:div>
                <w:div w:id="1378552762">
                  <w:marLeft w:val="640"/>
                  <w:marRight w:val="0"/>
                  <w:marTop w:val="0"/>
                  <w:marBottom w:val="0"/>
                  <w:divBdr>
                    <w:top w:val="none" w:sz="0" w:space="0" w:color="auto"/>
                    <w:left w:val="none" w:sz="0" w:space="0" w:color="auto"/>
                    <w:bottom w:val="none" w:sz="0" w:space="0" w:color="auto"/>
                    <w:right w:val="none" w:sz="0" w:space="0" w:color="auto"/>
                  </w:divBdr>
                </w:div>
                <w:div w:id="1437365560">
                  <w:marLeft w:val="640"/>
                  <w:marRight w:val="0"/>
                  <w:marTop w:val="0"/>
                  <w:marBottom w:val="0"/>
                  <w:divBdr>
                    <w:top w:val="none" w:sz="0" w:space="0" w:color="auto"/>
                    <w:left w:val="none" w:sz="0" w:space="0" w:color="auto"/>
                    <w:bottom w:val="none" w:sz="0" w:space="0" w:color="auto"/>
                    <w:right w:val="none" w:sz="0" w:space="0" w:color="auto"/>
                  </w:divBdr>
                </w:div>
                <w:div w:id="1894806846">
                  <w:marLeft w:val="640"/>
                  <w:marRight w:val="0"/>
                  <w:marTop w:val="0"/>
                  <w:marBottom w:val="0"/>
                  <w:divBdr>
                    <w:top w:val="none" w:sz="0" w:space="0" w:color="auto"/>
                    <w:left w:val="none" w:sz="0" w:space="0" w:color="auto"/>
                    <w:bottom w:val="none" w:sz="0" w:space="0" w:color="auto"/>
                    <w:right w:val="none" w:sz="0" w:space="0" w:color="auto"/>
                  </w:divBdr>
                </w:div>
                <w:div w:id="1520123928">
                  <w:marLeft w:val="640"/>
                  <w:marRight w:val="0"/>
                  <w:marTop w:val="0"/>
                  <w:marBottom w:val="0"/>
                  <w:divBdr>
                    <w:top w:val="none" w:sz="0" w:space="0" w:color="auto"/>
                    <w:left w:val="none" w:sz="0" w:space="0" w:color="auto"/>
                    <w:bottom w:val="none" w:sz="0" w:space="0" w:color="auto"/>
                    <w:right w:val="none" w:sz="0" w:space="0" w:color="auto"/>
                  </w:divBdr>
                </w:div>
                <w:div w:id="379325678">
                  <w:marLeft w:val="640"/>
                  <w:marRight w:val="0"/>
                  <w:marTop w:val="0"/>
                  <w:marBottom w:val="0"/>
                  <w:divBdr>
                    <w:top w:val="none" w:sz="0" w:space="0" w:color="auto"/>
                    <w:left w:val="none" w:sz="0" w:space="0" w:color="auto"/>
                    <w:bottom w:val="none" w:sz="0" w:space="0" w:color="auto"/>
                    <w:right w:val="none" w:sz="0" w:space="0" w:color="auto"/>
                  </w:divBdr>
                </w:div>
                <w:div w:id="506208884">
                  <w:marLeft w:val="640"/>
                  <w:marRight w:val="0"/>
                  <w:marTop w:val="0"/>
                  <w:marBottom w:val="0"/>
                  <w:divBdr>
                    <w:top w:val="none" w:sz="0" w:space="0" w:color="auto"/>
                    <w:left w:val="none" w:sz="0" w:space="0" w:color="auto"/>
                    <w:bottom w:val="none" w:sz="0" w:space="0" w:color="auto"/>
                    <w:right w:val="none" w:sz="0" w:space="0" w:color="auto"/>
                  </w:divBdr>
                </w:div>
                <w:div w:id="1119109213">
                  <w:marLeft w:val="640"/>
                  <w:marRight w:val="0"/>
                  <w:marTop w:val="0"/>
                  <w:marBottom w:val="0"/>
                  <w:divBdr>
                    <w:top w:val="none" w:sz="0" w:space="0" w:color="auto"/>
                    <w:left w:val="none" w:sz="0" w:space="0" w:color="auto"/>
                    <w:bottom w:val="none" w:sz="0" w:space="0" w:color="auto"/>
                    <w:right w:val="none" w:sz="0" w:space="0" w:color="auto"/>
                  </w:divBdr>
                </w:div>
                <w:div w:id="843476377">
                  <w:marLeft w:val="640"/>
                  <w:marRight w:val="0"/>
                  <w:marTop w:val="0"/>
                  <w:marBottom w:val="0"/>
                  <w:divBdr>
                    <w:top w:val="none" w:sz="0" w:space="0" w:color="auto"/>
                    <w:left w:val="none" w:sz="0" w:space="0" w:color="auto"/>
                    <w:bottom w:val="none" w:sz="0" w:space="0" w:color="auto"/>
                    <w:right w:val="none" w:sz="0" w:space="0" w:color="auto"/>
                  </w:divBdr>
                </w:div>
                <w:div w:id="309528502">
                  <w:marLeft w:val="640"/>
                  <w:marRight w:val="0"/>
                  <w:marTop w:val="0"/>
                  <w:marBottom w:val="0"/>
                  <w:divBdr>
                    <w:top w:val="none" w:sz="0" w:space="0" w:color="auto"/>
                    <w:left w:val="none" w:sz="0" w:space="0" w:color="auto"/>
                    <w:bottom w:val="none" w:sz="0" w:space="0" w:color="auto"/>
                    <w:right w:val="none" w:sz="0" w:space="0" w:color="auto"/>
                  </w:divBdr>
                </w:div>
                <w:div w:id="300773662">
                  <w:marLeft w:val="640"/>
                  <w:marRight w:val="0"/>
                  <w:marTop w:val="0"/>
                  <w:marBottom w:val="0"/>
                  <w:divBdr>
                    <w:top w:val="none" w:sz="0" w:space="0" w:color="auto"/>
                    <w:left w:val="none" w:sz="0" w:space="0" w:color="auto"/>
                    <w:bottom w:val="none" w:sz="0" w:space="0" w:color="auto"/>
                    <w:right w:val="none" w:sz="0" w:space="0" w:color="auto"/>
                  </w:divBdr>
                </w:div>
                <w:div w:id="1178665132">
                  <w:marLeft w:val="640"/>
                  <w:marRight w:val="0"/>
                  <w:marTop w:val="0"/>
                  <w:marBottom w:val="0"/>
                  <w:divBdr>
                    <w:top w:val="none" w:sz="0" w:space="0" w:color="auto"/>
                    <w:left w:val="none" w:sz="0" w:space="0" w:color="auto"/>
                    <w:bottom w:val="none" w:sz="0" w:space="0" w:color="auto"/>
                    <w:right w:val="none" w:sz="0" w:space="0" w:color="auto"/>
                  </w:divBdr>
                </w:div>
                <w:div w:id="681708849">
                  <w:marLeft w:val="640"/>
                  <w:marRight w:val="0"/>
                  <w:marTop w:val="0"/>
                  <w:marBottom w:val="0"/>
                  <w:divBdr>
                    <w:top w:val="none" w:sz="0" w:space="0" w:color="auto"/>
                    <w:left w:val="none" w:sz="0" w:space="0" w:color="auto"/>
                    <w:bottom w:val="none" w:sz="0" w:space="0" w:color="auto"/>
                    <w:right w:val="none" w:sz="0" w:space="0" w:color="auto"/>
                  </w:divBdr>
                </w:div>
                <w:div w:id="1595238949">
                  <w:marLeft w:val="640"/>
                  <w:marRight w:val="0"/>
                  <w:marTop w:val="0"/>
                  <w:marBottom w:val="0"/>
                  <w:divBdr>
                    <w:top w:val="none" w:sz="0" w:space="0" w:color="auto"/>
                    <w:left w:val="none" w:sz="0" w:space="0" w:color="auto"/>
                    <w:bottom w:val="none" w:sz="0" w:space="0" w:color="auto"/>
                    <w:right w:val="none" w:sz="0" w:space="0" w:color="auto"/>
                  </w:divBdr>
                </w:div>
                <w:div w:id="1905330797">
                  <w:marLeft w:val="640"/>
                  <w:marRight w:val="0"/>
                  <w:marTop w:val="0"/>
                  <w:marBottom w:val="0"/>
                  <w:divBdr>
                    <w:top w:val="none" w:sz="0" w:space="0" w:color="auto"/>
                    <w:left w:val="none" w:sz="0" w:space="0" w:color="auto"/>
                    <w:bottom w:val="none" w:sz="0" w:space="0" w:color="auto"/>
                    <w:right w:val="none" w:sz="0" w:space="0" w:color="auto"/>
                  </w:divBdr>
                </w:div>
                <w:div w:id="1913736245">
                  <w:marLeft w:val="640"/>
                  <w:marRight w:val="0"/>
                  <w:marTop w:val="0"/>
                  <w:marBottom w:val="0"/>
                  <w:divBdr>
                    <w:top w:val="none" w:sz="0" w:space="0" w:color="auto"/>
                    <w:left w:val="none" w:sz="0" w:space="0" w:color="auto"/>
                    <w:bottom w:val="none" w:sz="0" w:space="0" w:color="auto"/>
                    <w:right w:val="none" w:sz="0" w:space="0" w:color="auto"/>
                  </w:divBdr>
                </w:div>
                <w:div w:id="1224874189">
                  <w:marLeft w:val="640"/>
                  <w:marRight w:val="0"/>
                  <w:marTop w:val="0"/>
                  <w:marBottom w:val="0"/>
                  <w:divBdr>
                    <w:top w:val="none" w:sz="0" w:space="0" w:color="auto"/>
                    <w:left w:val="none" w:sz="0" w:space="0" w:color="auto"/>
                    <w:bottom w:val="none" w:sz="0" w:space="0" w:color="auto"/>
                    <w:right w:val="none" w:sz="0" w:space="0" w:color="auto"/>
                  </w:divBdr>
                </w:div>
                <w:div w:id="2005736762">
                  <w:marLeft w:val="640"/>
                  <w:marRight w:val="0"/>
                  <w:marTop w:val="0"/>
                  <w:marBottom w:val="0"/>
                  <w:divBdr>
                    <w:top w:val="none" w:sz="0" w:space="0" w:color="auto"/>
                    <w:left w:val="none" w:sz="0" w:space="0" w:color="auto"/>
                    <w:bottom w:val="none" w:sz="0" w:space="0" w:color="auto"/>
                    <w:right w:val="none" w:sz="0" w:space="0" w:color="auto"/>
                  </w:divBdr>
                </w:div>
                <w:div w:id="1473327168">
                  <w:marLeft w:val="640"/>
                  <w:marRight w:val="0"/>
                  <w:marTop w:val="0"/>
                  <w:marBottom w:val="0"/>
                  <w:divBdr>
                    <w:top w:val="none" w:sz="0" w:space="0" w:color="auto"/>
                    <w:left w:val="none" w:sz="0" w:space="0" w:color="auto"/>
                    <w:bottom w:val="none" w:sz="0" w:space="0" w:color="auto"/>
                    <w:right w:val="none" w:sz="0" w:space="0" w:color="auto"/>
                  </w:divBdr>
                </w:div>
                <w:div w:id="1017657659">
                  <w:marLeft w:val="640"/>
                  <w:marRight w:val="0"/>
                  <w:marTop w:val="0"/>
                  <w:marBottom w:val="0"/>
                  <w:divBdr>
                    <w:top w:val="none" w:sz="0" w:space="0" w:color="auto"/>
                    <w:left w:val="none" w:sz="0" w:space="0" w:color="auto"/>
                    <w:bottom w:val="none" w:sz="0" w:space="0" w:color="auto"/>
                    <w:right w:val="none" w:sz="0" w:space="0" w:color="auto"/>
                  </w:divBdr>
                </w:div>
                <w:div w:id="652955736">
                  <w:marLeft w:val="640"/>
                  <w:marRight w:val="0"/>
                  <w:marTop w:val="0"/>
                  <w:marBottom w:val="0"/>
                  <w:divBdr>
                    <w:top w:val="none" w:sz="0" w:space="0" w:color="auto"/>
                    <w:left w:val="none" w:sz="0" w:space="0" w:color="auto"/>
                    <w:bottom w:val="none" w:sz="0" w:space="0" w:color="auto"/>
                    <w:right w:val="none" w:sz="0" w:space="0" w:color="auto"/>
                  </w:divBdr>
                </w:div>
                <w:div w:id="2054160567">
                  <w:marLeft w:val="640"/>
                  <w:marRight w:val="0"/>
                  <w:marTop w:val="0"/>
                  <w:marBottom w:val="0"/>
                  <w:divBdr>
                    <w:top w:val="none" w:sz="0" w:space="0" w:color="auto"/>
                    <w:left w:val="none" w:sz="0" w:space="0" w:color="auto"/>
                    <w:bottom w:val="none" w:sz="0" w:space="0" w:color="auto"/>
                    <w:right w:val="none" w:sz="0" w:space="0" w:color="auto"/>
                  </w:divBdr>
                </w:div>
                <w:div w:id="698974018">
                  <w:marLeft w:val="640"/>
                  <w:marRight w:val="0"/>
                  <w:marTop w:val="0"/>
                  <w:marBottom w:val="0"/>
                  <w:divBdr>
                    <w:top w:val="none" w:sz="0" w:space="0" w:color="auto"/>
                    <w:left w:val="none" w:sz="0" w:space="0" w:color="auto"/>
                    <w:bottom w:val="none" w:sz="0" w:space="0" w:color="auto"/>
                    <w:right w:val="none" w:sz="0" w:space="0" w:color="auto"/>
                  </w:divBdr>
                </w:div>
                <w:div w:id="1288858678">
                  <w:marLeft w:val="640"/>
                  <w:marRight w:val="0"/>
                  <w:marTop w:val="0"/>
                  <w:marBottom w:val="0"/>
                  <w:divBdr>
                    <w:top w:val="none" w:sz="0" w:space="0" w:color="auto"/>
                    <w:left w:val="none" w:sz="0" w:space="0" w:color="auto"/>
                    <w:bottom w:val="none" w:sz="0" w:space="0" w:color="auto"/>
                    <w:right w:val="none" w:sz="0" w:space="0" w:color="auto"/>
                  </w:divBdr>
                </w:div>
                <w:div w:id="98380154">
                  <w:marLeft w:val="640"/>
                  <w:marRight w:val="0"/>
                  <w:marTop w:val="0"/>
                  <w:marBottom w:val="0"/>
                  <w:divBdr>
                    <w:top w:val="none" w:sz="0" w:space="0" w:color="auto"/>
                    <w:left w:val="none" w:sz="0" w:space="0" w:color="auto"/>
                    <w:bottom w:val="none" w:sz="0" w:space="0" w:color="auto"/>
                    <w:right w:val="none" w:sz="0" w:space="0" w:color="auto"/>
                  </w:divBdr>
                </w:div>
                <w:div w:id="529495586">
                  <w:marLeft w:val="640"/>
                  <w:marRight w:val="0"/>
                  <w:marTop w:val="0"/>
                  <w:marBottom w:val="0"/>
                  <w:divBdr>
                    <w:top w:val="none" w:sz="0" w:space="0" w:color="auto"/>
                    <w:left w:val="none" w:sz="0" w:space="0" w:color="auto"/>
                    <w:bottom w:val="none" w:sz="0" w:space="0" w:color="auto"/>
                    <w:right w:val="none" w:sz="0" w:space="0" w:color="auto"/>
                  </w:divBdr>
                </w:div>
                <w:div w:id="1003515047">
                  <w:marLeft w:val="640"/>
                  <w:marRight w:val="0"/>
                  <w:marTop w:val="0"/>
                  <w:marBottom w:val="0"/>
                  <w:divBdr>
                    <w:top w:val="none" w:sz="0" w:space="0" w:color="auto"/>
                    <w:left w:val="none" w:sz="0" w:space="0" w:color="auto"/>
                    <w:bottom w:val="none" w:sz="0" w:space="0" w:color="auto"/>
                    <w:right w:val="none" w:sz="0" w:space="0" w:color="auto"/>
                  </w:divBdr>
                </w:div>
                <w:div w:id="184907873">
                  <w:marLeft w:val="640"/>
                  <w:marRight w:val="0"/>
                  <w:marTop w:val="0"/>
                  <w:marBottom w:val="0"/>
                  <w:divBdr>
                    <w:top w:val="none" w:sz="0" w:space="0" w:color="auto"/>
                    <w:left w:val="none" w:sz="0" w:space="0" w:color="auto"/>
                    <w:bottom w:val="none" w:sz="0" w:space="0" w:color="auto"/>
                    <w:right w:val="none" w:sz="0" w:space="0" w:color="auto"/>
                  </w:divBdr>
                </w:div>
                <w:div w:id="483854533">
                  <w:marLeft w:val="640"/>
                  <w:marRight w:val="0"/>
                  <w:marTop w:val="0"/>
                  <w:marBottom w:val="0"/>
                  <w:divBdr>
                    <w:top w:val="none" w:sz="0" w:space="0" w:color="auto"/>
                    <w:left w:val="none" w:sz="0" w:space="0" w:color="auto"/>
                    <w:bottom w:val="none" w:sz="0" w:space="0" w:color="auto"/>
                    <w:right w:val="none" w:sz="0" w:space="0" w:color="auto"/>
                  </w:divBdr>
                </w:div>
                <w:div w:id="9471983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00565">
      <w:bodyDiv w:val="1"/>
      <w:marLeft w:val="0"/>
      <w:marRight w:val="0"/>
      <w:marTop w:val="0"/>
      <w:marBottom w:val="0"/>
      <w:divBdr>
        <w:top w:val="none" w:sz="0" w:space="0" w:color="auto"/>
        <w:left w:val="none" w:sz="0" w:space="0" w:color="auto"/>
        <w:bottom w:val="none" w:sz="0" w:space="0" w:color="auto"/>
        <w:right w:val="none" w:sz="0" w:space="0" w:color="auto"/>
      </w:divBdr>
      <w:divsChild>
        <w:div w:id="226262481">
          <w:marLeft w:val="0"/>
          <w:marRight w:val="0"/>
          <w:marTop w:val="0"/>
          <w:marBottom w:val="0"/>
          <w:divBdr>
            <w:top w:val="none" w:sz="0" w:space="0" w:color="auto"/>
            <w:left w:val="none" w:sz="0" w:space="0" w:color="auto"/>
            <w:bottom w:val="none" w:sz="0" w:space="0" w:color="auto"/>
            <w:right w:val="none" w:sz="0" w:space="0" w:color="auto"/>
          </w:divBdr>
          <w:divsChild>
            <w:div w:id="221991355">
              <w:marLeft w:val="0"/>
              <w:marRight w:val="0"/>
              <w:marTop w:val="0"/>
              <w:marBottom w:val="0"/>
              <w:divBdr>
                <w:top w:val="none" w:sz="0" w:space="0" w:color="auto"/>
                <w:left w:val="none" w:sz="0" w:space="0" w:color="auto"/>
                <w:bottom w:val="none" w:sz="0" w:space="0" w:color="auto"/>
                <w:right w:val="none" w:sz="0" w:space="0" w:color="auto"/>
              </w:divBdr>
              <w:divsChild>
                <w:div w:id="2126850465">
                  <w:marLeft w:val="0"/>
                  <w:marRight w:val="0"/>
                  <w:marTop w:val="0"/>
                  <w:marBottom w:val="0"/>
                  <w:divBdr>
                    <w:top w:val="none" w:sz="0" w:space="0" w:color="auto"/>
                    <w:left w:val="none" w:sz="0" w:space="0" w:color="auto"/>
                    <w:bottom w:val="none" w:sz="0" w:space="0" w:color="auto"/>
                    <w:right w:val="none" w:sz="0" w:space="0" w:color="auto"/>
                  </w:divBdr>
                  <w:divsChild>
                    <w:div w:id="811139889">
                      <w:marLeft w:val="0"/>
                      <w:marRight w:val="0"/>
                      <w:marTop w:val="0"/>
                      <w:marBottom w:val="0"/>
                      <w:divBdr>
                        <w:top w:val="none" w:sz="0" w:space="0" w:color="auto"/>
                        <w:left w:val="none" w:sz="0" w:space="0" w:color="auto"/>
                        <w:bottom w:val="none" w:sz="0" w:space="0" w:color="auto"/>
                        <w:right w:val="none" w:sz="0" w:space="0" w:color="auto"/>
                      </w:divBdr>
                      <w:divsChild>
                        <w:div w:id="184755304">
                          <w:marLeft w:val="0"/>
                          <w:marRight w:val="0"/>
                          <w:marTop w:val="0"/>
                          <w:marBottom w:val="0"/>
                          <w:divBdr>
                            <w:top w:val="none" w:sz="0" w:space="0" w:color="auto"/>
                            <w:left w:val="none" w:sz="0" w:space="0" w:color="auto"/>
                            <w:bottom w:val="none" w:sz="0" w:space="0" w:color="auto"/>
                            <w:right w:val="none" w:sz="0" w:space="0" w:color="auto"/>
                          </w:divBdr>
                          <w:divsChild>
                            <w:div w:id="15588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524040">
      <w:bodyDiv w:val="1"/>
      <w:marLeft w:val="0"/>
      <w:marRight w:val="0"/>
      <w:marTop w:val="0"/>
      <w:marBottom w:val="0"/>
      <w:divBdr>
        <w:top w:val="none" w:sz="0" w:space="0" w:color="auto"/>
        <w:left w:val="none" w:sz="0" w:space="0" w:color="auto"/>
        <w:bottom w:val="none" w:sz="0" w:space="0" w:color="auto"/>
        <w:right w:val="none" w:sz="0" w:space="0" w:color="auto"/>
      </w:divBdr>
    </w:div>
    <w:div w:id="2030989722">
      <w:bodyDiv w:val="1"/>
      <w:marLeft w:val="0"/>
      <w:marRight w:val="0"/>
      <w:marTop w:val="0"/>
      <w:marBottom w:val="0"/>
      <w:divBdr>
        <w:top w:val="none" w:sz="0" w:space="0" w:color="auto"/>
        <w:left w:val="none" w:sz="0" w:space="0" w:color="auto"/>
        <w:bottom w:val="none" w:sz="0" w:space="0" w:color="auto"/>
        <w:right w:val="none" w:sz="0" w:space="0" w:color="auto"/>
      </w:divBdr>
    </w:div>
    <w:div w:id="2034839377">
      <w:bodyDiv w:val="1"/>
      <w:marLeft w:val="0"/>
      <w:marRight w:val="0"/>
      <w:marTop w:val="0"/>
      <w:marBottom w:val="0"/>
      <w:divBdr>
        <w:top w:val="none" w:sz="0" w:space="0" w:color="auto"/>
        <w:left w:val="none" w:sz="0" w:space="0" w:color="auto"/>
        <w:bottom w:val="none" w:sz="0" w:space="0" w:color="auto"/>
        <w:right w:val="none" w:sz="0" w:space="0" w:color="auto"/>
      </w:divBdr>
      <w:divsChild>
        <w:div w:id="1624725070">
          <w:marLeft w:val="640"/>
          <w:marRight w:val="0"/>
          <w:marTop w:val="0"/>
          <w:marBottom w:val="0"/>
          <w:divBdr>
            <w:top w:val="none" w:sz="0" w:space="0" w:color="auto"/>
            <w:left w:val="none" w:sz="0" w:space="0" w:color="auto"/>
            <w:bottom w:val="none" w:sz="0" w:space="0" w:color="auto"/>
            <w:right w:val="none" w:sz="0" w:space="0" w:color="auto"/>
          </w:divBdr>
        </w:div>
        <w:div w:id="670523625">
          <w:marLeft w:val="640"/>
          <w:marRight w:val="0"/>
          <w:marTop w:val="0"/>
          <w:marBottom w:val="0"/>
          <w:divBdr>
            <w:top w:val="none" w:sz="0" w:space="0" w:color="auto"/>
            <w:left w:val="none" w:sz="0" w:space="0" w:color="auto"/>
            <w:bottom w:val="none" w:sz="0" w:space="0" w:color="auto"/>
            <w:right w:val="none" w:sz="0" w:space="0" w:color="auto"/>
          </w:divBdr>
        </w:div>
        <w:div w:id="1852841410">
          <w:marLeft w:val="640"/>
          <w:marRight w:val="0"/>
          <w:marTop w:val="0"/>
          <w:marBottom w:val="0"/>
          <w:divBdr>
            <w:top w:val="none" w:sz="0" w:space="0" w:color="auto"/>
            <w:left w:val="none" w:sz="0" w:space="0" w:color="auto"/>
            <w:bottom w:val="none" w:sz="0" w:space="0" w:color="auto"/>
            <w:right w:val="none" w:sz="0" w:space="0" w:color="auto"/>
          </w:divBdr>
        </w:div>
        <w:div w:id="1502352617">
          <w:marLeft w:val="640"/>
          <w:marRight w:val="0"/>
          <w:marTop w:val="0"/>
          <w:marBottom w:val="0"/>
          <w:divBdr>
            <w:top w:val="none" w:sz="0" w:space="0" w:color="auto"/>
            <w:left w:val="none" w:sz="0" w:space="0" w:color="auto"/>
            <w:bottom w:val="none" w:sz="0" w:space="0" w:color="auto"/>
            <w:right w:val="none" w:sz="0" w:space="0" w:color="auto"/>
          </w:divBdr>
        </w:div>
        <w:div w:id="336201125">
          <w:marLeft w:val="640"/>
          <w:marRight w:val="0"/>
          <w:marTop w:val="0"/>
          <w:marBottom w:val="0"/>
          <w:divBdr>
            <w:top w:val="none" w:sz="0" w:space="0" w:color="auto"/>
            <w:left w:val="none" w:sz="0" w:space="0" w:color="auto"/>
            <w:bottom w:val="none" w:sz="0" w:space="0" w:color="auto"/>
            <w:right w:val="none" w:sz="0" w:space="0" w:color="auto"/>
          </w:divBdr>
        </w:div>
        <w:div w:id="1493788169">
          <w:marLeft w:val="640"/>
          <w:marRight w:val="0"/>
          <w:marTop w:val="0"/>
          <w:marBottom w:val="0"/>
          <w:divBdr>
            <w:top w:val="none" w:sz="0" w:space="0" w:color="auto"/>
            <w:left w:val="none" w:sz="0" w:space="0" w:color="auto"/>
            <w:bottom w:val="none" w:sz="0" w:space="0" w:color="auto"/>
            <w:right w:val="none" w:sz="0" w:space="0" w:color="auto"/>
          </w:divBdr>
        </w:div>
        <w:div w:id="209920349">
          <w:marLeft w:val="640"/>
          <w:marRight w:val="0"/>
          <w:marTop w:val="0"/>
          <w:marBottom w:val="0"/>
          <w:divBdr>
            <w:top w:val="none" w:sz="0" w:space="0" w:color="auto"/>
            <w:left w:val="none" w:sz="0" w:space="0" w:color="auto"/>
            <w:bottom w:val="none" w:sz="0" w:space="0" w:color="auto"/>
            <w:right w:val="none" w:sz="0" w:space="0" w:color="auto"/>
          </w:divBdr>
        </w:div>
        <w:div w:id="1564215337">
          <w:marLeft w:val="640"/>
          <w:marRight w:val="0"/>
          <w:marTop w:val="0"/>
          <w:marBottom w:val="0"/>
          <w:divBdr>
            <w:top w:val="none" w:sz="0" w:space="0" w:color="auto"/>
            <w:left w:val="none" w:sz="0" w:space="0" w:color="auto"/>
            <w:bottom w:val="none" w:sz="0" w:space="0" w:color="auto"/>
            <w:right w:val="none" w:sz="0" w:space="0" w:color="auto"/>
          </w:divBdr>
        </w:div>
        <w:div w:id="1687174148">
          <w:marLeft w:val="640"/>
          <w:marRight w:val="0"/>
          <w:marTop w:val="0"/>
          <w:marBottom w:val="0"/>
          <w:divBdr>
            <w:top w:val="none" w:sz="0" w:space="0" w:color="auto"/>
            <w:left w:val="none" w:sz="0" w:space="0" w:color="auto"/>
            <w:bottom w:val="none" w:sz="0" w:space="0" w:color="auto"/>
            <w:right w:val="none" w:sz="0" w:space="0" w:color="auto"/>
          </w:divBdr>
        </w:div>
        <w:div w:id="476456207">
          <w:marLeft w:val="640"/>
          <w:marRight w:val="0"/>
          <w:marTop w:val="0"/>
          <w:marBottom w:val="0"/>
          <w:divBdr>
            <w:top w:val="none" w:sz="0" w:space="0" w:color="auto"/>
            <w:left w:val="none" w:sz="0" w:space="0" w:color="auto"/>
            <w:bottom w:val="none" w:sz="0" w:space="0" w:color="auto"/>
            <w:right w:val="none" w:sz="0" w:space="0" w:color="auto"/>
          </w:divBdr>
        </w:div>
        <w:div w:id="1357584182">
          <w:marLeft w:val="640"/>
          <w:marRight w:val="0"/>
          <w:marTop w:val="0"/>
          <w:marBottom w:val="0"/>
          <w:divBdr>
            <w:top w:val="none" w:sz="0" w:space="0" w:color="auto"/>
            <w:left w:val="none" w:sz="0" w:space="0" w:color="auto"/>
            <w:bottom w:val="none" w:sz="0" w:space="0" w:color="auto"/>
            <w:right w:val="none" w:sz="0" w:space="0" w:color="auto"/>
          </w:divBdr>
        </w:div>
        <w:div w:id="446196884">
          <w:marLeft w:val="640"/>
          <w:marRight w:val="0"/>
          <w:marTop w:val="0"/>
          <w:marBottom w:val="0"/>
          <w:divBdr>
            <w:top w:val="none" w:sz="0" w:space="0" w:color="auto"/>
            <w:left w:val="none" w:sz="0" w:space="0" w:color="auto"/>
            <w:bottom w:val="none" w:sz="0" w:space="0" w:color="auto"/>
            <w:right w:val="none" w:sz="0" w:space="0" w:color="auto"/>
          </w:divBdr>
        </w:div>
        <w:div w:id="375351245">
          <w:marLeft w:val="640"/>
          <w:marRight w:val="0"/>
          <w:marTop w:val="0"/>
          <w:marBottom w:val="0"/>
          <w:divBdr>
            <w:top w:val="none" w:sz="0" w:space="0" w:color="auto"/>
            <w:left w:val="none" w:sz="0" w:space="0" w:color="auto"/>
            <w:bottom w:val="none" w:sz="0" w:space="0" w:color="auto"/>
            <w:right w:val="none" w:sz="0" w:space="0" w:color="auto"/>
          </w:divBdr>
        </w:div>
        <w:div w:id="366151024">
          <w:marLeft w:val="640"/>
          <w:marRight w:val="0"/>
          <w:marTop w:val="0"/>
          <w:marBottom w:val="0"/>
          <w:divBdr>
            <w:top w:val="none" w:sz="0" w:space="0" w:color="auto"/>
            <w:left w:val="none" w:sz="0" w:space="0" w:color="auto"/>
            <w:bottom w:val="none" w:sz="0" w:space="0" w:color="auto"/>
            <w:right w:val="none" w:sz="0" w:space="0" w:color="auto"/>
          </w:divBdr>
        </w:div>
        <w:div w:id="860313587">
          <w:marLeft w:val="640"/>
          <w:marRight w:val="0"/>
          <w:marTop w:val="0"/>
          <w:marBottom w:val="0"/>
          <w:divBdr>
            <w:top w:val="none" w:sz="0" w:space="0" w:color="auto"/>
            <w:left w:val="none" w:sz="0" w:space="0" w:color="auto"/>
            <w:bottom w:val="none" w:sz="0" w:space="0" w:color="auto"/>
            <w:right w:val="none" w:sz="0" w:space="0" w:color="auto"/>
          </w:divBdr>
        </w:div>
        <w:div w:id="464585511">
          <w:marLeft w:val="640"/>
          <w:marRight w:val="0"/>
          <w:marTop w:val="0"/>
          <w:marBottom w:val="0"/>
          <w:divBdr>
            <w:top w:val="none" w:sz="0" w:space="0" w:color="auto"/>
            <w:left w:val="none" w:sz="0" w:space="0" w:color="auto"/>
            <w:bottom w:val="none" w:sz="0" w:space="0" w:color="auto"/>
            <w:right w:val="none" w:sz="0" w:space="0" w:color="auto"/>
          </w:divBdr>
        </w:div>
        <w:div w:id="2006664580">
          <w:marLeft w:val="640"/>
          <w:marRight w:val="0"/>
          <w:marTop w:val="0"/>
          <w:marBottom w:val="0"/>
          <w:divBdr>
            <w:top w:val="none" w:sz="0" w:space="0" w:color="auto"/>
            <w:left w:val="none" w:sz="0" w:space="0" w:color="auto"/>
            <w:bottom w:val="none" w:sz="0" w:space="0" w:color="auto"/>
            <w:right w:val="none" w:sz="0" w:space="0" w:color="auto"/>
          </w:divBdr>
        </w:div>
        <w:div w:id="836069531">
          <w:marLeft w:val="640"/>
          <w:marRight w:val="0"/>
          <w:marTop w:val="0"/>
          <w:marBottom w:val="0"/>
          <w:divBdr>
            <w:top w:val="none" w:sz="0" w:space="0" w:color="auto"/>
            <w:left w:val="none" w:sz="0" w:space="0" w:color="auto"/>
            <w:bottom w:val="none" w:sz="0" w:space="0" w:color="auto"/>
            <w:right w:val="none" w:sz="0" w:space="0" w:color="auto"/>
          </w:divBdr>
        </w:div>
        <w:div w:id="788014429">
          <w:marLeft w:val="640"/>
          <w:marRight w:val="0"/>
          <w:marTop w:val="0"/>
          <w:marBottom w:val="0"/>
          <w:divBdr>
            <w:top w:val="none" w:sz="0" w:space="0" w:color="auto"/>
            <w:left w:val="none" w:sz="0" w:space="0" w:color="auto"/>
            <w:bottom w:val="none" w:sz="0" w:space="0" w:color="auto"/>
            <w:right w:val="none" w:sz="0" w:space="0" w:color="auto"/>
          </w:divBdr>
        </w:div>
        <w:div w:id="100996842">
          <w:marLeft w:val="640"/>
          <w:marRight w:val="0"/>
          <w:marTop w:val="0"/>
          <w:marBottom w:val="0"/>
          <w:divBdr>
            <w:top w:val="none" w:sz="0" w:space="0" w:color="auto"/>
            <w:left w:val="none" w:sz="0" w:space="0" w:color="auto"/>
            <w:bottom w:val="none" w:sz="0" w:space="0" w:color="auto"/>
            <w:right w:val="none" w:sz="0" w:space="0" w:color="auto"/>
          </w:divBdr>
        </w:div>
        <w:div w:id="1008095339">
          <w:marLeft w:val="640"/>
          <w:marRight w:val="0"/>
          <w:marTop w:val="0"/>
          <w:marBottom w:val="0"/>
          <w:divBdr>
            <w:top w:val="none" w:sz="0" w:space="0" w:color="auto"/>
            <w:left w:val="none" w:sz="0" w:space="0" w:color="auto"/>
            <w:bottom w:val="none" w:sz="0" w:space="0" w:color="auto"/>
            <w:right w:val="none" w:sz="0" w:space="0" w:color="auto"/>
          </w:divBdr>
        </w:div>
        <w:div w:id="238683015">
          <w:marLeft w:val="640"/>
          <w:marRight w:val="0"/>
          <w:marTop w:val="0"/>
          <w:marBottom w:val="0"/>
          <w:divBdr>
            <w:top w:val="none" w:sz="0" w:space="0" w:color="auto"/>
            <w:left w:val="none" w:sz="0" w:space="0" w:color="auto"/>
            <w:bottom w:val="none" w:sz="0" w:space="0" w:color="auto"/>
            <w:right w:val="none" w:sz="0" w:space="0" w:color="auto"/>
          </w:divBdr>
        </w:div>
        <w:div w:id="515074218">
          <w:marLeft w:val="640"/>
          <w:marRight w:val="0"/>
          <w:marTop w:val="0"/>
          <w:marBottom w:val="0"/>
          <w:divBdr>
            <w:top w:val="none" w:sz="0" w:space="0" w:color="auto"/>
            <w:left w:val="none" w:sz="0" w:space="0" w:color="auto"/>
            <w:bottom w:val="none" w:sz="0" w:space="0" w:color="auto"/>
            <w:right w:val="none" w:sz="0" w:space="0" w:color="auto"/>
          </w:divBdr>
        </w:div>
        <w:div w:id="853494662">
          <w:marLeft w:val="640"/>
          <w:marRight w:val="0"/>
          <w:marTop w:val="0"/>
          <w:marBottom w:val="0"/>
          <w:divBdr>
            <w:top w:val="none" w:sz="0" w:space="0" w:color="auto"/>
            <w:left w:val="none" w:sz="0" w:space="0" w:color="auto"/>
            <w:bottom w:val="none" w:sz="0" w:space="0" w:color="auto"/>
            <w:right w:val="none" w:sz="0" w:space="0" w:color="auto"/>
          </w:divBdr>
        </w:div>
        <w:div w:id="740910321">
          <w:marLeft w:val="640"/>
          <w:marRight w:val="0"/>
          <w:marTop w:val="0"/>
          <w:marBottom w:val="0"/>
          <w:divBdr>
            <w:top w:val="none" w:sz="0" w:space="0" w:color="auto"/>
            <w:left w:val="none" w:sz="0" w:space="0" w:color="auto"/>
            <w:bottom w:val="none" w:sz="0" w:space="0" w:color="auto"/>
            <w:right w:val="none" w:sz="0" w:space="0" w:color="auto"/>
          </w:divBdr>
        </w:div>
        <w:div w:id="1388334012">
          <w:marLeft w:val="640"/>
          <w:marRight w:val="0"/>
          <w:marTop w:val="0"/>
          <w:marBottom w:val="0"/>
          <w:divBdr>
            <w:top w:val="none" w:sz="0" w:space="0" w:color="auto"/>
            <w:left w:val="none" w:sz="0" w:space="0" w:color="auto"/>
            <w:bottom w:val="none" w:sz="0" w:space="0" w:color="auto"/>
            <w:right w:val="none" w:sz="0" w:space="0" w:color="auto"/>
          </w:divBdr>
        </w:div>
        <w:div w:id="2824526">
          <w:marLeft w:val="640"/>
          <w:marRight w:val="0"/>
          <w:marTop w:val="0"/>
          <w:marBottom w:val="0"/>
          <w:divBdr>
            <w:top w:val="none" w:sz="0" w:space="0" w:color="auto"/>
            <w:left w:val="none" w:sz="0" w:space="0" w:color="auto"/>
            <w:bottom w:val="none" w:sz="0" w:space="0" w:color="auto"/>
            <w:right w:val="none" w:sz="0" w:space="0" w:color="auto"/>
          </w:divBdr>
        </w:div>
        <w:div w:id="2025203722">
          <w:marLeft w:val="640"/>
          <w:marRight w:val="0"/>
          <w:marTop w:val="0"/>
          <w:marBottom w:val="0"/>
          <w:divBdr>
            <w:top w:val="none" w:sz="0" w:space="0" w:color="auto"/>
            <w:left w:val="none" w:sz="0" w:space="0" w:color="auto"/>
            <w:bottom w:val="none" w:sz="0" w:space="0" w:color="auto"/>
            <w:right w:val="none" w:sz="0" w:space="0" w:color="auto"/>
          </w:divBdr>
        </w:div>
        <w:div w:id="1825854283">
          <w:marLeft w:val="640"/>
          <w:marRight w:val="0"/>
          <w:marTop w:val="0"/>
          <w:marBottom w:val="0"/>
          <w:divBdr>
            <w:top w:val="none" w:sz="0" w:space="0" w:color="auto"/>
            <w:left w:val="none" w:sz="0" w:space="0" w:color="auto"/>
            <w:bottom w:val="none" w:sz="0" w:space="0" w:color="auto"/>
            <w:right w:val="none" w:sz="0" w:space="0" w:color="auto"/>
          </w:divBdr>
        </w:div>
        <w:div w:id="1938057657">
          <w:marLeft w:val="640"/>
          <w:marRight w:val="0"/>
          <w:marTop w:val="0"/>
          <w:marBottom w:val="0"/>
          <w:divBdr>
            <w:top w:val="none" w:sz="0" w:space="0" w:color="auto"/>
            <w:left w:val="none" w:sz="0" w:space="0" w:color="auto"/>
            <w:bottom w:val="none" w:sz="0" w:space="0" w:color="auto"/>
            <w:right w:val="none" w:sz="0" w:space="0" w:color="auto"/>
          </w:divBdr>
        </w:div>
        <w:div w:id="1878196605">
          <w:marLeft w:val="640"/>
          <w:marRight w:val="0"/>
          <w:marTop w:val="0"/>
          <w:marBottom w:val="0"/>
          <w:divBdr>
            <w:top w:val="none" w:sz="0" w:space="0" w:color="auto"/>
            <w:left w:val="none" w:sz="0" w:space="0" w:color="auto"/>
            <w:bottom w:val="none" w:sz="0" w:space="0" w:color="auto"/>
            <w:right w:val="none" w:sz="0" w:space="0" w:color="auto"/>
          </w:divBdr>
        </w:div>
        <w:div w:id="930892236">
          <w:marLeft w:val="640"/>
          <w:marRight w:val="0"/>
          <w:marTop w:val="0"/>
          <w:marBottom w:val="0"/>
          <w:divBdr>
            <w:top w:val="none" w:sz="0" w:space="0" w:color="auto"/>
            <w:left w:val="none" w:sz="0" w:space="0" w:color="auto"/>
            <w:bottom w:val="none" w:sz="0" w:space="0" w:color="auto"/>
            <w:right w:val="none" w:sz="0" w:space="0" w:color="auto"/>
          </w:divBdr>
        </w:div>
        <w:div w:id="384186896">
          <w:marLeft w:val="640"/>
          <w:marRight w:val="0"/>
          <w:marTop w:val="0"/>
          <w:marBottom w:val="0"/>
          <w:divBdr>
            <w:top w:val="none" w:sz="0" w:space="0" w:color="auto"/>
            <w:left w:val="none" w:sz="0" w:space="0" w:color="auto"/>
            <w:bottom w:val="none" w:sz="0" w:space="0" w:color="auto"/>
            <w:right w:val="none" w:sz="0" w:space="0" w:color="auto"/>
          </w:divBdr>
        </w:div>
        <w:div w:id="1812283707">
          <w:marLeft w:val="640"/>
          <w:marRight w:val="0"/>
          <w:marTop w:val="0"/>
          <w:marBottom w:val="0"/>
          <w:divBdr>
            <w:top w:val="none" w:sz="0" w:space="0" w:color="auto"/>
            <w:left w:val="none" w:sz="0" w:space="0" w:color="auto"/>
            <w:bottom w:val="none" w:sz="0" w:space="0" w:color="auto"/>
            <w:right w:val="none" w:sz="0" w:space="0" w:color="auto"/>
          </w:divBdr>
        </w:div>
        <w:div w:id="1942909253">
          <w:marLeft w:val="640"/>
          <w:marRight w:val="0"/>
          <w:marTop w:val="0"/>
          <w:marBottom w:val="0"/>
          <w:divBdr>
            <w:top w:val="none" w:sz="0" w:space="0" w:color="auto"/>
            <w:left w:val="none" w:sz="0" w:space="0" w:color="auto"/>
            <w:bottom w:val="none" w:sz="0" w:space="0" w:color="auto"/>
            <w:right w:val="none" w:sz="0" w:space="0" w:color="auto"/>
          </w:divBdr>
        </w:div>
        <w:div w:id="35275344">
          <w:marLeft w:val="640"/>
          <w:marRight w:val="0"/>
          <w:marTop w:val="0"/>
          <w:marBottom w:val="0"/>
          <w:divBdr>
            <w:top w:val="none" w:sz="0" w:space="0" w:color="auto"/>
            <w:left w:val="none" w:sz="0" w:space="0" w:color="auto"/>
            <w:bottom w:val="none" w:sz="0" w:space="0" w:color="auto"/>
            <w:right w:val="none" w:sz="0" w:space="0" w:color="auto"/>
          </w:divBdr>
        </w:div>
        <w:div w:id="1158308021">
          <w:marLeft w:val="640"/>
          <w:marRight w:val="0"/>
          <w:marTop w:val="0"/>
          <w:marBottom w:val="0"/>
          <w:divBdr>
            <w:top w:val="none" w:sz="0" w:space="0" w:color="auto"/>
            <w:left w:val="none" w:sz="0" w:space="0" w:color="auto"/>
            <w:bottom w:val="none" w:sz="0" w:space="0" w:color="auto"/>
            <w:right w:val="none" w:sz="0" w:space="0" w:color="auto"/>
          </w:divBdr>
        </w:div>
        <w:div w:id="2072847588">
          <w:marLeft w:val="640"/>
          <w:marRight w:val="0"/>
          <w:marTop w:val="0"/>
          <w:marBottom w:val="0"/>
          <w:divBdr>
            <w:top w:val="none" w:sz="0" w:space="0" w:color="auto"/>
            <w:left w:val="none" w:sz="0" w:space="0" w:color="auto"/>
            <w:bottom w:val="none" w:sz="0" w:space="0" w:color="auto"/>
            <w:right w:val="none" w:sz="0" w:space="0" w:color="auto"/>
          </w:divBdr>
        </w:div>
        <w:div w:id="1839030227">
          <w:marLeft w:val="640"/>
          <w:marRight w:val="0"/>
          <w:marTop w:val="0"/>
          <w:marBottom w:val="0"/>
          <w:divBdr>
            <w:top w:val="none" w:sz="0" w:space="0" w:color="auto"/>
            <w:left w:val="none" w:sz="0" w:space="0" w:color="auto"/>
            <w:bottom w:val="none" w:sz="0" w:space="0" w:color="auto"/>
            <w:right w:val="none" w:sz="0" w:space="0" w:color="auto"/>
          </w:divBdr>
        </w:div>
        <w:div w:id="600842641">
          <w:marLeft w:val="640"/>
          <w:marRight w:val="0"/>
          <w:marTop w:val="0"/>
          <w:marBottom w:val="0"/>
          <w:divBdr>
            <w:top w:val="none" w:sz="0" w:space="0" w:color="auto"/>
            <w:left w:val="none" w:sz="0" w:space="0" w:color="auto"/>
            <w:bottom w:val="none" w:sz="0" w:space="0" w:color="auto"/>
            <w:right w:val="none" w:sz="0" w:space="0" w:color="auto"/>
          </w:divBdr>
        </w:div>
        <w:div w:id="1582717579">
          <w:marLeft w:val="640"/>
          <w:marRight w:val="0"/>
          <w:marTop w:val="0"/>
          <w:marBottom w:val="0"/>
          <w:divBdr>
            <w:top w:val="none" w:sz="0" w:space="0" w:color="auto"/>
            <w:left w:val="none" w:sz="0" w:space="0" w:color="auto"/>
            <w:bottom w:val="none" w:sz="0" w:space="0" w:color="auto"/>
            <w:right w:val="none" w:sz="0" w:space="0" w:color="auto"/>
          </w:divBdr>
        </w:div>
        <w:div w:id="1930308335">
          <w:marLeft w:val="640"/>
          <w:marRight w:val="0"/>
          <w:marTop w:val="0"/>
          <w:marBottom w:val="0"/>
          <w:divBdr>
            <w:top w:val="none" w:sz="0" w:space="0" w:color="auto"/>
            <w:left w:val="none" w:sz="0" w:space="0" w:color="auto"/>
            <w:bottom w:val="none" w:sz="0" w:space="0" w:color="auto"/>
            <w:right w:val="none" w:sz="0" w:space="0" w:color="auto"/>
          </w:divBdr>
        </w:div>
        <w:div w:id="1045449913">
          <w:marLeft w:val="640"/>
          <w:marRight w:val="0"/>
          <w:marTop w:val="0"/>
          <w:marBottom w:val="0"/>
          <w:divBdr>
            <w:top w:val="none" w:sz="0" w:space="0" w:color="auto"/>
            <w:left w:val="none" w:sz="0" w:space="0" w:color="auto"/>
            <w:bottom w:val="none" w:sz="0" w:space="0" w:color="auto"/>
            <w:right w:val="none" w:sz="0" w:space="0" w:color="auto"/>
          </w:divBdr>
        </w:div>
      </w:divsChild>
    </w:div>
    <w:div w:id="2040276640">
      <w:bodyDiv w:val="1"/>
      <w:marLeft w:val="0"/>
      <w:marRight w:val="0"/>
      <w:marTop w:val="0"/>
      <w:marBottom w:val="0"/>
      <w:divBdr>
        <w:top w:val="none" w:sz="0" w:space="0" w:color="auto"/>
        <w:left w:val="none" w:sz="0" w:space="0" w:color="auto"/>
        <w:bottom w:val="none" w:sz="0" w:space="0" w:color="auto"/>
        <w:right w:val="none" w:sz="0" w:space="0" w:color="auto"/>
      </w:divBdr>
      <w:divsChild>
        <w:div w:id="358167786">
          <w:marLeft w:val="640"/>
          <w:marRight w:val="0"/>
          <w:marTop w:val="0"/>
          <w:marBottom w:val="0"/>
          <w:divBdr>
            <w:top w:val="none" w:sz="0" w:space="0" w:color="auto"/>
            <w:left w:val="none" w:sz="0" w:space="0" w:color="auto"/>
            <w:bottom w:val="none" w:sz="0" w:space="0" w:color="auto"/>
            <w:right w:val="none" w:sz="0" w:space="0" w:color="auto"/>
          </w:divBdr>
        </w:div>
        <w:div w:id="261383050">
          <w:marLeft w:val="640"/>
          <w:marRight w:val="0"/>
          <w:marTop w:val="0"/>
          <w:marBottom w:val="0"/>
          <w:divBdr>
            <w:top w:val="none" w:sz="0" w:space="0" w:color="auto"/>
            <w:left w:val="none" w:sz="0" w:space="0" w:color="auto"/>
            <w:bottom w:val="none" w:sz="0" w:space="0" w:color="auto"/>
            <w:right w:val="none" w:sz="0" w:space="0" w:color="auto"/>
          </w:divBdr>
        </w:div>
        <w:div w:id="554703619">
          <w:marLeft w:val="640"/>
          <w:marRight w:val="0"/>
          <w:marTop w:val="0"/>
          <w:marBottom w:val="0"/>
          <w:divBdr>
            <w:top w:val="none" w:sz="0" w:space="0" w:color="auto"/>
            <w:left w:val="none" w:sz="0" w:space="0" w:color="auto"/>
            <w:bottom w:val="none" w:sz="0" w:space="0" w:color="auto"/>
            <w:right w:val="none" w:sz="0" w:space="0" w:color="auto"/>
          </w:divBdr>
        </w:div>
        <w:div w:id="1763837497">
          <w:marLeft w:val="640"/>
          <w:marRight w:val="0"/>
          <w:marTop w:val="0"/>
          <w:marBottom w:val="0"/>
          <w:divBdr>
            <w:top w:val="none" w:sz="0" w:space="0" w:color="auto"/>
            <w:left w:val="none" w:sz="0" w:space="0" w:color="auto"/>
            <w:bottom w:val="none" w:sz="0" w:space="0" w:color="auto"/>
            <w:right w:val="none" w:sz="0" w:space="0" w:color="auto"/>
          </w:divBdr>
        </w:div>
        <w:div w:id="1369329255">
          <w:marLeft w:val="640"/>
          <w:marRight w:val="0"/>
          <w:marTop w:val="0"/>
          <w:marBottom w:val="0"/>
          <w:divBdr>
            <w:top w:val="none" w:sz="0" w:space="0" w:color="auto"/>
            <w:left w:val="none" w:sz="0" w:space="0" w:color="auto"/>
            <w:bottom w:val="none" w:sz="0" w:space="0" w:color="auto"/>
            <w:right w:val="none" w:sz="0" w:space="0" w:color="auto"/>
          </w:divBdr>
        </w:div>
        <w:div w:id="1017736661">
          <w:marLeft w:val="640"/>
          <w:marRight w:val="0"/>
          <w:marTop w:val="0"/>
          <w:marBottom w:val="0"/>
          <w:divBdr>
            <w:top w:val="none" w:sz="0" w:space="0" w:color="auto"/>
            <w:left w:val="none" w:sz="0" w:space="0" w:color="auto"/>
            <w:bottom w:val="none" w:sz="0" w:space="0" w:color="auto"/>
            <w:right w:val="none" w:sz="0" w:space="0" w:color="auto"/>
          </w:divBdr>
        </w:div>
        <w:div w:id="1894612205">
          <w:marLeft w:val="640"/>
          <w:marRight w:val="0"/>
          <w:marTop w:val="0"/>
          <w:marBottom w:val="0"/>
          <w:divBdr>
            <w:top w:val="none" w:sz="0" w:space="0" w:color="auto"/>
            <w:left w:val="none" w:sz="0" w:space="0" w:color="auto"/>
            <w:bottom w:val="none" w:sz="0" w:space="0" w:color="auto"/>
            <w:right w:val="none" w:sz="0" w:space="0" w:color="auto"/>
          </w:divBdr>
        </w:div>
        <w:div w:id="1475831808">
          <w:marLeft w:val="640"/>
          <w:marRight w:val="0"/>
          <w:marTop w:val="0"/>
          <w:marBottom w:val="0"/>
          <w:divBdr>
            <w:top w:val="none" w:sz="0" w:space="0" w:color="auto"/>
            <w:left w:val="none" w:sz="0" w:space="0" w:color="auto"/>
            <w:bottom w:val="none" w:sz="0" w:space="0" w:color="auto"/>
            <w:right w:val="none" w:sz="0" w:space="0" w:color="auto"/>
          </w:divBdr>
        </w:div>
        <w:div w:id="675620873">
          <w:marLeft w:val="640"/>
          <w:marRight w:val="0"/>
          <w:marTop w:val="0"/>
          <w:marBottom w:val="0"/>
          <w:divBdr>
            <w:top w:val="none" w:sz="0" w:space="0" w:color="auto"/>
            <w:left w:val="none" w:sz="0" w:space="0" w:color="auto"/>
            <w:bottom w:val="none" w:sz="0" w:space="0" w:color="auto"/>
            <w:right w:val="none" w:sz="0" w:space="0" w:color="auto"/>
          </w:divBdr>
        </w:div>
        <w:div w:id="1943102381">
          <w:marLeft w:val="640"/>
          <w:marRight w:val="0"/>
          <w:marTop w:val="0"/>
          <w:marBottom w:val="0"/>
          <w:divBdr>
            <w:top w:val="none" w:sz="0" w:space="0" w:color="auto"/>
            <w:left w:val="none" w:sz="0" w:space="0" w:color="auto"/>
            <w:bottom w:val="none" w:sz="0" w:space="0" w:color="auto"/>
            <w:right w:val="none" w:sz="0" w:space="0" w:color="auto"/>
          </w:divBdr>
        </w:div>
        <w:div w:id="1627278654">
          <w:marLeft w:val="640"/>
          <w:marRight w:val="0"/>
          <w:marTop w:val="0"/>
          <w:marBottom w:val="0"/>
          <w:divBdr>
            <w:top w:val="none" w:sz="0" w:space="0" w:color="auto"/>
            <w:left w:val="none" w:sz="0" w:space="0" w:color="auto"/>
            <w:bottom w:val="none" w:sz="0" w:space="0" w:color="auto"/>
            <w:right w:val="none" w:sz="0" w:space="0" w:color="auto"/>
          </w:divBdr>
        </w:div>
        <w:div w:id="725838834">
          <w:marLeft w:val="640"/>
          <w:marRight w:val="0"/>
          <w:marTop w:val="0"/>
          <w:marBottom w:val="0"/>
          <w:divBdr>
            <w:top w:val="none" w:sz="0" w:space="0" w:color="auto"/>
            <w:left w:val="none" w:sz="0" w:space="0" w:color="auto"/>
            <w:bottom w:val="none" w:sz="0" w:space="0" w:color="auto"/>
            <w:right w:val="none" w:sz="0" w:space="0" w:color="auto"/>
          </w:divBdr>
        </w:div>
        <w:div w:id="1651133290">
          <w:marLeft w:val="640"/>
          <w:marRight w:val="0"/>
          <w:marTop w:val="0"/>
          <w:marBottom w:val="0"/>
          <w:divBdr>
            <w:top w:val="none" w:sz="0" w:space="0" w:color="auto"/>
            <w:left w:val="none" w:sz="0" w:space="0" w:color="auto"/>
            <w:bottom w:val="none" w:sz="0" w:space="0" w:color="auto"/>
            <w:right w:val="none" w:sz="0" w:space="0" w:color="auto"/>
          </w:divBdr>
        </w:div>
        <w:div w:id="2076582702">
          <w:marLeft w:val="640"/>
          <w:marRight w:val="0"/>
          <w:marTop w:val="0"/>
          <w:marBottom w:val="0"/>
          <w:divBdr>
            <w:top w:val="none" w:sz="0" w:space="0" w:color="auto"/>
            <w:left w:val="none" w:sz="0" w:space="0" w:color="auto"/>
            <w:bottom w:val="none" w:sz="0" w:space="0" w:color="auto"/>
            <w:right w:val="none" w:sz="0" w:space="0" w:color="auto"/>
          </w:divBdr>
        </w:div>
        <w:div w:id="1595825866">
          <w:marLeft w:val="640"/>
          <w:marRight w:val="0"/>
          <w:marTop w:val="0"/>
          <w:marBottom w:val="0"/>
          <w:divBdr>
            <w:top w:val="none" w:sz="0" w:space="0" w:color="auto"/>
            <w:left w:val="none" w:sz="0" w:space="0" w:color="auto"/>
            <w:bottom w:val="none" w:sz="0" w:space="0" w:color="auto"/>
            <w:right w:val="none" w:sz="0" w:space="0" w:color="auto"/>
          </w:divBdr>
        </w:div>
        <w:div w:id="324557606">
          <w:marLeft w:val="640"/>
          <w:marRight w:val="0"/>
          <w:marTop w:val="0"/>
          <w:marBottom w:val="0"/>
          <w:divBdr>
            <w:top w:val="none" w:sz="0" w:space="0" w:color="auto"/>
            <w:left w:val="none" w:sz="0" w:space="0" w:color="auto"/>
            <w:bottom w:val="none" w:sz="0" w:space="0" w:color="auto"/>
            <w:right w:val="none" w:sz="0" w:space="0" w:color="auto"/>
          </w:divBdr>
        </w:div>
        <w:div w:id="974067825">
          <w:marLeft w:val="640"/>
          <w:marRight w:val="0"/>
          <w:marTop w:val="0"/>
          <w:marBottom w:val="0"/>
          <w:divBdr>
            <w:top w:val="none" w:sz="0" w:space="0" w:color="auto"/>
            <w:left w:val="none" w:sz="0" w:space="0" w:color="auto"/>
            <w:bottom w:val="none" w:sz="0" w:space="0" w:color="auto"/>
            <w:right w:val="none" w:sz="0" w:space="0" w:color="auto"/>
          </w:divBdr>
        </w:div>
        <w:div w:id="1662543834">
          <w:marLeft w:val="640"/>
          <w:marRight w:val="0"/>
          <w:marTop w:val="0"/>
          <w:marBottom w:val="0"/>
          <w:divBdr>
            <w:top w:val="none" w:sz="0" w:space="0" w:color="auto"/>
            <w:left w:val="none" w:sz="0" w:space="0" w:color="auto"/>
            <w:bottom w:val="none" w:sz="0" w:space="0" w:color="auto"/>
            <w:right w:val="none" w:sz="0" w:space="0" w:color="auto"/>
          </w:divBdr>
        </w:div>
        <w:div w:id="1374815138">
          <w:marLeft w:val="640"/>
          <w:marRight w:val="0"/>
          <w:marTop w:val="0"/>
          <w:marBottom w:val="0"/>
          <w:divBdr>
            <w:top w:val="none" w:sz="0" w:space="0" w:color="auto"/>
            <w:left w:val="none" w:sz="0" w:space="0" w:color="auto"/>
            <w:bottom w:val="none" w:sz="0" w:space="0" w:color="auto"/>
            <w:right w:val="none" w:sz="0" w:space="0" w:color="auto"/>
          </w:divBdr>
        </w:div>
        <w:div w:id="2023118763">
          <w:marLeft w:val="640"/>
          <w:marRight w:val="0"/>
          <w:marTop w:val="0"/>
          <w:marBottom w:val="0"/>
          <w:divBdr>
            <w:top w:val="none" w:sz="0" w:space="0" w:color="auto"/>
            <w:left w:val="none" w:sz="0" w:space="0" w:color="auto"/>
            <w:bottom w:val="none" w:sz="0" w:space="0" w:color="auto"/>
            <w:right w:val="none" w:sz="0" w:space="0" w:color="auto"/>
          </w:divBdr>
        </w:div>
        <w:div w:id="1354262985">
          <w:marLeft w:val="640"/>
          <w:marRight w:val="0"/>
          <w:marTop w:val="0"/>
          <w:marBottom w:val="0"/>
          <w:divBdr>
            <w:top w:val="none" w:sz="0" w:space="0" w:color="auto"/>
            <w:left w:val="none" w:sz="0" w:space="0" w:color="auto"/>
            <w:bottom w:val="none" w:sz="0" w:space="0" w:color="auto"/>
            <w:right w:val="none" w:sz="0" w:space="0" w:color="auto"/>
          </w:divBdr>
        </w:div>
        <w:div w:id="558785538">
          <w:marLeft w:val="640"/>
          <w:marRight w:val="0"/>
          <w:marTop w:val="0"/>
          <w:marBottom w:val="0"/>
          <w:divBdr>
            <w:top w:val="none" w:sz="0" w:space="0" w:color="auto"/>
            <w:left w:val="none" w:sz="0" w:space="0" w:color="auto"/>
            <w:bottom w:val="none" w:sz="0" w:space="0" w:color="auto"/>
            <w:right w:val="none" w:sz="0" w:space="0" w:color="auto"/>
          </w:divBdr>
        </w:div>
        <w:div w:id="1838841099">
          <w:marLeft w:val="640"/>
          <w:marRight w:val="0"/>
          <w:marTop w:val="0"/>
          <w:marBottom w:val="0"/>
          <w:divBdr>
            <w:top w:val="none" w:sz="0" w:space="0" w:color="auto"/>
            <w:left w:val="none" w:sz="0" w:space="0" w:color="auto"/>
            <w:bottom w:val="none" w:sz="0" w:space="0" w:color="auto"/>
            <w:right w:val="none" w:sz="0" w:space="0" w:color="auto"/>
          </w:divBdr>
        </w:div>
        <w:div w:id="695232268">
          <w:marLeft w:val="640"/>
          <w:marRight w:val="0"/>
          <w:marTop w:val="0"/>
          <w:marBottom w:val="0"/>
          <w:divBdr>
            <w:top w:val="none" w:sz="0" w:space="0" w:color="auto"/>
            <w:left w:val="none" w:sz="0" w:space="0" w:color="auto"/>
            <w:bottom w:val="none" w:sz="0" w:space="0" w:color="auto"/>
            <w:right w:val="none" w:sz="0" w:space="0" w:color="auto"/>
          </w:divBdr>
        </w:div>
        <w:div w:id="1099259594">
          <w:marLeft w:val="640"/>
          <w:marRight w:val="0"/>
          <w:marTop w:val="0"/>
          <w:marBottom w:val="0"/>
          <w:divBdr>
            <w:top w:val="none" w:sz="0" w:space="0" w:color="auto"/>
            <w:left w:val="none" w:sz="0" w:space="0" w:color="auto"/>
            <w:bottom w:val="none" w:sz="0" w:space="0" w:color="auto"/>
            <w:right w:val="none" w:sz="0" w:space="0" w:color="auto"/>
          </w:divBdr>
        </w:div>
        <w:div w:id="1835872163">
          <w:marLeft w:val="640"/>
          <w:marRight w:val="0"/>
          <w:marTop w:val="0"/>
          <w:marBottom w:val="0"/>
          <w:divBdr>
            <w:top w:val="none" w:sz="0" w:space="0" w:color="auto"/>
            <w:left w:val="none" w:sz="0" w:space="0" w:color="auto"/>
            <w:bottom w:val="none" w:sz="0" w:space="0" w:color="auto"/>
            <w:right w:val="none" w:sz="0" w:space="0" w:color="auto"/>
          </w:divBdr>
        </w:div>
        <w:div w:id="1883588367">
          <w:marLeft w:val="640"/>
          <w:marRight w:val="0"/>
          <w:marTop w:val="0"/>
          <w:marBottom w:val="0"/>
          <w:divBdr>
            <w:top w:val="none" w:sz="0" w:space="0" w:color="auto"/>
            <w:left w:val="none" w:sz="0" w:space="0" w:color="auto"/>
            <w:bottom w:val="none" w:sz="0" w:space="0" w:color="auto"/>
            <w:right w:val="none" w:sz="0" w:space="0" w:color="auto"/>
          </w:divBdr>
        </w:div>
        <w:div w:id="1132945992">
          <w:marLeft w:val="640"/>
          <w:marRight w:val="0"/>
          <w:marTop w:val="0"/>
          <w:marBottom w:val="0"/>
          <w:divBdr>
            <w:top w:val="none" w:sz="0" w:space="0" w:color="auto"/>
            <w:left w:val="none" w:sz="0" w:space="0" w:color="auto"/>
            <w:bottom w:val="none" w:sz="0" w:space="0" w:color="auto"/>
            <w:right w:val="none" w:sz="0" w:space="0" w:color="auto"/>
          </w:divBdr>
        </w:div>
        <w:div w:id="162821792">
          <w:marLeft w:val="640"/>
          <w:marRight w:val="0"/>
          <w:marTop w:val="0"/>
          <w:marBottom w:val="0"/>
          <w:divBdr>
            <w:top w:val="none" w:sz="0" w:space="0" w:color="auto"/>
            <w:left w:val="none" w:sz="0" w:space="0" w:color="auto"/>
            <w:bottom w:val="none" w:sz="0" w:space="0" w:color="auto"/>
            <w:right w:val="none" w:sz="0" w:space="0" w:color="auto"/>
          </w:divBdr>
        </w:div>
        <w:div w:id="446395291">
          <w:marLeft w:val="640"/>
          <w:marRight w:val="0"/>
          <w:marTop w:val="0"/>
          <w:marBottom w:val="0"/>
          <w:divBdr>
            <w:top w:val="none" w:sz="0" w:space="0" w:color="auto"/>
            <w:left w:val="none" w:sz="0" w:space="0" w:color="auto"/>
            <w:bottom w:val="none" w:sz="0" w:space="0" w:color="auto"/>
            <w:right w:val="none" w:sz="0" w:space="0" w:color="auto"/>
          </w:divBdr>
        </w:div>
        <w:div w:id="85619215">
          <w:marLeft w:val="640"/>
          <w:marRight w:val="0"/>
          <w:marTop w:val="0"/>
          <w:marBottom w:val="0"/>
          <w:divBdr>
            <w:top w:val="none" w:sz="0" w:space="0" w:color="auto"/>
            <w:left w:val="none" w:sz="0" w:space="0" w:color="auto"/>
            <w:bottom w:val="none" w:sz="0" w:space="0" w:color="auto"/>
            <w:right w:val="none" w:sz="0" w:space="0" w:color="auto"/>
          </w:divBdr>
        </w:div>
        <w:div w:id="320353619">
          <w:marLeft w:val="640"/>
          <w:marRight w:val="0"/>
          <w:marTop w:val="0"/>
          <w:marBottom w:val="0"/>
          <w:divBdr>
            <w:top w:val="none" w:sz="0" w:space="0" w:color="auto"/>
            <w:left w:val="none" w:sz="0" w:space="0" w:color="auto"/>
            <w:bottom w:val="none" w:sz="0" w:space="0" w:color="auto"/>
            <w:right w:val="none" w:sz="0" w:space="0" w:color="auto"/>
          </w:divBdr>
        </w:div>
        <w:div w:id="2100364222">
          <w:marLeft w:val="640"/>
          <w:marRight w:val="0"/>
          <w:marTop w:val="0"/>
          <w:marBottom w:val="0"/>
          <w:divBdr>
            <w:top w:val="none" w:sz="0" w:space="0" w:color="auto"/>
            <w:left w:val="none" w:sz="0" w:space="0" w:color="auto"/>
            <w:bottom w:val="none" w:sz="0" w:space="0" w:color="auto"/>
            <w:right w:val="none" w:sz="0" w:space="0" w:color="auto"/>
          </w:divBdr>
        </w:div>
        <w:div w:id="1086149564">
          <w:marLeft w:val="640"/>
          <w:marRight w:val="0"/>
          <w:marTop w:val="0"/>
          <w:marBottom w:val="0"/>
          <w:divBdr>
            <w:top w:val="none" w:sz="0" w:space="0" w:color="auto"/>
            <w:left w:val="none" w:sz="0" w:space="0" w:color="auto"/>
            <w:bottom w:val="none" w:sz="0" w:space="0" w:color="auto"/>
            <w:right w:val="none" w:sz="0" w:space="0" w:color="auto"/>
          </w:divBdr>
        </w:div>
        <w:div w:id="1989094535">
          <w:marLeft w:val="640"/>
          <w:marRight w:val="0"/>
          <w:marTop w:val="0"/>
          <w:marBottom w:val="0"/>
          <w:divBdr>
            <w:top w:val="none" w:sz="0" w:space="0" w:color="auto"/>
            <w:left w:val="none" w:sz="0" w:space="0" w:color="auto"/>
            <w:bottom w:val="none" w:sz="0" w:space="0" w:color="auto"/>
            <w:right w:val="none" w:sz="0" w:space="0" w:color="auto"/>
          </w:divBdr>
        </w:div>
        <w:div w:id="1263684542">
          <w:marLeft w:val="640"/>
          <w:marRight w:val="0"/>
          <w:marTop w:val="0"/>
          <w:marBottom w:val="0"/>
          <w:divBdr>
            <w:top w:val="none" w:sz="0" w:space="0" w:color="auto"/>
            <w:left w:val="none" w:sz="0" w:space="0" w:color="auto"/>
            <w:bottom w:val="none" w:sz="0" w:space="0" w:color="auto"/>
            <w:right w:val="none" w:sz="0" w:space="0" w:color="auto"/>
          </w:divBdr>
        </w:div>
        <w:div w:id="270668425">
          <w:marLeft w:val="640"/>
          <w:marRight w:val="0"/>
          <w:marTop w:val="0"/>
          <w:marBottom w:val="0"/>
          <w:divBdr>
            <w:top w:val="none" w:sz="0" w:space="0" w:color="auto"/>
            <w:left w:val="none" w:sz="0" w:space="0" w:color="auto"/>
            <w:bottom w:val="none" w:sz="0" w:space="0" w:color="auto"/>
            <w:right w:val="none" w:sz="0" w:space="0" w:color="auto"/>
          </w:divBdr>
        </w:div>
        <w:div w:id="1185942261">
          <w:marLeft w:val="640"/>
          <w:marRight w:val="0"/>
          <w:marTop w:val="0"/>
          <w:marBottom w:val="0"/>
          <w:divBdr>
            <w:top w:val="none" w:sz="0" w:space="0" w:color="auto"/>
            <w:left w:val="none" w:sz="0" w:space="0" w:color="auto"/>
            <w:bottom w:val="none" w:sz="0" w:space="0" w:color="auto"/>
            <w:right w:val="none" w:sz="0" w:space="0" w:color="auto"/>
          </w:divBdr>
        </w:div>
        <w:div w:id="1244560572">
          <w:marLeft w:val="640"/>
          <w:marRight w:val="0"/>
          <w:marTop w:val="0"/>
          <w:marBottom w:val="0"/>
          <w:divBdr>
            <w:top w:val="none" w:sz="0" w:space="0" w:color="auto"/>
            <w:left w:val="none" w:sz="0" w:space="0" w:color="auto"/>
            <w:bottom w:val="none" w:sz="0" w:space="0" w:color="auto"/>
            <w:right w:val="none" w:sz="0" w:space="0" w:color="auto"/>
          </w:divBdr>
        </w:div>
        <w:div w:id="1823616760">
          <w:marLeft w:val="640"/>
          <w:marRight w:val="0"/>
          <w:marTop w:val="0"/>
          <w:marBottom w:val="0"/>
          <w:divBdr>
            <w:top w:val="none" w:sz="0" w:space="0" w:color="auto"/>
            <w:left w:val="none" w:sz="0" w:space="0" w:color="auto"/>
            <w:bottom w:val="none" w:sz="0" w:space="0" w:color="auto"/>
            <w:right w:val="none" w:sz="0" w:space="0" w:color="auto"/>
          </w:divBdr>
        </w:div>
        <w:div w:id="997807555">
          <w:marLeft w:val="640"/>
          <w:marRight w:val="0"/>
          <w:marTop w:val="0"/>
          <w:marBottom w:val="0"/>
          <w:divBdr>
            <w:top w:val="none" w:sz="0" w:space="0" w:color="auto"/>
            <w:left w:val="none" w:sz="0" w:space="0" w:color="auto"/>
            <w:bottom w:val="none" w:sz="0" w:space="0" w:color="auto"/>
            <w:right w:val="none" w:sz="0" w:space="0" w:color="auto"/>
          </w:divBdr>
        </w:div>
        <w:div w:id="2829992">
          <w:marLeft w:val="640"/>
          <w:marRight w:val="0"/>
          <w:marTop w:val="0"/>
          <w:marBottom w:val="0"/>
          <w:divBdr>
            <w:top w:val="none" w:sz="0" w:space="0" w:color="auto"/>
            <w:left w:val="none" w:sz="0" w:space="0" w:color="auto"/>
            <w:bottom w:val="none" w:sz="0" w:space="0" w:color="auto"/>
            <w:right w:val="none" w:sz="0" w:space="0" w:color="auto"/>
          </w:divBdr>
        </w:div>
      </w:divsChild>
    </w:div>
    <w:div w:id="2040813418">
      <w:bodyDiv w:val="1"/>
      <w:marLeft w:val="0"/>
      <w:marRight w:val="0"/>
      <w:marTop w:val="0"/>
      <w:marBottom w:val="0"/>
      <w:divBdr>
        <w:top w:val="none" w:sz="0" w:space="0" w:color="auto"/>
        <w:left w:val="none" w:sz="0" w:space="0" w:color="auto"/>
        <w:bottom w:val="none" w:sz="0" w:space="0" w:color="auto"/>
        <w:right w:val="none" w:sz="0" w:space="0" w:color="auto"/>
      </w:divBdr>
      <w:divsChild>
        <w:div w:id="615215478">
          <w:marLeft w:val="0"/>
          <w:marRight w:val="0"/>
          <w:marTop w:val="0"/>
          <w:marBottom w:val="0"/>
          <w:divBdr>
            <w:top w:val="none" w:sz="0" w:space="0" w:color="auto"/>
            <w:left w:val="none" w:sz="0" w:space="0" w:color="auto"/>
            <w:bottom w:val="none" w:sz="0" w:space="0" w:color="auto"/>
            <w:right w:val="none" w:sz="0" w:space="0" w:color="auto"/>
          </w:divBdr>
          <w:divsChild>
            <w:div w:id="1303777068">
              <w:marLeft w:val="0"/>
              <w:marRight w:val="0"/>
              <w:marTop w:val="0"/>
              <w:marBottom w:val="0"/>
              <w:divBdr>
                <w:top w:val="none" w:sz="0" w:space="0" w:color="auto"/>
                <w:left w:val="none" w:sz="0" w:space="0" w:color="auto"/>
                <w:bottom w:val="none" w:sz="0" w:space="0" w:color="auto"/>
                <w:right w:val="none" w:sz="0" w:space="0" w:color="auto"/>
              </w:divBdr>
              <w:divsChild>
                <w:div w:id="1549881398">
                  <w:marLeft w:val="0"/>
                  <w:marRight w:val="0"/>
                  <w:marTop w:val="0"/>
                  <w:marBottom w:val="0"/>
                  <w:divBdr>
                    <w:top w:val="none" w:sz="0" w:space="0" w:color="auto"/>
                    <w:left w:val="none" w:sz="0" w:space="0" w:color="auto"/>
                    <w:bottom w:val="none" w:sz="0" w:space="0" w:color="auto"/>
                    <w:right w:val="none" w:sz="0" w:space="0" w:color="auto"/>
                  </w:divBdr>
                  <w:divsChild>
                    <w:div w:id="593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61828">
          <w:marLeft w:val="0"/>
          <w:marRight w:val="0"/>
          <w:marTop w:val="0"/>
          <w:marBottom w:val="0"/>
          <w:divBdr>
            <w:top w:val="none" w:sz="0" w:space="0" w:color="auto"/>
            <w:left w:val="none" w:sz="0" w:space="0" w:color="auto"/>
            <w:bottom w:val="none" w:sz="0" w:space="0" w:color="auto"/>
            <w:right w:val="none" w:sz="0" w:space="0" w:color="auto"/>
          </w:divBdr>
          <w:divsChild>
            <w:div w:id="771052176">
              <w:marLeft w:val="0"/>
              <w:marRight w:val="0"/>
              <w:marTop w:val="0"/>
              <w:marBottom w:val="0"/>
              <w:divBdr>
                <w:top w:val="none" w:sz="0" w:space="0" w:color="auto"/>
                <w:left w:val="none" w:sz="0" w:space="0" w:color="auto"/>
                <w:bottom w:val="none" w:sz="0" w:space="0" w:color="auto"/>
                <w:right w:val="none" w:sz="0" w:space="0" w:color="auto"/>
              </w:divBdr>
              <w:divsChild>
                <w:div w:id="825049631">
                  <w:marLeft w:val="0"/>
                  <w:marRight w:val="0"/>
                  <w:marTop w:val="0"/>
                  <w:marBottom w:val="0"/>
                  <w:divBdr>
                    <w:top w:val="none" w:sz="0" w:space="0" w:color="auto"/>
                    <w:left w:val="none" w:sz="0" w:space="0" w:color="auto"/>
                    <w:bottom w:val="none" w:sz="0" w:space="0" w:color="auto"/>
                    <w:right w:val="none" w:sz="0" w:space="0" w:color="auto"/>
                  </w:divBdr>
                  <w:divsChild>
                    <w:div w:id="14862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653530">
      <w:bodyDiv w:val="1"/>
      <w:marLeft w:val="0"/>
      <w:marRight w:val="0"/>
      <w:marTop w:val="0"/>
      <w:marBottom w:val="0"/>
      <w:divBdr>
        <w:top w:val="none" w:sz="0" w:space="0" w:color="auto"/>
        <w:left w:val="none" w:sz="0" w:space="0" w:color="auto"/>
        <w:bottom w:val="none" w:sz="0" w:space="0" w:color="auto"/>
        <w:right w:val="none" w:sz="0" w:space="0" w:color="auto"/>
      </w:divBdr>
      <w:divsChild>
        <w:div w:id="640118616">
          <w:marLeft w:val="640"/>
          <w:marRight w:val="0"/>
          <w:marTop w:val="0"/>
          <w:marBottom w:val="0"/>
          <w:divBdr>
            <w:top w:val="none" w:sz="0" w:space="0" w:color="auto"/>
            <w:left w:val="none" w:sz="0" w:space="0" w:color="auto"/>
            <w:bottom w:val="none" w:sz="0" w:space="0" w:color="auto"/>
            <w:right w:val="none" w:sz="0" w:space="0" w:color="auto"/>
          </w:divBdr>
        </w:div>
        <w:div w:id="1112552790">
          <w:marLeft w:val="640"/>
          <w:marRight w:val="0"/>
          <w:marTop w:val="0"/>
          <w:marBottom w:val="0"/>
          <w:divBdr>
            <w:top w:val="none" w:sz="0" w:space="0" w:color="auto"/>
            <w:left w:val="none" w:sz="0" w:space="0" w:color="auto"/>
            <w:bottom w:val="none" w:sz="0" w:space="0" w:color="auto"/>
            <w:right w:val="none" w:sz="0" w:space="0" w:color="auto"/>
          </w:divBdr>
        </w:div>
        <w:div w:id="835614251">
          <w:marLeft w:val="640"/>
          <w:marRight w:val="0"/>
          <w:marTop w:val="0"/>
          <w:marBottom w:val="0"/>
          <w:divBdr>
            <w:top w:val="none" w:sz="0" w:space="0" w:color="auto"/>
            <w:left w:val="none" w:sz="0" w:space="0" w:color="auto"/>
            <w:bottom w:val="none" w:sz="0" w:space="0" w:color="auto"/>
            <w:right w:val="none" w:sz="0" w:space="0" w:color="auto"/>
          </w:divBdr>
        </w:div>
        <w:div w:id="216936187">
          <w:marLeft w:val="640"/>
          <w:marRight w:val="0"/>
          <w:marTop w:val="0"/>
          <w:marBottom w:val="0"/>
          <w:divBdr>
            <w:top w:val="none" w:sz="0" w:space="0" w:color="auto"/>
            <w:left w:val="none" w:sz="0" w:space="0" w:color="auto"/>
            <w:bottom w:val="none" w:sz="0" w:space="0" w:color="auto"/>
            <w:right w:val="none" w:sz="0" w:space="0" w:color="auto"/>
          </w:divBdr>
        </w:div>
        <w:div w:id="108085805">
          <w:marLeft w:val="640"/>
          <w:marRight w:val="0"/>
          <w:marTop w:val="0"/>
          <w:marBottom w:val="0"/>
          <w:divBdr>
            <w:top w:val="none" w:sz="0" w:space="0" w:color="auto"/>
            <w:left w:val="none" w:sz="0" w:space="0" w:color="auto"/>
            <w:bottom w:val="none" w:sz="0" w:space="0" w:color="auto"/>
            <w:right w:val="none" w:sz="0" w:space="0" w:color="auto"/>
          </w:divBdr>
        </w:div>
        <w:div w:id="940798207">
          <w:marLeft w:val="640"/>
          <w:marRight w:val="0"/>
          <w:marTop w:val="0"/>
          <w:marBottom w:val="0"/>
          <w:divBdr>
            <w:top w:val="none" w:sz="0" w:space="0" w:color="auto"/>
            <w:left w:val="none" w:sz="0" w:space="0" w:color="auto"/>
            <w:bottom w:val="none" w:sz="0" w:space="0" w:color="auto"/>
            <w:right w:val="none" w:sz="0" w:space="0" w:color="auto"/>
          </w:divBdr>
        </w:div>
        <w:div w:id="1570725188">
          <w:marLeft w:val="640"/>
          <w:marRight w:val="0"/>
          <w:marTop w:val="0"/>
          <w:marBottom w:val="0"/>
          <w:divBdr>
            <w:top w:val="none" w:sz="0" w:space="0" w:color="auto"/>
            <w:left w:val="none" w:sz="0" w:space="0" w:color="auto"/>
            <w:bottom w:val="none" w:sz="0" w:space="0" w:color="auto"/>
            <w:right w:val="none" w:sz="0" w:space="0" w:color="auto"/>
          </w:divBdr>
        </w:div>
        <w:div w:id="457534278">
          <w:marLeft w:val="640"/>
          <w:marRight w:val="0"/>
          <w:marTop w:val="0"/>
          <w:marBottom w:val="0"/>
          <w:divBdr>
            <w:top w:val="none" w:sz="0" w:space="0" w:color="auto"/>
            <w:left w:val="none" w:sz="0" w:space="0" w:color="auto"/>
            <w:bottom w:val="none" w:sz="0" w:space="0" w:color="auto"/>
            <w:right w:val="none" w:sz="0" w:space="0" w:color="auto"/>
          </w:divBdr>
        </w:div>
        <w:div w:id="357321316">
          <w:marLeft w:val="640"/>
          <w:marRight w:val="0"/>
          <w:marTop w:val="0"/>
          <w:marBottom w:val="0"/>
          <w:divBdr>
            <w:top w:val="none" w:sz="0" w:space="0" w:color="auto"/>
            <w:left w:val="none" w:sz="0" w:space="0" w:color="auto"/>
            <w:bottom w:val="none" w:sz="0" w:space="0" w:color="auto"/>
            <w:right w:val="none" w:sz="0" w:space="0" w:color="auto"/>
          </w:divBdr>
        </w:div>
        <w:div w:id="1274282510">
          <w:marLeft w:val="640"/>
          <w:marRight w:val="0"/>
          <w:marTop w:val="0"/>
          <w:marBottom w:val="0"/>
          <w:divBdr>
            <w:top w:val="none" w:sz="0" w:space="0" w:color="auto"/>
            <w:left w:val="none" w:sz="0" w:space="0" w:color="auto"/>
            <w:bottom w:val="none" w:sz="0" w:space="0" w:color="auto"/>
            <w:right w:val="none" w:sz="0" w:space="0" w:color="auto"/>
          </w:divBdr>
        </w:div>
        <w:div w:id="970982249">
          <w:marLeft w:val="640"/>
          <w:marRight w:val="0"/>
          <w:marTop w:val="0"/>
          <w:marBottom w:val="0"/>
          <w:divBdr>
            <w:top w:val="none" w:sz="0" w:space="0" w:color="auto"/>
            <w:left w:val="none" w:sz="0" w:space="0" w:color="auto"/>
            <w:bottom w:val="none" w:sz="0" w:space="0" w:color="auto"/>
            <w:right w:val="none" w:sz="0" w:space="0" w:color="auto"/>
          </w:divBdr>
        </w:div>
        <w:div w:id="1795900996">
          <w:marLeft w:val="640"/>
          <w:marRight w:val="0"/>
          <w:marTop w:val="0"/>
          <w:marBottom w:val="0"/>
          <w:divBdr>
            <w:top w:val="none" w:sz="0" w:space="0" w:color="auto"/>
            <w:left w:val="none" w:sz="0" w:space="0" w:color="auto"/>
            <w:bottom w:val="none" w:sz="0" w:space="0" w:color="auto"/>
            <w:right w:val="none" w:sz="0" w:space="0" w:color="auto"/>
          </w:divBdr>
        </w:div>
        <w:div w:id="1415668959">
          <w:marLeft w:val="640"/>
          <w:marRight w:val="0"/>
          <w:marTop w:val="0"/>
          <w:marBottom w:val="0"/>
          <w:divBdr>
            <w:top w:val="none" w:sz="0" w:space="0" w:color="auto"/>
            <w:left w:val="none" w:sz="0" w:space="0" w:color="auto"/>
            <w:bottom w:val="none" w:sz="0" w:space="0" w:color="auto"/>
            <w:right w:val="none" w:sz="0" w:space="0" w:color="auto"/>
          </w:divBdr>
        </w:div>
        <w:div w:id="605357403">
          <w:marLeft w:val="640"/>
          <w:marRight w:val="0"/>
          <w:marTop w:val="0"/>
          <w:marBottom w:val="0"/>
          <w:divBdr>
            <w:top w:val="none" w:sz="0" w:space="0" w:color="auto"/>
            <w:left w:val="none" w:sz="0" w:space="0" w:color="auto"/>
            <w:bottom w:val="none" w:sz="0" w:space="0" w:color="auto"/>
            <w:right w:val="none" w:sz="0" w:space="0" w:color="auto"/>
          </w:divBdr>
        </w:div>
        <w:div w:id="1304773853">
          <w:marLeft w:val="640"/>
          <w:marRight w:val="0"/>
          <w:marTop w:val="0"/>
          <w:marBottom w:val="0"/>
          <w:divBdr>
            <w:top w:val="none" w:sz="0" w:space="0" w:color="auto"/>
            <w:left w:val="none" w:sz="0" w:space="0" w:color="auto"/>
            <w:bottom w:val="none" w:sz="0" w:space="0" w:color="auto"/>
            <w:right w:val="none" w:sz="0" w:space="0" w:color="auto"/>
          </w:divBdr>
        </w:div>
        <w:div w:id="479884067">
          <w:marLeft w:val="640"/>
          <w:marRight w:val="0"/>
          <w:marTop w:val="0"/>
          <w:marBottom w:val="0"/>
          <w:divBdr>
            <w:top w:val="none" w:sz="0" w:space="0" w:color="auto"/>
            <w:left w:val="none" w:sz="0" w:space="0" w:color="auto"/>
            <w:bottom w:val="none" w:sz="0" w:space="0" w:color="auto"/>
            <w:right w:val="none" w:sz="0" w:space="0" w:color="auto"/>
          </w:divBdr>
        </w:div>
        <w:div w:id="1445272763">
          <w:marLeft w:val="640"/>
          <w:marRight w:val="0"/>
          <w:marTop w:val="0"/>
          <w:marBottom w:val="0"/>
          <w:divBdr>
            <w:top w:val="none" w:sz="0" w:space="0" w:color="auto"/>
            <w:left w:val="none" w:sz="0" w:space="0" w:color="auto"/>
            <w:bottom w:val="none" w:sz="0" w:space="0" w:color="auto"/>
            <w:right w:val="none" w:sz="0" w:space="0" w:color="auto"/>
          </w:divBdr>
        </w:div>
        <w:div w:id="1963487951">
          <w:marLeft w:val="640"/>
          <w:marRight w:val="0"/>
          <w:marTop w:val="0"/>
          <w:marBottom w:val="0"/>
          <w:divBdr>
            <w:top w:val="none" w:sz="0" w:space="0" w:color="auto"/>
            <w:left w:val="none" w:sz="0" w:space="0" w:color="auto"/>
            <w:bottom w:val="none" w:sz="0" w:space="0" w:color="auto"/>
            <w:right w:val="none" w:sz="0" w:space="0" w:color="auto"/>
          </w:divBdr>
        </w:div>
        <w:div w:id="412511988">
          <w:marLeft w:val="640"/>
          <w:marRight w:val="0"/>
          <w:marTop w:val="0"/>
          <w:marBottom w:val="0"/>
          <w:divBdr>
            <w:top w:val="none" w:sz="0" w:space="0" w:color="auto"/>
            <w:left w:val="none" w:sz="0" w:space="0" w:color="auto"/>
            <w:bottom w:val="none" w:sz="0" w:space="0" w:color="auto"/>
            <w:right w:val="none" w:sz="0" w:space="0" w:color="auto"/>
          </w:divBdr>
        </w:div>
        <w:div w:id="1360400104">
          <w:marLeft w:val="640"/>
          <w:marRight w:val="0"/>
          <w:marTop w:val="0"/>
          <w:marBottom w:val="0"/>
          <w:divBdr>
            <w:top w:val="none" w:sz="0" w:space="0" w:color="auto"/>
            <w:left w:val="none" w:sz="0" w:space="0" w:color="auto"/>
            <w:bottom w:val="none" w:sz="0" w:space="0" w:color="auto"/>
            <w:right w:val="none" w:sz="0" w:space="0" w:color="auto"/>
          </w:divBdr>
        </w:div>
        <w:div w:id="297151806">
          <w:marLeft w:val="640"/>
          <w:marRight w:val="0"/>
          <w:marTop w:val="0"/>
          <w:marBottom w:val="0"/>
          <w:divBdr>
            <w:top w:val="none" w:sz="0" w:space="0" w:color="auto"/>
            <w:left w:val="none" w:sz="0" w:space="0" w:color="auto"/>
            <w:bottom w:val="none" w:sz="0" w:space="0" w:color="auto"/>
            <w:right w:val="none" w:sz="0" w:space="0" w:color="auto"/>
          </w:divBdr>
        </w:div>
        <w:div w:id="13120226">
          <w:marLeft w:val="640"/>
          <w:marRight w:val="0"/>
          <w:marTop w:val="0"/>
          <w:marBottom w:val="0"/>
          <w:divBdr>
            <w:top w:val="none" w:sz="0" w:space="0" w:color="auto"/>
            <w:left w:val="none" w:sz="0" w:space="0" w:color="auto"/>
            <w:bottom w:val="none" w:sz="0" w:space="0" w:color="auto"/>
            <w:right w:val="none" w:sz="0" w:space="0" w:color="auto"/>
          </w:divBdr>
        </w:div>
        <w:div w:id="649480569">
          <w:marLeft w:val="640"/>
          <w:marRight w:val="0"/>
          <w:marTop w:val="0"/>
          <w:marBottom w:val="0"/>
          <w:divBdr>
            <w:top w:val="none" w:sz="0" w:space="0" w:color="auto"/>
            <w:left w:val="none" w:sz="0" w:space="0" w:color="auto"/>
            <w:bottom w:val="none" w:sz="0" w:space="0" w:color="auto"/>
            <w:right w:val="none" w:sz="0" w:space="0" w:color="auto"/>
          </w:divBdr>
        </w:div>
        <w:div w:id="969743341">
          <w:marLeft w:val="640"/>
          <w:marRight w:val="0"/>
          <w:marTop w:val="0"/>
          <w:marBottom w:val="0"/>
          <w:divBdr>
            <w:top w:val="none" w:sz="0" w:space="0" w:color="auto"/>
            <w:left w:val="none" w:sz="0" w:space="0" w:color="auto"/>
            <w:bottom w:val="none" w:sz="0" w:space="0" w:color="auto"/>
            <w:right w:val="none" w:sz="0" w:space="0" w:color="auto"/>
          </w:divBdr>
        </w:div>
        <w:div w:id="978416690">
          <w:marLeft w:val="640"/>
          <w:marRight w:val="0"/>
          <w:marTop w:val="0"/>
          <w:marBottom w:val="0"/>
          <w:divBdr>
            <w:top w:val="none" w:sz="0" w:space="0" w:color="auto"/>
            <w:left w:val="none" w:sz="0" w:space="0" w:color="auto"/>
            <w:bottom w:val="none" w:sz="0" w:space="0" w:color="auto"/>
            <w:right w:val="none" w:sz="0" w:space="0" w:color="auto"/>
          </w:divBdr>
        </w:div>
        <w:div w:id="614291195">
          <w:marLeft w:val="640"/>
          <w:marRight w:val="0"/>
          <w:marTop w:val="0"/>
          <w:marBottom w:val="0"/>
          <w:divBdr>
            <w:top w:val="none" w:sz="0" w:space="0" w:color="auto"/>
            <w:left w:val="none" w:sz="0" w:space="0" w:color="auto"/>
            <w:bottom w:val="none" w:sz="0" w:space="0" w:color="auto"/>
            <w:right w:val="none" w:sz="0" w:space="0" w:color="auto"/>
          </w:divBdr>
        </w:div>
        <w:div w:id="1040397041">
          <w:marLeft w:val="640"/>
          <w:marRight w:val="0"/>
          <w:marTop w:val="0"/>
          <w:marBottom w:val="0"/>
          <w:divBdr>
            <w:top w:val="none" w:sz="0" w:space="0" w:color="auto"/>
            <w:left w:val="none" w:sz="0" w:space="0" w:color="auto"/>
            <w:bottom w:val="none" w:sz="0" w:space="0" w:color="auto"/>
            <w:right w:val="none" w:sz="0" w:space="0" w:color="auto"/>
          </w:divBdr>
        </w:div>
        <w:div w:id="341974921">
          <w:marLeft w:val="640"/>
          <w:marRight w:val="0"/>
          <w:marTop w:val="0"/>
          <w:marBottom w:val="0"/>
          <w:divBdr>
            <w:top w:val="none" w:sz="0" w:space="0" w:color="auto"/>
            <w:left w:val="none" w:sz="0" w:space="0" w:color="auto"/>
            <w:bottom w:val="none" w:sz="0" w:space="0" w:color="auto"/>
            <w:right w:val="none" w:sz="0" w:space="0" w:color="auto"/>
          </w:divBdr>
        </w:div>
        <w:div w:id="1659311450">
          <w:marLeft w:val="640"/>
          <w:marRight w:val="0"/>
          <w:marTop w:val="0"/>
          <w:marBottom w:val="0"/>
          <w:divBdr>
            <w:top w:val="none" w:sz="0" w:space="0" w:color="auto"/>
            <w:left w:val="none" w:sz="0" w:space="0" w:color="auto"/>
            <w:bottom w:val="none" w:sz="0" w:space="0" w:color="auto"/>
            <w:right w:val="none" w:sz="0" w:space="0" w:color="auto"/>
          </w:divBdr>
        </w:div>
        <w:div w:id="872687755">
          <w:marLeft w:val="640"/>
          <w:marRight w:val="0"/>
          <w:marTop w:val="0"/>
          <w:marBottom w:val="0"/>
          <w:divBdr>
            <w:top w:val="none" w:sz="0" w:space="0" w:color="auto"/>
            <w:left w:val="none" w:sz="0" w:space="0" w:color="auto"/>
            <w:bottom w:val="none" w:sz="0" w:space="0" w:color="auto"/>
            <w:right w:val="none" w:sz="0" w:space="0" w:color="auto"/>
          </w:divBdr>
        </w:div>
        <w:div w:id="22563292">
          <w:marLeft w:val="640"/>
          <w:marRight w:val="0"/>
          <w:marTop w:val="0"/>
          <w:marBottom w:val="0"/>
          <w:divBdr>
            <w:top w:val="none" w:sz="0" w:space="0" w:color="auto"/>
            <w:left w:val="none" w:sz="0" w:space="0" w:color="auto"/>
            <w:bottom w:val="none" w:sz="0" w:space="0" w:color="auto"/>
            <w:right w:val="none" w:sz="0" w:space="0" w:color="auto"/>
          </w:divBdr>
        </w:div>
        <w:div w:id="1430391430">
          <w:marLeft w:val="640"/>
          <w:marRight w:val="0"/>
          <w:marTop w:val="0"/>
          <w:marBottom w:val="0"/>
          <w:divBdr>
            <w:top w:val="none" w:sz="0" w:space="0" w:color="auto"/>
            <w:left w:val="none" w:sz="0" w:space="0" w:color="auto"/>
            <w:bottom w:val="none" w:sz="0" w:space="0" w:color="auto"/>
            <w:right w:val="none" w:sz="0" w:space="0" w:color="auto"/>
          </w:divBdr>
        </w:div>
        <w:div w:id="40332173">
          <w:marLeft w:val="640"/>
          <w:marRight w:val="0"/>
          <w:marTop w:val="0"/>
          <w:marBottom w:val="0"/>
          <w:divBdr>
            <w:top w:val="none" w:sz="0" w:space="0" w:color="auto"/>
            <w:left w:val="none" w:sz="0" w:space="0" w:color="auto"/>
            <w:bottom w:val="none" w:sz="0" w:space="0" w:color="auto"/>
            <w:right w:val="none" w:sz="0" w:space="0" w:color="auto"/>
          </w:divBdr>
        </w:div>
        <w:div w:id="931820926">
          <w:marLeft w:val="640"/>
          <w:marRight w:val="0"/>
          <w:marTop w:val="0"/>
          <w:marBottom w:val="0"/>
          <w:divBdr>
            <w:top w:val="none" w:sz="0" w:space="0" w:color="auto"/>
            <w:left w:val="none" w:sz="0" w:space="0" w:color="auto"/>
            <w:bottom w:val="none" w:sz="0" w:space="0" w:color="auto"/>
            <w:right w:val="none" w:sz="0" w:space="0" w:color="auto"/>
          </w:divBdr>
        </w:div>
        <w:div w:id="1201088253">
          <w:marLeft w:val="640"/>
          <w:marRight w:val="0"/>
          <w:marTop w:val="0"/>
          <w:marBottom w:val="0"/>
          <w:divBdr>
            <w:top w:val="none" w:sz="0" w:space="0" w:color="auto"/>
            <w:left w:val="none" w:sz="0" w:space="0" w:color="auto"/>
            <w:bottom w:val="none" w:sz="0" w:space="0" w:color="auto"/>
            <w:right w:val="none" w:sz="0" w:space="0" w:color="auto"/>
          </w:divBdr>
        </w:div>
        <w:div w:id="459374190">
          <w:marLeft w:val="640"/>
          <w:marRight w:val="0"/>
          <w:marTop w:val="0"/>
          <w:marBottom w:val="0"/>
          <w:divBdr>
            <w:top w:val="none" w:sz="0" w:space="0" w:color="auto"/>
            <w:left w:val="none" w:sz="0" w:space="0" w:color="auto"/>
            <w:bottom w:val="none" w:sz="0" w:space="0" w:color="auto"/>
            <w:right w:val="none" w:sz="0" w:space="0" w:color="auto"/>
          </w:divBdr>
        </w:div>
        <w:div w:id="2007632677">
          <w:marLeft w:val="640"/>
          <w:marRight w:val="0"/>
          <w:marTop w:val="0"/>
          <w:marBottom w:val="0"/>
          <w:divBdr>
            <w:top w:val="none" w:sz="0" w:space="0" w:color="auto"/>
            <w:left w:val="none" w:sz="0" w:space="0" w:color="auto"/>
            <w:bottom w:val="none" w:sz="0" w:space="0" w:color="auto"/>
            <w:right w:val="none" w:sz="0" w:space="0" w:color="auto"/>
          </w:divBdr>
        </w:div>
      </w:divsChild>
    </w:div>
    <w:div w:id="2058778319">
      <w:bodyDiv w:val="1"/>
      <w:marLeft w:val="0"/>
      <w:marRight w:val="0"/>
      <w:marTop w:val="0"/>
      <w:marBottom w:val="0"/>
      <w:divBdr>
        <w:top w:val="none" w:sz="0" w:space="0" w:color="auto"/>
        <w:left w:val="none" w:sz="0" w:space="0" w:color="auto"/>
        <w:bottom w:val="none" w:sz="0" w:space="0" w:color="auto"/>
        <w:right w:val="none" w:sz="0" w:space="0" w:color="auto"/>
      </w:divBdr>
      <w:divsChild>
        <w:div w:id="725762851">
          <w:marLeft w:val="640"/>
          <w:marRight w:val="0"/>
          <w:marTop w:val="0"/>
          <w:marBottom w:val="0"/>
          <w:divBdr>
            <w:top w:val="none" w:sz="0" w:space="0" w:color="auto"/>
            <w:left w:val="none" w:sz="0" w:space="0" w:color="auto"/>
            <w:bottom w:val="none" w:sz="0" w:space="0" w:color="auto"/>
            <w:right w:val="none" w:sz="0" w:space="0" w:color="auto"/>
          </w:divBdr>
        </w:div>
        <w:div w:id="1964072093">
          <w:marLeft w:val="640"/>
          <w:marRight w:val="0"/>
          <w:marTop w:val="0"/>
          <w:marBottom w:val="0"/>
          <w:divBdr>
            <w:top w:val="none" w:sz="0" w:space="0" w:color="auto"/>
            <w:left w:val="none" w:sz="0" w:space="0" w:color="auto"/>
            <w:bottom w:val="none" w:sz="0" w:space="0" w:color="auto"/>
            <w:right w:val="none" w:sz="0" w:space="0" w:color="auto"/>
          </w:divBdr>
        </w:div>
        <w:div w:id="1532062155">
          <w:marLeft w:val="640"/>
          <w:marRight w:val="0"/>
          <w:marTop w:val="0"/>
          <w:marBottom w:val="0"/>
          <w:divBdr>
            <w:top w:val="none" w:sz="0" w:space="0" w:color="auto"/>
            <w:left w:val="none" w:sz="0" w:space="0" w:color="auto"/>
            <w:bottom w:val="none" w:sz="0" w:space="0" w:color="auto"/>
            <w:right w:val="none" w:sz="0" w:space="0" w:color="auto"/>
          </w:divBdr>
        </w:div>
        <w:div w:id="1287659456">
          <w:marLeft w:val="640"/>
          <w:marRight w:val="0"/>
          <w:marTop w:val="0"/>
          <w:marBottom w:val="0"/>
          <w:divBdr>
            <w:top w:val="none" w:sz="0" w:space="0" w:color="auto"/>
            <w:left w:val="none" w:sz="0" w:space="0" w:color="auto"/>
            <w:bottom w:val="none" w:sz="0" w:space="0" w:color="auto"/>
            <w:right w:val="none" w:sz="0" w:space="0" w:color="auto"/>
          </w:divBdr>
        </w:div>
        <w:div w:id="437607167">
          <w:marLeft w:val="640"/>
          <w:marRight w:val="0"/>
          <w:marTop w:val="0"/>
          <w:marBottom w:val="0"/>
          <w:divBdr>
            <w:top w:val="none" w:sz="0" w:space="0" w:color="auto"/>
            <w:left w:val="none" w:sz="0" w:space="0" w:color="auto"/>
            <w:bottom w:val="none" w:sz="0" w:space="0" w:color="auto"/>
            <w:right w:val="none" w:sz="0" w:space="0" w:color="auto"/>
          </w:divBdr>
        </w:div>
        <w:div w:id="1936864780">
          <w:marLeft w:val="640"/>
          <w:marRight w:val="0"/>
          <w:marTop w:val="0"/>
          <w:marBottom w:val="0"/>
          <w:divBdr>
            <w:top w:val="none" w:sz="0" w:space="0" w:color="auto"/>
            <w:left w:val="none" w:sz="0" w:space="0" w:color="auto"/>
            <w:bottom w:val="none" w:sz="0" w:space="0" w:color="auto"/>
            <w:right w:val="none" w:sz="0" w:space="0" w:color="auto"/>
          </w:divBdr>
        </w:div>
        <w:div w:id="2073235127">
          <w:marLeft w:val="640"/>
          <w:marRight w:val="0"/>
          <w:marTop w:val="0"/>
          <w:marBottom w:val="0"/>
          <w:divBdr>
            <w:top w:val="none" w:sz="0" w:space="0" w:color="auto"/>
            <w:left w:val="none" w:sz="0" w:space="0" w:color="auto"/>
            <w:bottom w:val="none" w:sz="0" w:space="0" w:color="auto"/>
            <w:right w:val="none" w:sz="0" w:space="0" w:color="auto"/>
          </w:divBdr>
        </w:div>
        <w:div w:id="903682212">
          <w:marLeft w:val="640"/>
          <w:marRight w:val="0"/>
          <w:marTop w:val="0"/>
          <w:marBottom w:val="0"/>
          <w:divBdr>
            <w:top w:val="none" w:sz="0" w:space="0" w:color="auto"/>
            <w:left w:val="none" w:sz="0" w:space="0" w:color="auto"/>
            <w:bottom w:val="none" w:sz="0" w:space="0" w:color="auto"/>
            <w:right w:val="none" w:sz="0" w:space="0" w:color="auto"/>
          </w:divBdr>
        </w:div>
        <w:div w:id="693966555">
          <w:marLeft w:val="640"/>
          <w:marRight w:val="0"/>
          <w:marTop w:val="0"/>
          <w:marBottom w:val="0"/>
          <w:divBdr>
            <w:top w:val="none" w:sz="0" w:space="0" w:color="auto"/>
            <w:left w:val="none" w:sz="0" w:space="0" w:color="auto"/>
            <w:bottom w:val="none" w:sz="0" w:space="0" w:color="auto"/>
            <w:right w:val="none" w:sz="0" w:space="0" w:color="auto"/>
          </w:divBdr>
        </w:div>
        <w:div w:id="1082800210">
          <w:marLeft w:val="640"/>
          <w:marRight w:val="0"/>
          <w:marTop w:val="0"/>
          <w:marBottom w:val="0"/>
          <w:divBdr>
            <w:top w:val="none" w:sz="0" w:space="0" w:color="auto"/>
            <w:left w:val="none" w:sz="0" w:space="0" w:color="auto"/>
            <w:bottom w:val="none" w:sz="0" w:space="0" w:color="auto"/>
            <w:right w:val="none" w:sz="0" w:space="0" w:color="auto"/>
          </w:divBdr>
        </w:div>
        <w:div w:id="142355613">
          <w:marLeft w:val="640"/>
          <w:marRight w:val="0"/>
          <w:marTop w:val="0"/>
          <w:marBottom w:val="0"/>
          <w:divBdr>
            <w:top w:val="none" w:sz="0" w:space="0" w:color="auto"/>
            <w:left w:val="none" w:sz="0" w:space="0" w:color="auto"/>
            <w:bottom w:val="none" w:sz="0" w:space="0" w:color="auto"/>
            <w:right w:val="none" w:sz="0" w:space="0" w:color="auto"/>
          </w:divBdr>
        </w:div>
        <w:div w:id="698630964">
          <w:marLeft w:val="640"/>
          <w:marRight w:val="0"/>
          <w:marTop w:val="0"/>
          <w:marBottom w:val="0"/>
          <w:divBdr>
            <w:top w:val="none" w:sz="0" w:space="0" w:color="auto"/>
            <w:left w:val="none" w:sz="0" w:space="0" w:color="auto"/>
            <w:bottom w:val="none" w:sz="0" w:space="0" w:color="auto"/>
            <w:right w:val="none" w:sz="0" w:space="0" w:color="auto"/>
          </w:divBdr>
        </w:div>
        <w:div w:id="709887420">
          <w:marLeft w:val="640"/>
          <w:marRight w:val="0"/>
          <w:marTop w:val="0"/>
          <w:marBottom w:val="0"/>
          <w:divBdr>
            <w:top w:val="none" w:sz="0" w:space="0" w:color="auto"/>
            <w:left w:val="none" w:sz="0" w:space="0" w:color="auto"/>
            <w:bottom w:val="none" w:sz="0" w:space="0" w:color="auto"/>
            <w:right w:val="none" w:sz="0" w:space="0" w:color="auto"/>
          </w:divBdr>
        </w:div>
        <w:div w:id="139421656">
          <w:marLeft w:val="640"/>
          <w:marRight w:val="0"/>
          <w:marTop w:val="0"/>
          <w:marBottom w:val="0"/>
          <w:divBdr>
            <w:top w:val="none" w:sz="0" w:space="0" w:color="auto"/>
            <w:left w:val="none" w:sz="0" w:space="0" w:color="auto"/>
            <w:bottom w:val="none" w:sz="0" w:space="0" w:color="auto"/>
            <w:right w:val="none" w:sz="0" w:space="0" w:color="auto"/>
          </w:divBdr>
        </w:div>
        <w:div w:id="610666881">
          <w:marLeft w:val="640"/>
          <w:marRight w:val="0"/>
          <w:marTop w:val="0"/>
          <w:marBottom w:val="0"/>
          <w:divBdr>
            <w:top w:val="none" w:sz="0" w:space="0" w:color="auto"/>
            <w:left w:val="none" w:sz="0" w:space="0" w:color="auto"/>
            <w:bottom w:val="none" w:sz="0" w:space="0" w:color="auto"/>
            <w:right w:val="none" w:sz="0" w:space="0" w:color="auto"/>
          </w:divBdr>
        </w:div>
        <w:div w:id="1963880099">
          <w:marLeft w:val="640"/>
          <w:marRight w:val="0"/>
          <w:marTop w:val="0"/>
          <w:marBottom w:val="0"/>
          <w:divBdr>
            <w:top w:val="none" w:sz="0" w:space="0" w:color="auto"/>
            <w:left w:val="none" w:sz="0" w:space="0" w:color="auto"/>
            <w:bottom w:val="none" w:sz="0" w:space="0" w:color="auto"/>
            <w:right w:val="none" w:sz="0" w:space="0" w:color="auto"/>
          </w:divBdr>
        </w:div>
        <w:div w:id="881595999">
          <w:marLeft w:val="640"/>
          <w:marRight w:val="0"/>
          <w:marTop w:val="0"/>
          <w:marBottom w:val="0"/>
          <w:divBdr>
            <w:top w:val="none" w:sz="0" w:space="0" w:color="auto"/>
            <w:left w:val="none" w:sz="0" w:space="0" w:color="auto"/>
            <w:bottom w:val="none" w:sz="0" w:space="0" w:color="auto"/>
            <w:right w:val="none" w:sz="0" w:space="0" w:color="auto"/>
          </w:divBdr>
        </w:div>
        <w:div w:id="90470969">
          <w:marLeft w:val="640"/>
          <w:marRight w:val="0"/>
          <w:marTop w:val="0"/>
          <w:marBottom w:val="0"/>
          <w:divBdr>
            <w:top w:val="none" w:sz="0" w:space="0" w:color="auto"/>
            <w:left w:val="none" w:sz="0" w:space="0" w:color="auto"/>
            <w:bottom w:val="none" w:sz="0" w:space="0" w:color="auto"/>
            <w:right w:val="none" w:sz="0" w:space="0" w:color="auto"/>
          </w:divBdr>
        </w:div>
        <w:div w:id="1010183745">
          <w:marLeft w:val="640"/>
          <w:marRight w:val="0"/>
          <w:marTop w:val="0"/>
          <w:marBottom w:val="0"/>
          <w:divBdr>
            <w:top w:val="none" w:sz="0" w:space="0" w:color="auto"/>
            <w:left w:val="none" w:sz="0" w:space="0" w:color="auto"/>
            <w:bottom w:val="none" w:sz="0" w:space="0" w:color="auto"/>
            <w:right w:val="none" w:sz="0" w:space="0" w:color="auto"/>
          </w:divBdr>
        </w:div>
        <w:div w:id="2122529005">
          <w:marLeft w:val="640"/>
          <w:marRight w:val="0"/>
          <w:marTop w:val="0"/>
          <w:marBottom w:val="0"/>
          <w:divBdr>
            <w:top w:val="none" w:sz="0" w:space="0" w:color="auto"/>
            <w:left w:val="none" w:sz="0" w:space="0" w:color="auto"/>
            <w:bottom w:val="none" w:sz="0" w:space="0" w:color="auto"/>
            <w:right w:val="none" w:sz="0" w:space="0" w:color="auto"/>
          </w:divBdr>
        </w:div>
        <w:div w:id="1025984501">
          <w:marLeft w:val="640"/>
          <w:marRight w:val="0"/>
          <w:marTop w:val="0"/>
          <w:marBottom w:val="0"/>
          <w:divBdr>
            <w:top w:val="none" w:sz="0" w:space="0" w:color="auto"/>
            <w:left w:val="none" w:sz="0" w:space="0" w:color="auto"/>
            <w:bottom w:val="none" w:sz="0" w:space="0" w:color="auto"/>
            <w:right w:val="none" w:sz="0" w:space="0" w:color="auto"/>
          </w:divBdr>
        </w:div>
        <w:div w:id="240213798">
          <w:marLeft w:val="640"/>
          <w:marRight w:val="0"/>
          <w:marTop w:val="0"/>
          <w:marBottom w:val="0"/>
          <w:divBdr>
            <w:top w:val="none" w:sz="0" w:space="0" w:color="auto"/>
            <w:left w:val="none" w:sz="0" w:space="0" w:color="auto"/>
            <w:bottom w:val="none" w:sz="0" w:space="0" w:color="auto"/>
            <w:right w:val="none" w:sz="0" w:space="0" w:color="auto"/>
          </w:divBdr>
        </w:div>
        <w:div w:id="1819222540">
          <w:marLeft w:val="640"/>
          <w:marRight w:val="0"/>
          <w:marTop w:val="0"/>
          <w:marBottom w:val="0"/>
          <w:divBdr>
            <w:top w:val="none" w:sz="0" w:space="0" w:color="auto"/>
            <w:left w:val="none" w:sz="0" w:space="0" w:color="auto"/>
            <w:bottom w:val="none" w:sz="0" w:space="0" w:color="auto"/>
            <w:right w:val="none" w:sz="0" w:space="0" w:color="auto"/>
          </w:divBdr>
        </w:div>
        <w:div w:id="1900510709">
          <w:marLeft w:val="640"/>
          <w:marRight w:val="0"/>
          <w:marTop w:val="0"/>
          <w:marBottom w:val="0"/>
          <w:divBdr>
            <w:top w:val="none" w:sz="0" w:space="0" w:color="auto"/>
            <w:left w:val="none" w:sz="0" w:space="0" w:color="auto"/>
            <w:bottom w:val="none" w:sz="0" w:space="0" w:color="auto"/>
            <w:right w:val="none" w:sz="0" w:space="0" w:color="auto"/>
          </w:divBdr>
        </w:div>
        <w:div w:id="1573201579">
          <w:marLeft w:val="640"/>
          <w:marRight w:val="0"/>
          <w:marTop w:val="0"/>
          <w:marBottom w:val="0"/>
          <w:divBdr>
            <w:top w:val="none" w:sz="0" w:space="0" w:color="auto"/>
            <w:left w:val="none" w:sz="0" w:space="0" w:color="auto"/>
            <w:bottom w:val="none" w:sz="0" w:space="0" w:color="auto"/>
            <w:right w:val="none" w:sz="0" w:space="0" w:color="auto"/>
          </w:divBdr>
        </w:div>
        <w:div w:id="748814347">
          <w:marLeft w:val="640"/>
          <w:marRight w:val="0"/>
          <w:marTop w:val="0"/>
          <w:marBottom w:val="0"/>
          <w:divBdr>
            <w:top w:val="none" w:sz="0" w:space="0" w:color="auto"/>
            <w:left w:val="none" w:sz="0" w:space="0" w:color="auto"/>
            <w:bottom w:val="none" w:sz="0" w:space="0" w:color="auto"/>
            <w:right w:val="none" w:sz="0" w:space="0" w:color="auto"/>
          </w:divBdr>
        </w:div>
        <w:div w:id="1694844824">
          <w:marLeft w:val="640"/>
          <w:marRight w:val="0"/>
          <w:marTop w:val="0"/>
          <w:marBottom w:val="0"/>
          <w:divBdr>
            <w:top w:val="none" w:sz="0" w:space="0" w:color="auto"/>
            <w:left w:val="none" w:sz="0" w:space="0" w:color="auto"/>
            <w:bottom w:val="none" w:sz="0" w:space="0" w:color="auto"/>
            <w:right w:val="none" w:sz="0" w:space="0" w:color="auto"/>
          </w:divBdr>
        </w:div>
        <w:div w:id="49496450">
          <w:marLeft w:val="640"/>
          <w:marRight w:val="0"/>
          <w:marTop w:val="0"/>
          <w:marBottom w:val="0"/>
          <w:divBdr>
            <w:top w:val="none" w:sz="0" w:space="0" w:color="auto"/>
            <w:left w:val="none" w:sz="0" w:space="0" w:color="auto"/>
            <w:bottom w:val="none" w:sz="0" w:space="0" w:color="auto"/>
            <w:right w:val="none" w:sz="0" w:space="0" w:color="auto"/>
          </w:divBdr>
        </w:div>
        <w:div w:id="629018747">
          <w:marLeft w:val="640"/>
          <w:marRight w:val="0"/>
          <w:marTop w:val="0"/>
          <w:marBottom w:val="0"/>
          <w:divBdr>
            <w:top w:val="none" w:sz="0" w:space="0" w:color="auto"/>
            <w:left w:val="none" w:sz="0" w:space="0" w:color="auto"/>
            <w:bottom w:val="none" w:sz="0" w:space="0" w:color="auto"/>
            <w:right w:val="none" w:sz="0" w:space="0" w:color="auto"/>
          </w:divBdr>
        </w:div>
        <w:div w:id="1644575368">
          <w:marLeft w:val="640"/>
          <w:marRight w:val="0"/>
          <w:marTop w:val="0"/>
          <w:marBottom w:val="0"/>
          <w:divBdr>
            <w:top w:val="none" w:sz="0" w:space="0" w:color="auto"/>
            <w:left w:val="none" w:sz="0" w:space="0" w:color="auto"/>
            <w:bottom w:val="none" w:sz="0" w:space="0" w:color="auto"/>
            <w:right w:val="none" w:sz="0" w:space="0" w:color="auto"/>
          </w:divBdr>
        </w:div>
        <w:div w:id="1139690765">
          <w:marLeft w:val="640"/>
          <w:marRight w:val="0"/>
          <w:marTop w:val="0"/>
          <w:marBottom w:val="0"/>
          <w:divBdr>
            <w:top w:val="none" w:sz="0" w:space="0" w:color="auto"/>
            <w:left w:val="none" w:sz="0" w:space="0" w:color="auto"/>
            <w:bottom w:val="none" w:sz="0" w:space="0" w:color="auto"/>
            <w:right w:val="none" w:sz="0" w:space="0" w:color="auto"/>
          </w:divBdr>
        </w:div>
        <w:div w:id="929582192">
          <w:marLeft w:val="640"/>
          <w:marRight w:val="0"/>
          <w:marTop w:val="0"/>
          <w:marBottom w:val="0"/>
          <w:divBdr>
            <w:top w:val="none" w:sz="0" w:space="0" w:color="auto"/>
            <w:left w:val="none" w:sz="0" w:space="0" w:color="auto"/>
            <w:bottom w:val="none" w:sz="0" w:space="0" w:color="auto"/>
            <w:right w:val="none" w:sz="0" w:space="0" w:color="auto"/>
          </w:divBdr>
        </w:div>
        <w:div w:id="668219415">
          <w:marLeft w:val="640"/>
          <w:marRight w:val="0"/>
          <w:marTop w:val="0"/>
          <w:marBottom w:val="0"/>
          <w:divBdr>
            <w:top w:val="none" w:sz="0" w:space="0" w:color="auto"/>
            <w:left w:val="none" w:sz="0" w:space="0" w:color="auto"/>
            <w:bottom w:val="none" w:sz="0" w:space="0" w:color="auto"/>
            <w:right w:val="none" w:sz="0" w:space="0" w:color="auto"/>
          </w:divBdr>
        </w:div>
        <w:div w:id="1246761615">
          <w:marLeft w:val="640"/>
          <w:marRight w:val="0"/>
          <w:marTop w:val="0"/>
          <w:marBottom w:val="0"/>
          <w:divBdr>
            <w:top w:val="none" w:sz="0" w:space="0" w:color="auto"/>
            <w:left w:val="none" w:sz="0" w:space="0" w:color="auto"/>
            <w:bottom w:val="none" w:sz="0" w:space="0" w:color="auto"/>
            <w:right w:val="none" w:sz="0" w:space="0" w:color="auto"/>
          </w:divBdr>
        </w:div>
        <w:div w:id="1131438086">
          <w:marLeft w:val="640"/>
          <w:marRight w:val="0"/>
          <w:marTop w:val="0"/>
          <w:marBottom w:val="0"/>
          <w:divBdr>
            <w:top w:val="none" w:sz="0" w:space="0" w:color="auto"/>
            <w:left w:val="none" w:sz="0" w:space="0" w:color="auto"/>
            <w:bottom w:val="none" w:sz="0" w:space="0" w:color="auto"/>
            <w:right w:val="none" w:sz="0" w:space="0" w:color="auto"/>
          </w:divBdr>
        </w:div>
        <w:div w:id="360013790">
          <w:marLeft w:val="640"/>
          <w:marRight w:val="0"/>
          <w:marTop w:val="0"/>
          <w:marBottom w:val="0"/>
          <w:divBdr>
            <w:top w:val="none" w:sz="0" w:space="0" w:color="auto"/>
            <w:left w:val="none" w:sz="0" w:space="0" w:color="auto"/>
            <w:bottom w:val="none" w:sz="0" w:space="0" w:color="auto"/>
            <w:right w:val="none" w:sz="0" w:space="0" w:color="auto"/>
          </w:divBdr>
        </w:div>
        <w:div w:id="436365416">
          <w:marLeft w:val="640"/>
          <w:marRight w:val="0"/>
          <w:marTop w:val="0"/>
          <w:marBottom w:val="0"/>
          <w:divBdr>
            <w:top w:val="none" w:sz="0" w:space="0" w:color="auto"/>
            <w:left w:val="none" w:sz="0" w:space="0" w:color="auto"/>
            <w:bottom w:val="none" w:sz="0" w:space="0" w:color="auto"/>
            <w:right w:val="none" w:sz="0" w:space="0" w:color="auto"/>
          </w:divBdr>
        </w:div>
        <w:div w:id="2036074791">
          <w:marLeft w:val="640"/>
          <w:marRight w:val="0"/>
          <w:marTop w:val="0"/>
          <w:marBottom w:val="0"/>
          <w:divBdr>
            <w:top w:val="none" w:sz="0" w:space="0" w:color="auto"/>
            <w:left w:val="none" w:sz="0" w:space="0" w:color="auto"/>
            <w:bottom w:val="none" w:sz="0" w:space="0" w:color="auto"/>
            <w:right w:val="none" w:sz="0" w:space="0" w:color="auto"/>
          </w:divBdr>
        </w:div>
        <w:div w:id="1168056639">
          <w:marLeft w:val="640"/>
          <w:marRight w:val="0"/>
          <w:marTop w:val="0"/>
          <w:marBottom w:val="0"/>
          <w:divBdr>
            <w:top w:val="none" w:sz="0" w:space="0" w:color="auto"/>
            <w:left w:val="none" w:sz="0" w:space="0" w:color="auto"/>
            <w:bottom w:val="none" w:sz="0" w:space="0" w:color="auto"/>
            <w:right w:val="none" w:sz="0" w:space="0" w:color="auto"/>
          </w:divBdr>
        </w:div>
        <w:div w:id="1333950020">
          <w:marLeft w:val="640"/>
          <w:marRight w:val="0"/>
          <w:marTop w:val="0"/>
          <w:marBottom w:val="0"/>
          <w:divBdr>
            <w:top w:val="none" w:sz="0" w:space="0" w:color="auto"/>
            <w:left w:val="none" w:sz="0" w:space="0" w:color="auto"/>
            <w:bottom w:val="none" w:sz="0" w:space="0" w:color="auto"/>
            <w:right w:val="none" w:sz="0" w:space="0" w:color="auto"/>
          </w:divBdr>
        </w:div>
        <w:div w:id="140730511">
          <w:marLeft w:val="640"/>
          <w:marRight w:val="0"/>
          <w:marTop w:val="0"/>
          <w:marBottom w:val="0"/>
          <w:divBdr>
            <w:top w:val="none" w:sz="0" w:space="0" w:color="auto"/>
            <w:left w:val="none" w:sz="0" w:space="0" w:color="auto"/>
            <w:bottom w:val="none" w:sz="0" w:space="0" w:color="auto"/>
            <w:right w:val="none" w:sz="0" w:space="0" w:color="auto"/>
          </w:divBdr>
        </w:div>
        <w:div w:id="284968512">
          <w:marLeft w:val="640"/>
          <w:marRight w:val="0"/>
          <w:marTop w:val="0"/>
          <w:marBottom w:val="0"/>
          <w:divBdr>
            <w:top w:val="none" w:sz="0" w:space="0" w:color="auto"/>
            <w:left w:val="none" w:sz="0" w:space="0" w:color="auto"/>
            <w:bottom w:val="none" w:sz="0" w:space="0" w:color="auto"/>
            <w:right w:val="none" w:sz="0" w:space="0" w:color="auto"/>
          </w:divBdr>
        </w:div>
        <w:div w:id="1658997118">
          <w:marLeft w:val="640"/>
          <w:marRight w:val="0"/>
          <w:marTop w:val="0"/>
          <w:marBottom w:val="0"/>
          <w:divBdr>
            <w:top w:val="none" w:sz="0" w:space="0" w:color="auto"/>
            <w:left w:val="none" w:sz="0" w:space="0" w:color="auto"/>
            <w:bottom w:val="none" w:sz="0" w:space="0" w:color="auto"/>
            <w:right w:val="none" w:sz="0" w:space="0" w:color="auto"/>
          </w:divBdr>
        </w:div>
      </w:divsChild>
    </w:div>
    <w:div w:id="2059433704">
      <w:bodyDiv w:val="1"/>
      <w:marLeft w:val="0"/>
      <w:marRight w:val="0"/>
      <w:marTop w:val="0"/>
      <w:marBottom w:val="0"/>
      <w:divBdr>
        <w:top w:val="none" w:sz="0" w:space="0" w:color="auto"/>
        <w:left w:val="none" w:sz="0" w:space="0" w:color="auto"/>
        <w:bottom w:val="none" w:sz="0" w:space="0" w:color="auto"/>
        <w:right w:val="none" w:sz="0" w:space="0" w:color="auto"/>
      </w:divBdr>
      <w:divsChild>
        <w:div w:id="1994865541">
          <w:marLeft w:val="640"/>
          <w:marRight w:val="0"/>
          <w:marTop w:val="0"/>
          <w:marBottom w:val="0"/>
          <w:divBdr>
            <w:top w:val="none" w:sz="0" w:space="0" w:color="auto"/>
            <w:left w:val="none" w:sz="0" w:space="0" w:color="auto"/>
            <w:bottom w:val="none" w:sz="0" w:space="0" w:color="auto"/>
            <w:right w:val="none" w:sz="0" w:space="0" w:color="auto"/>
          </w:divBdr>
        </w:div>
        <w:div w:id="1464079197">
          <w:marLeft w:val="640"/>
          <w:marRight w:val="0"/>
          <w:marTop w:val="0"/>
          <w:marBottom w:val="0"/>
          <w:divBdr>
            <w:top w:val="none" w:sz="0" w:space="0" w:color="auto"/>
            <w:left w:val="none" w:sz="0" w:space="0" w:color="auto"/>
            <w:bottom w:val="none" w:sz="0" w:space="0" w:color="auto"/>
            <w:right w:val="none" w:sz="0" w:space="0" w:color="auto"/>
          </w:divBdr>
        </w:div>
        <w:div w:id="1760176049">
          <w:marLeft w:val="640"/>
          <w:marRight w:val="0"/>
          <w:marTop w:val="0"/>
          <w:marBottom w:val="0"/>
          <w:divBdr>
            <w:top w:val="none" w:sz="0" w:space="0" w:color="auto"/>
            <w:left w:val="none" w:sz="0" w:space="0" w:color="auto"/>
            <w:bottom w:val="none" w:sz="0" w:space="0" w:color="auto"/>
            <w:right w:val="none" w:sz="0" w:space="0" w:color="auto"/>
          </w:divBdr>
        </w:div>
        <w:div w:id="1283614857">
          <w:marLeft w:val="640"/>
          <w:marRight w:val="0"/>
          <w:marTop w:val="0"/>
          <w:marBottom w:val="0"/>
          <w:divBdr>
            <w:top w:val="none" w:sz="0" w:space="0" w:color="auto"/>
            <w:left w:val="none" w:sz="0" w:space="0" w:color="auto"/>
            <w:bottom w:val="none" w:sz="0" w:space="0" w:color="auto"/>
            <w:right w:val="none" w:sz="0" w:space="0" w:color="auto"/>
          </w:divBdr>
        </w:div>
        <w:div w:id="1815635990">
          <w:marLeft w:val="640"/>
          <w:marRight w:val="0"/>
          <w:marTop w:val="0"/>
          <w:marBottom w:val="0"/>
          <w:divBdr>
            <w:top w:val="none" w:sz="0" w:space="0" w:color="auto"/>
            <w:left w:val="none" w:sz="0" w:space="0" w:color="auto"/>
            <w:bottom w:val="none" w:sz="0" w:space="0" w:color="auto"/>
            <w:right w:val="none" w:sz="0" w:space="0" w:color="auto"/>
          </w:divBdr>
        </w:div>
        <w:div w:id="1757168721">
          <w:marLeft w:val="640"/>
          <w:marRight w:val="0"/>
          <w:marTop w:val="0"/>
          <w:marBottom w:val="0"/>
          <w:divBdr>
            <w:top w:val="none" w:sz="0" w:space="0" w:color="auto"/>
            <w:left w:val="none" w:sz="0" w:space="0" w:color="auto"/>
            <w:bottom w:val="none" w:sz="0" w:space="0" w:color="auto"/>
            <w:right w:val="none" w:sz="0" w:space="0" w:color="auto"/>
          </w:divBdr>
        </w:div>
        <w:div w:id="670253009">
          <w:marLeft w:val="640"/>
          <w:marRight w:val="0"/>
          <w:marTop w:val="0"/>
          <w:marBottom w:val="0"/>
          <w:divBdr>
            <w:top w:val="none" w:sz="0" w:space="0" w:color="auto"/>
            <w:left w:val="none" w:sz="0" w:space="0" w:color="auto"/>
            <w:bottom w:val="none" w:sz="0" w:space="0" w:color="auto"/>
            <w:right w:val="none" w:sz="0" w:space="0" w:color="auto"/>
          </w:divBdr>
        </w:div>
        <w:div w:id="682439862">
          <w:marLeft w:val="640"/>
          <w:marRight w:val="0"/>
          <w:marTop w:val="0"/>
          <w:marBottom w:val="0"/>
          <w:divBdr>
            <w:top w:val="none" w:sz="0" w:space="0" w:color="auto"/>
            <w:left w:val="none" w:sz="0" w:space="0" w:color="auto"/>
            <w:bottom w:val="none" w:sz="0" w:space="0" w:color="auto"/>
            <w:right w:val="none" w:sz="0" w:space="0" w:color="auto"/>
          </w:divBdr>
        </w:div>
        <w:div w:id="1206913262">
          <w:marLeft w:val="640"/>
          <w:marRight w:val="0"/>
          <w:marTop w:val="0"/>
          <w:marBottom w:val="0"/>
          <w:divBdr>
            <w:top w:val="none" w:sz="0" w:space="0" w:color="auto"/>
            <w:left w:val="none" w:sz="0" w:space="0" w:color="auto"/>
            <w:bottom w:val="none" w:sz="0" w:space="0" w:color="auto"/>
            <w:right w:val="none" w:sz="0" w:space="0" w:color="auto"/>
          </w:divBdr>
        </w:div>
        <w:div w:id="330914437">
          <w:marLeft w:val="640"/>
          <w:marRight w:val="0"/>
          <w:marTop w:val="0"/>
          <w:marBottom w:val="0"/>
          <w:divBdr>
            <w:top w:val="none" w:sz="0" w:space="0" w:color="auto"/>
            <w:left w:val="none" w:sz="0" w:space="0" w:color="auto"/>
            <w:bottom w:val="none" w:sz="0" w:space="0" w:color="auto"/>
            <w:right w:val="none" w:sz="0" w:space="0" w:color="auto"/>
          </w:divBdr>
        </w:div>
        <w:div w:id="1830629012">
          <w:marLeft w:val="640"/>
          <w:marRight w:val="0"/>
          <w:marTop w:val="0"/>
          <w:marBottom w:val="0"/>
          <w:divBdr>
            <w:top w:val="none" w:sz="0" w:space="0" w:color="auto"/>
            <w:left w:val="none" w:sz="0" w:space="0" w:color="auto"/>
            <w:bottom w:val="none" w:sz="0" w:space="0" w:color="auto"/>
            <w:right w:val="none" w:sz="0" w:space="0" w:color="auto"/>
          </w:divBdr>
        </w:div>
        <w:div w:id="1903444578">
          <w:marLeft w:val="640"/>
          <w:marRight w:val="0"/>
          <w:marTop w:val="0"/>
          <w:marBottom w:val="0"/>
          <w:divBdr>
            <w:top w:val="none" w:sz="0" w:space="0" w:color="auto"/>
            <w:left w:val="none" w:sz="0" w:space="0" w:color="auto"/>
            <w:bottom w:val="none" w:sz="0" w:space="0" w:color="auto"/>
            <w:right w:val="none" w:sz="0" w:space="0" w:color="auto"/>
          </w:divBdr>
        </w:div>
        <w:div w:id="1091509880">
          <w:marLeft w:val="640"/>
          <w:marRight w:val="0"/>
          <w:marTop w:val="0"/>
          <w:marBottom w:val="0"/>
          <w:divBdr>
            <w:top w:val="none" w:sz="0" w:space="0" w:color="auto"/>
            <w:left w:val="none" w:sz="0" w:space="0" w:color="auto"/>
            <w:bottom w:val="none" w:sz="0" w:space="0" w:color="auto"/>
            <w:right w:val="none" w:sz="0" w:space="0" w:color="auto"/>
          </w:divBdr>
        </w:div>
        <w:div w:id="1743680751">
          <w:marLeft w:val="640"/>
          <w:marRight w:val="0"/>
          <w:marTop w:val="0"/>
          <w:marBottom w:val="0"/>
          <w:divBdr>
            <w:top w:val="none" w:sz="0" w:space="0" w:color="auto"/>
            <w:left w:val="none" w:sz="0" w:space="0" w:color="auto"/>
            <w:bottom w:val="none" w:sz="0" w:space="0" w:color="auto"/>
            <w:right w:val="none" w:sz="0" w:space="0" w:color="auto"/>
          </w:divBdr>
        </w:div>
        <w:div w:id="1845582940">
          <w:marLeft w:val="640"/>
          <w:marRight w:val="0"/>
          <w:marTop w:val="0"/>
          <w:marBottom w:val="0"/>
          <w:divBdr>
            <w:top w:val="none" w:sz="0" w:space="0" w:color="auto"/>
            <w:left w:val="none" w:sz="0" w:space="0" w:color="auto"/>
            <w:bottom w:val="none" w:sz="0" w:space="0" w:color="auto"/>
            <w:right w:val="none" w:sz="0" w:space="0" w:color="auto"/>
          </w:divBdr>
        </w:div>
        <w:div w:id="1108619135">
          <w:marLeft w:val="640"/>
          <w:marRight w:val="0"/>
          <w:marTop w:val="0"/>
          <w:marBottom w:val="0"/>
          <w:divBdr>
            <w:top w:val="none" w:sz="0" w:space="0" w:color="auto"/>
            <w:left w:val="none" w:sz="0" w:space="0" w:color="auto"/>
            <w:bottom w:val="none" w:sz="0" w:space="0" w:color="auto"/>
            <w:right w:val="none" w:sz="0" w:space="0" w:color="auto"/>
          </w:divBdr>
        </w:div>
        <w:div w:id="674184987">
          <w:marLeft w:val="640"/>
          <w:marRight w:val="0"/>
          <w:marTop w:val="0"/>
          <w:marBottom w:val="0"/>
          <w:divBdr>
            <w:top w:val="none" w:sz="0" w:space="0" w:color="auto"/>
            <w:left w:val="none" w:sz="0" w:space="0" w:color="auto"/>
            <w:bottom w:val="none" w:sz="0" w:space="0" w:color="auto"/>
            <w:right w:val="none" w:sz="0" w:space="0" w:color="auto"/>
          </w:divBdr>
        </w:div>
        <w:div w:id="976181175">
          <w:marLeft w:val="640"/>
          <w:marRight w:val="0"/>
          <w:marTop w:val="0"/>
          <w:marBottom w:val="0"/>
          <w:divBdr>
            <w:top w:val="none" w:sz="0" w:space="0" w:color="auto"/>
            <w:left w:val="none" w:sz="0" w:space="0" w:color="auto"/>
            <w:bottom w:val="none" w:sz="0" w:space="0" w:color="auto"/>
            <w:right w:val="none" w:sz="0" w:space="0" w:color="auto"/>
          </w:divBdr>
        </w:div>
        <w:div w:id="315183995">
          <w:marLeft w:val="640"/>
          <w:marRight w:val="0"/>
          <w:marTop w:val="0"/>
          <w:marBottom w:val="0"/>
          <w:divBdr>
            <w:top w:val="none" w:sz="0" w:space="0" w:color="auto"/>
            <w:left w:val="none" w:sz="0" w:space="0" w:color="auto"/>
            <w:bottom w:val="none" w:sz="0" w:space="0" w:color="auto"/>
            <w:right w:val="none" w:sz="0" w:space="0" w:color="auto"/>
          </w:divBdr>
        </w:div>
        <w:div w:id="1689792293">
          <w:marLeft w:val="640"/>
          <w:marRight w:val="0"/>
          <w:marTop w:val="0"/>
          <w:marBottom w:val="0"/>
          <w:divBdr>
            <w:top w:val="none" w:sz="0" w:space="0" w:color="auto"/>
            <w:left w:val="none" w:sz="0" w:space="0" w:color="auto"/>
            <w:bottom w:val="none" w:sz="0" w:space="0" w:color="auto"/>
            <w:right w:val="none" w:sz="0" w:space="0" w:color="auto"/>
          </w:divBdr>
        </w:div>
        <w:div w:id="806554847">
          <w:marLeft w:val="640"/>
          <w:marRight w:val="0"/>
          <w:marTop w:val="0"/>
          <w:marBottom w:val="0"/>
          <w:divBdr>
            <w:top w:val="none" w:sz="0" w:space="0" w:color="auto"/>
            <w:left w:val="none" w:sz="0" w:space="0" w:color="auto"/>
            <w:bottom w:val="none" w:sz="0" w:space="0" w:color="auto"/>
            <w:right w:val="none" w:sz="0" w:space="0" w:color="auto"/>
          </w:divBdr>
        </w:div>
        <w:div w:id="1945191458">
          <w:marLeft w:val="640"/>
          <w:marRight w:val="0"/>
          <w:marTop w:val="0"/>
          <w:marBottom w:val="0"/>
          <w:divBdr>
            <w:top w:val="none" w:sz="0" w:space="0" w:color="auto"/>
            <w:left w:val="none" w:sz="0" w:space="0" w:color="auto"/>
            <w:bottom w:val="none" w:sz="0" w:space="0" w:color="auto"/>
            <w:right w:val="none" w:sz="0" w:space="0" w:color="auto"/>
          </w:divBdr>
        </w:div>
        <w:div w:id="417797179">
          <w:marLeft w:val="640"/>
          <w:marRight w:val="0"/>
          <w:marTop w:val="0"/>
          <w:marBottom w:val="0"/>
          <w:divBdr>
            <w:top w:val="none" w:sz="0" w:space="0" w:color="auto"/>
            <w:left w:val="none" w:sz="0" w:space="0" w:color="auto"/>
            <w:bottom w:val="none" w:sz="0" w:space="0" w:color="auto"/>
            <w:right w:val="none" w:sz="0" w:space="0" w:color="auto"/>
          </w:divBdr>
        </w:div>
        <w:div w:id="180123661">
          <w:marLeft w:val="640"/>
          <w:marRight w:val="0"/>
          <w:marTop w:val="0"/>
          <w:marBottom w:val="0"/>
          <w:divBdr>
            <w:top w:val="none" w:sz="0" w:space="0" w:color="auto"/>
            <w:left w:val="none" w:sz="0" w:space="0" w:color="auto"/>
            <w:bottom w:val="none" w:sz="0" w:space="0" w:color="auto"/>
            <w:right w:val="none" w:sz="0" w:space="0" w:color="auto"/>
          </w:divBdr>
        </w:div>
      </w:divsChild>
    </w:div>
    <w:div w:id="2093429712">
      <w:bodyDiv w:val="1"/>
      <w:marLeft w:val="0"/>
      <w:marRight w:val="0"/>
      <w:marTop w:val="0"/>
      <w:marBottom w:val="0"/>
      <w:divBdr>
        <w:top w:val="none" w:sz="0" w:space="0" w:color="auto"/>
        <w:left w:val="none" w:sz="0" w:space="0" w:color="auto"/>
        <w:bottom w:val="none" w:sz="0" w:space="0" w:color="auto"/>
        <w:right w:val="none" w:sz="0" w:space="0" w:color="auto"/>
      </w:divBdr>
      <w:divsChild>
        <w:div w:id="1324627439">
          <w:marLeft w:val="640"/>
          <w:marRight w:val="0"/>
          <w:marTop w:val="0"/>
          <w:marBottom w:val="0"/>
          <w:divBdr>
            <w:top w:val="none" w:sz="0" w:space="0" w:color="auto"/>
            <w:left w:val="none" w:sz="0" w:space="0" w:color="auto"/>
            <w:bottom w:val="none" w:sz="0" w:space="0" w:color="auto"/>
            <w:right w:val="none" w:sz="0" w:space="0" w:color="auto"/>
          </w:divBdr>
        </w:div>
        <w:div w:id="101269602">
          <w:marLeft w:val="640"/>
          <w:marRight w:val="0"/>
          <w:marTop w:val="0"/>
          <w:marBottom w:val="0"/>
          <w:divBdr>
            <w:top w:val="none" w:sz="0" w:space="0" w:color="auto"/>
            <w:left w:val="none" w:sz="0" w:space="0" w:color="auto"/>
            <w:bottom w:val="none" w:sz="0" w:space="0" w:color="auto"/>
            <w:right w:val="none" w:sz="0" w:space="0" w:color="auto"/>
          </w:divBdr>
        </w:div>
        <w:div w:id="635254504">
          <w:marLeft w:val="640"/>
          <w:marRight w:val="0"/>
          <w:marTop w:val="0"/>
          <w:marBottom w:val="0"/>
          <w:divBdr>
            <w:top w:val="none" w:sz="0" w:space="0" w:color="auto"/>
            <w:left w:val="none" w:sz="0" w:space="0" w:color="auto"/>
            <w:bottom w:val="none" w:sz="0" w:space="0" w:color="auto"/>
            <w:right w:val="none" w:sz="0" w:space="0" w:color="auto"/>
          </w:divBdr>
        </w:div>
        <w:div w:id="1402482178">
          <w:marLeft w:val="640"/>
          <w:marRight w:val="0"/>
          <w:marTop w:val="0"/>
          <w:marBottom w:val="0"/>
          <w:divBdr>
            <w:top w:val="none" w:sz="0" w:space="0" w:color="auto"/>
            <w:left w:val="none" w:sz="0" w:space="0" w:color="auto"/>
            <w:bottom w:val="none" w:sz="0" w:space="0" w:color="auto"/>
            <w:right w:val="none" w:sz="0" w:space="0" w:color="auto"/>
          </w:divBdr>
        </w:div>
        <w:div w:id="1199123411">
          <w:marLeft w:val="640"/>
          <w:marRight w:val="0"/>
          <w:marTop w:val="0"/>
          <w:marBottom w:val="0"/>
          <w:divBdr>
            <w:top w:val="none" w:sz="0" w:space="0" w:color="auto"/>
            <w:left w:val="none" w:sz="0" w:space="0" w:color="auto"/>
            <w:bottom w:val="none" w:sz="0" w:space="0" w:color="auto"/>
            <w:right w:val="none" w:sz="0" w:space="0" w:color="auto"/>
          </w:divBdr>
        </w:div>
        <w:div w:id="1251892445">
          <w:marLeft w:val="640"/>
          <w:marRight w:val="0"/>
          <w:marTop w:val="0"/>
          <w:marBottom w:val="0"/>
          <w:divBdr>
            <w:top w:val="none" w:sz="0" w:space="0" w:color="auto"/>
            <w:left w:val="none" w:sz="0" w:space="0" w:color="auto"/>
            <w:bottom w:val="none" w:sz="0" w:space="0" w:color="auto"/>
            <w:right w:val="none" w:sz="0" w:space="0" w:color="auto"/>
          </w:divBdr>
        </w:div>
        <w:div w:id="1597715643">
          <w:marLeft w:val="640"/>
          <w:marRight w:val="0"/>
          <w:marTop w:val="0"/>
          <w:marBottom w:val="0"/>
          <w:divBdr>
            <w:top w:val="none" w:sz="0" w:space="0" w:color="auto"/>
            <w:left w:val="none" w:sz="0" w:space="0" w:color="auto"/>
            <w:bottom w:val="none" w:sz="0" w:space="0" w:color="auto"/>
            <w:right w:val="none" w:sz="0" w:space="0" w:color="auto"/>
          </w:divBdr>
        </w:div>
        <w:div w:id="2116945764">
          <w:marLeft w:val="640"/>
          <w:marRight w:val="0"/>
          <w:marTop w:val="0"/>
          <w:marBottom w:val="0"/>
          <w:divBdr>
            <w:top w:val="none" w:sz="0" w:space="0" w:color="auto"/>
            <w:left w:val="none" w:sz="0" w:space="0" w:color="auto"/>
            <w:bottom w:val="none" w:sz="0" w:space="0" w:color="auto"/>
            <w:right w:val="none" w:sz="0" w:space="0" w:color="auto"/>
          </w:divBdr>
        </w:div>
        <w:div w:id="170803584">
          <w:marLeft w:val="640"/>
          <w:marRight w:val="0"/>
          <w:marTop w:val="0"/>
          <w:marBottom w:val="0"/>
          <w:divBdr>
            <w:top w:val="none" w:sz="0" w:space="0" w:color="auto"/>
            <w:left w:val="none" w:sz="0" w:space="0" w:color="auto"/>
            <w:bottom w:val="none" w:sz="0" w:space="0" w:color="auto"/>
            <w:right w:val="none" w:sz="0" w:space="0" w:color="auto"/>
          </w:divBdr>
        </w:div>
        <w:div w:id="213546916">
          <w:marLeft w:val="640"/>
          <w:marRight w:val="0"/>
          <w:marTop w:val="0"/>
          <w:marBottom w:val="0"/>
          <w:divBdr>
            <w:top w:val="none" w:sz="0" w:space="0" w:color="auto"/>
            <w:left w:val="none" w:sz="0" w:space="0" w:color="auto"/>
            <w:bottom w:val="none" w:sz="0" w:space="0" w:color="auto"/>
            <w:right w:val="none" w:sz="0" w:space="0" w:color="auto"/>
          </w:divBdr>
        </w:div>
        <w:div w:id="309985791">
          <w:marLeft w:val="640"/>
          <w:marRight w:val="0"/>
          <w:marTop w:val="0"/>
          <w:marBottom w:val="0"/>
          <w:divBdr>
            <w:top w:val="none" w:sz="0" w:space="0" w:color="auto"/>
            <w:left w:val="none" w:sz="0" w:space="0" w:color="auto"/>
            <w:bottom w:val="none" w:sz="0" w:space="0" w:color="auto"/>
            <w:right w:val="none" w:sz="0" w:space="0" w:color="auto"/>
          </w:divBdr>
        </w:div>
        <w:div w:id="578946295">
          <w:marLeft w:val="640"/>
          <w:marRight w:val="0"/>
          <w:marTop w:val="0"/>
          <w:marBottom w:val="0"/>
          <w:divBdr>
            <w:top w:val="none" w:sz="0" w:space="0" w:color="auto"/>
            <w:left w:val="none" w:sz="0" w:space="0" w:color="auto"/>
            <w:bottom w:val="none" w:sz="0" w:space="0" w:color="auto"/>
            <w:right w:val="none" w:sz="0" w:space="0" w:color="auto"/>
          </w:divBdr>
        </w:div>
        <w:div w:id="1778329501">
          <w:marLeft w:val="640"/>
          <w:marRight w:val="0"/>
          <w:marTop w:val="0"/>
          <w:marBottom w:val="0"/>
          <w:divBdr>
            <w:top w:val="none" w:sz="0" w:space="0" w:color="auto"/>
            <w:left w:val="none" w:sz="0" w:space="0" w:color="auto"/>
            <w:bottom w:val="none" w:sz="0" w:space="0" w:color="auto"/>
            <w:right w:val="none" w:sz="0" w:space="0" w:color="auto"/>
          </w:divBdr>
        </w:div>
        <w:div w:id="1588535414">
          <w:marLeft w:val="640"/>
          <w:marRight w:val="0"/>
          <w:marTop w:val="0"/>
          <w:marBottom w:val="0"/>
          <w:divBdr>
            <w:top w:val="none" w:sz="0" w:space="0" w:color="auto"/>
            <w:left w:val="none" w:sz="0" w:space="0" w:color="auto"/>
            <w:bottom w:val="none" w:sz="0" w:space="0" w:color="auto"/>
            <w:right w:val="none" w:sz="0" w:space="0" w:color="auto"/>
          </w:divBdr>
        </w:div>
        <w:div w:id="2110619555">
          <w:marLeft w:val="640"/>
          <w:marRight w:val="0"/>
          <w:marTop w:val="0"/>
          <w:marBottom w:val="0"/>
          <w:divBdr>
            <w:top w:val="none" w:sz="0" w:space="0" w:color="auto"/>
            <w:left w:val="none" w:sz="0" w:space="0" w:color="auto"/>
            <w:bottom w:val="none" w:sz="0" w:space="0" w:color="auto"/>
            <w:right w:val="none" w:sz="0" w:space="0" w:color="auto"/>
          </w:divBdr>
        </w:div>
      </w:divsChild>
    </w:div>
    <w:div w:id="2099399652">
      <w:bodyDiv w:val="1"/>
      <w:marLeft w:val="0"/>
      <w:marRight w:val="0"/>
      <w:marTop w:val="0"/>
      <w:marBottom w:val="0"/>
      <w:divBdr>
        <w:top w:val="none" w:sz="0" w:space="0" w:color="auto"/>
        <w:left w:val="none" w:sz="0" w:space="0" w:color="auto"/>
        <w:bottom w:val="none" w:sz="0" w:space="0" w:color="auto"/>
        <w:right w:val="none" w:sz="0" w:space="0" w:color="auto"/>
      </w:divBdr>
      <w:divsChild>
        <w:div w:id="440105280">
          <w:marLeft w:val="640"/>
          <w:marRight w:val="0"/>
          <w:marTop w:val="0"/>
          <w:marBottom w:val="0"/>
          <w:divBdr>
            <w:top w:val="none" w:sz="0" w:space="0" w:color="auto"/>
            <w:left w:val="none" w:sz="0" w:space="0" w:color="auto"/>
            <w:bottom w:val="none" w:sz="0" w:space="0" w:color="auto"/>
            <w:right w:val="none" w:sz="0" w:space="0" w:color="auto"/>
          </w:divBdr>
        </w:div>
        <w:div w:id="12928080">
          <w:marLeft w:val="640"/>
          <w:marRight w:val="0"/>
          <w:marTop w:val="0"/>
          <w:marBottom w:val="0"/>
          <w:divBdr>
            <w:top w:val="none" w:sz="0" w:space="0" w:color="auto"/>
            <w:left w:val="none" w:sz="0" w:space="0" w:color="auto"/>
            <w:bottom w:val="none" w:sz="0" w:space="0" w:color="auto"/>
            <w:right w:val="none" w:sz="0" w:space="0" w:color="auto"/>
          </w:divBdr>
        </w:div>
        <w:div w:id="1850172190">
          <w:marLeft w:val="640"/>
          <w:marRight w:val="0"/>
          <w:marTop w:val="0"/>
          <w:marBottom w:val="0"/>
          <w:divBdr>
            <w:top w:val="none" w:sz="0" w:space="0" w:color="auto"/>
            <w:left w:val="none" w:sz="0" w:space="0" w:color="auto"/>
            <w:bottom w:val="none" w:sz="0" w:space="0" w:color="auto"/>
            <w:right w:val="none" w:sz="0" w:space="0" w:color="auto"/>
          </w:divBdr>
        </w:div>
        <w:div w:id="1540510462">
          <w:marLeft w:val="640"/>
          <w:marRight w:val="0"/>
          <w:marTop w:val="0"/>
          <w:marBottom w:val="0"/>
          <w:divBdr>
            <w:top w:val="none" w:sz="0" w:space="0" w:color="auto"/>
            <w:left w:val="none" w:sz="0" w:space="0" w:color="auto"/>
            <w:bottom w:val="none" w:sz="0" w:space="0" w:color="auto"/>
            <w:right w:val="none" w:sz="0" w:space="0" w:color="auto"/>
          </w:divBdr>
        </w:div>
        <w:div w:id="465590757">
          <w:marLeft w:val="640"/>
          <w:marRight w:val="0"/>
          <w:marTop w:val="0"/>
          <w:marBottom w:val="0"/>
          <w:divBdr>
            <w:top w:val="none" w:sz="0" w:space="0" w:color="auto"/>
            <w:left w:val="none" w:sz="0" w:space="0" w:color="auto"/>
            <w:bottom w:val="none" w:sz="0" w:space="0" w:color="auto"/>
            <w:right w:val="none" w:sz="0" w:space="0" w:color="auto"/>
          </w:divBdr>
        </w:div>
        <w:div w:id="924072709">
          <w:marLeft w:val="640"/>
          <w:marRight w:val="0"/>
          <w:marTop w:val="0"/>
          <w:marBottom w:val="0"/>
          <w:divBdr>
            <w:top w:val="none" w:sz="0" w:space="0" w:color="auto"/>
            <w:left w:val="none" w:sz="0" w:space="0" w:color="auto"/>
            <w:bottom w:val="none" w:sz="0" w:space="0" w:color="auto"/>
            <w:right w:val="none" w:sz="0" w:space="0" w:color="auto"/>
          </w:divBdr>
        </w:div>
        <w:div w:id="1411736815">
          <w:marLeft w:val="640"/>
          <w:marRight w:val="0"/>
          <w:marTop w:val="0"/>
          <w:marBottom w:val="0"/>
          <w:divBdr>
            <w:top w:val="none" w:sz="0" w:space="0" w:color="auto"/>
            <w:left w:val="none" w:sz="0" w:space="0" w:color="auto"/>
            <w:bottom w:val="none" w:sz="0" w:space="0" w:color="auto"/>
            <w:right w:val="none" w:sz="0" w:space="0" w:color="auto"/>
          </w:divBdr>
        </w:div>
        <w:div w:id="509098722">
          <w:marLeft w:val="640"/>
          <w:marRight w:val="0"/>
          <w:marTop w:val="0"/>
          <w:marBottom w:val="0"/>
          <w:divBdr>
            <w:top w:val="none" w:sz="0" w:space="0" w:color="auto"/>
            <w:left w:val="none" w:sz="0" w:space="0" w:color="auto"/>
            <w:bottom w:val="none" w:sz="0" w:space="0" w:color="auto"/>
            <w:right w:val="none" w:sz="0" w:space="0" w:color="auto"/>
          </w:divBdr>
        </w:div>
        <w:div w:id="1543711530">
          <w:marLeft w:val="640"/>
          <w:marRight w:val="0"/>
          <w:marTop w:val="0"/>
          <w:marBottom w:val="0"/>
          <w:divBdr>
            <w:top w:val="none" w:sz="0" w:space="0" w:color="auto"/>
            <w:left w:val="none" w:sz="0" w:space="0" w:color="auto"/>
            <w:bottom w:val="none" w:sz="0" w:space="0" w:color="auto"/>
            <w:right w:val="none" w:sz="0" w:space="0" w:color="auto"/>
          </w:divBdr>
        </w:div>
        <w:div w:id="2070108740">
          <w:marLeft w:val="640"/>
          <w:marRight w:val="0"/>
          <w:marTop w:val="0"/>
          <w:marBottom w:val="0"/>
          <w:divBdr>
            <w:top w:val="none" w:sz="0" w:space="0" w:color="auto"/>
            <w:left w:val="none" w:sz="0" w:space="0" w:color="auto"/>
            <w:bottom w:val="none" w:sz="0" w:space="0" w:color="auto"/>
            <w:right w:val="none" w:sz="0" w:space="0" w:color="auto"/>
          </w:divBdr>
        </w:div>
        <w:div w:id="1801921654">
          <w:marLeft w:val="640"/>
          <w:marRight w:val="0"/>
          <w:marTop w:val="0"/>
          <w:marBottom w:val="0"/>
          <w:divBdr>
            <w:top w:val="none" w:sz="0" w:space="0" w:color="auto"/>
            <w:left w:val="none" w:sz="0" w:space="0" w:color="auto"/>
            <w:bottom w:val="none" w:sz="0" w:space="0" w:color="auto"/>
            <w:right w:val="none" w:sz="0" w:space="0" w:color="auto"/>
          </w:divBdr>
        </w:div>
        <w:div w:id="300310528">
          <w:marLeft w:val="640"/>
          <w:marRight w:val="0"/>
          <w:marTop w:val="0"/>
          <w:marBottom w:val="0"/>
          <w:divBdr>
            <w:top w:val="none" w:sz="0" w:space="0" w:color="auto"/>
            <w:left w:val="none" w:sz="0" w:space="0" w:color="auto"/>
            <w:bottom w:val="none" w:sz="0" w:space="0" w:color="auto"/>
            <w:right w:val="none" w:sz="0" w:space="0" w:color="auto"/>
          </w:divBdr>
        </w:div>
        <w:div w:id="406342009">
          <w:marLeft w:val="640"/>
          <w:marRight w:val="0"/>
          <w:marTop w:val="0"/>
          <w:marBottom w:val="0"/>
          <w:divBdr>
            <w:top w:val="none" w:sz="0" w:space="0" w:color="auto"/>
            <w:left w:val="none" w:sz="0" w:space="0" w:color="auto"/>
            <w:bottom w:val="none" w:sz="0" w:space="0" w:color="auto"/>
            <w:right w:val="none" w:sz="0" w:space="0" w:color="auto"/>
          </w:divBdr>
        </w:div>
        <w:div w:id="317347692">
          <w:marLeft w:val="640"/>
          <w:marRight w:val="0"/>
          <w:marTop w:val="0"/>
          <w:marBottom w:val="0"/>
          <w:divBdr>
            <w:top w:val="none" w:sz="0" w:space="0" w:color="auto"/>
            <w:left w:val="none" w:sz="0" w:space="0" w:color="auto"/>
            <w:bottom w:val="none" w:sz="0" w:space="0" w:color="auto"/>
            <w:right w:val="none" w:sz="0" w:space="0" w:color="auto"/>
          </w:divBdr>
        </w:div>
        <w:div w:id="825901084">
          <w:marLeft w:val="640"/>
          <w:marRight w:val="0"/>
          <w:marTop w:val="0"/>
          <w:marBottom w:val="0"/>
          <w:divBdr>
            <w:top w:val="none" w:sz="0" w:space="0" w:color="auto"/>
            <w:left w:val="none" w:sz="0" w:space="0" w:color="auto"/>
            <w:bottom w:val="none" w:sz="0" w:space="0" w:color="auto"/>
            <w:right w:val="none" w:sz="0" w:space="0" w:color="auto"/>
          </w:divBdr>
        </w:div>
        <w:div w:id="569270156">
          <w:marLeft w:val="640"/>
          <w:marRight w:val="0"/>
          <w:marTop w:val="0"/>
          <w:marBottom w:val="0"/>
          <w:divBdr>
            <w:top w:val="none" w:sz="0" w:space="0" w:color="auto"/>
            <w:left w:val="none" w:sz="0" w:space="0" w:color="auto"/>
            <w:bottom w:val="none" w:sz="0" w:space="0" w:color="auto"/>
            <w:right w:val="none" w:sz="0" w:space="0" w:color="auto"/>
          </w:divBdr>
        </w:div>
        <w:div w:id="1580212256">
          <w:marLeft w:val="640"/>
          <w:marRight w:val="0"/>
          <w:marTop w:val="0"/>
          <w:marBottom w:val="0"/>
          <w:divBdr>
            <w:top w:val="none" w:sz="0" w:space="0" w:color="auto"/>
            <w:left w:val="none" w:sz="0" w:space="0" w:color="auto"/>
            <w:bottom w:val="none" w:sz="0" w:space="0" w:color="auto"/>
            <w:right w:val="none" w:sz="0" w:space="0" w:color="auto"/>
          </w:divBdr>
        </w:div>
        <w:div w:id="1703480944">
          <w:marLeft w:val="640"/>
          <w:marRight w:val="0"/>
          <w:marTop w:val="0"/>
          <w:marBottom w:val="0"/>
          <w:divBdr>
            <w:top w:val="none" w:sz="0" w:space="0" w:color="auto"/>
            <w:left w:val="none" w:sz="0" w:space="0" w:color="auto"/>
            <w:bottom w:val="none" w:sz="0" w:space="0" w:color="auto"/>
            <w:right w:val="none" w:sz="0" w:space="0" w:color="auto"/>
          </w:divBdr>
        </w:div>
        <w:div w:id="1689794295">
          <w:marLeft w:val="640"/>
          <w:marRight w:val="0"/>
          <w:marTop w:val="0"/>
          <w:marBottom w:val="0"/>
          <w:divBdr>
            <w:top w:val="none" w:sz="0" w:space="0" w:color="auto"/>
            <w:left w:val="none" w:sz="0" w:space="0" w:color="auto"/>
            <w:bottom w:val="none" w:sz="0" w:space="0" w:color="auto"/>
            <w:right w:val="none" w:sz="0" w:space="0" w:color="auto"/>
          </w:divBdr>
        </w:div>
        <w:div w:id="1858078052">
          <w:marLeft w:val="640"/>
          <w:marRight w:val="0"/>
          <w:marTop w:val="0"/>
          <w:marBottom w:val="0"/>
          <w:divBdr>
            <w:top w:val="none" w:sz="0" w:space="0" w:color="auto"/>
            <w:left w:val="none" w:sz="0" w:space="0" w:color="auto"/>
            <w:bottom w:val="none" w:sz="0" w:space="0" w:color="auto"/>
            <w:right w:val="none" w:sz="0" w:space="0" w:color="auto"/>
          </w:divBdr>
        </w:div>
        <w:div w:id="129902184">
          <w:marLeft w:val="640"/>
          <w:marRight w:val="0"/>
          <w:marTop w:val="0"/>
          <w:marBottom w:val="0"/>
          <w:divBdr>
            <w:top w:val="none" w:sz="0" w:space="0" w:color="auto"/>
            <w:left w:val="none" w:sz="0" w:space="0" w:color="auto"/>
            <w:bottom w:val="none" w:sz="0" w:space="0" w:color="auto"/>
            <w:right w:val="none" w:sz="0" w:space="0" w:color="auto"/>
          </w:divBdr>
        </w:div>
        <w:div w:id="690650227">
          <w:marLeft w:val="640"/>
          <w:marRight w:val="0"/>
          <w:marTop w:val="0"/>
          <w:marBottom w:val="0"/>
          <w:divBdr>
            <w:top w:val="none" w:sz="0" w:space="0" w:color="auto"/>
            <w:left w:val="none" w:sz="0" w:space="0" w:color="auto"/>
            <w:bottom w:val="none" w:sz="0" w:space="0" w:color="auto"/>
            <w:right w:val="none" w:sz="0" w:space="0" w:color="auto"/>
          </w:divBdr>
        </w:div>
        <w:div w:id="1456756032">
          <w:marLeft w:val="640"/>
          <w:marRight w:val="0"/>
          <w:marTop w:val="0"/>
          <w:marBottom w:val="0"/>
          <w:divBdr>
            <w:top w:val="none" w:sz="0" w:space="0" w:color="auto"/>
            <w:left w:val="none" w:sz="0" w:space="0" w:color="auto"/>
            <w:bottom w:val="none" w:sz="0" w:space="0" w:color="auto"/>
            <w:right w:val="none" w:sz="0" w:space="0" w:color="auto"/>
          </w:divBdr>
        </w:div>
        <w:div w:id="1433427604">
          <w:marLeft w:val="640"/>
          <w:marRight w:val="0"/>
          <w:marTop w:val="0"/>
          <w:marBottom w:val="0"/>
          <w:divBdr>
            <w:top w:val="none" w:sz="0" w:space="0" w:color="auto"/>
            <w:left w:val="none" w:sz="0" w:space="0" w:color="auto"/>
            <w:bottom w:val="none" w:sz="0" w:space="0" w:color="auto"/>
            <w:right w:val="none" w:sz="0" w:space="0" w:color="auto"/>
          </w:divBdr>
        </w:div>
        <w:div w:id="992291496">
          <w:marLeft w:val="640"/>
          <w:marRight w:val="0"/>
          <w:marTop w:val="0"/>
          <w:marBottom w:val="0"/>
          <w:divBdr>
            <w:top w:val="none" w:sz="0" w:space="0" w:color="auto"/>
            <w:left w:val="none" w:sz="0" w:space="0" w:color="auto"/>
            <w:bottom w:val="none" w:sz="0" w:space="0" w:color="auto"/>
            <w:right w:val="none" w:sz="0" w:space="0" w:color="auto"/>
          </w:divBdr>
        </w:div>
        <w:div w:id="2087222829">
          <w:marLeft w:val="640"/>
          <w:marRight w:val="0"/>
          <w:marTop w:val="0"/>
          <w:marBottom w:val="0"/>
          <w:divBdr>
            <w:top w:val="none" w:sz="0" w:space="0" w:color="auto"/>
            <w:left w:val="none" w:sz="0" w:space="0" w:color="auto"/>
            <w:bottom w:val="none" w:sz="0" w:space="0" w:color="auto"/>
            <w:right w:val="none" w:sz="0" w:space="0" w:color="auto"/>
          </w:divBdr>
        </w:div>
        <w:div w:id="1991593271">
          <w:marLeft w:val="640"/>
          <w:marRight w:val="0"/>
          <w:marTop w:val="0"/>
          <w:marBottom w:val="0"/>
          <w:divBdr>
            <w:top w:val="none" w:sz="0" w:space="0" w:color="auto"/>
            <w:left w:val="none" w:sz="0" w:space="0" w:color="auto"/>
            <w:bottom w:val="none" w:sz="0" w:space="0" w:color="auto"/>
            <w:right w:val="none" w:sz="0" w:space="0" w:color="auto"/>
          </w:divBdr>
        </w:div>
        <w:div w:id="458426332">
          <w:marLeft w:val="640"/>
          <w:marRight w:val="0"/>
          <w:marTop w:val="0"/>
          <w:marBottom w:val="0"/>
          <w:divBdr>
            <w:top w:val="none" w:sz="0" w:space="0" w:color="auto"/>
            <w:left w:val="none" w:sz="0" w:space="0" w:color="auto"/>
            <w:bottom w:val="none" w:sz="0" w:space="0" w:color="auto"/>
            <w:right w:val="none" w:sz="0" w:space="0" w:color="auto"/>
          </w:divBdr>
        </w:div>
        <w:div w:id="1214652900">
          <w:marLeft w:val="640"/>
          <w:marRight w:val="0"/>
          <w:marTop w:val="0"/>
          <w:marBottom w:val="0"/>
          <w:divBdr>
            <w:top w:val="none" w:sz="0" w:space="0" w:color="auto"/>
            <w:left w:val="none" w:sz="0" w:space="0" w:color="auto"/>
            <w:bottom w:val="none" w:sz="0" w:space="0" w:color="auto"/>
            <w:right w:val="none" w:sz="0" w:space="0" w:color="auto"/>
          </w:divBdr>
        </w:div>
        <w:div w:id="1037897607">
          <w:marLeft w:val="640"/>
          <w:marRight w:val="0"/>
          <w:marTop w:val="0"/>
          <w:marBottom w:val="0"/>
          <w:divBdr>
            <w:top w:val="none" w:sz="0" w:space="0" w:color="auto"/>
            <w:left w:val="none" w:sz="0" w:space="0" w:color="auto"/>
            <w:bottom w:val="none" w:sz="0" w:space="0" w:color="auto"/>
            <w:right w:val="none" w:sz="0" w:space="0" w:color="auto"/>
          </w:divBdr>
        </w:div>
        <w:div w:id="242881020">
          <w:marLeft w:val="640"/>
          <w:marRight w:val="0"/>
          <w:marTop w:val="0"/>
          <w:marBottom w:val="0"/>
          <w:divBdr>
            <w:top w:val="none" w:sz="0" w:space="0" w:color="auto"/>
            <w:left w:val="none" w:sz="0" w:space="0" w:color="auto"/>
            <w:bottom w:val="none" w:sz="0" w:space="0" w:color="auto"/>
            <w:right w:val="none" w:sz="0" w:space="0" w:color="auto"/>
          </w:divBdr>
        </w:div>
        <w:div w:id="1369063045">
          <w:marLeft w:val="640"/>
          <w:marRight w:val="0"/>
          <w:marTop w:val="0"/>
          <w:marBottom w:val="0"/>
          <w:divBdr>
            <w:top w:val="none" w:sz="0" w:space="0" w:color="auto"/>
            <w:left w:val="none" w:sz="0" w:space="0" w:color="auto"/>
            <w:bottom w:val="none" w:sz="0" w:space="0" w:color="auto"/>
            <w:right w:val="none" w:sz="0" w:space="0" w:color="auto"/>
          </w:divBdr>
        </w:div>
        <w:div w:id="977689041">
          <w:marLeft w:val="640"/>
          <w:marRight w:val="0"/>
          <w:marTop w:val="0"/>
          <w:marBottom w:val="0"/>
          <w:divBdr>
            <w:top w:val="none" w:sz="0" w:space="0" w:color="auto"/>
            <w:left w:val="none" w:sz="0" w:space="0" w:color="auto"/>
            <w:bottom w:val="none" w:sz="0" w:space="0" w:color="auto"/>
            <w:right w:val="none" w:sz="0" w:space="0" w:color="auto"/>
          </w:divBdr>
        </w:div>
        <w:div w:id="2059939518">
          <w:marLeft w:val="640"/>
          <w:marRight w:val="0"/>
          <w:marTop w:val="0"/>
          <w:marBottom w:val="0"/>
          <w:divBdr>
            <w:top w:val="none" w:sz="0" w:space="0" w:color="auto"/>
            <w:left w:val="none" w:sz="0" w:space="0" w:color="auto"/>
            <w:bottom w:val="none" w:sz="0" w:space="0" w:color="auto"/>
            <w:right w:val="none" w:sz="0" w:space="0" w:color="auto"/>
          </w:divBdr>
        </w:div>
        <w:div w:id="159547113">
          <w:marLeft w:val="640"/>
          <w:marRight w:val="0"/>
          <w:marTop w:val="0"/>
          <w:marBottom w:val="0"/>
          <w:divBdr>
            <w:top w:val="none" w:sz="0" w:space="0" w:color="auto"/>
            <w:left w:val="none" w:sz="0" w:space="0" w:color="auto"/>
            <w:bottom w:val="none" w:sz="0" w:space="0" w:color="auto"/>
            <w:right w:val="none" w:sz="0" w:space="0" w:color="auto"/>
          </w:divBdr>
        </w:div>
        <w:div w:id="1066412291">
          <w:marLeft w:val="640"/>
          <w:marRight w:val="0"/>
          <w:marTop w:val="0"/>
          <w:marBottom w:val="0"/>
          <w:divBdr>
            <w:top w:val="none" w:sz="0" w:space="0" w:color="auto"/>
            <w:left w:val="none" w:sz="0" w:space="0" w:color="auto"/>
            <w:bottom w:val="none" w:sz="0" w:space="0" w:color="auto"/>
            <w:right w:val="none" w:sz="0" w:space="0" w:color="auto"/>
          </w:divBdr>
        </w:div>
        <w:div w:id="868566220">
          <w:marLeft w:val="640"/>
          <w:marRight w:val="0"/>
          <w:marTop w:val="0"/>
          <w:marBottom w:val="0"/>
          <w:divBdr>
            <w:top w:val="none" w:sz="0" w:space="0" w:color="auto"/>
            <w:left w:val="none" w:sz="0" w:space="0" w:color="auto"/>
            <w:bottom w:val="none" w:sz="0" w:space="0" w:color="auto"/>
            <w:right w:val="none" w:sz="0" w:space="0" w:color="auto"/>
          </w:divBdr>
        </w:div>
        <w:div w:id="1158380782">
          <w:marLeft w:val="640"/>
          <w:marRight w:val="0"/>
          <w:marTop w:val="0"/>
          <w:marBottom w:val="0"/>
          <w:divBdr>
            <w:top w:val="none" w:sz="0" w:space="0" w:color="auto"/>
            <w:left w:val="none" w:sz="0" w:space="0" w:color="auto"/>
            <w:bottom w:val="none" w:sz="0" w:space="0" w:color="auto"/>
            <w:right w:val="none" w:sz="0" w:space="0" w:color="auto"/>
          </w:divBdr>
        </w:div>
        <w:div w:id="1934704779">
          <w:marLeft w:val="640"/>
          <w:marRight w:val="0"/>
          <w:marTop w:val="0"/>
          <w:marBottom w:val="0"/>
          <w:divBdr>
            <w:top w:val="none" w:sz="0" w:space="0" w:color="auto"/>
            <w:left w:val="none" w:sz="0" w:space="0" w:color="auto"/>
            <w:bottom w:val="none" w:sz="0" w:space="0" w:color="auto"/>
            <w:right w:val="none" w:sz="0" w:space="0" w:color="auto"/>
          </w:divBdr>
        </w:div>
        <w:div w:id="1528106650">
          <w:marLeft w:val="640"/>
          <w:marRight w:val="0"/>
          <w:marTop w:val="0"/>
          <w:marBottom w:val="0"/>
          <w:divBdr>
            <w:top w:val="none" w:sz="0" w:space="0" w:color="auto"/>
            <w:left w:val="none" w:sz="0" w:space="0" w:color="auto"/>
            <w:bottom w:val="none" w:sz="0" w:space="0" w:color="auto"/>
            <w:right w:val="none" w:sz="0" w:space="0" w:color="auto"/>
          </w:divBdr>
        </w:div>
        <w:div w:id="2121990208">
          <w:marLeft w:val="640"/>
          <w:marRight w:val="0"/>
          <w:marTop w:val="0"/>
          <w:marBottom w:val="0"/>
          <w:divBdr>
            <w:top w:val="none" w:sz="0" w:space="0" w:color="auto"/>
            <w:left w:val="none" w:sz="0" w:space="0" w:color="auto"/>
            <w:bottom w:val="none" w:sz="0" w:space="0" w:color="auto"/>
            <w:right w:val="none" w:sz="0" w:space="0" w:color="auto"/>
          </w:divBdr>
        </w:div>
        <w:div w:id="1341859345">
          <w:marLeft w:val="640"/>
          <w:marRight w:val="0"/>
          <w:marTop w:val="0"/>
          <w:marBottom w:val="0"/>
          <w:divBdr>
            <w:top w:val="none" w:sz="0" w:space="0" w:color="auto"/>
            <w:left w:val="none" w:sz="0" w:space="0" w:color="auto"/>
            <w:bottom w:val="none" w:sz="0" w:space="0" w:color="auto"/>
            <w:right w:val="none" w:sz="0" w:space="0" w:color="auto"/>
          </w:divBdr>
        </w:div>
      </w:divsChild>
    </w:div>
    <w:div w:id="2099787232">
      <w:bodyDiv w:val="1"/>
      <w:marLeft w:val="0"/>
      <w:marRight w:val="0"/>
      <w:marTop w:val="0"/>
      <w:marBottom w:val="0"/>
      <w:divBdr>
        <w:top w:val="none" w:sz="0" w:space="0" w:color="auto"/>
        <w:left w:val="none" w:sz="0" w:space="0" w:color="auto"/>
        <w:bottom w:val="none" w:sz="0" w:space="0" w:color="auto"/>
        <w:right w:val="none" w:sz="0" w:space="0" w:color="auto"/>
      </w:divBdr>
      <w:divsChild>
        <w:div w:id="1605383555">
          <w:marLeft w:val="0"/>
          <w:marRight w:val="0"/>
          <w:marTop w:val="0"/>
          <w:marBottom w:val="0"/>
          <w:divBdr>
            <w:top w:val="none" w:sz="0" w:space="0" w:color="auto"/>
            <w:left w:val="none" w:sz="0" w:space="0" w:color="auto"/>
            <w:bottom w:val="none" w:sz="0" w:space="0" w:color="auto"/>
            <w:right w:val="none" w:sz="0" w:space="0" w:color="auto"/>
          </w:divBdr>
          <w:divsChild>
            <w:div w:id="1938517326">
              <w:marLeft w:val="0"/>
              <w:marRight w:val="0"/>
              <w:marTop w:val="0"/>
              <w:marBottom w:val="0"/>
              <w:divBdr>
                <w:top w:val="none" w:sz="0" w:space="0" w:color="auto"/>
                <w:left w:val="none" w:sz="0" w:space="0" w:color="auto"/>
                <w:bottom w:val="none" w:sz="0" w:space="0" w:color="auto"/>
                <w:right w:val="none" w:sz="0" w:space="0" w:color="auto"/>
              </w:divBdr>
              <w:divsChild>
                <w:div w:id="1854688374">
                  <w:marLeft w:val="0"/>
                  <w:marRight w:val="0"/>
                  <w:marTop w:val="0"/>
                  <w:marBottom w:val="0"/>
                  <w:divBdr>
                    <w:top w:val="none" w:sz="0" w:space="0" w:color="auto"/>
                    <w:left w:val="none" w:sz="0" w:space="0" w:color="auto"/>
                    <w:bottom w:val="none" w:sz="0" w:space="0" w:color="auto"/>
                    <w:right w:val="none" w:sz="0" w:space="0" w:color="auto"/>
                  </w:divBdr>
                  <w:divsChild>
                    <w:div w:id="1140147805">
                      <w:marLeft w:val="0"/>
                      <w:marRight w:val="0"/>
                      <w:marTop w:val="0"/>
                      <w:marBottom w:val="0"/>
                      <w:divBdr>
                        <w:top w:val="none" w:sz="0" w:space="0" w:color="auto"/>
                        <w:left w:val="none" w:sz="0" w:space="0" w:color="auto"/>
                        <w:bottom w:val="none" w:sz="0" w:space="0" w:color="auto"/>
                        <w:right w:val="none" w:sz="0" w:space="0" w:color="auto"/>
                      </w:divBdr>
                      <w:divsChild>
                        <w:div w:id="602495144">
                          <w:marLeft w:val="0"/>
                          <w:marRight w:val="0"/>
                          <w:marTop w:val="0"/>
                          <w:marBottom w:val="0"/>
                          <w:divBdr>
                            <w:top w:val="none" w:sz="0" w:space="0" w:color="auto"/>
                            <w:left w:val="none" w:sz="0" w:space="0" w:color="auto"/>
                            <w:bottom w:val="none" w:sz="0" w:space="0" w:color="auto"/>
                            <w:right w:val="none" w:sz="0" w:space="0" w:color="auto"/>
                          </w:divBdr>
                          <w:divsChild>
                            <w:div w:id="11419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379068">
      <w:bodyDiv w:val="1"/>
      <w:marLeft w:val="0"/>
      <w:marRight w:val="0"/>
      <w:marTop w:val="0"/>
      <w:marBottom w:val="0"/>
      <w:divBdr>
        <w:top w:val="none" w:sz="0" w:space="0" w:color="auto"/>
        <w:left w:val="none" w:sz="0" w:space="0" w:color="auto"/>
        <w:bottom w:val="none" w:sz="0" w:space="0" w:color="auto"/>
        <w:right w:val="none" w:sz="0" w:space="0" w:color="auto"/>
      </w:divBdr>
      <w:divsChild>
        <w:div w:id="964579544">
          <w:marLeft w:val="640"/>
          <w:marRight w:val="0"/>
          <w:marTop w:val="0"/>
          <w:marBottom w:val="0"/>
          <w:divBdr>
            <w:top w:val="none" w:sz="0" w:space="0" w:color="auto"/>
            <w:left w:val="none" w:sz="0" w:space="0" w:color="auto"/>
            <w:bottom w:val="none" w:sz="0" w:space="0" w:color="auto"/>
            <w:right w:val="none" w:sz="0" w:space="0" w:color="auto"/>
          </w:divBdr>
        </w:div>
        <w:div w:id="1307004819">
          <w:marLeft w:val="640"/>
          <w:marRight w:val="0"/>
          <w:marTop w:val="0"/>
          <w:marBottom w:val="0"/>
          <w:divBdr>
            <w:top w:val="none" w:sz="0" w:space="0" w:color="auto"/>
            <w:left w:val="none" w:sz="0" w:space="0" w:color="auto"/>
            <w:bottom w:val="none" w:sz="0" w:space="0" w:color="auto"/>
            <w:right w:val="none" w:sz="0" w:space="0" w:color="auto"/>
          </w:divBdr>
        </w:div>
        <w:div w:id="256376928">
          <w:marLeft w:val="640"/>
          <w:marRight w:val="0"/>
          <w:marTop w:val="0"/>
          <w:marBottom w:val="0"/>
          <w:divBdr>
            <w:top w:val="none" w:sz="0" w:space="0" w:color="auto"/>
            <w:left w:val="none" w:sz="0" w:space="0" w:color="auto"/>
            <w:bottom w:val="none" w:sz="0" w:space="0" w:color="auto"/>
            <w:right w:val="none" w:sz="0" w:space="0" w:color="auto"/>
          </w:divBdr>
        </w:div>
        <w:div w:id="277834540">
          <w:marLeft w:val="640"/>
          <w:marRight w:val="0"/>
          <w:marTop w:val="0"/>
          <w:marBottom w:val="0"/>
          <w:divBdr>
            <w:top w:val="none" w:sz="0" w:space="0" w:color="auto"/>
            <w:left w:val="none" w:sz="0" w:space="0" w:color="auto"/>
            <w:bottom w:val="none" w:sz="0" w:space="0" w:color="auto"/>
            <w:right w:val="none" w:sz="0" w:space="0" w:color="auto"/>
          </w:divBdr>
        </w:div>
        <w:div w:id="1974478133">
          <w:marLeft w:val="640"/>
          <w:marRight w:val="0"/>
          <w:marTop w:val="0"/>
          <w:marBottom w:val="0"/>
          <w:divBdr>
            <w:top w:val="none" w:sz="0" w:space="0" w:color="auto"/>
            <w:left w:val="none" w:sz="0" w:space="0" w:color="auto"/>
            <w:bottom w:val="none" w:sz="0" w:space="0" w:color="auto"/>
            <w:right w:val="none" w:sz="0" w:space="0" w:color="auto"/>
          </w:divBdr>
        </w:div>
        <w:div w:id="1559127197">
          <w:marLeft w:val="640"/>
          <w:marRight w:val="0"/>
          <w:marTop w:val="0"/>
          <w:marBottom w:val="0"/>
          <w:divBdr>
            <w:top w:val="none" w:sz="0" w:space="0" w:color="auto"/>
            <w:left w:val="none" w:sz="0" w:space="0" w:color="auto"/>
            <w:bottom w:val="none" w:sz="0" w:space="0" w:color="auto"/>
            <w:right w:val="none" w:sz="0" w:space="0" w:color="auto"/>
          </w:divBdr>
        </w:div>
        <w:div w:id="1660692334">
          <w:marLeft w:val="640"/>
          <w:marRight w:val="0"/>
          <w:marTop w:val="0"/>
          <w:marBottom w:val="0"/>
          <w:divBdr>
            <w:top w:val="none" w:sz="0" w:space="0" w:color="auto"/>
            <w:left w:val="none" w:sz="0" w:space="0" w:color="auto"/>
            <w:bottom w:val="none" w:sz="0" w:space="0" w:color="auto"/>
            <w:right w:val="none" w:sz="0" w:space="0" w:color="auto"/>
          </w:divBdr>
        </w:div>
        <w:div w:id="1345746358">
          <w:marLeft w:val="640"/>
          <w:marRight w:val="0"/>
          <w:marTop w:val="0"/>
          <w:marBottom w:val="0"/>
          <w:divBdr>
            <w:top w:val="none" w:sz="0" w:space="0" w:color="auto"/>
            <w:left w:val="none" w:sz="0" w:space="0" w:color="auto"/>
            <w:bottom w:val="none" w:sz="0" w:space="0" w:color="auto"/>
            <w:right w:val="none" w:sz="0" w:space="0" w:color="auto"/>
          </w:divBdr>
        </w:div>
        <w:div w:id="171536163">
          <w:marLeft w:val="640"/>
          <w:marRight w:val="0"/>
          <w:marTop w:val="0"/>
          <w:marBottom w:val="0"/>
          <w:divBdr>
            <w:top w:val="none" w:sz="0" w:space="0" w:color="auto"/>
            <w:left w:val="none" w:sz="0" w:space="0" w:color="auto"/>
            <w:bottom w:val="none" w:sz="0" w:space="0" w:color="auto"/>
            <w:right w:val="none" w:sz="0" w:space="0" w:color="auto"/>
          </w:divBdr>
        </w:div>
        <w:div w:id="2004315199">
          <w:marLeft w:val="640"/>
          <w:marRight w:val="0"/>
          <w:marTop w:val="0"/>
          <w:marBottom w:val="0"/>
          <w:divBdr>
            <w:top w:val="none" w:sz="0" w:space="0" w:color="auto"/>
            <w:left w:val="none" w:sz="0" w:space="0" w:color="auto"/>
            <w:bottom w:val="none" w:sz="0" w:space="0" w:color="auto"/>
            <w:right w:val="none" w:sz="0" w:space="0" w:color="auto"/>
          </w:divBdr>
        </w:div>
        <w:div w:id="1606188549">
          <w:marLeft w:val="640"/>
          <w:marRight w:val="0"/>
          <w:marTop w:val="0"/>
          <w:marBottom w:val="0"/>
          <w:divBdr>
            <w:top w:val="none" w:sz="0" w:space="0" w:color="auto"/>
            <w:left w:val="none" w:sz="0" w:space="0" w:color="auto"/>
            <w:bottom w:val="none" w:sz="0" w:space="0" w:color="auto"/>
            <w:right w:val="none" w:sz="0" w:space="0" w:color="auto"/>
          </w:divBdr>
        </w:div>
        <w:div w:id="1674528715">
          <w:marLeft w:val="640"/>
          <w:marRight w:val="0"/>
          <w:marTop w:val="0"/>
          <w:marBottom w:val="0"/>
          <w:divBdr>
            <w:top w:val="none" w:sz="0" w:space="0" w:color="auto"/>
            <w:left w:val="none" w:sz="0" w:space="0" w:color="auto"/>
            <w:bottom w:val="none" w:sz="0" w:space="0" w:color="auto"/>
            <w:right w:val="none" w:sz="0" w:space="0" w:color="auto"/>
          </w:divBdr>
        </w:div>
        <w:div w:id="1624119785">
          <w:marLeft w:val="640"/>
          <w:marRight w:val="0"/>
          <w:marTop w:val="0"/>
          <w:marBottom w:val="0"/>
          <w:divBdr>
            <w:top w:val="none" w:sz="0" w:space="0" w:color="auto"/>
            <w:left w:val="none" w:sz="0" w:space="0" w:color="auto"/>
            <w:bottom w:val="none" w:sz="0" w:space="0" w:color="auto"/>
            <w:right w:val="none" w:sz="0" w:space="0" w:color="auto"/>
          </w:divBdr>
        </w:div>
        <w:div w:id="601844076">
          <w:marLeft w:val="640"/>
          <w:marRight w:val="0"/>
          <w:marTop w:val="0"/>
          <w:marBottom w:val="0"/>
          <w:divBdr>
            <w:top w:val="none" w:sz="0" w:space="0" w:color="auto"/>
            <w:left w:val="none" w:sz="0" w:space="0" w:color="auto"/>
            <w:bottom w:val="none" w:sz="0" w:space="0" w:color="auto"/>
            <w:right w:val="none" w:sz="0" w:space="0" w:color="auto"/>
          </w:divBdr>
        </w:div>
        <w:div w:id="219632136">
          <w:marLeft w:val="640"/>
          <w:marRight w:val="0"/>
          <w:marTop w:val="0"/>
          <w:marBottom w:val="0"/>
          <w:divBdr>
            <w:top w:val="none" w:sz="0" w:space="0" w:color="auto"/>
            <w:left w:val="none" w:sz="0" w:space="0" w:color="auto"/>
            <w:bottom w:val="none" w:sz="0" w:space="0" w:color="auto"/>
            <w:right w:val="none" w:sz="0" w:space="0" w:color="auto"/>
          </w:divBdr>
        </w:div>
        <w:div w:id="1237469722">
          <w:marLeft w:val="640"/>
          <w:marRight w:val="0"/>
          <w:marTop w:val="0"/>
          <w:marBottom w:val="0"/>
          <w:divBdr>
            <w:top w:val="none" w:sz="0" w:space="0" w:color="auto"/>
            <w:left w:val="none" w:sz="0" w:space="0" w:color="auto"/>
            <w:bottom w:val="none" w:sz="0" w:space="0" w:color="auto"/>
            <w:right w:val="none" w:sz="0" w:space="0" w:color="auto"/>
          </w:divBdr>
        </w:div>
        <w:div w:id="1246182178">
          <w:marLeft w:val="640"/>
          <w:marRight w:val="0"/>
          <w:marTop w:val="0"/>
          <w:marBottom w:val="0"/>
          <w:divBdr>
            <w:top w:val="none" w:sz="0" w:space="0" w:color="auto"/>
            <w:left w:val="none" w:sz="0" w:space="0" w:color="auto"/>
            <w:bottom w:val="none" w:sz="0" w:space="0" w:color="auto"/>
            <w:right w:val="none" w:sz="0" w:space="0" w:color="auto"/>
          </w:divBdr>
        </w:div>
        <w:div w:id="1372726776">
          <w:marLeft w:val="640"/>
          <w:marRight w:val="0"/>
          <w:marTop w:val="0"/>
          <w:marBottom w:val="0"/>
          <w:divBdr>
            <w:top w:val="none" w:sz="0" w:space="0" w:color="auto"/>
            <w:left w:val="none" w:sz="0" w:space="0" w:color="auto"/>
            <w:bottom w:val="none" w:sz="0" w:space="0" w:color="auto"/>
            <w:right w:val="none" w:sz="0" w:space="0" w:color="auto"/>
          </w:divBdr>
        </w:div>
        <w:div w:id="677198423">
          <w:marLeft w:val="640"/>
          <w:marRight w:val="0"/>
          <w:marTop w:val="0"/>
          <w:marBottom w:val="0"/>
          <w:divBdr>
            <w:top w:val="none" w:sz="0" w:space="0" w:color="auto"/>
            <w:left w:val="none" w:sz="0" w:space="0" w:color="auto"/>
            <w:bottom w:val="none" w:sz="0" w:space="0" w:color="auto"/>
            <w:right w:val="none" w:sz="0" w:space="0" w:color="auto"/>
          </w:divBdr>
        </w:div>
        <w:div w:id="173300347">
          <w:marLeft w:val="640"/>
          <w:marRight w:val="0"/>
          <w:marTop w:val="0"/>
          <w:marBottom w:val="0"/>
          <w:divBdr>
            <w:top w:val="none" w:sz="0" w:space="0" w:color="auto"/>
            <w:left w:val="none" w:sz="0" w:space="0" w:color="auto"/>
            <w:bottom w:val="none" w:sz="0" w:space="0" w:color="auto"/>
            <w:right w:val="none" w:sz="0" w:space="0" w:color="auto"/>
          </w:divBdr>
        </w:div>
        <w:div w:id="875578501">
          <w:marLeft w:val="640"/>
          <w:marRight w:val="0"/>
          <w:marTop w:val="0"/>
          <w:marBottom w:val="0"/>
          <w:divBdr>
            <w:top w:val="none" w:sz="0" w:space="0" w:color="auto"/>
            <w:left w:val="none" w:sz="0" w:space="0" w:color="auto"/>
            <w:bottom w:val="none" w:sz="0" w:space="0" w:color="auto"/>
            <w:right w:val="none" w:sz="0" w:space="0" w:color="auto"/>
          </w:divBdr>
        </w:div>
        <w:div w:id="1223248172">
          <w:marLeft w:val="640"/>
          <w:marRight w:val="0"/>
          <w:marTop w:val="0"/>
          <w:marBottom w:val="0"/>
          <w:divBdr>
            <w:top w:val="none" w:sz="0" w:space="0" w:color="auto"/>
            <w:left w:val="none" w:sz="0" w:space="0" w:color="auto"/>
            <w:bottom w:val="none" w:sz="0" w:space="0" w:color="auto"/>
            <w:right w:val="none" w:sz="0" w:space="0" w:color="auto"/>
          </w:divBdr>
        </w:div>
        <w:div w:id="118037211">
          <w:marLeft w:val="640"/>
          <w:marRight w:val="0"/>
          <w:marTop w:val="0"/>
          <w:marBottom w:val="0"/>
          <w:divBdr>
            <w:top w:val="none" w:sz="0" w:space="0" w:color="auto"/>
            <w:left w:val="none" w:sz="0" w:space="0" w:color="auto"/>
            <w:bottom w:val="none" w:sz="0" w:space="0" w:color="auto"/>
            <w:right w:val="none" w:sz="0" w:space="0" w:color="auto"/>
          </w:divBdr>
        </w:div>
        <w:div w:id="849567647">
          <w:marLeft w:val="640"/>
          <w:marRight w:val="0"/>
          <w:marTop w:val="0"/>
          <w:marBottom w:val="0"/>
          <w:divBdr>
            <w:top w:val="none" w:sz="0" w:space="0" w:color="auto"/>
            <w:left w:val="none" w:sz="0" w:space="0" w:color="auto"/>
            <w:bottom w:val="none" w:sz="0" w:space="0" w:color="auto"/>
            <w:right w:val="none" w:sz="0" w:space="0" w:color="auto"/>
          </w:divBdr>
        </w:div>
        <w:div w:id="124347786">
          <w:marLeft w:val="640"/>
          <w:marRight w:val="0"/>
          <w:marTop w:val="0"/>
          <w:marBottom w:val="0"/>
          <w:divBdr>
            <w:top w:val="none" w:sz="0" w:space="0" w:color="auto"/>
            <w:left w:val="none" w:sz="0" w:space="0" w:color="auto"/>
            <w:bottom w:val="none" w:sz="0" w:space="0" w:color="auto"/>
            <w:right w:val="none" w:sz="0" w:space="0" w:color="auto"/>
          </w:divBdr>
        </w:div>
        <w:div w:id="351107430">
          <w:marLeft w:val="640"/>
          <w:marRight w:val="0"/>
          <w:marTop w:val="0"/>
          <w:marBottom w:val="0"/>
          <w:divBdr>
            <w:top w:val="none" w:sz="0" w:space="0" w:color="auto"/>
            <w:left w:val="none" w:sz="0" w:space="0" w:color="auto"/>
            <w:bottom w:val="none" w:sz="0" w:space="0" w:color="auto"/>
            <w:right w:val="none" w:sz="0" w:space="0" w:color="auto"/>
          </w:divBdr>
        </w:div>
        <w:div w:id="407192954">
          <w:marLeft w:val="640"/>
          <w:marRight w:val="0"/>
          <w:marTop w:val="0"/>
          <w:marBottom w:val="0"/>
          <w:divBdr>
            <w:top w:val="none" w:sz="0" w:space="0" w:color="auto"/>
            <w:left w:val="none" w:sz="0" w:space="0" w:color="auto"/>
            <w:bottom w:val="none" w:sz="0" w:space="0" w:color="auto"/>
            <w:right w:val="none" w:sz="0" w:space="0" w:color="auto"/>
          </w:divBdr>
        </w:div>
        <w:div w:id="1474251244">
          <w:marLeft w:val="640"/>
          <w:marRight w:val="0"/>
          <w:marTop w:val="0"/>
          <w:marBottom w:val="0"/>
          <w:divBdr>
            <w:top w:val="none" w:sz="0" w:space="0" w:color="auto"/>
            <w:left w:val="none" w:sz="0" w:space="0" w:color="auto"/>
            <w:bottom w:val="none" w:sz="0" w:space="0" w:color="auto"/>
            <w:right w:val="none" w:sz="0" w:space="0" w:color="auto"/>
          </w:divBdr>
        </w:div>
        <w:div w:id="283079945">
          <w:marLeft w:val="640"/>
          <w:marRight w:val="0"/>
          <w:marTop w:val="0"/>
          <w:marBottom w:val="0"/>
          <w:divBdr>
            <w:top w:val="none" w:sz="0" w:space="0" w:color="auto"/>
            <w:left w:val="none" w:sz="0" w:space="0" w:color="auto"/>
            <w:bottom w:val="none" w:sz="0" w:space="0" w:color="auto"/>
            <w:right w:val="none" w:sz="0" w:space="0" w:color="auto"/>
          </w:divBdr>
        </w:div>
        <w:div w:id="2141529025">
          <w:marLeft w:val="640"/>
          <w:marRight w:val="0"/>
          <w:marTop w:val="0"/>
          <w:marBottom w:val="0"/>
          <w:divBdr>
            <w:top w:val="none" w:sz="0" w:space="0" w:color="auto"/>
            <w:left w:val="none" w:sz="0" w:space="0" w:color="auto"/>
            <w:bottom w:val="none" w:sz="0" w:space="0" w:color="auto"/>
            <w:right w:val="none" w:sz="0" w:space="0" w:color="auto"/>
          </w:divBdr>
        </w:div>
        <w:div w:id="562638199">
          <w:marLeft w:val="640"/>
          <w:marRight w:val="0"/>
          <w:marTop w:val="0"/>
          <w:marBottom w:val="0"/>
          <w:divBdr>
            <w:top w:val="none" w:sz="0" w:space="0" w:color="auto"/>
            <w:left w:val="none" w:sz="0" w:space="0" w:color="auto"/>
            <w:bottom w:val="none" w:sz="0" w:space="0" w:color="auto"/>
            <w:right w:val="none" w:sz="0" w:space="0" w:color="auto"/>
          </w:divBdr>
        </w:div>
        <w:div w:id="1961959221">
          <w:marLeft w:val="640"/>
          <w:marRight w:val="0"/>
          <w:marTop w:val="0"/>
          <w:marBottom w:val="0"/>
          <w:divBdr>
            <w:top w:val="none" w:sz="0" w:space="0" w:color="auto"/>
            <w:left w:val="none" w:sz="0" w:space="0" w:color="auto"/>
            <w:bottom w:val="none" w:sz="0" w:space="0" w:color="auto"/>
            <w:right w:val="none" w:sz="0" w:space="0" w:color="auto"/>
          </w:divBdr>
        </w:div>
        <w:div w:id="72507482">
          <w:marLeft w:val="640"/>
          <w:marRight w:val="0"/>
          <w:marTop w:val="0"/>
          <w:marBottom w:val="0"/>
          <w:divBdr>
            <w:top w:val="none" w:sz="0" w:space="0" w:color="auto"/>
            <w:left w:val="none" w:sz="0" w:space="0" w:color="auto"/>
            <w:bottom w:val="none" w:sz="0" w:space="0" w:color="auto"/>
            <w:right w:val="none" w:sz="0" w:space="0" w:color="auto"/>
          </w:divBdr>
        </w:div>
        <w:div w:id="942763844">
          <w:marLeft w:val="640"/>
          <w:marRight w:val="0"/>
          <w:marTop w:val="0"/>
          <w:marBottom w:val="0"/>
          <w:divBdr>
            <w:top w:val="none" w:sz="0" w:space="0" w:color="auto"/>
            <w:left w:val="none" w:sz="0" w:space="0" w:color="auto"/>
            <w:bottom w:val="none" w:sz="0" w:space="0" w:color="auto"/>
            <w:right w:val="none" w:sz="0" w:space="0" w:color="auto"/>
          </w:divBdr>
        </w:div>
        <w:div w:id="1016885395">
          <w:marLeft w:val="640"/>
          <w:marRight w:val="0"/>
          <w:marTop w:val="0"/>
          <w:marBottom w:val="0"/>
          <w:divBdr>
            <w:top w:val="none" w:sz="0" w:space="0" w:color="auto"/>
            <w:left w:val="none" w:sz="0" w:space="0" w:color="auto"/>
            <w:bottom w:val="none" w:sz="0" w:space="0" w:color="auto"/>
            <w:right w:val="none" w:sz="0" w:space="0" w:color="auto"/>
          </w:divBdr>
        </w:div>
        <w:div w:id="2022004202">
          <w:marLeft w:val="640"/>
          <w:marRight w:val="0"/>
          <w:marTop w:val="0"/>
          <w:marBottom w:val="0"/>
          <w:divBdr>
            <w:top w:val="none" w:sz="0" w:space="0" w:color="auto"/>
            <w:left w:val="none" w:sz="0" w:space="0" w:color="auto"/>
            <w:bottom w:val="none" w:sz="0" w:space="0" w:color="auto"/>
            <w:right w:val="none" w:sz="0" w:space="0" w:color="auto"/>
          </w:divBdr>
        </w:div>
        <w:div w:id="1274242528">
          <w:marLeft w:val="640"/>
          <w:marRight w:val="0"/>
          <w:marTop w:val="0"/>
          <w:marBottom w:val="0"/>
          <w:divBdr>
            <w:top w:val="none" w:sz="0" w:space="0" w:color="auto"/>
            <w:left w:val="none" w:sz="0" w:space="0" w:color="auto"/>
            <w:bottom w:val="none" w:sz="0" w:space="0" w:color="auto"/>
            <w:right w:val="none" w:sz="0" w:space="0" w:color="auto"/>
          </w:divBdr>
        </w:div>
        <w:div w:id="1775859988">
          <w:marLeft w:val="640"/>
          <w:marRight w:val="0"/>
          <w:marTop w:val="0"/>
          <w:marBottom w:val="0"/>
          <w:divBdr>
            <w:top w:val="none" w:sz="0" w:space="0" w:color="auto"/>
            <w:left w:val="none" w:sz="0" w:space="0" w:color="auto"/>
            <w:bottom w:val="none" w:sz="0" w:space="0" w:color="auto"/>
            <w:right w:val="none" w:sz="0" w:space="0" w:color="auto"/>
          </w:divBdr>
        </w:div>
        <w:div w:id="2016759781">
          <w:marLeft w:val="640"/>
          <w:marRight w:val="0"/>
          <w:marTop w:val="0"/>
          <w:marBottom w:val="0"/>
          <w:divBdr>
            <w:top w:val="none" w:sz="0" w:space="0" w:color="auto"/>
            <w:left w:val="none" w:sz="0" w:space="0" w:color="auto"/>
            <w:bottom w:val="none" w:sz="0" w:space="0" w:color="auto"/>
            <w:right w:val="none" w:sz="0" w:space="0" w:color="auto"/>
          </w:divBdr>
        </w:div>
        <w:div w:id="1508015903">
          <w:marLeft w:val="640"/>
          <w:marRight w:val="0"/>
          <w:marTop w:val="0"/>
          <w:marBottom w:val="0"/>
          <w:divBdr>
            <w:top w:val="none" w:sz="0" w:space="0" w:color="auto"/>
            <w:left w:val="none" w:sz="0" w:space="0" w:color="auto"/>
            <w:bottom w:val="none" w:sz="0" w:space="0" w:color="auto"/>
            <w:right w:val="none" w:sz="0" w:space="0" w:color="auto"/>
          </w:divBdr>
        </w:div>
        <w:div w:id="542407919">
          <w:marLeft w:val="640"/>
          <w:marRight w:val="0"/>
          <w:marTop w:val="0"/>
          <w:marBottom w:val="0"/>
          <w:divBdr>
            <w:top w:val="none" w:sz="0" w:space="0" w:color="auto"/>
            <w:left w:val="none" w:sz="0" w:space="0" w:color="auto"/>
            <w:bottom w:val="none" w:sz="0" w:space="0" w:color="auto"/>
            <w:right w:val="none" w:sz="0" w:space="0" w:color="auto"/>
          </w:divBdr>
        </w:div>
        <w:div w:id="1950968143">
          <w:marLeft w:val="640"/>
          <w:marRight w:val="0"/>
          <w:marTop w:val="0"/>
          <w:marBottom w:val="0"/>
          <w:divBdr>
            <w:top w:val="none" w:sz="0" w:space="0" w:color="auto"/>
            <w:left w:val="none" w:sz="0" w:space="0" w:color="auto"/>
            <w:bottom w:val="none" w:sz="0" w:space="0" w:color="auto"/>
            <w:right w:val="none" w:sz="0" w:space="0" w:color="auto"/>
          </w:divBdr>
        </w:div>
      </w:divsChild>
    </w:div>
    <w:div w:id="2112771659">
      <w:bodyDiv w:val="1"/>
      <w:marLeft w:val="0"/>
      <w:marRight w:val="0"/>
      <w:marTop w:val="0"/>
      <w:marBottom w:val="0"/>
      <w:divBdr>
        <w:top w:val="none" w:sz="0" w:space="0" w:color="auto"/>
        <w:left w:val="none" w:sz="0" w:space="0" w:color="auto"/>
        <w:bottom w:val="none" w:sz="0" w:space="0" w:color="auto"/>
        <w:right w:val="none" w:sz="0" w:space="0" w:color="auto"/>
      </w:divBdr>
      <w:divsChild>
        <w:div w:id="145559918">
          <w:marLeft w:val="640"/>
          <w:marRight w:val="0"/>
          <w:marTop w:val="0"/>
          <w:marBottom w:val="0"/>
          <w:divBdr>
            <w:top w:val="none" w:sz="0" w:space="0" w:color="auto"/>
            <w:left w:val="none" w:sz="0" w:space="0" w:color="auto"/>
            <w:bottom w:val="none" w:sz="0" w:space="0" w:color="auto"/>
            <w:right w:val="none" w:sz="0" w:space="0" w:color="auto"/>
          </w:divBdr>
        </w:div>
        <w:div w:id="555286927">
          <w:marLeft w:val="640"/>
          <w:marRight w:val="0"/>
          <w:marTop w:val="0"/>
          <w:marBottom w:val="0"/>
          <w:divBdr>
            <w:top w:val="none" w:sz="0" w:space="0" w:color="auto"/>
            <w:left w:val="none" w:sz="0" w:space="0" w:color="auto"/>
            <w:bottom w:val="none" w:sz="0" w:space="0" w:color="auto"/>
            <w:right w:val="none" w:sz="0" w:space="0" w:color="auto"/>
          </w:divBdr>
        </w:div>
        <w:div w:id="910238167">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63994936">
          <w:marLeft w:val="640"/>
          <w:marRight w:val="0"/>
          <w:marTop w:val="0"/>
          <w:marBottom w:val="0"/>
          <w:divBdr>
            <w:top w:val="none" w:sz="0" w:space="0" w:color="auto"/>
            <w:left w:val="none" w:sz="0" w:space="0" w:color="auto"/>
            <w:bottom w:val="none" w:sz="0" w:space="0" w:color="auto"/>
            <w:right w:val="none" w:sz="0" w:space="0" w:color="auto"/>
          </w:divBdr>
        </w:div>
        <w:div w:id="252786191">
          <w:marLeft w:val="640"/>
          <w:marRight w:val="0"/>
          <w:marTop w:val="0"/>
          <w:marBottom w:val="0"/>
          <w:divBdr>
            <w:top w:val="none" w:sz="0" w:space="0" w:color="auto"/>
            <w:left w:val="none" w:sz="0" w:space="0" w:color="auto"/>
            <w:bottom w:val="none" w:sz="0" w:space="0" w:color="auto"/>
            <w:right w:val="none" w:sz="0" w:space="0" w:color="auto"/>
          </w:divBdr>
        </w:div>
        <w:div w:id="1220283076">
          <w:marLeft w:val="640"/>
          <w:marRight w:val="0"/>
          <w:marTop w:val="0"/>
          <w:marBottom w:val="0"/>
          <w:divBdr>
            <w:top w:val="none" w:sz="0" w:space="0" w:color="auto"/>
            <w:left w:val="none" w:sz="0" w:space="0" w:color="auto"/>
            <w:bottom w:val="none" w:sz="0" w:space="0" w:color="auto"/>
            <w:right w:val="none" w:sz="0" w:space="0" w:color="auto"/>
          </w:divBdr>
        </w:div>
        <w:div w:id="1693529586">
          <w:marLeft w:val="640"/>
          <w:marRight w:val="0"/>
          <w:marTop w:val="0"/>
          <w:marBottom w:val="0"/>
          <w:divBdr>
            <w:top w:val="none" w:sz="0" w:space="0" w:color="auto"/>
            <w:left w:val="none" w:sz="0" w:space="0" w:color="auto"/>
            <w:bottom w:val="none" w:sz="0" w:space="0" w:color="auto"/>
            <w:right w:val="none" w:sz="0" w:space="0" w:color="auto"/>
          </w:divBdr>
        </w:div>
        <w:div w:id="1720326652">
          <w:marLeft w:val="640"/>
          <w:marRight w:val="0"/>
          <w:marTop w:val="0"/>
          <w:marBottom w:val="0"/>
          <w:divBdr>
            <w:top w:val="none" w:sz="0" w:space="0" w:color="auto"/>
            <w:left w:val="none" w:sz="0" w:space="0" w:color="auto"/>
            <w:bottom w:val="none" w:sz="0" w:space="0" w:color="auto"/>
            <w:right w:val="none" w:sz="0" w:space="0" w:color="auto"/>
          </w:divBdr>
        </w:div>
        <w:div w:id="1556696725">
          <w:marLeft w:val="640"/>
          <w:marRight w:val="0"/>
          <w:marTop w:val="0"/>
          <w:marBottom w:val="0"/>
          <w:divBdr>
            <w:top w:val="none" w:sz="0" w:space="0" w:color="auto"/>
            <w:left w:val="none" w:sz="0" w:space="0" w:color="auto"/>
            <w:bottom w:val="none" w:sz="0" w:space="0" w:color="auto"/>
            <w:right w:val="none" w:sz="0" w:space="0" w:color="auto"/>
          </w:divBdr>
        </w:div>
        <w:div w:id="861281402">
          <w:marLeft w:val="640"/>
          <w:marRight w:val="0"/>
          <w:marTop w:val="0"/>
          <w:marBottom w:val="0"/>
          <w:divBdr>
            <w:top w:val="none" w:sz="0" w:space="0" w:color="auto"/>
            <w:left w:val="none" w:sz="0" w:space="0" w:color="auto"/>
            <w:bottom w:val="none" w:sz="0" w:space="0" w:color="auto"/>
            <w:right w:val="none" w:sz="0" w:space="0" w:color="auto"/>
          </w:divBdr>
        </w:div>
        <w:div w:id="1914848468">
          <w:marLeft w:val="640"/>
          <w:marRight w:val="0"/>
          <w:marTop w:val="0"/>
          <w:marBottom w:val="0"/>
          <w:divBdr>
            <w:top w:val="none" w:sz="0" w:space="0" w:color="auto"/>
            <w:left w:val="none" w:sz="0" w:space="0" w:color="auto"/>
            <w:bottom w:val="none" w:sz="0" w:space="0" w:color="auto"/>
            <w:right w:val="none" w:sz="0" w:space="0" w:color="auto"/>
          </w:divBdr>
        </w:div>
        <w:div w:id="693774449">
          <w:marLeft w:val="640"/>
          <w:marRight w:val="0"/>
          <w:marTop w:val="0"/>
          <w:marBottom w:val="0"/>
          <w:divBdr>
            <w:top w:val="none" w:sz="0" w:space="0" w:color="auto"/>
            <w:left w:val="none" w:sz="0" w:space="0" w:color="auto"/>
            <w:bottom w:val="none" w:sz="0" w:space="0" w:color="auto"/>
            <w:right w:val="none" w:sz="0" w:space="0" w:color="auto"/>
          </w:divBdr>
        </w:div>
        <w:div w:id="21056249">
          <w:marLeft w:val="640"/>
          <w:marRight w:val="0"/>
          <w:marTop w:val="0"/>
          <w:marBottom w:val="0"/>
          <w:divBdr>
            <w:top w:val="none" w:sz="0" w:space="0" w:color="auto"/>
            <w:left w:val="none" w:sz="0" w:space="0" w:color="auto"/>
            <w:bottom w:val="none" w:sz="0" w:space="0" w:color="auto"/>
            <w:right w:val="none" w:sz="0" w:space="0" w:color="auto"/>
          </w:divBdr>
        </w:div>
        <w:div w:id="1968854311">
          <w:marLeft w:val="640"/>
          <w:marRight w:val="0"/>
          <w:marTop w:val="0"/>
          <w:marBottom w:val="0"/>
          <w:divBdr>
            <w:top w:val="none" w:sz="0" w:space="0" w:color="auto"/>
            <w:left w:val="none" w:sz="0" w:space="0" w:color="auto"/>
            <w:bottom w:val="none" w:sz="0" w:space="0" w:color="auto"/>
            <w:right w:val="none" w:sz="0" w:space="0" w:color="auto"/>
          </w:divBdr>
        </w:div>
        <w:div w:id="1470170102">
          <w:marLeft w:val="640"/>
          <w:marRight w:val="0"/>
          <w:marTop w:val="0"/>
          <w:marBottom w:val="0"/>
          <w:divBdr>
            <w:top w:val="none" w:sz="0" w:space="0" w:color="auto"/>
            <w:left w:val="none" w:sz="0" w:space="0" w:color="auto"/>
            <w:bottom w:val="none" w:sz="0" w:space="0" w:color="auto"/>
            <w:right w:val="none" w:sz="0" w:space="0" w:color="auto"/>
          </w:divBdr>
        </w:div>
        <w:div w:id="1670254028">
          <w:marLeft w:val="640"/>
          <w:marRight w:val="0"/>
          <w:marTop w:val="0"/>
          <w:marBottom w:val="0"/>
          <w:divBdr>
            <w:top w:val="none" w:sz="0" w:space="0" w:color="auto"/>
            <w:left w:val="none" w:sz="0" w:space="0" w:color="auto"/>
            <w:bottom w:val="none" w:sz="0" w:space="0" w:color="auto"/>
            <w:right w:val="none" w:sz="0" w:space="0" w:color="auto"/>
          </w:divBdr>
        </w:div>
        <w:div w:id="750927447">
          <w:marLeft w:val="640"/>
          <w:marRight w:val="0"/>
          <w:marTop w:val="0"/>
          <w:marBottom w:val="0"/>
          <w:divBdr>
            <w:top w:val="none" w:sz="0" w:space="0" w:color="auto"/>
            <w:left w:val="none" w:sz="0" w:space="0" w:color="auto"/>
            <w:bottom w:val="none" w:sz="0" w:space="0" w:color="auto"/>
            <w:right w:val="none" w:sz="0" w:space="0" w:color="auto"/>
          </w:divBdr>
        </w:div>
        <w:div w:id="1401558314">
          <w:marLeft w:val="640"/>
          <w:marRight w:val="0"/>
          <w:marTop w:val="0"/>
          <w:marBottom w:val="0"/>
          <w:divBdr>
            <w:top w:val="none" w:sz="0" w:space="0" w:color="auto"/>
            <w:left w:val="none" w:sz="0" w:space="0" w:color="auto"/>
            <w:bottom w:val="none" w:sz="0" w:space="0" w:color="auto"/>
            <w:right w:val="none" w:sz="0" w:space="0" w:color="auto"/>
          </w:divBdr>
        </w:div>
        <w:div w:id="1529682643">
          <w:marLeft w:val="640"/>
          <w:marRight w:val="0"/>
          <w:marTop w:val="0"/>
          <w:marBottom w:val="0"/>
          <w:divBdr>
            <w:top w:val="none" w:sz="0" w:space="0" w:color="auto"/>
            <w:left w:val="none" w:sz="0" w:space="0" w:color="auto"/>
            <w:bottom w:val="none" w:sz="0" w:space="0" w:color="auto"/>
            <w:right w:val="none" w:sz="0" w:space="0" w:color="auto"/>
          </w:divBdr>
        </w:div>
        <w:div w:id="1220895909">
          <w:marLeft w:val="640"/>
          <w:marRight w:val="0"/>
          <w:marTop w:val="0"/>
          <w:marBottom w:val="0"/>
          <w:divBdr>
            <w:top w:val="none" w:sz="0" w:space="0" w:color="auto"/>
            <w:left w:val="none" w:sz="0" w:space="0" w:color="auto"/>
            <w:bottom w:val="none" w:sz="0" w:space="0" w:color="auto"/>
            <w:right w:val="none" w:sz="0" w:space="0" w:color="auto"/>
          </w:divBdr>
        </w:div>
        <w:div w:id="6448233">
          <w:marLeft w:val="640"/>
          <w:marRight w:val="0"/>
          <w:marTop w:val="0"/>
          <w:marBottom w:val="0"/>
          <w:divBdr>
            <w:top w:val="none" w:sz="0" w:space="0" w:color="auto"/>
            <w:left w:val="none" w:sz="0" w:space="0" w:color="auto"/>
            <w:bottom w:val="none" w:sz="0" w:space="0" w:color="auto"/>
            <w:right w:val="none" w:sz="0" w:space="0" w:color="auto"/>
          </w:divBdr>
        </w:div>
        <w:div w:id="1868181321">
          <w:marLeft w:val="640"/>
          <w:marRight w:val="0"/>
          <w:marTop w:val="0"/>
          <w:marBottom w:val="0"/>
          <w:divBdr>
            <w:top w:val="none" w:sz="0" w:space="0" w:color="auto"/>
            <w:left w:val="none" w:sz="0" w:space="0" w:color="auto"/>
            <w:bottom w:val="none" w:sz="0" w:space="0" w:color="auto"/>
            <w:right w:val="none" w:sz="0" w:space="0" w:color="auto"/>
          </w:divBdr>
        </w:div>
        <w:div w:id="1413116414">
          <w:marLeft w:val="640"/>
          <w:marRight w:val="0"/>
          <w:marTop w:val="0"/>
          <w:marBottom w:val="0"/>
          <w:divBdr>
            <w:top w:val="none" w:sz="0" w:space="0" w:color="auto"/>
            <w:left w:val="none" w:sz="0" w:space="0" w:color="auto"/>
            <w:bottom w:val="none" w:sz="0" w:space="0" w:color="auto"/>
            <w:right w:val="none" w:sz="0" w:space="0" w:color="auto"/>
          </w:divBdr>
        </w:div>
        <w:div w:id="701713176">
          <w:marLeft w:val="640"/>
          <w:marRight w:val="0"/>
          <w:marTop w:val="0"/>
          <w:marBottom w:val="0"/>
          <w:divBdr>
            <w:top w:val="none" w:sz="0" w:space="0" w:color="auto"/>
            <w:left w:val="none" w:sz="0" w:space="0" w:color="auto"/>
            <w:bottom w:val="none" w:sz="0" w:space="0" w:color="auto"/>
            <w:right w:val="none" w:sz="0" w:space="0" w:color="auto"/>
          </w:divBdr>
        </w:div>
        <w:div w:id="1783456442">
          <w:marLeft w:val="640"/>
          <w:marRight w:val="0"/>
          <w:marTop w:val="0"/>
          <w:marBottom w:val="0"/>
          <w:divBdr>
            <w:top w:val="none" w:sz="0" w:space="0" w:color="auto"/>
            <w:left w:val="none" w:sz="0" w:space="0" w:color="auto"/>
            <w:bottom w:val="none" w:sz="0" w:space="0" w:color="auto"/>
            <w:right w:val="none" w:sz="0" w:space="0" w:color="auto"/>
          </w:divBdr>
        </w:div>
        <w:div w:id="789860492">
          <w:marLeft w:val="640"/>
          <w:marRight w:val="0"/>
          <w:marTop w:val="0"/>
          <w:marBottom w:val="0"/>
          <w:divBdr>
            <w:top w:val="none" w:sz="0" w:space="0" w:color="auto"/>
            <w:left w:val="none" w:sz="0" w:space="0" w:color="auto"/>
            <w:bottom w:val="none" w:sz="0" w:space="0" w:color="auto"/>
            <w:right w:val="none" w:sz="0" w:space="0" w:color="auto"/>
          </w:divBdr>
        </w:div>
        <w:div w:id="1595481301">
          <w:marLeft w:val="640"/>
          <w:marRight w:val="0"/>
          <w:marTop w:val="0"/>
          <w:marBottom w:val="0"/>
          <w:divBdr>
            <w:top w:val="none" w:sz="0" w:space="0" w:color="auto"/>
            <w:left w:val="none" w:sz="0" w:space="0" w:color="auto"/>
            <w:bottom w:val="none" w:sz="0" w:space="0" w:color="auto"/>
            <w:right w:val="none" w:sz="0" w:space="0" w:color="auto"/>
          </w:divBdr>
        </w:div>
        <w:div w:id="1157454423">
          <w:marLeft w:val="640"/>
          <w:marRight w:val="0"/>
          <w:marTop w:val="0"/>
          <w:marBottom w:val="0"/>
          <w:divBdr>
            <w:top w:val="none" w:sz="0" w:space="0" w:color="auto"/>
            <w:left w:val="none" w:sz="0" w:space="0" w:color="auto"/>
            <w:bottom w:val="none" w:sz="0" w:space="0" w:color="auto"/>
            <w:right w:val="none" w:sz="0" w:space="0" w:color="auto"/>
          </w:divBdr>
        </w:div>
        <w:div w:id="688335432">
          <w:marLeft w:val="640"/>
          <w:marRight w:val="0"/>
          <w:marTop w:val="0"/>
          <w:marBottom w:val="0"/>
          <w:divBdr>
            <w:top w:val="none" w:sz="0" w:space="0" w:color="auto"/>
            <w:left w:val="none" w:sz="0" w:space="0" w:color="auto"/>
            <w:bottom w:val="none" w:sz="0" w:space="0" w:color="auto"/>
            <w:right w:val="none" w:sz="0" w:space="0" w:color="auto"/>
          </w:divBdr>
        </w:div>
        <w:div w:id="2068650620">
          <w:marLeft w:val="640"/>
          <w:marRight w:val="0"/>
          <w:marTop w:val="0"/>
          <w:marBottom w:val="0"/>
          <w:divBdr>
            <w:top w:val="none" w:sz="0" w:space="0" w:color="auto"/>
            <w:left w:val="none" w:sz="0" w:space="0" w:color="auto"/>
            <w:bottom w:val="none" w:sz="0" w:space="0" w:color="auto"/>
            <w:right w:val="none" w:sz="0" w:space="0" w:color="auto"/>
          </w:divBdr>
        </w:div>
        <w:div w:id="2001689536">
          <w:marLeft w:val="640"/>
          <w:marRight w:val="0"/>
          <w:marTop w:val="0"/>
          <w:marBottom w:val="0"/>
          <w:divBdr>
            <w:top w:val="none" w:sz="0" w:space="0" w:color="auto"/>
            <w:left w:val="none" w:sz="0" w:space="0" w:color="auto"/>
            <w:bottom w:val="none" w:sz="0" w:space="0" w:color="auto"/>
            <w:right w:val="none" w:sz="0" w:space="0" w:color="auto"/>
          </w:divBdr>
        </w:div>
        <w:div w:id="1476338238">
          <w:marLeft w:val="640"/>
          <w:marRight w:val="0"/>
          <w:marTop w:val="0"/>
          <w:marBottom w:val="0"/>
          <w:divBdr>
            <w:top w:val="none" w:sz="0" w:space="0" w:color="auto"/>
            <w:left w:val="none" w:sz="0" w:space="0" w:color="auto"/>
            <w:bottom w:val="none" w:sz="0" w:space="0" w:color="auto"/>
            <w:right w:val="none" w:sz="0" w:space="0" w:color="auto"/>
          </w:divBdr>
        </w:div>
        <w:div w:id="1131749643">
          <w:marLeft w:val="640"/>
          <w:marRight w:val="0"/>
          <w:marTop w:val="0"/>
          <w:marBottom w:val="0"/>
          <w:divBdr>
            <w:top w:val="none" w:sz="0" w:space="0" w:color="auto"/>
            <w:left w:val="none" w:sz="0" w:space="0" w:color="auto"/>
            <w:bottom w:val="none" w:sz="0" w:space="0" w:color="auto"/>
            <w:right w:val="none" w:sz="0" w:space="0" w:color="auto"/>
          </w:divBdr>
        </w:div>
        <w:div w:id="1285379574">
          <w:marLeft w:val="640"/>
          <w:marRight w:val="0"/>
          <w:marTop w:val="0"/>
          <w:marBottom w:val="0"/>
          <w:divBdr>
            <w:top w:val="none" w:sz="0" w:space="0" w:color="auto"/>
            <w:left w:val="none" w:sz="0" w:space="0" w:color="auto"/>
            <w:bottom w:val="none" w:sz="0" w:space="0" w:color="auto"/>
            <w:right w:val="none" w:sz="0" w:space="0" w:color="auto"/>
          </w:divBdr>
        </w:div>
        <w:div w:id="1495992340">
          <w:marLeft w:val="640"/>
          <w:marRight w:val="0"/>
          <w:marTop w:val="0"/>
          <w:marBottom w:val="0"/>
          <w:divBdr>
            <w:top w:val="none" w:sz="0" w:space="0" w:color="auto"/>
            <w:left w:val="none" w:sz="0" w:space="0" w:color="auto"/>
            <w:bottom w:val="none" w:sz="0" w:space="0" w:color="auto"/>
            <w:right w:val="none" w:sz="0" w:space="0" w:color="auto"/>
          </w:divBdr>
        </w:div>
        <w:div w:id="1441291060">
          <w:marLeft w:val="640"/>
          <w:marRight w:val="0"/>
          <w:marTop w:val="0"/>
          <w:marBottom w:val="0"/>
          <w:divBdr>
            <w:top w:val="none" w:sz="0" w:space="0" w:color="auto"/>
            <w:left w:val="none" w:sz="0" w:space="0" w:color="auto"/>
            <w:bottom w:val="none" w:sz="0" w:space="0" w:color="auto"/>
            <w:right w:val="none" w:sz="0" w:space="0" w:color="auto"/>
          </w:divBdr>
        </w:div>
        <w:div w:id="1939483258">
          <w:marLeft w:val="640"/>
          <w:marRight w:val="0"/>
          <w:marTop w:val="0"/>
          <w:marBottom w:val="0"/>
          <w:divBdr>
            <w:top w:val="none" w:sz="0" w:space="0" w:color="auto"/>
            <w:left w:val="none" w:sz="0" w:space="0" w:color="auto"/>
            <w:bottom w:val="none" w:sz="0" w:space="0" w:color="auto"/>
            <w:right w:val="none" w:sz="0" w:space="0" w:color="auto"/>
          </w:divBdr>
        </w:div>
        <w:div w:id="887571785">
          <w:marLeft w:val="640"/>
          <w:marRight w:val="0"/>
          <w:marTop w:val="0"/>
          <w:marBottom w:val="0"/>
          <w:divBdr>
            <w:top w:val="none" w:sz="0" w:space="0" w:color="auto"/>
            <w:left w:val="none" w:sz="0" w:space="0" w:color="auto"/>
            <w:bottom w:val="none" w:sz="0" w:space="0" w:color="auto"/>
            <w:right w:val="none" w:sz="0" w:space="0" w:color="auto"/>
          </w:divBdr>
        </w:div>
        <w:div w:id="258753703">
          <w:marLeft w:val="640"/>
          <w:marRight w:val="0"/>
          <w:marTop w:val="0"/>
          <w:marBottom w:val="0"/>
          <w:divBdr>
            <w:top w:val="none" w:sz="0" w:space="0" w:color="auto"/>
            <w:left w:val="none" w:sz="0" w:space="0" w:color="auto"/>
            <w:bottom w:val="none" w:sz="0" w:space="0" w:color="auto"/>
            <w:right w:val="none" w:sz="0" w:space="0" w:color="auto"/>
          </w:divBdr>
        </w:div>
        <w:div w:id="522669091">
          <w:marLeft w:val="640"/>
          <w:marRight w:val="0"/>
          <w:marTop w:val="0"/>
          <w:marBottom w:val="0"/>
          <w:divBdr>
            <w:top w:val="none" w:sz="0" w:space="0" w:color="auto"/>
            <w:left w:val="none" w:sz="0" w:space="0" w:color="auto"/>
            <w:bottom w:val="none" w:sz="0" w:space="0" w:color="auto"/>
            <w:right w:val="none" w:sz="0" w:space="0" w:color="auto"/>
          </w:divBdr>
        </w:div>
        <w:div w:id="534193879">
          <w:marLeft w:val="640"/>
          <w:marRight w:val="0"/>
          <w:marTop w:val="0"/>
          <w:marBottom w:val="0"/>
          <w:divBdr>
            <w:top w:val="none" w:sz="0" w:space="0" w:color="auto"/>
            <w:left w:val="none" w:sz="0" w:space="0" w:color="auto"/>
            <w:bottom w:val="none" w:sz="0" w:space="0" w:color="auto"/>
            <w:right w:val="none" w:sz="0" w:space="0" w:color="auto"/>
          </w:divBdr>
        </w:div>
        <w:div w:id="1024555918">
          <w:marLeft w:val="640"/>
          <w:marRight w:val="0"/>
          <w:marTop w:val="0"/>
          <w:marBottom w:val="0"/>
          <w:divBdr>
            <w:top w:val="none" w:sz="0" w:space="0" w:color="auto"/>
            <w:left w:val="none" w:sz="0" w:space="0" w:color="auto"/>
            <w:bottom w:val="none" w:sz="0" w:space="0" w:color="auto"/>
            <w:right w:val="none" w:sz="0" w:space="0" w:color="auto"/>
          </w:divBdr>
        </w:div>
        <w:div w:id="1907639539">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ensus.gov/quickfacts/fact/table/cookcountyillinois/POP010220" TargetMode="External"/><Relationship Id="rId2" Type="http://schemas.openxmlformats.org/officeDocument/2006/relationships/hyperlink" Target="https://www.loyolamedicine.org/about-us" TargetMode="External"/><Relationship Id="rId1" Type="http://schemas.openxmlformats.org/officeDocument/2006/relationships/hyperlink" Target="https://www.loyolamedicine.org/location/loyola-university-medical-center-0"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mtootooni@luc.edu" TargetMode="External"/><Relationship Id="rId14" Type="http://schemas.openxmlformats.org/officeDocument/2006/relationships/image" Target="media/image1.jp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3ACE147-E4C7-4787-8112-ACDC800289C0}"/>
      </w:docPartPr>
      <w:docPartBody>
        <w:p w:rsidR="003F144A" w:rsidRDefault="00B326C4">
          <w:r w:rsidRPr="00FA4A2B">
            <w:rPr>
              <w:rStyle w:val="PlaceholderText"/>
            </w:rPr>
            <w:t>Click or tap here to enter text.</w:t>
          </w:r>
        </w:p>
      </w:docPartBody>
    </w:docPart>
    <w:docPart>
      <w:docPartPr>
        <w:name w:val="5AED5326B7D948FEADABF16504428B8C"/>
        <w:category>
          <w:name w:val="General"/>
          <w:gallery w:val="placeholder"/>
        </w:category>
        <w:types>
          <w:type w:val="bbPlcHdr"/>
        </w:types>
        <w:behaviors>
          <w:behavior w:val="content"/>
        </w:behaviors>
        <w:guid w:val="{8484DC6A-E2AD-4D0A-A8B3-F470C70170B2}"/>
      </w:docPartPr>
      <w:docPartBody>
        <w:p w:rsidR="00F93D50" w:rsidRDefault="00F93D50" w:rsidP="00F93D50">
          <w:pPr>
            <w:pStyle w:val="5AED5326B7D948FEADABF16504428B8C"/>
          </w:pPr>
          <w:r w:rsidRPr="00FA4A2B">
            <w:rPr>
              <w:rStyle w:val="PlaceholderText"/>
            </w:rPr>
            <w:t>Click or tap here to enter text.</w:t>
          </w:r>
        </w:p>
      </w:docPartBody>
    </w:docPart>
    <w:docPart>
      <w:docPartPr>
        <w:name w:val="976632E2C737469D84FA28D1660C93A6"/>
        <w:category>
          <w:name w:val="General"/>
          <w:gallery w:val="placeholder"/>
        </w:category>
        <w:types>
          <w:type w:val="bbPlcHdr"/>
        </w:types>
        <w:behaviors>
          <w:behavior w:val="content"/>
        </w:behaviors>
        <w:guid w:val="{0CB410E2-EEB8-4657-B2A5-88E3E5AFBA0B}"/>
      </w:docPartPr>
      <w:docPartBody>
        <w:p w:rsidR="00F93D50" w:rsidRDefault="00F93D50" w:rsidP="00F93D50">
          <w:pPr>
            <w:pStyle w:val="976632E2C737469D84FA28D1660C93A6"/>
          </w:pPr>
          <w:r w:rsidRPr="00FA4A2B">
            <w:rPr>
              <w:rStyle w:val="PlaceholderText"/>
            </w:rPr>
            <w:t>Click or tap here to enter text.</w:t>
          </w:r>
        </w:p>
      </w:docPartBody>
    </w:docPart>
    <w:docPart>
      <w:docPartPr>
        <w:name w:val="F1C1189A9B24458485D0976D27B91E5C"/>
        <w:category>
          <w:name w:val="General"/>
          <w:gallery w:val="placeholder"/>
        </w:category>
        <w:types>
          <w:type w:val="bbPlcHdr"/>
        </w:types>
        <w:behaviors>
          <w:behavior w:val="content"/>
        </w:behaviors>
        <w:guid w:val="{E3914511-4687-4302-B5B5-EC9092D28A8E}"/>
      </w:docPartPr>
      <w:docPartBody>
        <w:p w:rsidR="00DB6294" w:rsidRDefault="00FD2420" w:rsidP="00FD2420">
          <w:pPr>
            <w:pStyle w:val="F1C1189A9B24458485D0976D27B91E5C"/>
          </w:pPr>
          <w:r w:rsidRPr="00FA4A2B">
            <w:rPr>
              <w:rStyle w:val="PlaceholderText"/>
            </w:rPr>
            <w:t>Click or tap here to enter text.</w:t>
          </w:r>
        </w:p>
      </w:docPartBody>
    </w:docPart>
    <w:docPart>
      <w:docPartPr>
        <w:name w:val="58FD6751EEC64B1387C610C9FC2A5682"/>
        <w:category>
          <w:name w:val="General"/>
          <w:gallery w:val="placeholder"/>
        </w:category>
        <w:types>
          <w:type w:val="bbPlcHdr"/>
        </w:types>
        <w:behaviors>
          <w:behavior w:val="content"/>
        </w:behaviors>
        <w:guid w:val="{D0345A6E-8057-46FF-BB8A-75E335A1316D}"/>
      </w:docPartPr>
      <w:docPartBody>
        <w:p w:rsidR="008930AC" w:rsidRDefault="008930AC" w:rsidP="008930AC">
          <w:pPr>
            <w:pStyle w:val="58FD6751EEC64B1387C610C9FC2A5682"/>
          </w:pPr>
          <w:r w:rsidRPr="00FA4A2B">
            <w:rPr>
              <w:rStyle w:val="PlaceholderText"/>
            </w:rPr>
            <w:t>Click or tap here to enter text.</w:t>
          </w:r>
        </w:p>
      </w:docPartBody>
    </w:docPart>
    <w:docPart>
      <w:docPartPr>
        <w:name w:val="845D9F7C028A4EECA86780555D186E2D"/>
        <w:category>
          <w:name w:val="General"/>
          <w:gallery w:val="placeholder"/>
        </w:category>
        <w:types>
          <w:type w:val="bbPlcHdr"/>
        </w:types>
        <w:behaviors>
          <w:behavior w:val="content"/>
        </w:behaviors>
        <w:guid w:val="{9D9383E9-6AE3-41A0-B2D8-06511EAB7E7B}"/>
      </w:docPartPr>
      <w:docPartBody>
        <w:p w:rsidR="008930AC" w:rsidRDefault="008930AC" w:rsidP="008930AC">
          <w:pPr>
            <w:pStyle w:val="845D9F7C028A4EECA86780555D186E2D"/>
          </w:pPr>
          <w:r w:rsidRPr="00FA4A2B">
            <w:rPr>
              <w:rStyle w:val="PlaceholderText"/>
            </w:rPr>
            <w:t>Click or tap here to enter text.</w:t>
          </w:r>
        </w:p>
      </w:docPartBody>
    </w:docPart>
    <w:docPart>
      <w:docPartPr>
        <w:name w:val="87ACBCA1D469478885C498CD17277836"/>
        <w:category>
          <w:name w:val="General"/>
          <w:gallery w:val="placeholder"/>
        </w:category>
        <w:types>
          <w:type w:val="bbPlcHdr"/>
        </w:types>
        <w:behaviors>
          <w:behavior w:val="content"/>
        </w:behaviors>
        <w:guid w:val="{CC8A311A-6C0D-4F40-8B25-14B1383DB6E0}"/>
      </w:docPartPr>
      <w:docPartBody>
        <w:p w:rsidR="008930AC" w:rsidRDefault="008930AC" w:rsidP="008930AC">
          <w:pPr>
            <w:pStyle w:val="87ACBCA1D469478885C498CD17277836"/>
          </w:pPr>
          <w:r w:rsidRPr="00FA4A2B">
            <w:rPr>
              <w:rStyle w:val="PlaceholderText"/>
            </w:rPr>
            <w:t>Click or tap here to enter text.</w:t>
          </w:r>
        </w:p>
      </w:docPartBody>
    </w:docPart>
    <w:docPart>
      <w:docPartPr>
        <w:name w:val="8CB3723C0B5A4B79B049B73E665C3C11"/>
        <w:category>
          <w:name w:val="General"/>
          <w:gallery w:val="placeholder"/>
        </w:category>
        <w:types>
          <w:type w:val="bbPlcHdr"/>
        </w:types>
        <w:behaviors>
          <w:behavior w:val="content"/>
        </w:behaviors>
        <w:guid w:val="{1705AC5E-0D82-4B44-BA45-B6A072145470}"/>
      </w:docPartPr>
      <w:docPartBody>
        <w:p w:rsidR="008930AC" w:rsidRDefault="008930AC" w:rsidP="008930AC">
          <w:pPr>
            <w:pStyle w:val="8CB3723C0B5A4B79B049B73E665C3C11"/>
          </w:pPr>
          <w:r w:rsidRPr="00FA4A2B">
            <w:rPr>
              <w:rStyle w:val="PlaceholderText"/>
            </w:rPr>
            <w:t>Click or tap here to enter text.</w:t>
          </w:r>
        </w:p>
      </w:docPartBody>
    </w:docPart>
    <w:docPart>
      <w:docPartPr>
        <w:name w:val="DA357B64EC104537A7D7CB646A529BBE"/>
        <w:category>
          <w:name w:val="General"/>
          <w:gallery w:val="placeholder"/>
        </w:category>
        <w:types>
          <w:type w:val="bbPlcHdr"/>
        </w:types>
        <w:behaviors>
          <w:behavior w:val="content"/>
        </w:behaviors>
        <w:guid w:val="{80C870C9-6B1D-4793-A2DE-9A34185C0BED}"/>
      </w:docPartPr>
      <w:docPartBody>
        <w:p w:rsidR="008930AC" w:rsidRDefault="008930AC" w:rsidP="008930AC">
          <w:pPr>
            <w:pStyle w:val="DA357B64EC104537A7D7CB646A529BBE"/>
          </w:pPr>
          <w:r w:rsidRPr="00FA4A2B">
            <w:rPr>
              <w:rStyle w:val="PlaceholderText"/>
            </w:rPr>
            <w:t>Click or tap here to enter text.</w:t>
          </w:r>
        </w:p>
      </w:docPartBody>
    </w:docPart>
    <w:docPart>
      <w:docPartPr>
        <w:name w:val="A17F56AC55E449FF88440C29C579AD33"/>
        <w:category>
          <w:name w:val="General"/>
          <w:gallery w:val="placeholder"/>
        </w:category>
        <w:types>
          <w:type w:val="bbPlcHdr"/>
        </w:types>
        <w:behaviors>
          <w:behavior w:val="content"/>
        </w:behaviors>
        <w:guid w:val="{97E49B3A-869A-4692-9237-6DF03F1A1062}"/>
      </w:docPartPr>
      <w:docPartBody>
        <w:p w:rsidR="008930AC" w:rsidRDefault="008930AC" w:rsidP="008930AC">
          <w:pPr>
            <w:pStyle w:val="A17F56AC55E449FF88440C29C579AD33"/>
          </w:pPr>
          <w:r w:rsidRPr="00FA4A2B">
            <w:rPr>
              <w:rStyle w:val="PlaceholderText"/>
            </w:rPr>
            <w:t>Click or tap here to enter text.</w:t>
          </w:r>
        </w:p>
      </w:docPartBody>
    </w:docPart>
    <w:docPart>
      <w:docPartPr>
        <w:name w:val="CA8A566EA7BC42428BA2DC31DB2F69A0"/>
        <w:category>
          <w:name w:val="General"/>
          <w:gallery w:val="placeholder"/>
        </w:category>
        <w:types>
          <w:type w:val="bbPlcHdr"/>
        </w:types>
        <w:behaviors>
          <w:behavior w:val="content"/>
        </w:behaviors>
        <w:guid w:val="{038CF4B3-EC0B-4835-8593-EA8F88DEFEF7}"/>
      </w:docPartPr>
      <w:docPartBody>
        <w:p w:rsidR="008930AC" w:rsidRDefault="008930AC" w:rsidP="008930AC">
          <w:pPr>
            <w:pStyle w:val="CA8A566EA7BC42428BA2DC31DB2F69A0"/>
          </w:pPr>
          <w:r w:rsidRPr="00FA4A2B">
            <w:rPr>
              <w:rStyle w:val="PlaceholderText"/>
            </w:rPr>
            <w:t>Click or tap here to enter text.</w:t>
          </w:r>
        </w:p>
      </w:docPartBody>
    </w:docPart>
    <w:docPart>
      <w:docPartPr>
        <w:name w:val="58E24E7C118D4410A1D3B1389E121FC9"/>
        <w:category>
          <w:name w:val="General"/>
          <w:gallery w:val="placeholder"/>
        </w:category>
        <w:types>
          <w:type w:val="bbPlcHdr"/>
        </w:types>
        <w:behaviors>
          <w:behavior w:val="content"/>
        </w:behaviors>
        <w:guid w:val="{AE9A5323-4812-49BE-8102-71C866C91EBD}"/>
      </w:docPartPr>
      <w:docPartBody>
        <w:p w:rsidR="008930AC" w:rsidRDefault="008930AC" w:rsidP="008930AC">
          <w:pPr>
            <w:pStyle w:val="58E24E7C118D4410A1D3B1389E121FC9"/>
          </w:pPr>
          <w:r w:rsidRPr="00FA4A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6C4"/>
    <w:rsid w:val="000477BB"/>
    <w:rsid w:val="00076FCB"/>
    <w:rsid w:val="000840D1"/>
    <w:rsid w:val="000C27CE"/>
    <w:rsid w:val="001517A0"/>
    <w:rsid w:val="001D137C"/>
    <w:rsid w:val="001D1A96"/>
    <w:rsid w:val="00215CDE"/>
    <w:rsid w:val="00247819"/>
    <w:rsid w:val="00247A8D"/>
    <w:rsid w:val="00283249"/>
    <w:rsid w:val="00342CC9"/>
    <w:rsid w:val="0035301B"/>
    <w:rsid w:val="00374D30"/>
    <w:rsid w:val="003B0D8D"/>
    <w:rsid w:val="003E48DE"/>
    <w:rsid w:val="003F144A"/>
    <w:rsid w:val="004830AE"/>
    <w:rsid w:val="004C27E9"/>
    <w:rsid w:val="0057647E"/>
    <w:rsid w:val="00582021"/>
    <w:rsid w:val="006228F3"/>
    <w:rsid w:val="00634BA0"/>
    <w:rsid w:val="00650BB5"/>
    <w:rsid w:val="006E51EB"/>
    <w:rsid w:val="006E6BFB"/>
    <w:rsid w:val="00716FF1"/>
    <w:rsid w:val="007D0A94"/>
    <w:rsid w:val="007E4BA4"/>
    <w:rsid w:val="008930AC"/>
    <w:rsid w:val="009E73EC"/>
    <w:rsid w:val="00A60FC9"/>
    <w:rsid w:val="00B326C4"/>
    <w:rsid w:val="00CA32E1"/>
    <w:rsid w:val="00CB30CE"/>
    <w:rsid w:val="00CC536B"/>
    <w:rsid w:val="00DB6294"/>
    <w:rsid w:val="00E0022B"/>
    <w:rsid w:val="00EF13F3"/>
    <w:rsid w:val="00F93D50"/>
    <w:rsid w:val="00FB1F49"/>
    <w:rsid w:val="00FB3A39"/>
    <w:rsid w:val="00FD2420"/>
    <w:rsid w:val="00FD24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30AC"/>
    <w:rPr>
      <w:color w:val="666666"/>
    </w:rPr>
  </w:style>
  <w:style w:type="paragraph" w:customStyle="1" w:styleId="5AED5326B7D948FEADABF16504428B8C">
    <w:name w:val="5AED5326B7D948FEADABF16504428B8C"/>
    <w:rsid w:val="00F93D50"/>
  </w:style>
  <w:style w:type="paragraph" w:customStyle="1" w:styleId="976632E2C737469D84FA28D1660C93A6">
    <w:name w:val="976632E2C737469D84FA28D1660C93A6"/>
    <w:rsid w:val="00F93D50"/>
  </w:style>
  <w:style w:type="paragraph" w:customStyle="1" w:styleId="F1C1189A9B24458485D0976D27B91E5C">
    <w:name w:val="F1C1189A9B24458485D0976D27B91E5C"/>
    <w:rsid w:val="00FD2420"/>
  </w:style>
  <w:style w:type="paragraph" w:customStyle="1" w:styleId="58FD6751EEC64B1387C610C9FC2A5682">
    <w:name w:val="58FD6751EEC64B1387C610C9FC2A5682"/>
    <w:rsid w:val="008930AC"/>
    <w:pPr>
      <w:spacing w:line="259" w:lineRule="auto"/>
    </w:pPr>
    <w:rPr>
      <w:sz w:val="22"/>
      <w:szCs w:val="22"/>
    </w:rPr>
  </w:style>
  <w:style w:type="paragraph" w:customStyle="1" w:styleId="845D9F7C028A4EECA86780555D186E2D">
    <w:name w:val="845D9F7C028A4EECA86780555D186E2D"/>
    <w:rsid w:val="008930AC"/>
    <w:pPr>
      <w:spacing w:line="259" w:lineRule="auto"/>
    </w:pPr>
    <w:rPr>
      <w:sz w:val="22"/>
      <w:szCs w:val="22"/>
    </w:rPr>
  </w:style>
  <w:style w:type="paragraph" w:customStyle="1" w:styleId="87ACBCA1D469478885C498CD17277836">
    <w:name w:val="87ACBCA1D469478885C498CD17277836"/>
    <w:rsid w:val="008930AC"/>
    <w:pPr>
      <w:spacing w:line="259" w:lineRule="auto"/>
    </w:pPr>
    <w:rPr>
      <w:sz w:val="22"/>
      <w:szCs w:val="22"/>
    </w:rPr>
  </w:style>
  <w:style w:type="paragraph" w:customStyle="1" w:styleId="8CB3723C0B5A4B79B049B73E665C3C11">
    <w:name w:val="8CB3723C0B5A4B79B049B73E665C3C11"/>
    <w:rsid w:val="008930AC"/>
    <w:pPr>
      <w:spacing w:line="259" w:lineRule="auto"/>
    </w:pPr>
    <w:rPr>
      <w:sz w:val="22"/>
      <w:szCs w:val="22"/>
    </w:rPr>
  </w:style>
  <w:style w:type="paragraph" w:customStyle="1" w:styleId="DA357B64EC104537A7D7CB646A529BBE">
    <w:name w:val="DA357B64EC104537A7D7CB646A529BBE"/>
    <w:rsid w:val="008930AC"/>
    <w:pPr>
      <w:spacing w:line="259" w:lineRule="auto"/>
    </w:pPr>
    <w:rPr>
      <w:sz w:val="22"/>
      <w:szCs w:val="22"/>
    </w:rPr>
  </w:style>
  <w:style w:type="paragraph" w:customStyle="1" w:styleId="A17F56AC55E449FF88440C29C579AD33">
    <w:name w:val="A17F56AC55E449FF88440C29C579AD33"/>
    <w:rsid w:val="008930AC"/>
    <w:pPr>
      <w:spacing w:line="259" w:lineRule="auto"/>
    </w:pPr>
    <w:rPr>
      <w:sz w:val="22"/>
      <w:szCs w:val="22"/>
    </w:rPr>
  </w:style>
  <w:style w:type="paragraph" w:customStyle="1" w:styleId="CA8A566EA7BC42428BA2DC31DB2F69A0">
    <w:name w:val="CA8A566EA7BC42428BA2DC31DB2F69A0"/>
    <w:rsid w:val="008930AC"/>
    <w:pPr>
      <w:spacing w:line="259" w:lineRule="auto"/>
    </w:pPr>
    <w:rPr>
      <w:sz w:val="22"/>
      <w:szCs w:val="22"/>
    </w:rPr>
  </w:style>
  <w:style w:type="paragraph" w:customStyle="1" w:styleId="58E24E7C118D4410A1D3B1389E121FC9">
    <w:name w:val="58E24E7C118D4410A1D3B1389E121FC9"/>
    <w:rsid w:val="008930AC"/>
    <w:pPr>
      <w:spacing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83B174-F6D9-40A4-925E-423EC4B99C67}">
  <we:reference id="wa104382081" version="1.55.1.0" store="en-US" storeType="OMEX"/>
  <we:alternateReferences>
    <we:reference id="wa104382081" version="1.55.1.0" store="" storeType="OMEX"/>
  </we:alternateReferences>
  <we:properties>
    <we:property name="MENDELEY_CITATIONS" value="[{&quot;citationID&quot;:&quot;MENDELEY_CITATION_2fcd208e-b5eb-445e-b4e2-ad8eac582e6e&quot;,&quot;properties&quot;:{&quot;noteIndex&quot;:0},&quot;isEdited&quot;:false,&quot;manualOverride&quot;:{&quot;isManuallyOverridden&quot;:false,&quot;citeprocText&quot;:&quot;(1–3)&quot;,&quot;manualOverrideText&quot;:&quot;&quot;},&quot;citationTag&quot;:&quot;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quot;,&quot;citationItems&quot;:[{&quot;id&quot;:&quot;423e1998-2008-3ef9-979a-59fb36214367&quot;,&quot;itemData&quot;:{&quot;type&quot;:&quot;article-journal&quot;,&quot;id&quot;:&quot;423e1998-2008-3ef9-979a-59fb36214367&quot;,&quot;title&quot;:&quot;WHO Declares COVID-19 a Pandemic&quot;,&quot;author&quot;:[{&quot;family&quot;:&quot;Cucinotta&quot;,&quot;given&quot;:&quot;Domenico&quot;,&quot;parse-names&quot;:false,&quot;dropping-particle&quot;:&quot;&quot;,&quot;non-dropping-particle&quot;:&quot;&quot;},{&quot;family&quot;:&quot;Vanelli&quot;,&quot;given&quot;:&quot;Maurizio&quot;,&quot;parse-names&quot;:false,&quot;dropping-particle&quot;:&quot;&quot;,&quot;non-dropping-particle&quot;:&quot;&quot;}],&quot;container-title&quot;:&quot;Acta Bio Medica : Atenei Parmensis&quot;,&quot;accessed&quot;:{&quot;date-parts&quot;:[[2024,10,3]]},&quot;DOI&quot;:&quot;10.23750/ABM.V91I1.9397&quot;,&quot;ISSN&quot;:&quot;25316745&quot;,&quot;PMID&quot;:&quot;32191675&quot;,&quot;URL&quot;:&quot;/pmc/articles/PMC7569573/&quot;,&quot;issued&quot;:{&quot;date-parts&quot;:[[2020]]},&quot;page&quot;:&quot;157&quot;,&quot;publisher&quot;:&quot;Mattioli 1885&quot;,&quot;issue&quot;:&quot;1&quot;,&quot;volume&quot;:&quot;91&quot;,&quot;container-title-short&quot;:&quot;&quot;},&quot;isTemporary&quot;:false},{&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id&quot;:&quot;064e8b70-cf39-3672-b06b-75e996f1ed89&quot;,&quot;itemData&quot;:{&quot;type&quot;:&quot;webpage&quot;,&quot;id&quot;:&quot;064e8b70-cf39-3672-b06b-75e996f1ed89&quot;,&quot;title&quot;:&quot;COVID - Coronavirus Statistics - Worldometer&quot;,&quot;accessed&quot;:{&quot;date-parts&quot;:[[2024,10,3]]},&quot;URL&quot;:&quot;https://www.worldometers.info/coronavirus/&quot;,&quot;container-title-short&quot;:&quot;&quot;},&quot;isTemporary&quot;:false}]},{&quot;citationID&quot;:&quot;MENDELEY_CITATION_5da0f4c2-2731-46a3-85d3-e959bc26c2dd&quot;,&quot;properties&quot;:{&quot;noteIndex&quot;:0},&quot;isEdited&quot;:false,&quot;manualOverride&quot;:{&quot;isManuallyOverridden&quot;:false,&quot;citeprocText&quot;:&quot;(4)&quot;,&quot;manualOverrideText&quot;:&quot;&quot;},&quot;citationTag&quot;:&quot;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quot;,&quot;citationItems&quot;:[{&quot;id&quot;:&quot;05fc359a-ba99-33ec-85f3-fc37d392a2a3&quot;,&quot;itemData&quot;:{&quot;type&quot;:&quot;article-journal&quot;,&quot;id&quot;:&quot;05fc359a-ba99-33ec-85f3-fc37d392a2a3&quot;,&quot;title&quot;:&quot;Impact of the COVID-19 Pandemic on Hospital Admission Rate, Length of Stay, and Mortality Rate for Patients with Chronic Obstructive Pulmonary Disease Exacerbation: A Retrospective Study.&quot;,&quot;author&quot;:[{&quot;family&quot;:&quot;Abdulfattah&quot;,&quot;given&quot;:&quot;Omar&quot;,&quot;parse-names&quot;:false,&quot;dropping-particle&quot;:&quot;&quot;,&quot;non-dropping-particle&quot;:&quot;&quot;},{&quot;family&quot;:&quot;Kohli&quot;,&quot;given&quot;:&quot;Akshay&quot;,&quot;parse-names&quot;:false,&quot;dropping-particle&quot;:&quot;&quot;,&quot;non-dropping-particle&quot;:&quot;&quot;},{&quot;family&quot;:&quot;White&quot;,&quot;given&quot;:&quot;Peter&quot;,&quot;parse-names&quot;:false,&quot;dropping-particle&quot;:&quot;&quot;,&quot;non-dropping-particle&quot;:&quot;&quot;},{&quot;family&quot;:&quot;Michael&quot;,&quot;given&quot;:&quot;Cynthia&quot;,&quot;parse-names&quot;:false,&quot;dropping-particle&quot;:&quot;&quot;,&quot;non-dropping-particle&quot;:&quot;&quot;},{&quot;family&quot;:&quot;Alnafoosi&quot;,&quot;given&quot;:&quot;Zainab&quot;,&quot;parse-names&quot;:false,&quot;dropping-particle&quot;:&quot;&quot;,&quot;non-dropping-particle&quot;:&quot;&quot;}],&quot;container-title&quot;:&quot;Journal of Community Hospital Internal Medicine Perspectives&quot;,&quot;container-title-short&quot;:&quot;J Community Hosp Intern Med Perspect&quot;,&quot;ISSN&quot;:&quot;2000-9666&quot;,&quot;issued&quot;:{&quot;date-parts&quot;:[[2024]]},&quot;page&quot;:&quot;1&quot;,&quot;issue&quot;:&quot;2&quot;,&quot;volume&quot;:&quot;14&quot;},&quot;isTemporary&quot;:false,&quot;suppress-author&quot;:false,&quot;composite&quot;:false,&quot;author-only&quot;:false}]},{&quot;citationID&quot;:&quot;MENDELEY_CITATION_dd56c442-07ce-4883-bc9f-411ce8586490&quot;,&quot;properties&quot;:{&quot;noteIndex&quot;:0},&quot;isEdited&quot;:false,&quot;manualOverride&quot;:{&quot;isManuallyOverridden&quot;:false,&quot;citeprocText&quot;:&quot;(5)&quot;,&quot;manualOverrideText&quot;:&quot;&quot;},&quot;citationTag&quot;:&quot;MENDELEY_CITATION_v3_eyJjaXRhdGlvbklEIjoiTUVOREVMRVlfQ0lUQVRJT05fZGQ1NmM0NDItMDdjZS00ODgzLWJjOWYtNDExY2U4NTg2NDkwIiwicHJvcGVydGllcyI6eyJub3RlSW5kZXgiOjB9LCJpc0VkaXRlZCI6ZmFsc2UsIm1hbnVhbE92ZXJyaWRlIjp7ImlzTWFudWFsbHlPdmVycmlkZGVuIjpmYWxzZSwiY2l0ZXByb2NUZXh0IjoiKDUpIiwibWFudWFsT3ZlcnJpZGVUZXh0IjoiIn0sImNpdGF0aW9uSXRlbXMiOlt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quot;,&quot;citationItems&quot;:[{&quot;id&quot;:&quot;78fe00bb-7e91-3ce0-b5d2-2b1566e45e0c&quot;,&quot;itemData&quot;:{&quot;type&quot;:&quot;article-journal&quot;,&quot;id&quot;:&quot;78fe00bb-7e91-3ce0-b5d2-2b1566e45e0c&quot;,&quot;title&quot;:&quot;Baseline Characteristics and Outcomes of 1591 Patients Infected With SARS-CoV-2 Admitted to ICUs of the Lombardy Region, Italy&quot;,&quot;author&quot;:[{&quot;family&quot;:&quot;Grasselli&quot;,&quot;given&quot;:&quot;Giacomo&quot;,&quot;parse-names&quot;:false,&quot;dropping-particle&quot;:&quot;&quot;,&quot;non-dropping-particle&quot;:&quot;&quot;},{&quot;family&quot;:&quot;Zangrillo&quot;,&quot;given&quot;:&quot;Alberto&quot;,&quot;parse-names&quot;:false,&quot;dropping-particle&quot;:&quot;&quot;,&quot;non-dropping-particle&quot;:&quot;&quot;},{&quot;family&quot;:&quot;Zanella&quot;,&quot;given&quot;:&quot;Alberto&quot;,&quot;parse-names&quot;:false,&quot;dropping-particle&quot;:&quot;&quot;,&quot;non-dropping-particle&quot;:&quot;&quot;},{&quot;family&quot;:&quot;Antonelli&quot;,&quot;given&quot;:&quot;Massimo&quot;,&quot;parse-names&quot;:false,&quot;dropping-particle&quot;:&quot;&quot;,&quot;non-dropping-particle&quot;:&quot;&quot;},{&quot;family&quot;:&quot;Cabrini&quot;,&quot;given&quot;:&quot;Luca&quot;,&quot;parse-names&quot;:false,&quot;dropping-particle&quot;:&quot;&quot;,&quot;non-dropping-particle&quot;:&quot;&quot;},{&quot;family&quot;:&quot;Castelli&quot;,&quot;given&quot;:&quot;Antonio&quot;,&quot;parse-names&quot;:false,&quot;dropping-particle&quot;:&quot;&quot;,&quot;non-dropping-particle&quot;:&quot;&quot;},{&quot;family&quot;:&quot;Cereda&quot;,&quot;given&quot;:&quot;Danilo&quot;,&quot;parse-names&quot;:false,&quot;dropping-particle&quot;:&quot;&quot;,&quot;non-dropping-particle&quot;:&quot;&quot;},{&quot;family&quot;:&quot;Coluccello&quot;,&quot;given&quot;:&quot;Antonio&quot;,&quot;parse-names&quot;:false,&quot;dropping-particle&quot;:&quot;&quot;,&quot;non-dropping-particle&quot;:&quot;&quot;},{&quot;family&quot;:&quot;Foti&quot;,&quot;given&quot;:&quot;Giuseppe&quot;,&quot;parse-names&quot;:false,&quot;dropping-particle&quot;:&quot;&quot;,&quot;non-dropping-particle&quot;:&quot;&quot;},{&quot;family&quot;:&quot;Fumagalli&quot;,&quot;given&quot;:&quot;Roberto&quot;,&quot;parse-names&quot;:false,&quot;dropping-particle&quot;:&quot;&quot;,&quot;non-dropping-particle&quot;:&quot;&quot;},{&quot;family&quot;:&quot;Iotti&quot;,&quot;given&quot;:&quot;Giorgio&quot;,&quot;parse-names&quot;:false,&quot;dropping-particle&quot;:&quot;&quot;,&quot;non-dropping-particle&quot;:&quot;&quot;},{&quot;family&quot;:&quot;Latronico&quot;,&quot;given&quot;:&quot;Nicola&quot;,&quot;parse-names&quot;:false,&quot;dropping-particle&quot;:&quot;&quot;,&quot;non-dropping-particle&quot;:&quot;&quot;},{&quot;family&quot;:&quot;Lorini&quot;,&quot;given&quot;:&quot;Luca&quot;,&quot;parse-names&quot;:false,&quot;dropping-particle&quot;:&quot;&quot;,&quot;non-dropping-particle&quot;:&quot;&quot;},{&quot;family&quot;:&quot;Merler&quot;,&quot;given&quot;:&quot;Stefano&quot;,&quot;parse-names&quot;:false,&quot;dropping-particle&quot;:&quot;&quot;,&quot;non-dropping-particle&quot;:&quot;&quot;},{&quot;family&quot;:&quot;Natalini&quot;,&quot;given&quot;:&quot;Giuseppe&quot;,&quot;parse-names&quot;:false,&quot;dropping-particle&quot;:&quot;&quot;,&quot;non-dropping-particle&quot;:&quot;&quot;},{&quot;family&quot;:&quot;Piatti&quot;,&quot;given&quot;:&quot;Alessandra&quot;,&quot;parse-names&quot;:false,&quot;dropping-particle&quot;:&quot;&quot;,&quot;non-dropping-particle&quot;:&quot;&quot;},{&quot;family&quot;:&quot;Marco&quot;,&quot;given&quot;:&quot;;&quot;,&quot;parse-names&quot;:false,&quot;dropping-particle&quot;:&quot;&quot;,&quot;non-dropping-particle&quot;:&quot;&quot;},{&quot;family&quot;:&quot;Ranieri&quot;,&quot;given&quot;:&quot;Vito&quot;,&quot;parse-names&quot;:false,&quot;dropping-particle&quot;:&quot;&quot;,&quot;non-dropping-particle&quot;:&quot;&quot;},{&quot;family&quot;:&quot;Anna&quot;,&quot;given&quot;:&quot;;&quot;,&quot;parse-names&quot;:false,&quot;dropping-particle&quot;:&quot;&quot;,&quot;non-dropping-particle&quot;:&quot;&quot;},{&quot;family&quot;:&quot;Scandroglio&quot;,&quot;given&quot;:&quot;Mara&quot;,&quot;parse-names&quot;:false,&quot;dropping-particle&quot;:&quot;&quot;,&quot;non-dropping-particle&quot;:&quot;&quot;},{&quot;family&quot;:&quot;Storti&quot;,&quot;given&quot;:&quot;Enrico&quot;,&quot;parse-names&quot;:false,&quot;dropping-particle&quot;:&quot;&quot;,&quot;non-dropping-particle&quot;:&quot;&quot;},{&quot;family&quot;:&quot;Cecconi&quot;,&quot;given&quot;:&quot;Maurizio&quot;,&quot;parse-names&quot;:false,&quot;dropping-particle&quot;:&quot;&quot;,&quot;non-dropping-particle&quot;:&quot;&quot;},{&quot;family&quot;:&quot;Pesenti&quot;,&quot;given&quot;:&quot;Antonio&quot;,&quot;parse-names&quot;:false,&quot;dropping-particle&quot;:&quot;&quot;,&quot;non-dropping-particle&quot;:&quot;&quot;}],&quot;accessed&quot;:{&quot;date-parts&quot;:[[2024,10,3]]},&quot;DOI&quot;:&quot;10.1001/jama.2020.5394&quot;,&quot;issued&quot;:{&quot;date-parts&quot;:[[2020]]},&quot;container-title-short&quot;:&quot;&quot;},&quot;isTemporary&quot;:false}]},{&quot;citationID&quot;:&quot;MENDELEY_CITATION_123f845c-2438-4b66-981a-e85d0b2151cd&quot;,&quot;properties&quot;:{&quot;noteIndex&quot;:0},&quot;isEdited&quot;:false,&quot;manualOverride&quot;:{&quot;isManuallyOverridden&quot;:false,&quot;citeprocText&quot;:&quot;(6)&quot;,&quot;manualOverrideText&quot;:&quot;&quot;},&quot;citationTag&quot;:&quot;MENDELEY_CITATION_v3_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&quot;,&quot;citationItems&quot;:[{&quot;id&quot;:&quot;31166742-58f1-35f8-9998-6f310e034751&quot;,&quot;itemData&quot;:{&quot;type&quot;:&quot;article-journal&quot;,&quot;id&quot;:&quot;31166742-58f1-35f8-9998-6f310e034751&quot;,&quot;title&quot;:&quot;Risk factors for intensive care unit admission and in-hospital mortality among hospitalized adults identified through the US coronavirus disease 2019 (COVID-19)-associated hospitalization surveillance network (COVID-NET)&quot;,&quot;author&quot;:[{&quot;family&quot;:&quot;Kim&quot;,&quot;given&quot;:&quot;Lindsay&quot;,&quot;parse-names&quot;:false,&quot;dropping-particle&quot;:&quot;&quot;,&quot;non-dropping-particle&quot;:&quot;&quot;},{&quot;family&quot;:&quot;Garg&quot;,&quot;given&quot;:&quot;Shikha&quot;,&quot;parse-names&quot;:false,&quot;dropping-particle&quot;:&quot;&quot;,&quot;non-dropping-particle&quot;:&quot;&quot;},{&quot;family&quot;:&quot;O’Halloran&quot;,&quot;given&quot;:&quot;Alissa&quot;,&quot;parse-names&quot;:false,&quot;dropping-particle&quot;:&quot;&quot;,&quot;non-dropping-particle&quot;:&quot;&quot;},{&quot;family&quot;:&quot;Whitaker&quot;,&quot;given&quot;:&quot;Michael&quot;,&quot;parse-names&quot;:false,&quot;dropping-particle&quot;:&quot;&quot;,&quot;non-dropping-particle&quot;:&quot;&quot;},{&quot;family&quot;:&quot;Pham&quot;,&quot;given&quot;:&quot;Huong&quot;,&quot;parse-names&quot;:false,&quot;dropping-particle&quot;:&quot;&quot;,&quot;non-dropping-particle&quot;:&quot;&quot;},{&quot;family&quot;:&quot;Anderson&quot;,&quot;given&quot;:&quot;Evan J&quot;,&quot;parse-names&quot;:false,&quot;dropping-particle&quot;:&quot;&quot;,&quot;non-dropping-particle&quot;:&quot;&quot;},{&quot;family&quot;:&quot;Armistead&quot;,&quot;given&quot;:&quot;Isaac&quot;,&quot;parse-names&quot;:false,&quot;dropping-particle&quot;:&quot;&quot;,&quot;non-dropping-particle&quot;:&quot;&quot;},{&quot;family&quot;:&quot;Bennett&quot;,&quot;given&quot;:&quot;Nancy M&quot;,&quot;parse-names&quot;:false,&quot;dropping-particle&quot;:&quot;&quot;,&quot;non-dropping-particle&quot;:&quot;&quot;},{&quot;family&quot;:&quot;Billing&quot;,&quot;given&quot;:&quot;Laurie&quot;,&quot;parse-names&quot;:false,&quot;dropping-particle&quot;:&quot;&quot;,&quot;non-dropping-particle&quot;:&quot;&quot;},{&quot;family&quot;:&quot;Como-Sabetti&quot;,&quot;given&quot;:&quot;Kathryn&quot;,&quot;parse-names&quot;:false,&quot;dropping-particle&quot;:&quot;&quot;,&quot;non-dropping-particle&quot;:&quot;&quot;}],&quot;container-title&quot;:&quot;Clinical infectious diseases&quot;,&quot;ISSN&quot;:&quot;1058-4838&quot;,&quot;issued&quot;:{&quot;date-parts&quot;:[[2021]]},&quot;page&quot;:&quot;e206-e214&quot;,&quot;publisher&quot;:&quot;Oxford University Press US&quot;,&quot;issue&quot;:&quot;9&quot;,&quot;volume&quot;:&quot;72&quot;,&quot;container-title-short&quot;:&quot;&quot;},&quot;isTemporary&quot;:false}]},{&quot;citationID&quot;:&quot;MENDELEY_CITATION_ae01856c-ea65-4425-8e95-2647390488ce&quot;,&quot;properties&quot;:{&quot;noteIndex&quot;:0},&quot;isEdited&quot;:false,&quot;manualOverride&quot;:{&quot;isManuallyOverridden&quot;:false,&quot;citeprocText&quot;:&quot;(7–16)&quot;,&quot;manualOverrideText&quot;:&quot;&quot;},&quot;citationItems&quot;:[{&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id&quot;:&quot;d77bc02f-5b0b-3008-90b8-7646dedef378&quot;,&quot;itemData&quot;:{&quot;type&quot;:&quot;article-journal&quot;,&quot;id&quot;:&quot;d77bc02f-5b0b-3008-90b8-7646dedef378&quot;,&quot;title&quot;:&quot;Genomic surveillance for SARS-CoV-2 variants circulating in the United States, December 2020–May 2021&quot;,&quot;author&quot;:[{&quot;family&quot;:&quot;Paul&quot;,&quot;given&quot;:&quot;Prabasaj&quot;,&quot;parse-names&quot;:false,&quot;dropping-particle&quot;:&quot;&quot;,&quot;non-dropping-particle&quot;:&quot;&quot;}],&quot;container-title&quot;:&quot;MMWR. Morbidity and mortality weekly report&quot;,&quot;container-title-short&quot;:&quot;MMWR Morb Mortal Wkly Rep&quot;,&quot;issued&quot;:{&quot;date-parts&quot;:[[2021]]},&quot;volume&quot;:&quot;70&quot;},&quot;isTemporary&quot;:false},{&quot;id&quot;:&quot;c7e98bc6-601c-3a7a-bdda-c385dec8d3cc&quot;,&quot;itemData&quot;:{&quot;type&quot;:&quot;article-journal&quot;,&quot;id&quot;:&quot;c7e98bc6-601c-3a7a-bdda-c385dec8d3cc&quot;,&quot;title&quot;:&quot;Severity of severe acute respiratory system coronavirus 2 (SARS-CoV-2) alpha variant (B. 1.1. 7) in England&quot;,&quot;author&quot;:[{&quot;family&quot;:&quot;Grint&quot;,&quot;given&quot;:&quot;Daniel J&quot;,&quot;parse-names&quot;:false,&quot;dropping-particle&quot;:&quot;&quot;,&quot;non-dropping-particle&quot;:&quot;&quot;},{&quot;family&quot;:&quot;Wing&quot;,&quot;given&quot;:&quot;Kevin&quot;,&quot;parse-names&quot;:false,&quot;dropping-particle&quot;:&quot;&quot;,&quot;non-dropping-particle&quot;:&quot;&quot;},{&quot;family&quot;:&quot;Houlihan&quot;,&quot;given&quot;:&quot;Catherine&quot;,&quot;parse-names&quot;:false,&quot;dropping-particle&quot;:&quot;&quot;,&quot;non-dropping-particle&quot;:&quot;&quot;},{&quot;family&quot;:&quot;Gibbs&quot;,&quot;given&quot;:&quot;Hamish P&quot;,&quot;parse-names&quot;:false,&quot;dropping-particle&quot;:&quot;&quot;,&quot;non-dropping-particle&quot;:&quot;&quot;},{&quot;family&quot;:&quot;Evans&quot;,&quot;given&quot;:&quot;Stephen J W&quot;,&quot;parse-names&quot;:false,&quot;dropping-particle&quot;:&quot;&quot;,&quot;non-dropping-particle&quot;:&quot;&quot;},{&quot;family&quot;:&quot;Williamson&quot;,&quot;given&quot;:&quot;Elizabeth&quot;,&quot;parse-names&quot;:false,&quot;dropping-particle&quot;:&quot;&quot;,&quot;non-dropping-particle&quot;:&quot;&quot;},{&quot;family&quot;:&quot;McDonald&quot;,&quot;given&quot;:&quot;Helen I&quot;,&quot;parse-names&quot;:false,&quot;dropping-particle&quot;:&quot;&quot;,&quot;non-dropping-particle&quot;:&quot;&quot;},{&quot;family&quot;:&quot;Bhaskaran&quot;,&quot;given&quot;:&quot;Krishnan&quot;,&quot;parse-names&quot;:false,&quot;dropping-particle&quot;:&quot;&quot;,&quot;non-dropping-particle&quot;:&quot;&quot;},{&quot;family&quot;:&quot;Evans&quot;,&quot;given&quot;:&quot;David&quot;,&quot;parse-names&quot;:false,&quot;dropping-particle&quot;:&quot;&quot;,&quot;non-dropping-particle&quot;:&quot;&quot;},{&quot;family&quot;:&quot;Walker&quot;,&quot;given&quot;:&quot;Alex J&quot;,&quot;parse-names&quot;:false,&quot;dropping-particle&quot;:&quot;&quot;,&quot;non-dropping-particle&quot;:&quot;&quot;}],&quot;container-title&quot;:&quot;Clinical Infectious Diseases&quot;,&quot;ISSN&quot;:&quot;1058-4838&quot;,&quot;issued&quot;:{&quot;date-parts&quot;:[[2022]]},&quot;page&quot;:&quot;e1120-e1127&quot;,&quot;publisher&quot;:&quot;Oxford University Press US&quot;,&quot;issue&quot;:&quot;1&quot;,&quot;volume&quot;:&quot;75&quot;,&quot;container-title-short&quot;:&quot;&quot;},&quot;isTemporary&quot;:false},{&quot;id&quot;:&quot;8b07f1fa-16a4-3ab5-a29e-8f47823e41eb&quot;,&quot;itemData&quot;:{&quot;type&quot;:&quot;article-journal&quot;,&quot;id&quot;:&quot;8b07f1fa-16a4-3ab5-a29e-8f47823e41eb&quot;,&quot;title&quot;:&quot;The SARS-CoV-2 Alpha variant caused increased clinical severity of disease in Scotland: a genomics-based prospective cohort analysis&quot;,&quot;author&quot;:[{&quot;family&quot;:&quot;Pascall&quot;,&quot;given&quot;:&quot;David J&quot;,&quot;parse-names&quot;:false,&quot;dropping-particle&quot;:&quot;&quot;,&quot;non-dropping-particle&quot;:&quot;&quot;},{&quot;family&quot;:&quot;Mollett&quot;,&quot;given&quot;:&quot;Guy&quot;,&quot;parse-names&quot;:false,&quot;dropping-particle&quot;:&quot;&quot;,&quot;non-dropping-particle&quot;:&quot;&quot;},{&quot;family&quot;:&quot;Vink&quot;,&quot;given&quot;:&quot;Elen&quot;,&quot;parse-names&quot;:false,&quot;dropping-particle&quot;:&quot;&quot;,&quot;non-dropping-particle&quot;:&quot;&quot;},{&quot;family&quot;:&quot;Shepherd&quot;,&quot;given&quot;:&quot;James G&quot;,&quot;parse-names&quot;:false,&quot;dropping-particle&quot;:&quot;&quot;,&quot;non-dropping-particle&quot;:&quot;&quot;},{&quot;family&quot;:&quot;Williams&quot;,&quot;given&quot;:&quot;Thomas&quot;,&quot;parse-names&quot;:false,&quot;dropping-particle&quot;:&quot;&quot;,&quot;non-dropping-particle&quot;:&quot;&quot;},{&quot;family&quot;:&quot;Wastnedge&quot;,&quot;given&quot;:&quot;Elizabeth&quot;,&quot;parse-names&quot;:false,&quot;dropping-particle&quot;:&quot;&quot;,&quot;non-dropping-particle&quot;:&quot;&quot;},{&quot;family&quot;:&quot;Blacow&quot;,&quot;given&quot;:&quot;Rachel&quot;,&quot;parse-names&quot;:false,&quot;dropping-particle&quot;:&quot;&quot;,&quot;non-dropping-particle&quot;:&quot;&quot;},{&quot;family&quot;:&quot;Hughes&quot;,&quot;given&quot;:&quot;Joseph&quot;,&quot;parse-names&quot;:false,&quot;dropping-particle&quot;:&quot;&quot;,&quot;non-dropping-particle&quot;:&quot;&quot;},{&quot;family&quot;:&quot;Robertson&quot;,&quot;given&quot;:&quot;David L&quot;,&quot;parse-names&quot;:false,&quot;dropping-particle&quot;:&quot;&quot;,&quot;non-dropping-particle&quot;:&quot;&quot;},{&quot;family&quot;:&quot;Lycett&quot;,&quot;given&quot;:&quot;Samantha&quot;,&quot;parse-names&quot;:false,&quot;dropping-particle&quot;:&quot;&quot;,&quot;non-dropping-particle&quot;:&quot;&quot;}],&quot;container-title&quot;:&quot;MedRxiv&quot;,&quot;issued&quot;:{&quot;date-parts&quot;:[[2021]]},&quot;page&quot;:&quot;2021-2028&quot;,&quot;publisher&quot;:&quot;Cold Spring Harbor Laboratory Press&quot;,&quot;container-title-short&quot;:&quot;&quot;},&quot;isTemporary&quot;:false},{&quot;id&quot;:&quot;73b17cbf-49e0-30e5-8f47-de3467d037ea&quot;,&quot;itemData&quot;:{&quot;type&quot;:&quot;article-journal&quot;,&quot;id&quot;:&quot;73b17cbf-49e0-30e5-8f47-de3467d037ea&quot;,&quot;title&quot;:&quot;Hospital admission and emergency care attendance risk for SARS-CoV-2 delta (B. 1.617. 2) compared with alpha (B. 1.1. 7) variants of concern: a cohort study&quot;,&quot;author&quot;:[{&quot;family&quot;:&quot;Twohig&quot;,&quot;given&quot;:&quot;Katherine A&quot;,&quot;parse-names&quot;:false,&quot;dropping-particle&quot;:&quot;&quot;,&quot;non-dropping-particle&quot;:&quot;&quot;},{&quot;family&quot;:&quot;Nyberg&quot;,&quot;given&quot;:&quot;Tommy&quot;,&quot;parse-names&quot;:false,&quot;dropping-particle&quot;:&quot;&quot;,&quot;non-dropping-particle&quot;:&quot;&quot;},{&quot;family&quot;:&quot;Zaidi&quot;,&quot;given&quot;:&quot;Asad&quot;,&quot;parse-names&quot;:false,&quot;dropping-particle&quot;:&quot;&quot;,&quot;non-dropping-particle&quot;:&quot;&quot;},{&quot;family&quot;:&quot;Thelwall&quot;,&quot;given&quot;:&quot;Simon&quot;,&quot;parse-names&quot;:false,&quot;dropping-particle&quot;:&quot;&quot;,&quot;non-dropping-particle&quot;:&quot;&quot;},{&quot;family&quot;:&quot;Sinnathamby&quot;,&quot;given&quot;:&quot;Mary A&quot;,&quot;parse-names&quot;:false,&quot;dropping-particle&quot;:&quot;&quot;,&quot;non-dropping-particle&quot;:&quot;&quot;},{&quot;family&quot;:&quot;Aliabadi&quot;,&quot;given&quot;:&quot;Shirin&quot;,&quot;parse-names&quot;:false,&quot;dropping-particle&quot;:&quot;&quot;,&quot;non-dropping-particle&quot;:&quot;&quot;},{&quot;family&quot;:&quot;Seaman&quot;,&quot;given&quot;:&quot;Shaun R&quot;,&quot;parse-names&quot;:false,&quot;dropping-particle&quot;:&quot;&quot;,&quot;non-dropping-particle&quot;:&quot;&quot;},{&quot;family&quot;:&quot;Harris&quot;,&quot;given&quot;:&quot;Ross J&quot;,&quot;parse-names&quot;:false,&quot;dropping-particle&quot;:&quot;&quot;,&quot;non-dropping-particle&quot;:&quot;&quot;},{&quot;family&quot;:&quot;Hope&quot;,&quot;given&quot;:&quot;Russell&quot;,&quot;parse-names&quot;:false,&quot;dropping-particle&quot;:&quot;&quot;,&quot;non-dropping-particle&quot;:&quot;&quot;},{&quot;family&quot;:&quot;Lopez-Bernal&quot;,&quot;given&quot;:&quot;Jamie&quot;,&quot;parse-names&quot;:false,&quot;dropping-particle&quot;:&quot;&quot;,&quot;non-dropping-particle&quot;:&quot;&quot;}],&quot;container-title&quot;:&quot;The Lancet Infectious Diseases&quot;,&quot;container-title-short&quot;:&quot;Lancet Infect Dis&quot;,&quot;ISSN&quot;:&quot;1473-3099&quot;,&quot;issued&quot;:{&quot;date-parts&quot;:[[2022]]},&quot;page&quot;:&quot;35-42&quot;,&quot;publisher&quot;:&quot;Elsevier&quot;,&quot;issue&quot;:&quot;1&quot;,&quot;volume&quot;:&quot;22&quot;},&quot;isTemporary&quot;:false},{&quot;id&quot;:&quot;e4ecb16d-3cb5-37ee-b6e0-55320da2be7a&quot;,&quot;itemData&quot;:{&quot;type&quot;:&quot;article-journal&quot;,&quot;id&quot;:&quot;e4ecb16d-3cb5-37ee-b6e0-55320da2be7a&quot;,&quot;title&quot;:&quot;Clinical severity of, and effectiveness of mRNA vaccines against, covid-19 from omicron, delta, and alpha SARS-CoV-2 variants in the United States: prospective observational study&quot;,&quot;author&quot;:[{&quot;family&quot;:&quot;Lauring&quot;,&quot;given&quot;:&quot;Adam S&quot;,&quot;parse-names&quot;:false,&quot;dropping-particle&quot;:&quot;&quot;,&quot;non-dropping-particle&quot;:&quot;&quot;},{&quot;family&quot;:&quot;Tenforde&quot;,&quot;given&quot;:&quot;Mark W&quot;,&quot;parse-names&quot;:false,&quot;dropping-particle&quot;:&quot;&quot;,&quot;non-dropping-particle&quot;:&quot;&quot;},{&quot;family&quot;:&quot;Chappell&quot;,&quot;given&quot;:&quot;James D&quot;,&quot;parse-names&quot;:false,&quot;dropping-particle&quot;:&quot;&quot;,&quot;non-dropping-particle&quot;:&quot;&quot;},{&quot;family&quot;:&quot;Gaglani&quot;,&quot;given&quot;:&quot;Manjusha&quot;,&quot;parse-names&quot;:false,&quot;dropping-particle&quot;:&quot;&quot;,&quot;non-dropping-particle&quot;:&quot;&quot;},{&quot;family&quot;:&quot;Ginde&quot;,&quot;given&quot;:&quot;Adit A&quot;,&quot;parse-names&quot;:false,&quot;dropping-particle&quot;:&quot;&quot;,&quot;non-dropping-particle&quot;:&quot;&quot;},{&quot;family&quot;:&quot;McNeal&quot;,&quot;given&quot;:&quot;Tresa&quot;,&quot;parse-names&quot;:false,&quot;dropping-particle&quot;:&quot;&quot;,&quot;non-dropping-particle&quot;:&quot;&quot;},{&quot;family&quot;:&quot;Ghamande&quot;,&quot;given&quot;:&quot;Shekhar&quot;,&quot;parse-names&quot;:false,&quot;dropping-particle&quot;:&quot;&quot;,&quot;non-dropping-particle&quot;:&quot;&quot;},{&quot;family&quot;:&quot;Douin&quot;,&quot;given&quot;:&quot;David J&quot;,&quot;parse-names&quot;:false,&quot;dropping-particle&quot;:&quot;&quot;,&quot;non-dropping-particle&quot;:&quot;&quot;},{&quot;family&quot;:&quot;Talbot&quot;,&quot;given&quot;:&quot;H Keipp&quot;,&quot;parse-names&quot;:false,&quot;dropping-particle&quot;:&quot;&quot;,&quot;non-dropping-particle&quot;:&quot;&quot;},{&quot;family&quot;:&quot;Casey&quot;,&quot;given&quot;:&quot;Jonathan D&quot;,&quot;parse-names&quot;:false,&quot;dropping-particle&quot;:&quot;&quot;,&quot;non-dropping-particle&quot;:&quot;&quot;}],&quot;container-title&quot;:&quot;bmj&quot;,&quot;ISSN&quot;:&quot;1756-1833&quot;,&quot;issued&quot;:{&quot;date-parts&quot;:[[2022]]},&quot;publisher&quot;:&quot;British Medical Journal Publishing Group&quot;,&quot;volume&quot;:&quot;376&quot;,&quot;container-title-short&quot;:&quot;&quot;},&quot;isTemporary&quot;:false},{&quot;id&quot;:&quot;d83816c2-16d6-32b0-b3d6-3b033352f42a&quot;,&quot;itemData&quot;:{&quot;type&quot;:&quot;article-journal&quot;,&quot;id&quot;:&quot;d83816c2-16d6-32b0-b3d6-3b033352f42a&quot;,&quot;title&quot;:&quot;Trends in disease severity and health care utilization during the early Omicron variant period compared with previous SARS-CoV-2 high transmission periods—United States, December 2020–January 2022&quot;,&quot;author&quot;:[{&quot;family&quot;:&quot;Iuliano&quot;,&quot;given&quot;:&quot;A Danielle&quot;,&quot;parse-names&quot;:false,&quot;dropping-particle&quot;:&quot;&quot;,&quot;non-dropping-particle&quot;:&quot;&quot;}],&quot;container-title&quot;:&quot;MMWR. Morbidity and mortality weekly report&quot;,&quot;container-title-short&quot;:&quot;MMWR Morb Mortal Wkly Rep&quot;,&quot;issued&quot;:{&quot;date-parts&quot;:[[2022]]},&quot;volume&quot;:&quot;71&quot;},&quot;isTemporary&quot;:false},{&quot;id&quot;:&quot;ab62a2c8-4df7-35e7-8264-fe214654d16a&quot;,&quot;itemData&quot;:{&quot;type&quot;:&quot;webpage&quot;,&quot;id&quot;:&quot;ab62a2c8-4df7-35e7-8264-fe214654d16a&quot;,&quot;title&quot;:&quot;Omicron, Delta, Alpha, and More: What To Know About the Coronavirus Variants &gt; News &gt; Yale Medicine&quot;,&quot;accessed&quot;:{&quot;date-parts&quot;:[[2024,10,3]]},&quot;URL&quot;:&quot;https://www.yalemedicine.org/news/covid-19-variants-of-concern-omicron&quot;,&quot;container-title-short&quot;:&quot;&quot;},&quot;isTemporary&quot;:false},{&quot;id&quot;:&quot;1625af6c-a9da-390d-8fe8-4dfb0bac2c49&quot;,&quot;itemData&quot;:{&quot;type&quot;:&quot;webpage&quot;,&quot;id&quot;:&quot;1625af6c-a9da-390d-8fe8-4dfb0bac2c49&quot;,&quot;title&quot;:&quot;Update on Omicron&quot;,&quot;accessed&quot;:{&quot;date-parts&quot;:[[2024,10,3]]},&quot;URL&quot;:&quot;https://www.who.int/news/item/28-11-2021-update-on-omicron&quot;,&quot;container-title-short&quot;:&quot;&quot;},&quot;isTemporary&quot;:false},{&quot;id&quot;:&quot;fdd4f39f-0c11-3e30-bae3-e81360c0b1a8&quot;,&quot;itemData&quot;:{&quot;type&quot;:&quot;article-journal&quot;,&quot;id&quot;:&quot;fdd4f39f-0c11-3e30-bae3-e81360c0b1a8&quot;,&quot;title&quot;:&quot;Severity of COVID-19 cases in the months of predominance of the Alpha and Delta variants&quot;,&quot;author&quot;:[{&quot;family&quot;:&quot;Florensa&quot;,&quot;given&quot;:&quot;D&quot;,&quot;parse-names&quot;:false,&quot;dropping-particle&quot;:&quot;&quot;,&quot;non-dropping-particle&quot;:&quot;&quot;},{&quot;family&quot;:&quot;Mateo&quot;,&quot;given&quot;:&quot;J&quot;,&quot;parse-names&quot;:false,&quot;dropping-particle&quot;:&quot;&quot;,&quot;non-dropping-particle&quot;:&quot;&quot;},{&quot;family&quot;:&quot;Spaimoc&quot;,&quot;given&quot;:&quot;R&quot;,&quot;parse-names&quot;:false,&quot;dropping-particle&quot;:&quot;&quot;,&quot;non-dropping-particle&quot;:&quot;&quot;},{&quot;family&quot;:&quot;Miret&quot;,&quot;given&quot;:&quot;C&quot;,&quot;parse-names&quot;:false,&quot;dropping-particle&quot;:&quot;&quot;,&quot;non-dropping-particle&quot;:&quot;&quot;},{&quot;family&quot;:&quot;Godoy&quot;,&quot;given&quot;:&quot;S&quot;,&quot;parse-names&quot;:false,&quot;dropping-particle&quot;:&quot;&quot;,&quot;non-dropping-particle&quot;:&quot;&quot;},{&quot;family&quot;:&quot;Solsona&quot;,&quot;given&quot;:&quot;F&quot;,&quot;parse-names&quot;:false,&quot;dropping-particle&quot;:&quot;&quot;,&quot;non-dropping-particle&quot;:&quot;&quot;},{&quot;family&quot;:&quot;Godoy&quot;,&quot;given&quot;:&quot;P&quot;,&quot;parse-names&quot;:false,&quot;dropping-particle&quot;:&quot;&quot;,&quot;non-dropping-particle&quot;:&quot;&quot;}],&quot;container-title&quot;:&quot;Scientific Reports&quot;,&quot;container-title-short&quot;:&quot;Sci Rep&quot;,&quot;ISSN&quot;:&quot;2045-2322&quot;,&quot;issued&quot;:{&quot;date-parts&quot;:[[2022]]},&quot;page&quot;:&quot;15456&quot;,&quot;publisher&quot;:&quot;Nature Publishing Group UK London&quot;,&quot;issue&quot;:&quot;1&quot;,&quot;volume&quot;:&quot;12&quot;},&quot;isTemporary&quot;:false}],&quot;citationTag&quot;:&quot;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quot;},{&quot;citationID&quot;:&quot;MENDELEY_CITATION_7c195eb6-ebe6-4111-b3dc-ee8550f00420&quot;,&quot;properties&quot;:{&quot;noteIndex&quot;:0},&quot;isEdited&quot;:false,&quot;manualOverride&quot;:{&quot;isManuallyOverridden&quot;:false,&quot;citeprocText&quot;:&quot;(17,18)&quot;,&quot;manualOverrideText&quot;:&quot;&quot;},&quot;citationTag&quot;:&quot;MENDELEY_CITATION_v3_eyJjaXRhdGlvbklEIjoiTUVOREVMRVlfQ0lUQVRJT05fN2MxOTVlYjYtZWJlNi00MTExLWIzZGMtZWU4NTUwZjAwNDIwIiwicHJvcGVydGllcyI6eyJub3RlSW5kZXgiOjB9LCJpc0VkaXRlZCI6ZmFsc2UsIm1hbnVhbE92ZXJyaWRlIjp7ImlzTWFudWFsbHlPdmVycmlkZGVuIjpmYWxzZSwiY2l0ZXByb2NUZXh0IjoiKDE3LDE4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quot;,&quot;citationItems&quot;:[{&quot;id&quot;:&quot;7efe9310-0015-331f-a3b1-64c244af9735&quot;,&quot;itemData&quot;:{&quot;type&quot;:&quot;article-journal&quot;,&quot;id&quot;:&quot;7efe9310-0015-331f-a3b1-64c244af9735&quot;,&quot;title&quot;:&quot;An ecological study of socioeconomic predictors in detection of COVID-19 cases across neighborhoods in New York City&quot;,&quot;author&quot;:[{&quot;family&quot;:&quot;Whittle&quot;,&quot;given&quot;:&quot;Richard S&quot;,&quot;parse-names&quot;:false,&quot;dropping-particle&quot;:&quot;&quot;,&quot;non-dropping-particle&quot;:&quot;&quot;},{&quot;family&quot;:&quot;Diaz-Artiles&quot;,&quot;given&quot;:&quot;Ana&quot;,&quot;parse-names&quot;:false,&quot;dropping-particle&quot;:&quot;&quot;,&quot;non-dropping-particle&quot;:&quot;&quot;}],&quot;container-title&quot;:&quot;BMC medicine&quot;,&quot;container-title-short&quot;:&quot;BMC Med&quot;,&quot;issued&quot;:{&quot;date-parts&quot;:[[2020]]},&quot;page&quot;:&quot;1-17&quot;,&quot;publisher&quot;:&quot;Springer&quot;,&quot;volume&quot;:&quot;18&quot;},&quot;isTemporary&quot;:false},{&quot;id&quot;:&quot;f4b84c61-6928-379d-9a83-ecf614865769&quot;,&quot;itemData&quot;:{&quot;type&quot;:&quot;article-journal&quot;,&quot;id&quot;:&quot;f4b84c61-6928-379d-9a83-ecf614865769&quot;,&quot;title&quot;:&quot;Revealing the unequal burden of COVID-19 by income, race/ethnicity, and household crowding: US county versus zip code analyses&quot;,&quot;author&quot;:[{&quot;family&quot;:&quot;Chen&quot;,&quot;given&quot;:&quot;Jarvis T&quot;,&quot;parse-names&quot;:false,&quot;dropping-particle&quot;:&quot;&quot;,&quot;non-dropping-particle&quot;:&quot;&quot;},{&quot;family&quot;:&quot;Krieger&quot;,&quot;given&quot;:&quot;Nancy&quot;,&quot;parse-names&quot;:false,&quot;dropping-particle&quot;:&quot;&quot;,&quot;non-dropping-particle&quot;:&quot;&quot;}],&quot;container-title&quot;:&quot;Journal of Public Health Management and Practice&quot;,&quot;ISSN&quot;:&quot;1078-4659&quot;,&quot;issued&quot;:{&quot;date-parts&quot;:[[2021]]},&quot;page&quot;:&quot;S43-S56&quot;,&quot;publisher&quot;:&quot;LWW&quot;,&quot;issue&quot;:&quot;Supplement 1&quot;,&quot;volume&quot;:&quot;27&quot;,&quot;container-title-short&quot;:&quot;&quot;},&quot;isTemporary&quot;:false}]},{&quot;citationID&quot;:&quot;MENDELEY_CITATION_294f1a3e-2287-478a-a185-11fe5a697b57&quot;,&quot;properties&quot;:{&quot;noteIndex&quot;:0},&quot;isEdited&quot;:false,&quot;manualOverride&quot;:{&quot;isManuallyOverridden&quot;:false,&quot;citeprocText&quot;:&quot;(19,20)&quot;,&quot;manualOverrideText&quot;:&quot;&quot;},&quot;citationTag&quot;:&quot;MENDELEY_CITATION_v3_eyJjaXRhdGlvbklEIjoiTUVOREVMRVlfQ0lUQVRJT05fMjk0ZjFhM2UtMjI4Ny00NzhhLWExODUtMTFmZTVhNjk3YjU3IiwicHJvcGVydGllcyI6eyJub3RlSW5kZXgiOjB9LCJpc0VkaXRlZCI6ZmFsc2UsIm1hbnVhbE92ZXJyaWRlIjp7ImlzTWFudWFsbHlPdmVycmlkZGVuIjpmYWxzZSwiY2l0ZXByb2NUZXh0IjoiKDE5LDIwK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quot;,&quot;citationItems&quot;:[{&quot;id&quot;:&quot;03ca05b4-ad99-35a4-8b8a-84e09db090c8&quot;,&quot;itemData&quot;:{&quot;type&quot;:&quot;article-journal&quot;,&quot;id&quot;:&quot;03ca05b4-ad99-35a4-8b8a-84e09db090c8&quot;,&quot;title&quot;:&quot;The effect of area deprivation on COVID-19 risk in Louisiana&quot;,&quot;author&quot;:[{&quot;family&quot;:&quot;KC&quot;,&quot;given&quot;:&quot;Madhav&quot;,&quot;parse-names&quot;:false,&quot;dropping-particle&quot;:&quot;&quot;,&quot;non-dropping-particle&quot;:&quot;&quot;},{&quot;family&quot;:&quot;Oral&quot;,&quot;given&quot;:&quot;Evrim&quot;,&quot;parse-names&quot;:false,&quot;dropping-particle&quot;:&quot;&quot;,&quot;non-dropping-particle&quot;:&quot;&quot;},{&quot;family&quot;:&quot;Straif-Bourgeois&quot;,&quot;given&quot;:&quot;Susanne&quot;,&quot;parse-names&quot;:false,&quot;dropping-particle&quot;:&quot;&quot;,&quot;non-dropping-particle&quot;:&quot;&quot;},{&quot;family&quot;:&quot;Rung&quot;,&quot;given&quot;:&quot;Ariane L&quot;,&quot;parse-names&quot;:false,&quot;dropping-particle&quot;:&quot;&quot;,&quot;non-dropping-particle&quot;:&quot;&quot;},{&quot;family&quot;:&quot;Peters&quot;,&quot;given&quot;:&quot;Edward S&quot;,&quot;parse-names&quot;:false,&quot;dropping-particle&quot;:&quot;&quot;,&quot;non-dropping-particle&quot;:&quot;&quot;}],&quot;container-title&quot;:&quot;PloS one&quot;,&quot;container-title-short&quot;:&quot;PLoS One&quot;,&quot;ISSN&quot;:&quot;1932-6203&quot;,&quot;issued&quot;:{&quot;date-parts&quot;:[[2020]]},&quot;page&quot;:&quot;e0243028&quot;,&quot;publisher&quot;:&quot;Public Library of Science San Francisco, CA USA&quot;,&quot;issue&quot;:&quot;12&quot;,&quot;volume&quot;:&quot;15&quot;},&quot;isTemporary&quot;:false},{&quot;id&quot;:&quot;7f1dc153-eb4a-35b2-8830-19abc2bc9b17&quot;,&quot;itemData&quot;:{&quot;type&quot;:&quot;article-journal&quot;,&quot;id&quot;:&quot;7f1dc153-eb4a-35b2-8830-19abc2bc9b17&quot;,&quot;title&quot;:&quot;Assessing the impact of neighborhood socioeconomic characteristics on COVID-19 prevalence across seven states in the United States&quot;,&quot;author&quot;:[{&quot;family&quot;:&quot;Hatef&quot;,&quot;given&quot;:&quot;Elham&quot;,&quot;parse-names&quot;:false,&quot;dropping-particle&quot;:&quot;&quot;,&quot;non-dropping-particle&quot;:&quot;&quot;},{&quot;family&quot;:&quot;Chang&quot;,&quot;given&quot;:&quot;Hsien-Yen&quot;,&quot;parse-names&quot;:false,&quot;dropping-particle&quot;:&quot;&quot;,&quot;non-dropping-particle&quot;:&quot;&quot;},{&quot;family&quot;:&quot;Kitchen&quot;,&quot;given&quot;:&quot;Christopher&quot;,&quot;parse-names&quot;:false,&quot;dropping-particle&quot;:&quot;&quot;,&quot;non-dropping-particle&quot;:&quot;&quot;},{&quot;family&quot;:&quot;Weiner&quot;,&quot;given&quot;:&quot;Jonathan P&quot;,&quot;parse-names&quot;:false,&quot;dropping-particle&quot;:&quot;&quot;,&quot;non-dropping-particle&quot;:&quot;&quot;},{&quot;family&quot;:&quot;Kharrazi&quot;,&quot;given&quot;:&quot;Hadi&quot;,&quot;parse-names&quot;:false,&quot;dropping-particle&quot;:&quot;&quot;,&quot;non-dropping-particle&quot;:&quot;&quot;}],&quot;container-title&quot;:&quot;Frontiers in public health&quot;,&quot;container-title-short&quot;:&quot;Front Public Health&quot;,&quot;ISSN&quot;:&quot;2296-2565&quot;,&quot;issued&quot;:{&quot;date-parts&quot;:[[2020]]},&quot;page&quot;:&quot;571808&quot;,&quot;publisher&quot;:&quot;Frontiers Media SA&quot;,&quot;volume&quot;:&quot;8&quot;},&quot;isTemporary&quot;:false}]},{&quot;citationID&quot;:&quot;MENDELEY_CITATION_b54e47e0-48ad-4b65-9f56-b437348cfcf5&quot;,&quot;properties&quot;:{&quot;noteIndex&quot;:0},&quot;isEdited&quot;:false,&quot;manualOverride&quot;:{&quot;isManuallyOverridden&quot;:false,&quot;citeprocText&quot;:&quot;(21,22)&quot;,&quot;manualOverrideText&quot;:&quot;&quot;},&quot;citationTag&quot;:&quot;MENDELEY_CITATION_v3_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&quot;,&quot;citationItems&quot;:[{&quot;id&quot;:&quot;efaf0647-dc13-38b6-9c9a-a4a672aac8e7&quot;,&quot;itemData&quot;:{&quot;type&quot;:&quot;article-journal&quot;,&quot;id&quot;:&quot;efaf0647-dc13-38b6-9c9a-a4a672aac8e7&quot;,&quot;title&quot;:&quot;COVID-19 and african americans&quot;,&quot;author&quot;:[{&quot;family&quot;:&quot;Yancy&quot;,&quot;given&quot;:&quot;Clyde W&quot;,&quot;parse-names&quot;:false,&quot;dropping-particle&quot;:&quot;&quot;,&quot;non-dropping-particle&quot;:&quot;&quot;}],&quot;container-title&quot;:&quot;Jama&quot;,&quot;container-title-short&quot;:&quot;JAMA&quot;,&quot;ISSN&quot;:&quot;0098-7484&quot;,&quot;issued&quot;:{&quot;date-parts&quot;:[[2020]]},&quot;page&quot;:&quot;1891-1892&quot;,&quot;publisher&quot;:&quot;American Medical Association&quot;,&quot;issue&quot;:&quot;19&quot;,&quot;volume&quot;:&quot;323&quot;},&quot;isTemporary&quot;:false},{&quot;id&quot;:&quot;680443f2-356a-356a-a354-d8614976bc16&quot;,&quot;itemData&quot;:{&quot;type&quot;:&quot;article-journal&quot;,&quot;id&quot;:&quot;680443f2-356a-356a-a354-d8614976bc16&quot;,&quot;title&quot;:&quot;The COVID-19 pandemic: a call to action to identify and address racial and ethnic disparities&quot;,&quot;author&quot;:[{&quot;family&quot;:&quot;Laurencin&quot;,&quot;given&quot;:&quot;Cato T&quot;,&quot;parse-names&quot;:false,&quot;dropping-particle&quot;:&quot;&quot;,&quot;non-dropping-particle&quot;:&quot;&quot;},{&quot;family&quot;:&quot;McClinton&quot;,&quot;given&quot;:&quot;Aneesah&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0]]},&quot;page&quot;:&quot;398-402&quot;,&quot;publisher&quot;:&quot;Springer&quot;,&quot;volume&quot;:&quot;7&quot;},&quot;isTemporary&quot;:false}]},{&quot;citationID&quot;:&quot;MENDELEY_CITATION_2198a1dd-5132-410c-8bb8-7feeb103fe60&quot;,&quot;properties&quot;:{&quot;noteIndex&quot;:0},&quot;isEdited&quot;:false,&quot;manualOverride&quot;:{&quot;isManuallyOverridden&quot;:false,&quot;citeprocText&quot;:&quot;(23,24)&quot;,&quot;manualOverrideText&quot;:&quot;&quot;},&quot;citationTag&quot;:&quot;MENDELEY_CITATION_v3_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&quot;,&quot;citationItems&quot;:[{&quot;id&quot;:&quot;22526408-cd6f-3897-b5d1-3f6b429cf667&quot;,&quot;itemData&quot;:{&quot;type&quot;:&quot;article-journal&quot;,&quot;id&quot;:&quot;22526408-cd6f-3897-b5d1-3f6b429cf667&quot;,&quot;title&quot;:&quot;Introduction of an area deprivation index measuring patient socioeconomic status in an integrated health system: implications for population health&quot;,&quot;author&quot;:[{&quot;family&quot;:&quot;Knighton&quot;,&quot;given&quot;:&quot;Andrew J&quot;,&quot;parse-names&quot;:false,&quot;dropping-particle&quot;:&quot;&quot;,&quot;non-dropping-particle&quot;:&quot;&quot;},{&quot;family&quot;:&quot;Savitz&quot;,&quot;given&quot;:&quot;Lucy&quot;,&quot;parse-names&quot;:false,&quot;dropping-particle&quot;:&quot;&quot;,&quot;non-dropping-particle&quot;:&quot;&quot;},{&quot;family&quot;:&quot;Belnap&quot;,&quot;given&quot;:&quot;Tom&quot;,&quot;parse-names&quot;:false,&quot;dropping-particle&quot;:&quot;&quot;,&quot;non-dropping-particle&quot;:&quot;&quot;},{&quot;family&quot;:&quot;Stephenson&quot;,&quot;given&quot;:&quot;Brad&quot;,&quot;parse-names&quot;:false,&quot;dropping-particle&quot;:&quot;&quot;,&quot;non-dropping-particle&quot;:&quot;&quot;},{&quot;family&quot;:&quot;VanDerslice&quot;,&quot;given&quot;:&quot;James&quot;,&quot;parse-names&quot;:false,&quot;dropping-particle&quot;:&quot;&quot;,&quot;non-dropping-particle&quot;:&quot;&quot;}],&quot;container-title&quot;:&quot;EGEMs&quot;,&quot;issued&quot;:{&quot;date-parts&quot;:[[2016]]},&quot;publisher&quot;:&quot;Ubiquity Press&quot;,&quot;issue&quot;:&quot;3&quot;,&quot;volume&quot;:&quot;4&quot;,&quot;container-title-short&quot;:&quot;&quot;},&quot;isTemporary&quot;:false},{&quot;id&quot;:&quot;a59c07f0-4143-3290-be66-ca3441ab07f4&quot;,&quot;itemData&quot;:{&quot;type&quot;:&quot;article-journal&quot;,&quot;id&quot;:&quot;a59c07f0-4143-3290-be66-ca3441ab07f4&quot;,&quot;title&quot;:&quot;Area deprivation and widening inequalities in US mortality, 1969–1998&quot;,&quot;author&quot;:[{&quot;family&quot;:&quot;Singh&quot;,&quot;given&quot;:&quot;Gopal K&quot;,&quot;parse-names&quot;:false,&quot;dropping-particle&quot;:&quot;&quot;,&quot;non-dropping-particle&quot;:&quot;&quot;}],&quot;container-title&quot;:&quot;American journal of public health&quot;,&quot;container-title-short&quot;:&quot;Am J Public Health&quot;,&quot;ISSN&quot;:&quot;0090-0036&quot;,&quot;issued&quot;:{&quot;date-parts&quot;:[[2003]]},&quot;page&quot;:&quot;1137-1143&quot;,&quot;publisher&quot;:&quot;American Public Health Association&quot;,&quot;issue&quot;:&quot;7&quot;,&quot;volume&quot;:&quot;93&quot;},&quot;isTemporary&quot;:false}]},{&quot;citationID&quot;:&quot;MENDELEY_CITATION_4429c8f4-c355-48a7-971e-af65f755aebf&quot;,&quot;properties&quot;:{&quot;noteIndex&quot;:0},&quot;isEdited&quot;:false,&quot;manualOverride&quot;:{&quot;isManuallyOverridden&quot;:false,&quot;citeprocText&quot;:&quot;(25)&quot;,&quot;manualOverrideText&quot;:&quot;&quot;},&quot;citationTag&quot;:&quot;MENDELEY_CITATION_v3_eyJjaXRhdGlvbklEIjoiTUVOREVMRVlfQ0lUQVRJT05fNDQyOWM4ZjQtYzM1NS00OGE3LTk3MWUtYWY2NWY3NTVhZWJmIiwicHJvcGVydGllcyI6eyJub3RlSW5kZXgiOjB9LCJpc0VkaXRlZCI6ZmFsc2UsIm1hbnVhbE92ZXJyaWRlIjp7ImlzTWFudWFsbHlPdmVycmlkZGVuIjpmYWxzZSwiY2l0ZXByb2NUZXh0IjoiKDI1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quot;,&quot;citationItems&quot;:[{&quot;id&quot;:&quot;5d1fa123-268e-36b3-8b13-b71e7ad93f12&quot;,&quot;itemData&quot;:{&quot;type&quot;:&quot;article-journal&quot;,&quot;id&quot;:&quot;5d1fa123-268e-36b3-8b13-b71e7ad93f12&quot;,&quot;title&quot;:&quot;The need for more and better testing for COVID-19&quot;,&quot;author&quot;:[{&quot;family&quot;:&quot;Manabe&quot;,&quot;given&quot;:&quot;Yukari C&quot;,&quot;parse-names&quot;:false,&quot;dropping-particle&quot;:&quot;&quot;,&quot;non-dropping-particle&quot;:&quot;&quot;},{&quot;family&quot;:&quot;Sharfstein&quot;,&quot;given&quot;:&quot;Joshua S&quot;,&quot;parse-names&quot;:false,&quot;dropping-particle&quot;:&quot;&quot;,&quot;non-dropping-particle&quot;:&quot;&quot;},{&quot;family&quot;:&quot;Armstrong&quot;,&quot;given&quot;:&quot;Katrina&quot;,&quot;parse-names&quot;:false,&quot;dropping-particle&quot;:&quot;&quot;,&quot;non-dropping-particle&quot;:&quot;&quot;}],&quot;container-title&quot;:&quot;Jama&quot;,&quot;container-title-short&quot;:&quot;JAMA&quot;,&quot;ISSN&quot;:&quot;0098-7484&quot;,&quot;issued&quot;:{&quot;date-parts&quot;:[[2020]]},&quot;page&quot;:&quot;2153-2154&quot;,&quot;publisher&quot;:&quot;American Medical Association&quot;,&quot;issue&quot;:&quot;21&quot;,&quot;volume&quot;:&quot;324&quot;},&quot;isTemporary&quot;:false}]},{&quot;citationID&quot;:&quot;MENDELEY_CITATION_c0d83afe-f7ff-4a77-b2ae-fd31551eb93b&quot;,&quot;properties&quot;:{&quot;noteIndex&quot;:0},&quot;isEdited&quot;:false,&quot;manualOverride&quot;:{&quot;isManuallyOverridden&quot;:false,&quot;citeprocText&quot;:&quot;(26)&quot;,&quot;manualOverrideText&quot;:&quot;&quot;},&quot;citationTag&quot;:&quot;MENDELEY_CITATION_v3_eyJjaXRhdGlvbklEIjoiTUVOREVMRVlfQ0lUQVRJT05fYzBkODNhZmUtZjdmZi00YTc3LWIyYWUtZmQzMTU1MWViOTNiIiwicHJvcGVydGllcyI6eyJub3RlSW5kZXgiOjB9LCJpc0VkaXRlZCI6ZmFsc2UsIm1hbnVhbE92ZXJyaWRlIjp7ImlzTWFudWFsbHlPdmVycmlkZGVuIjpmYWxzZSwiY2l0ZXByb2NUZXh0IjoiKDI2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quot;,&quot;citationItems&quot;:[{&quot;id&quot;:&quot;4d11a266-0e0f-3184-863d-ed77a3705855&quot;,&quot;itemData&quot;:{&quot;type&quot;:&quot;webpage&quot;,&quot;id&quot;:&quot;4d11a266-0e0f-3184-863d-ed77a3705855&quot;,&quot;title&quot;:&quot;Why COVID-19 testing is the key to getting back to normal | National Institute on Aging&quot;,&quot;accessed&quot;:{&quot;date-parts&quot;:[[2024,10,3]]},&quot;URL&quot;:&quot;https://www.nia.nih.gov/news/why-covid-19-testing-key-getting-back-normal&quot;,&quot;container-title-short&quot;:&quot;&quot;},&quot;isTemporary&quot;:false}]},{&quot;citationID&quot;:&quot;MENDELEY_CITATION_4188c320-0cb1-472e-be90-2dc231a75572&quot;,&quot;properties&quot;:{&quot;noteIndex&quot;:0},&quot;isEdited&quot;:false,&quot;manualOverride&quot;:{&quot;isManuallyOverridden&quot;:false,&quot;citeprocText&quot;:&quot;(27)&quot;,&quot;manualOverrideText&quot;:&quot;&quot;},&quot;citationTag&quot;:&quot;MENDELEY_CITATION_v3_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&quot;,&quot;citationItems&quot;:[{&quot;id&quot;:&quot;116123a1-a7f7-3e4a-84cc-81bf4f6cbf4c&quot;,&quot;itemData&quot;:{&quot;type&quot;:&quot;webpage&quot;,&quot;id&quot;:&quot;116123a1-a7f7-3e4a-84cc-81bf4f6cbf4c&quot;,&quot;title&quot;:&quot;The SHIELD Illinois Story&quot;,&quot;accessed&quot;:{&quot;date-parts&quot;:[[2024,10,3]]},&quot;URL&quot;:&quot;https://www.uillinois.edu/userfiles/Servers/Server_1240/file/The%20SHIELD%20Story_June2023.pdf&quot;,&quot;container-title-short&quot;:&quot;&quot;},&quot;isTemporary&quot;:false}]},{&quot;citationID&quot;:&quot;MENDELEY_CITATION_a0dd8715-c796-4855-8335-570f69e7b996&quot;,&quot;properties&quot;:{&quot;noteIndex&quot;:0},&quot;isEdited&quot;:false,&quot;manualOverride&quot;:{&quot;isManuallyOverridden&quot;:false,&quot;citeprocText&quot;:&quot;(28)&quot;,&quot;manualOverrideText&quot;:&quot;&quot;},&quot;citationTag&quot;:&quot;MENDELEY_CITATION_v3_eyJjaXRhdGlvbklEIjoiTUVOREVMRVlfQ0lUQVRJT05fYTBkZDg3MTUtYzc5Ni00ODU1LTgzMzUtNTcwZjY5ZTdiOTk2IiwicHJvcGVydGllcyI6eyJub3RlSW5kZXgiOjB9LCJpc0VkaXRlZCI6ZmFsc2UsIm1hbnVhbE92ZXJyaWRlIjp7ImlzTWFudWFsbHlPdmVycmlkZGVuIjpmYWxzZSwiY2l0ZXByb2NUZXh0IjoiKDI4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quot;,&quot;citationItems&quot;:[{&quot;id&quot;:&quot;940d79dc-0ff1-3c72-9de8-6a4943bc91f1&quot;,&quot;itemData&quot;:{&quot;type&quot;:&quot;article-journal&quot;,&quot;id&quot;:&quot;940d79dc-0ff1-3c72-9de8-6a4943bc91f1&quot;,&quot;title&quot;:&quot;Designing optimal COVID-19 testing stations locally: A discrete event simulation model applied on a university campus&quot;,&quot;author&quot;:[{&quot;family&quot;:&quot;Saidani&quot;,&quot;given&quot;:&quot;Michael&quot;,&quot;parse-names&quot;:false,&quot;dropping-particle&quot;:&quot;&quot;,&quot;non-dropping-particle&quot;:&quot;&quot;},{&quot;family&quot;:&quot;Kim&quot;,&quot;given&quot;:&quot;Harrison&quot;,&quot;parse-names&quot;:false,&quot;dropping-particle&quot;:&quot;&quot;,&quot;non-dropping-particle&quot;:&quot;&quot;},{&quot;family&quot;:&quot;Kim&quot;,&quot;given&quot;:&quot;Jinju&quot;,&quot;parse-names&quot;:false,&quot;dropping-particle&quot;:&quot;&quot;,&quot;non-dropping-particle&quot;:&quot;&quot;}],&quot;container-title&quot;:&quot;PloS one&quot;,&quot;container-title-short&quot;:&quot;PLoS One&quot;,&quot;ISSN&quot;:&quot;1932-6203&quot;,&quot;issued&quot;:{&quot;date-parts&quot;:[[2021]]},&quot;page&quot;:&quot;e0253869&quot;,&quot;publisher&quot;:&quot;Public Library of Science San Francisco, CA USA&quot;,&quot;issue&quot;:&quot;6&quot;,&quot;volume&quot;:&quot;16&quot;},&quot;isTemporary&quot;:false}]},{&quot;citationID&quot;:&quot;MENDELEY_CITATION_67fc6431-2c1c-4034-ab1a-7a81e0c01994&quot;,&quot;properties&quot;:{&quot;noteIndex&quot;:0},&quot;isEdited&quot;:false,&quot;manualOverride&quot;:{&quot;isManuallyOverridden&quot;:false,&quot;citeprocText&quot;:&quot;(29)&quot;,&quot;manualOverrideText&quot;:&quot;&quot;},&quot;citationTag&quot;:&quot;MENDELEY_CITATION_v3_eyJjaXRhdGlvbklEIjoiTUVOREVMRVlfQ0lUQVRJT05fNjdmYzY0MzEtMmMxYy00MDM0LWFiMWEtN2E4MWUwYzAxOTk0IiwicHJvcGVydGllcyI6eyJub3RlSW5kZXgiOjB9LCJpc0VkaXRlZCI6ZmFsc2UsIm1hbnVhbE92ZXJyaWRlIjp7ImlzTWFudWFsbHlPdmVycmlkZGVuIjpmYWxzZSwiY2l0ZXByb2NUZXh0IjoiKDI5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quot;,&quot;citationItems&quot;:[{&quot;id&quot;:&quot;a40c5ba5-7777-39d5-b737-ec9f181afe10&quot;,&quot;itemData&quot;:{&quot;type&quot;:&quot;article-journal&quot;,&quot;id&quot;:&quot;a40c5ba5-7777-39d5-b737-ec9f181afe10&quot;,&quot;title&quot;:&quot;Evaluation of Serial Testing After Exposure to COVID-19 in Early Care and Education Facilities, Illinois, March–May 2022&quot;,&quot;author&quot;:[{&quot;family&quot;:&quot;Holman&quot;,&quot;given&quot;:&quot;Emily J&quot;,&quot;parse-names&quot;:false,&quot;dropping-particle&quot;:&quot;&quot;,&quot;non-dropping-particle&quot;:&quot;&quot;},{&quot;family&quot;:&quot;Winfield&quot;,&quot;given&quot;:&quot;Christina M&quot;,&quot;parse-names&quot;:false,&quot;dropping-particle&quot;:&quot;&quot;,&quot;non-dropping-particle&quot;:&quot;&quot;},{&quot;family&quot;:&quot;Borkowf&quot;,&quot;given&quot;:&quot;Craig B&quot;,&quot;parse-names&quot;:false,&quot;dropping-particle&quot;:&quot;&quot;,&quot;non-dropping-particle&quot;:&quot;&quot;},{&quot;family&quot;:&quot;Kauerauf&quot;,&quot;given&quot;:&quot;Judy&quot;,&quot;parse-names&quot;:false,&quot;dropping-particle&quot;:&quot;&quot;,&quot;non-dropping-particle&quot;:&quot;&quot;},{&quot;family&quot;:&quot;Baur&quot;,&quot;given&quot;:&quot;Courtney&quot;,&quot;parse-names&quot;:false,&quot;dropping-particle&quot;:&quot;&quot;,&quot;non-dropping-particle&quot;:&quot;&quot;},{&quot;family&quot;:&quot;Ahmed&quot;,&quot;given&quot;:&quot;Sana&quot;,&quot;parse-names&quot;:false,&quot;dropping-particle&quot;:&quot;&quot;,&quot;non-dropping-particle&quot;:&quot;&quot;},{&quot;family&quot;:&quot;Funk&quot;,&quot;given&quot;:&quot;Michelle&quot;,&quot;parse-names&quot;:false,&quot;dropping-particle&quot;:&quot;&quot;,&quot;non-dropping-particle&quot;:&quot;&quot;},{&quot;family&quot;:&quot;Pinsoneault&quot;,&quot;given&quot;:&quot;Anna&quot;,&quot;parse-names&quot;:false,&quot;dropping-particle&quot;:&quot;&quot;,&quot;non-dropping-particle&quot;:&quot;&quot;},{&quot;family&quot;:&quot;Barnes&quot;,&quot;given&quot;:&quot;Arti&quot;,&quot;parse-names&quot;:false,&quot;dropping-particle&quot;:&quot;&quot;,&quot;non-dropping-particle&quot;:&quot;&quot;},{&quot;family&quot;:&quot;Hutcherson&quot;,&quot;given&quot;:&quot;Hailee&quot;,&quot;parse-names&quot;:false,&quot;dropping-particle&quot;:&quot;&quot;,&quot;non-dropping-particle&quot;:&quot;&quot;}],&quot;container-title&quot;:&quot;Public Health Reports&quot;,&quot;ISSN&quot;:&quot;0033-3549&quot;,&quot;issued&quot;:{&quot;date-parts&quot;:[[2023]]},&quot;page&quot;:&quot;664-670&quot;,&quot;publisher&quot;:&quot;SAGE Publications Sage CA: Los Angeles, CA&quot;,&quot;issue&quot;:&quot;4&quot;,&quot;volume&quot;:&quot;138&quot;,&quot;container-title-short&quot;:&quot;&quot;},&quot;isTemporary&quot;:false}]},{&quot;citationID&quot;:&quot;MENDELEY_CITATION_e6db54c8-adf4-4983-bf9d-a6b8c140c674&quot;,&quot;properties&quot;:{&quot;noteIndex&quot;:0},&quot;isEdited&quot;:false,&quot;manualOverride&quot;:{&quot;isManuallyOverridden&quot;:false,&quot;citeprocText&quot;:&quot;(30)&quot;,&quot;manualOverrideText&quot;:&quot;&quot;},&quot;citationTag&quot;:&quot;MENDELEY_CITATION_v3_eyJjaXRhdGlvbklEIjoiTUVOREVMRVlfQ0lUQVRJT05fZTZkYjU0YzgtYWRmNC00OTgzLWJmOWQtYTZiOGMxNDBjNjc0IiwicHJvcGVydGllcyI6eyJub3RlSW5kZXgiOjB9LCJpc0VkaXRlZCI6ZmFsc2UsIm1hbnVhbE92ZXJyaWRlIjp7ImlzTWFudWFsbHlPdmVycmlkZGVuIjpmYWxzZSwiY2l0ZXByb2NUZXh0IjoiKDMw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quot;,&quot;citationItems&quot;:[{&quot;id&quot;:&quot;17745d61-aac4-35aa-9754-7f143bcbd0fa&quot;,&quot;itemData&quot;:{&quot;type&quot;:&quot;article-journal&quot;,&quot;id&quot;:&quot;17745d61-aac4-35aa-9754-7f143bcbd0fa&quot;,&quot;title&quot;:&quot;COVID-19 Test-to-Stay Program for K-12 Schools: Opt-In Versus Opt-Out Policies&quot;,&quot;author&quot;:[{&quot;family&quot;:&quot;Ivanov&quot;,&quot;given&quot;:&quot;Anton&quot;,&quot;parse-names&quot;:false,&quot;dropping-particle&quot;:&quot;&quot;,&quot;non-dropping-particle&quot;:&quot;&quot;},{&quot;family&quot;:&quot;Mukherjee&quot;,&quot;given&quot;:&quot;Ujjal&quot;,&quot;parse-names&quot;:false,&quot;dropping-particle&quot;:&quot;&quot;,&quot;non-dropping-particle&quot;:&quot;&quot;},{&quot;family&quot;:&quot;Bose&quot;,&quot;given&quot;:&quot;Subhonmesh&quot;,&quot;parse-names&quot;:false,&quot;dropping-particle&quot;:&quot;&quot;,&quot;non-dropping-particle&quot;:&quot;&quot;},{&quot;family&quot;:&quot;Seshadri&quot;,&quot;given&quot;:&quot;Sridhar&quot;,&quot;parse-names&quot;:false,&quot;dropping-particle&quot;:&quot;&quot;,&quot;non-dropping-particle&quot;:&quot;&quot;},{&quot;family&quot;:&quot;Watkins&quot;,&quot;given&quot;:&quot;Ronald&quot;,&quot;parse-names&quot;:false,&quot;dropping-particle&quot;:&quot;&quot;,&quot;non-dropping-particle&quot;:&quot;&quot;},{&quot;family&quot;:&quot;England III&quot;,&quot;given&quot;:&quot;Albert Charles&quot;,&quot;parse-names&quot;:false,&quot;dropping-particle&quot;:&quot;&quot;,&quot;non-dropping-particle&quot;:&quot;&quot;},{&quot;family&quot;:&quot;Ahsen&quot;,&quot;given&quot;:&quot;Mehmet&quot;,&quot;parse-names&quot;:false,&quot;dropping-particle&quot;:&quot;&quot;,&quot;non-dropping-particle&quot;:&quot;&quot;},{&quot;family&quot;:&quot;Suriano&quot;,&quot;given&quot;:&quot;Jacqueline&quot;,&quot;parse-names&quot;:false,&quot;dropping-particle&quot;:&quot;&quot;,&quot;non-dropping-particle&quot;:&quot;&quot;},{&quot;family&quot;:&quot;Souyris&quot;,&quot;given&quot;:&quot;Sebastian&quot;,&quot;parse-names&quot;:false,&quot;dropping-particle&quot;:&quot;&quot;,&quot;non-dropping-particle&quot;:&quot;&quot;}],&quot;container-title&quot;:&quot;Available at SSRN 4428747&quot;,&quot;issued&quot;:{&quot;date-parts&quot;:[[2023]]},&quot;container-title-short&quot;:&quot;&quot;},&quot;isTemporary&quot;:false}]},{&quot;citationID&quot;:&quot;MENDELEY_CITATION_e7d1ea83-0194-4438-9cf8-e23b36956d08&quot;,&quot;properties&quot;:{&quot;noteIndex&quot;:0},&quot;isEdited&quot;:false,&quot;manualOverride&quot;:{&quot;isManuallyOverridden&quot;:false,&quot;citeprocText&quot;:&quot;(31,32)&quot;,&quot;manualOverrideText&quot;:&quot;&quot;},&quot;citationTag&quot;:&quot;MENDELEY_CITATION_v3_eyJjaXRhdGlvbklEIjoiTUVOREVMRVlfQ0lUQVRJT05fZTdkMWVhODMtMDE5NC00NDM4LTljZjgtZTIzYjM2OTU2ZDA4IiwicHJvcGVydGllcyI6eyJub3RlSW5kZXgiOjB9LCJpc0VkaXRlZCI6ZmFsc2UsIm1hbnVhbE92ZXJyaWRlIjp7ImlzTWFudWFsbHlPdmVycmlkZGVuIjpmYWxzZSwiY2l0ZXByb2NUZXh0IjoiKDMxLDMy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ff80c8fd-d9a9-4dcf-ac10-c7700014cb72&quot;,&quot;properties&quot;:{&quot;noteIndex&quot;:0},&quot;isEdited&quot;:false,&quot;manualOverride&quot;:{&quot;isManuallyOverridden&quot;:false,&quot;citeprocText&quot;:&quot;(33)&quot;,&quot;manualOverrideText&quot;:&quot;&quot;},&quot;citationTag&quot;:&quot;MENDELEY_CITATION_v3_eyJjaXRhdGlvbklEIjoiTUVOREVMRVlfQ0lUQVRJT05fZmY4MGM4ZmQtZDlhOS00ZGNmLWFjMTAtYzc3MDAwMTRjYjcyIiwicHJvcGVydGllcyI6eyJub3RlSW5kZXgiOjB9LCJpc0VkaXRlZCI6ZmFsc2UsIm1hbnVhbE92ZXJyaWRlIjp7ImlzTWFudWFsbHlPdmVycmlkZGVuIjpmYWxzZSwiY2l0ZXByb2NUZXh0IjoiKDMz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quot;,&quot;citationItems&quot;:[{&quot;id&quot;:&quot;81ed01a9-6a38-3332-bc12-7f53263f35ec&quot;,&quot;itemData&quot;:{&quot;type&quot;:&quot;article-journal&quot;,&quot;id&quot;:&quot;81ed01a9-6a38-3332-bc12-7f53263f35ec&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ef8f0d17-72c7-400f-9e65-6a08dcd82555&quot;,&quot;properties&quot;:{&quot;noteIndex&quot;:0},&quot;isEdited&quot;:false,&quot;manualOverride&quot;:{&quot;isManuallyOverridden&quot;:false,&quot;citeprocText&quot;:&quot;(2)&quot;,&quot;manualOverrideText&quot;:&quot;&quot;},&quot;citationTag&quot;:&quot;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quot;,&quot;citationItems&quot;:[{&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citationID&quot;:&quot;MENDELEY_CITATION_df86c4e4-7f04-4596-a033-9877ca93903f&quot;,&quot;properties&quot;:{&quot;noteIndex&quot;:0},&quot;isEdited&quot;:false,&quot;manualOverride&quot;:{&quot;isManuallyOverridden&quot;:false,&quot;citeprocText&quot;:&quot;(34)&quot;,&quot;manualOverrideText&quot;:&quot;&quot;},&quot;citationTag&quot;:&quot;MENDELEY_CITATION_v3_eyJjaXRhdGlvbklEIjoiTUVOREVMRVlfQ0lUQVRJT05fZGY4NmM0ZTQtN2YwNC00NTk2LWEwMzMtOTg3N2NhOTM5MDNmIiwicHJvcGVydGllcyI6eyJub3RlSW5kZXgiOjB9LCJpc0VkaXRlZCI6ZmFsc2UsIm1hbnVhbE92ZXJyaWRlIjp7ImlzTWFudWFsbHlPdmVycmlkZGVuIjpmYWxzZSwiY2l0ZXByb2NUZXh0IjoiKDM0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quot;,&quot;citationItems&quot;:[{&quot;id&quot;:&quot;e7e652b7-df47-3b3e-92fd-775fecaad46d&quot;,&quot;itemData&quot;:{&quot;type&quot;:&quot;article-journal&quot;,&quot;id&quot;:&quot;e7e652b7-df47-3b3e-92fd-775fecaad46d&quot;,&quot;title&quot;:&quot;In-hospital mortality during the wild-type, alpha, delta, and omicron SARS-CoV-2 waves: a multinational cohort study in the EuCARE project&quot;,&quot;author&quot;:[{&quot;family&quot;:&quot;Hedberg&quot;,&quot;given&quot;:&quot;Pontus&quot;,&quot;parse-names&quot;:false,&quot;dropping-particle&quot;:&quot;&quot;,&quot;non-dropping-particle&quot;:&quot;&quot;},{&quot;family&quot;:&quot;Parczewski&quot;,&quot;given&quot;:&quot;Milosz&quot;,&quot;parse-names&quot;:false,&quot;dropping-particle&quot;:&quot;&quot;,&quot;non-dropping-particle&quot;:&quot;&quot;},{&quot;family&quot;:&quot;Serwin&quot;,&quot;given&quot;:&quot;Karol&quot;,&quot;parse-names&quot;:false,&quot;dropping-particle&quot;:&quot;&quot;,&quot;non-dropping-particle&quot;:&quot;&quot;},{&quot;family&quot;:&quot;Marchetti&quot;,&quot;given&quot;:&quot;Giulia&quot;,&quot;parse-names&quot;:false,&quot;dropping-particle&quot;:&quot;&quot;,&quot;non-dropping-particle&quot;:&quot;&quot;},{&quot;family&quot;:&quot;Bai&quot;,&quot;given&quot;:&quot;Francesca&quot;,&quot;parse-names&quot;:false,&quot;dropping-particle&quot;:&quot;&quot;,&quot;non-dropping-particle&quot;:&quot;&quot;},{&quot;family&quot;:&quot;Jensen&quot;,&quot;given&quot;:&quot;Björn-Erik Ole&quot;,&quot;parse-names&quot;:false,&quot;dropping-particle&quot;:&quot;&quot;,&quot;non-dropping-particle&quot;:&quot;&quot;},{&quot;family&quot;:&quot;Pereira&quot;,&quot;given&quot;:&quot;Joana P&quot;,&quot;parse-names&quot;:false,&quot;dropping-particle&quot;:&quot;V&quot;,&quot;non-dropping-particle&quot;:&quot;&quot;},{&quot;family&quot;:&quot;Drobniewski&quot;,&quot;given&quot;:&quot;Francis&quot;,&quot;parse-names&quot;:false,&quot;dropping-particle&quot;:&quot;&quot;,&quot;non-dropping-particle&quot;:&quot;&quot;},{&quot;family&quot;:&quot;Reschreiter&quot;,&quot;given&quot;:&quot;Henrik&quot;,&quot;parse-names&quot;:false,&quot;dropping-particle&quot;:&quot;&quot;,&quot;non-dropping-particle&quot;:&quot;&quot;},{&quot;family&quot;:&quot;Naumovas&quot;,&quot;given&quot;:&quot;Daniel&quot;,&quot;parse-names&quot;:false,&quot;dropping-particle&quot;:&quot;&quot;,&quot;non-dropping-particle&quot;:&quot;&quot;}],&quot;container-title&quot;:&quot;The Lancet Regional Health–Europe&quot;,&quot;ISSN&quot;:&quot;2666-7762&quot;,&quot;issued&quot;:{&quot;date-parts&quot;:[[2024]]},&quot;publisher&quot;:&quot;Elsevier&quot;,&quot;volume&quot;:&quot;38&quot;,&quot;container-title-short&quot;:&quot;&quot;},&quot;isTemporary&quot;:false}]},{&quot;citationID&quot;:&quot;MENDELEY_CITATION_a63973d8-500f-4899-bd14-c8d88568b7c8&quot;,&quot;properties&quot;:{&quot;noteIndex&quot;:0},&quot;isEdited&quot;:false,&quot;manualOverride&quot;:{&quot;isManuallyOverridden&quot;:false,&quot;citeprocText&quot;:&quot;(35)&quot;,&quot;manualOverrideText&quot;:&quot;&quot;},&quot;citationTag&quot;:&quot;MENDELEY_CITATION_v3_eyJjaXRhdGlvbklEIjoiTUVOREVMRVlfQ0lUQVRJT05fYTYzOTczZDgtNTAwZi00ODk5LWJkMTQtYzhkODg1NjhiN2M4IiwicHJvcGVydGllcyI6eyJub3RlSW5kZXgiOjB9LCJpc0VkaXRlZCI6ZmFsc2UsIm1hbnVhbE92ZXJyaWRlIjp7ImlzTWFudWFsbHlPdmVycmlkZGVuIjpmYWxzZSwiY2l0ZXByb2NUZXh0IjoiKDM1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quot;,&quot;citationItems&quot;:[{&quot;id&quot;:&quot;ea8db056-38a9-31a8-bf36-f260520f8edb&quot;,&quot;itemData&quot;:{&quot;type&quot;:&quot;article-journal&quot;,&quot;id&quot;:&quot;ea8db056-38a9-31a8-bf36-f260520f8edb&quot;,&quot;title&quot;:&quot;Estimated effectiveness of COVID-19 vaccines against Omicron or Delta symptomatic infection and severe outcomes&quot;,&quot;author&quot;:[{&quot;family&quot;:&quot;Buchan&quot;,&quot;given&quot;:&quot;Sarah A&quot;,&quot;parse-names&quot;:false,&quot;dropping-particle&quot;:&quot;&quot;,&quot;non-dropping-particle&quot;:&quot;&quot;},{&quot;family&quot;:&quot;Chung&quot;,&quot;given&quot;:&quot;Hannah&quot;,&quot;parse-names&quot;:false,&quot;dropping-particle&quot;:&quot;&quot;,&quot;non-dropping-particle&quot;:&quot;&quot;},{&quot;family&quot;:&quot;Brown&quot;,&quot;given&quot;:&quot;Kevin A&quot;,&quot;parse-names&quot;:false,&quot;dropping-particle&quot;:&quot;&quot;,&quot;non-dropping-particle&quot;:&quot;&quot;},{&quot;family&quot;:&quot;Austin&quot;,&quot;given&quot;:&quot;Peter C&quot;,&quot;parse-names&quot;:false,&quot;dropping-particle&quot;:&quot;&quot;,&quot;non-dropping-particle&quot;:&quot;&quot;},{&quot;family&quot;:&quot;Fell&quot;,&quot;given&quot;:&quot;Deshayne B&quot;,&quot;parse-names&quot;:false,&quot;dropping-particle&quot;:&quot;&quot;,&quot;non-dropping-particle&quot;:&quot;&quot;},{&quot;family&quot;:&quot;Gubbay&quot;,&quot;given&quot;:&quot;Jonathan B&quot;,&quot;parse-names&quot;:false,&quot;dropping-particle&quot;:&quot;&quot;,&quot;non-dropping-particle&quot;:&quot;&quot;},{&quot;family&quot;:&quot;Nasreen&quot;,&quot;given&quot;:&quot;Sharifa&quot;,&quot;parse-names&quot;:false,&quot;dropping-particle&quot;:&quot;&quot;,&quot;non-dropping-particle&quot;:&quot;&quot;},{&quot;family&quot;:&quot;Schwartz&quot;,&quot;given&quot;:&quot;Kevin L&quot;,&quot;parse-names&quot;:false,&quot;dropping-particle&quot;:&quot;&quot;,&quot;non-dropping-particle&quot;:&quot;&quot;},{&quot;family&quot;:&quot;Sundaram&quot;,&quot;given&quot;:&quot;Maria E&quot;,&quot;parse-names&quot;:false,&quot;dropping-particle&quot;:&quot;&quot;,&quot;non-dropping-particle&quot;:&quot;&quot;},{&quot;family&quot;:&quot;Tadrous&quot;,&quot;given&quot;:&quot;Mina&quot;,&quot;parse-names&quot;:false,&quot;dropping-particle&quot;:&quot;&quot;,&quot;non-dropping-particle&quot;:&quot;&quot;}],&quot;container-title&quot;:&quot;JAMA network open&quot;,&quot;container-title-short&quot;:&quot;JAMA Netw Open&quot;,&quot;issued&quot;:{&quot;date-parts&quot;:[[2022]]},&quot;page&quot;:&quot;e2232760-e2232760&quot;,&quot;publisher&quot;:&quot;American Medical Association&quot;,&quot;issue&quot;:&quot;9&quot;,&quot;volume&quot;:&quot;5&quot;},&quot;isTemporary&quot;:fals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rxatMIhYmNT+RwD4ZcNoSuPkQ==">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iLxBAoKdGV4dC9wbGFpbhLi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ioAIKCnRleHQvcGxhaW4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i6gEKCnRleHQvcGxhaW4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E3B700-2B4B-437C-928E-4850101F6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25</Pages>
  <Words>6668</Words>
  <Characters>51864</Characters>
  <Application>Microsoft Office Word</Application>
  <DocSecurity>0</DocSecurity>
  <Lines>432</Lines>
  <Paragraphs>116</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58416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Kasaie Sharifi, Seyed Alireza</dc:creator>
  <cp:lastModifiedBy>Tootooni, Mohammad Samie</cp:lastModifiedBy>
  <cp:revision>113</cp:revision>
  <dcterms:created xsi:type="dcterms:W3CDTF">2024-10-16T17:59:00Z</dcterms:created>
  <dcterms:modified xsi:type="dcterms:W3CDTF">2024-10-17T00:21:00Z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a0999ad7a5e025b1ffa46dc1ab9d4b3b96b77cc43614200ac415277d59d85dbf</vt:lpwstr>
  </property>
</Properties>
</file>