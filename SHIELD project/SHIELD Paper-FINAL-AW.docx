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336F329E"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 xml:space="preserve">Alireza Kasaie, PhD, </w:t>
      </w:r>
      <w:r w:rsidR="00D30672">
        <w:rPr>
          <w:rFonts w:ascii="Times New Roman" w:eastAsia="Times New Roman" w:hAnsi="Times New Roman" w:cs="Times New Roman"/>
          <w:sz w:val="24"/>
          <w:szCs w:val="24"/>
        </w:rPr>
        <w:t>Sina Ansari, PhD</w:t>
      </w:r>
      <w:r w:rsidR="00DA49D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Amy Wozniak, Fatir Ihsan, Michael </w:t>
      </w:r>
      <w:r w:rsidRPr="000A0E2B">
        <w:rPr>
          <w:rFonts w:ascii="Times New Roman" w:eastAsia="Times New Roman" w:hAnsi="Times New Roman" w:cs="Times New Roman"/>
          <w:sz w:val="24"/>
          <w:szCs w:val="24"/>
        </w:rPr>
        <w:t>Saban</w:t>
      </w:r>
      <w:r>
        <w:rPr>
          <w:rFonts w:ascii="Times New Roman" w:eastAsia="Times New Roman" w:hAnsi="Times New Roman" w:cs="Times New Roman"/>
          <w:sz w:val="24"/>
          <w:szCs w:val="24"/>
        </w:rPr>
        <w:t xml:space="preserve">, William Parker, MD, PhD,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11222A08" w14:textId="5AEB3A80" w:rsidR="00C06107" w:rsidRPr="00DA49D9" w:rsidRDefault="00C06107" w:rsidP="00DA49D9">
      <w:pPr>
        <w:spacing w:after="0" w:line="480" w:lineRule="auto"/>
        <w:jc w:val="both"/>
        <w:rPr>
          <w:rFonts w:ascii="Times New Roman" w:hAnsi="Times New Roman" w:cs="Times New Roman"/>
          <w:sz w:val="20"/>
          <w:szCs w:val="20"/>
        </w:rPr>
      </w:pPr>
      <w:r w:rsidRPr="00C06107">
        <w:rPr>
          <w:rFonts w:ascii="Times New Roman" w:hAnsi="Times New Roman" w:cs="Times New Roman"/>
          <w:sz w:val="20"/>
          <w:szCs w:val="20"/>
        </w:rPr>
        <w:t>We conducted a secondary analysis using data from the Electronic Health Record (EHR) system of a large quaternary care medical center in a western Chicago suburb and the SHIELD Illinois Testing Program. The study covers the Alpha (March–June 2021), Delta (August–November 2021), and Omicron (December 2021–March 2022) waves. A linear mixed-effects regression model, along with robustness checks, was used to assess the relationship between SHIELD test center availability and ICU admissions, adjusting for SHIELD center density and area deprivation index scores.</w:t>
      </w:r>
    </w:p>
    <w:p w14:paraId="09E960F0" w14:textId="0D301639" w:rsidR="00FE37A1" w:rsidRPr="00DA49D9" w:rsidRDefault="00C06107" w:rsidP="00DA49D9">
      <w:pPr>
        <w:spacing w:after="0" w:line="480" w:lineRule="auto"/>
        <w:jc w:val="both"/>
        <w:rPr>
          <w:rFonts w:ascii="Times New Roman" w:hAnsi="Times New Roman" w:cs="Times New Roman"/>
          <w:b/>
          <w:bCs/>
          <w:sz w:val="20"/>
          <w:szCs w:val="20"/>
        </w:rPr>
      </w:pPr>
      <w:r>
        <w:rPr>
          <w:rFonts w:ascii="Times New Roman" w:hAnsi="Times New Roman" w:cs="Times New Roman"/>
          <w:b/>
          <w:bCs/>
          <w:sz w:val="20"/>
          <w:szCs w:val="20"/>
        </w:rPr>
        <w:t>Result</w:t>
      </w:r>
    </w:p>
    <w:p w14:paraId="749F1CDB" w14:textId="5665DBB1" w:rsidR="0046034E" w:rsidRPr="00DA49D9" w:rsidRDefault="00CB1E0D" w:rsidP="00DA49D9">
      <w:pPr>
        <w:spacing w:after="0" w:line="480" w:lineRule="auto"/>
        <w:jc w:val="both"/>
        <w:rPr>
          <w:rFonts w:ascii="Times New Roman" w:hAnsi="Times New Roman" w:cs="Times New Roman"/>
          <w:sz w:val="20"/>
          <w:szCs w:val="20"/>
        </w:rPr>
      </w:pPr>
      <w:r>
        <w:rPr>
          <w:rFonts w:ascii="Times New Roman" w:hAnsi="Times New Roman" w:cs="Times New Roman"/>
          <w:sz w:val="20"/>
          <w:szCs w:val="20"/>
        </w:rPr>
        <w:t>I</w:t>
      </w:r>
      <w:r w:rsidR="0046034E" w:rsidRPr="00DA49D9">
        <w:rPr>
          <w:rFonts w:ascii="Times New Roman" w:hAnsi="Times New Roman" w:cs="Times New Roman"/>
          <w:sz w:val="20"/>
          <w:szCs w:val="20"/>
        </w:rPr>
        <w:t xml:space="preserve">ncreasing SHIELD centers during Omicron </w:t>
      </w:r>
      <w:r w:rsidR="00636F3E">
        <w:rPr>
          <w:rFonts w:ascii="Times New Roman" w:hAnsi="Times New Roman" w:cs="Times New Roman"/>
          <w:sz w:val="20"/>
          <w:szCs w:val="20"/>
        </w:rPr>
        <w:t xml:space="preserve">was </w:t>
      </w:r>
      <w:r w:rsidR="0046034E" w:rsidRPr="00DA49D9">
        <w:rPr>
          <w:rFonts w:ascii="Times New Roman" w:hAnsi="Times New Roman" w:cs="Times New Roman"/>
          <w:sz w:val="20"/>
          <w:szCs w:val="20"/>
        </w:rPr>
        <w:t>associated with a reduction in ICU admissions. A lag analysis further confirm</w:t>
      </w:r>
      <w:r w:rsidR="00636F3E">
        <w:rPr>
          <w:rFonts w:ascii="Times New Roman" w:hAnsi="Times New Roman" w:cs="Times New Roman"/>
          <w:sz w:val="20"/>
          <w:szCs w:val="20"/>
        </w:rPr>
        <w:t>ed</w:t>
      </w:r>
      <w:r w:rsidR="0046034E" w:rsidRPr="00DA49D9">
        <w:rPr>
          <w:rFonts w:ascii="Times New Roman" w:hAnsi="Times New Roman" w:cs="Times New Roman"/>
          <w:sz w:val="20"/>
          <w:szCs w:val="20"/>
        </w:rPr>
        <w:t xml:space="preserve"> that enhanc</w:t>
      </w:r>
      <w:r w:rsidR="003D07E2" w:rsidRPr="00DA49D9">
        <w:rPr>
          <w:rFonts w:ascii="Times New Roman" w:hAnsi="Times New Roman" w:cs="Times New Roman"/>
          <w:sz w:val="20"/>
          <w:szCs w:val="20"/>
        </w:rPr>
        <w:t>e</w:t>
      </w:r>
      <w:r w:rsidR="00555ACD" w:rsidRPr="00DA49D9">
        <w:rPr>
          <w:rFonts w:ascii="Times New Roman" w:hAnsi="Times New Roman" w:cs="Times New Roman"/>
          <w:sz w:val="20"/>
          <w:szCs w:val="20"/>
        </w:rPr>
        <w:t>d</w:t>
      </w:r>
      <w:r w:rsidR="0046034E" w:rsidRPr="00DA49D9">
        <w:rPr>
          <w:rFonts w:ascii="Times New Roman" w:hAnsi="Times New Roman" w:cs="Times New Roman"/>
          <w:sz w:val="20"/>
          <w:szCs w:val="20"/>
        </w:rPr>
        <w:t xml:space="preserve"> SHIELD center effectiveness le</w:t>
      </w:r>
      <w:r w:rsidR="000A0744">
        <w:rPr>
          <w:rFonts w:ascii="Times New Roman" w:hAnsi="Times New Roman" w:cs="Times New Roman"/>
          <w:sz w:val="20"/>
          <w:szCs w:val="20"/>
        </w:rPr>
        <w:t>d</w:t>
      </w:r>
      <w:r w:rsidR="0046034E" w:rsidRPr="00DA49D9">
        <w:rPr>
          <w:rFonts w:ascii="Times New Roman" w:hAnsi="Times New Roman" w:cs="Times New Roman"/>
          <w:sz w:val="20"/>
          <w:szCs w:val="20"/>
        </w:rPr>
        <w:t xml:space="preserve"> to lower ICU </w:t>
      </w:r>
      <w:r w:rsidR="00606576">
        <w:rPr>
          <w:rFonts w:ascii="Times New Roman" w:hAnsi="Times New Roman" w:cs="Times New Roman"/>
          <w:sz w:val="20"/>
          <w:szCs w:val="20"/>
        </w:rPr>
        <w:t xml:space="preserve">admission </w:t>
      </w:r>
      <w:r w:rsidR="0046034E" w:rsidRPr="00DA49D9">
        <w:rPr>
          <w:rFonts w:ascii="Times New Roman" w:hAnsi="Times New Roman" w:cs="Times New Roman"/>
          <w:sz w:val="20"/>
          <w:szCs w:val="20"/>
        </w:rPr>
        <w:t xml:space="preserve">rates, </w:t>
      </w:r>
      <w:r w:rsidR="00B44039">
        <w:rPr>
          <w:rFonts w:ascii="Times New Roman" w:hAnsi="Times New Roman" w:cs="Times New Roman"/>
          <w:sz w:val="20"/>
          <w:szCs w:val="20"/>
        </w:rPr>
        <w:t xml:space="preserve">with an even more pronounced reduction </w:t>
      </w:r>
      <w:r w:rsidR="0046034E" w:rsidRPr="00DA49D9">
        <w:rPr>
          <w:rFonts w:ascii="Times New Roman" w:hAnsi="Times New Roman" w:cs="Times New Roman"/>
          <w:sz w:val="20"/>
          <w:szCs w:val="20"/>
        </w:rPr>
        <w:t>in disadvantaged communities.</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23CEBC1"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w:t>
      </w:r>
      <w:r w:rsidR="000A0744">
        <w:rPr>
          <w:rFonts w:ascii="Times New Roman" w:hAnsi="Times New Roman" w:cs="Times New Roman"/>
          <w:sz w:val="20"/>
          <w:szCs w:val="20"/>
        </w:rPr>
        <w:t>ed</w:t>
      </w:r>
      <w:r w:rsidRPr="00DA49D9">
        <w:rPr>
          <w:rFonts w:ascii="Times New Roman" w:hAnsi="Times New Roman" w:cs="Times New Roman"/>
          <w:sz w:val="20"/>
          <w:szCs w:val="20"/>
        </w:rPr>
        <w:t xml:space="preserve">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RDefault="00F039D5" w:rsidP="00704994">
      <w:pPr>
        <w:spacing w:line="360" w:lineRule="auto"/>
        <w:jc w:val="both"/>
        <w:rPr>
          <w:rFonts w:ascii="Times New Roman" w:hAnsi="Times New Roman" w:cs="Times New Roman"/>
          <w:sz w:val="20"/>
          <w:szCs w:val="20"/>
        </w:rPr>
      </w:pPr>
    </w:p>
    <w:p w14:paraId="34F154B6" w14:textId="77777777" w:rsidR="00C41D2D" w:rsidRDefault="00C41D2D" w:rsidP="00704994">
      <w:pPr>
        <w:spacing w:line="360" w:lineRule="auto"/>
        <w:jc w:val="both"/>
        <w:rPr>
          <w:rFonts w:ascii="Times New Roman" w:hAnsi="Times New Roman" w:cs="Times New Roman"/>
          <w:sz w:val="20"/>
          <w:szCs w:val="20"/>
        </w:rPr>
      </w:pPr>
    </w:p>
    <w:p w14:paraId="56C09F7E" w14:textId="5D9F658D" w:rsidR="00DB7F16" w:rsidRPr="00265F51" w:rsidRDefault="005639F3" w:rsidP="00F42F4A">
      <w:pPr>
        <w:spacing w:before="240" w:after="240" w:line="480" w:lineRule="auto"/>
        <w:jc w:val="both"/>
        <w:rPr>
          <w:rFonts w:ascii="Times New Roman" w:eastAsia="Times New Roman" w:hAnsi="Times New Roman" w:cs="Times New Roman"/>
          <w:b/>
        </w:rPr>
      </w:pPr>
      <w:commentRangeStart w:id="0"/>
      <w:r w:rsidRPr="00265F51">
        <w:rPr>
          <w:rFonts w:ascii="Times New Roman" w:eastAsia="Times New Roman" w:hAnsi="Times New Roman" w:cs="Times New Roman"/>
          <w:b/>
        </w:rPr>
        <w:lastRenderedPageBreak/>
        <w:t>Background</w:t>
      </w:r>
      <w:commentRangeEnd w:id="0"/>
      <w:r w:rsidR="0075559F">
        <w:rPr>
          <w:rStyle w:val="CommentReference"/>
        </w:rPr>
        <w:commentReference w:id="0"/>
      </w:r>
    </w:p>
    <w:p w14:paraId="43E78D0D" w14:textId="34591775" w:rsidR="001179A0" w:rsidRDefault="001179A0" w:rsidP="00B56C8D">
      <w:pPr>
        <w:spacing w:before="240" w:after="240" w:line="480" w:lineRule="auto"/>
        <w:jc w:val="both"/>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globally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Content>
          <w:r w:rsidRPr="00A57CD9">
            <w:rPr>
              <w:rFonts w:ascii="Times New Roman" w:eastAsia="Times New Roman" w:hAnsi="Times New Roman" w:cs="Times New Roman"/>
              <w:color w:val="000000"/>
            </w:rPr>
            <w:t>(1–3)</w:t>
          </w:r>
        </w:sdtContent>
      </w:sdt>
      <w:r w:rsidRPr="00F749BC">
        <w:rPr>
          <w:rFonts w:ascii="Times New Roman" w:eastAsia="Times New Roman" w:hAnsi="Times New Roman" w:cs="Times New Roman"/>
          <w:color w:val="000000"/>
        </w:rPr>
        <w:t>. COVID-19 symptoms range from mild to critical, with ICU admission rates varying widely, from 5% to 32% globally</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1962331757"/>
          <w:placeholder>
            <w:docPart w:val="602B1083841944FF9B8FC238EDE56F03"/>
          </w:placeholder>
        </w:sdtPr>
        <w:sdtContent>
          <w:r w:rsidRPr="00A57CD9">
            <w:rPr>
              <w:rFonts w:ascii="Times New Roman" w:eastAsia="Times New Roman" w:hAnsi="Times New Roman" w:cs="Times New Roman"/>
              <w:color w:val="000000"/>
            </w:rPr>
            <w:t>(4</w:t>
          </w:r>
          <w:r w:rsidR="00785E83" w:rsidRPr="00A57CD9">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281571380"/>
          <w:placeholder>
            <w:docPart w:val="FB8CA347059049D79C2964EB1A1378E2"/>
          </w:placeholder>
        </w:sdtPr>
        <w:sdtContent>
          <w:r w:rsidRPr="00A57CD9">
            <w:rPr>
              <w:rFonts w:ascii="Times New Roman" w:eastAsia="Times New Roman" w:hAnsi="Times New Roman" w:cs="Times New Roman"/>
              <w:color w:val="000000"/>
            </w:rPr>
            <w:t>6)</w:t>
          </w:r>
        </w:sdtContent>
      </w:sdt>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not survive </w:t>
      </w:r>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039664551"/>
          <w:placeholder>
            <w:docPart w:val="486BB00DCC7E44BCBE3E0D9F1E9E9D30"/>
          </w:placeholder>
        </w:sdtPr>
        <w:sdtContent>
          <w:r w:rsidRPr="00A57CD9">
            <w:rPr>
              <w:rFonts w:ascii="Times New Roman" w:eastAsia="Times New Roman" w:hAnsi="Times New Roman" w:cs="Times New Roman"/>
              <w:color w:val="000000"/>
            </w:rPr>
            <w:t>(7,8)</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like Chicago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373150956"/>
          <w:placeholder>
            <w:docPart w:val="A845C9CB662D48B0A0B2C18C769A68E4"/>
          </w:placeholder>
        </w:sdtPr>
        <w:sdtContent>
          <w:r w:rsidRPr="00A57CD9">
            <w:rPr>
              <w:rFonts w:ascii="Times New Roman" w:eastAsia="Times New Roman" w:hAnsi="Times New Roman" w:cs="Times New Roman"/>
              <w:color w:val="000000"/>
            </w:rPr>
            <w:t>(9)</w:t>
          </w:r>
        </w:sdtContent>
      </w:sdt>
      <w:r w:rsidRPr="001C08AA">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611894155"/>
          <w:placeholder>
            <w:docPart w:val="9E51A276845744929B46222F56DB95D6"/>
          </w:placeholder>
        </w:sdtPr>
        <w:sdtContent>
          <w:r w:rsidRPr="00A57CD9">
            <w:rPr>
              <w:rFonts w:ascii="Times New Roman" w:eastAsia="Times New Roman" w:hAnsi="Times New Roman" w:cs="Times New Roman"/>
              <w:color w:val="000000"/>
            </w:rPr>
            <w:t>(10)</w:t>
          </w:r>
        </w:sdtContent>
      </w:sdt>
      <w:r w:rsidRPr="00DF5812">
        <w:rPr>
          <w:rFonts w:ascii="Times New Roman" w:eastAsia="Times New Roman" w:hAnsi="Times New Roman" w:cs="Times New Roman"/>
        </w:rPr>
        <w:t>.</w:t>
      </w:r>
      <w:r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vaccinated individuals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858379667"/>
          <w:placeholder>
            <w:docPart w:val="31EA1A0EB2C34F9D95C642055382166C"/>
          </w:placeholder>
        </w:sdtPr>
        <w:sdtContent>
          <w:r w:rsidRPr="00A57CD9">
            <w:rPr>
              <w:rFonts w:ascii="Times New Roman" w:eastAsia="Times New Roman" w:hAnsi="Times New Roman" w:cs="Times New Roman"/>
              <w:color w:val="000000"/>
            </w:rPr>
            <w:t>(11–19)</w:t>
          </w:r>
        </w:sdtContent>
      </w:sdt>
      <w:r w:rsidRPr="00B32D51">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24DD4A2C" w:rsidR="006D1F07" w:rsidRDefault="00ED50D9" w:rsidP="006D1F07">
      <w:pPr>
        <w:spacing w:after="0" w:line="480" w:lineRule="auto"/>
        <w:jc w:val="both"/>
        <w:rPr>
          <w:rFonts w:ascii="Times New Roman" w:hAnsi="Times New Roman" w:cs="Times New Roman"/>
          <w:color w:val="000000"/>
        </w:rPr>
      </w:pPr>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 risks</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454693453"/>
          <w:placeholder>
            <w:docPart w:val="5E3E558281684EABA55D24FB27EF03C6"/>
          </w:placeholder>
        </w:sdtPr>
        <w:sdtContent>
          <w:r w:rsidRPr="00A57CD9">
            <w:rPr>
              <w:rFonts w:ascii="Times New Roman" w:hAnsi="Times New Roman" w:cs="Times New Roman"/>
              <w:color w:val="000000"/>
            </w:rPr>
            <w:t>(20</w:t>
          </w:r>
        </w:sdtContent>
      </w:sdt>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735500139"/>
          <w:placeholder>
            <w:docPart w:val="2D15B18303BF49CEADB788E22EB1DB56"/>
          </w:placeholder>
        </w:sdtPr>
        <w:sdtContent>
          <w:r w:rsidRPr="00A57CD9">
            <w:rPr>
              <w:rFonts w:ascii="Times New Roman" w:hAnsi="Times New Roman" w:cs="Times New Roman"/>
              <w:color w:val="000000"/>
            </w:rPr>
            <w:t>–26)</w:t>
          </w:r>
        </w:sdtContent>
      </w:sdt>
      <w:r w:rsidRPr="00ED50D9">
        <w:rPr>
          <w:rFonts w:ascii="Times New Roman" w:eastAsia="Times New Roman" w:hAnsi="Times New Roman" w:cs="Times New Roman"/>
          <w:color w:val="000000"/>
        </w:rPr>
        <w:t>. Studies show a strong link between COVID-19 outcomes and the area deprivation index (ADI), a measure of social disadvantage</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524471346"/>
          <w:placeholder>
            <w:docPart w:val="EAE09F6B1DBF464EB963001FF9E1143E"/>
          </w:placeholder>
        </w:sdtPr>
        <w:sdtContent>
          <w:r w:rsidRPr="00A57CD9">
            <w:rPr>
              <w:rFonts w:ascii="Times New Roman" w:hAnsi="Times New Roman" w:cs="Times New Roman"/>
              <w:color w:val="000000"/>
            </w:rPr>
            <w:t>(27–30)</w:t>
          </w:r>
        </w:sdtContent>
      </w:sdt>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affected areas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483653687"/>
          <w:placeholder>
            <w:docPart w:val="13372F93E4634CFCA2C736174C92F06E"/>
          </w:placeholder>
        </w:sdtPr>
        <w:sdtContent>
          <w:r w:rsidRPr="00A57CD9">
            <w:rPr>
              <w:rFonts w:ascii="Times New Roman" w:hAnsi="Times New Roman" w:cs="Times New Roman"/>
              <w:color w:val="000000"/>
            </w:rPr>
            <w:t>(31)</w:t>
          </w:r>
        </w:sdtContent>
      </w:sdt>
      <w:r w:rsidRPr="00D656F0">
        <w:rPr>
          <w:rFonts w:ascii="Times New Roman" w:hAnsi="Times New Roman" w:cs="Times New Roman"/>
          <w:color w:val="000000"/>
        </w:rPr>
        <w:t xml:space="preserve">. </w:t>
      </w:r>
      <w:r w:rsidR="006D1F07" w:rsidRPr="006D1F07">
        <w:rPr>
          <w:rFonts w:ascii="Times New Roman" w:hAnsi="Times New Roman" w:cs="Times New Roman"/>
          <w:color w:val="000000"/>
        </w:rPr>
        <w:t>Targeted testing programs are essential for reducing adverse health outcomes in such populations.</w:t>
      </w:r>
    </w:p>
    <w:p w14:paraId="6707103D" w14:textId="67D755FB" w:rsidR="00A85DA6" w:rsidRDefault="00995FF3" w:rsidP="00995FF3">
      <w:pPr>
        <w:spacing w:after="0" w:line="480" w:lineRule="auto"/>
        <w:jc w:val="both"/>
        <w:rPr>
          <w:rFonts w:ascii="Times New Roman" w:eastAsia="Times New Roman" w:hAnsi="Times New Roman" w:cs="Times New Roman"/>
        </w:rPr>
      </w:pPr>
      <w:r w:rsidRPr="00995FF3">
        <w:rPr>
          <w:rFonts w:ascii="Times New Roman" w:eastAsia="Times New Roman" w:hAnsi="Times New Roman" w:cs="Times New Roman"/>
          <w:color w:val="000000"/>
        </w:rPr>
        <w:t>One example is the University of Illinois System’s SHIELD Illinois testing program, which provides innovative saliva-based COVID-19 tests to K-12 schools, colleges, universities, businesses, and community centers across Illinois</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Content>
          <w:r w:rsidR="00A57CD9" w:rsidRPr="00A57CD9">
            <w:rPr>
              <w:rFonts w:ascii="Times New Roman" w:eastAsia="Times New Roman" w:hAnsi="Times New Roman" w:cs="Times New Roman"/>
              <w:color w:val="000000"/>
            </w:rPr>
            <w:t>(32)</w:t>
          </w:r>
        </w:sdtContent>
      </w:sdt>
      <w:r w:rsidR="0086270A" w:rsidRPr="006B10F8">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Content>
          <w:r w:rsidR="00A57CD9" w:rsidRPr="00A57CD9">
            <w:rPr>
              <w:rFonts w:ascii="Times New Roman" w:eastAsia="Times New Roman" w:hAnsi="Times New Roman" w:cs="Times New Roman"/>
              <w:color w:val="000000"/>
            </w:rPr>
            <w:t>(33)</w:t>
          </w:r>
        </w:sdtContent>
      </w:sdt>
      <w:r w:rsidR="00A85DA6" w:rsidRPr="00D656F0">
        <w:rPr>
          <w:rFonts w:ascii="Times New Roman" w:eastAsia="Times New Roman" w:hAnsi="Times New Roman" w:cs="Times New Roman"/>
        </w:rPr>
        <w:t xml:space="preserve">. While the program has </w:t>
      </w:r>
      <w:r w:rsidR="00A85DA6" w:rsidRPr="00D656F0">
        <w:rPr>
          <w:rFonts w:ascii="Times New Roman" w:eastAsia="Times New Roman" w:hAnsi="Times New Roman" w:cs="Times New Roman"/>
        </w:rPr>
        <w:lastRenderedPageBreak/>
        <w:t xml:space="preserve">successfully increased testing rates across Illinois, its effectiveness in improving </w:t>
      </w:r>
      <w:sdt>
        <w:sdtPr>
          <w:tag w:val="goog_rdk_48"/>
          <w:id w:val="-1192143786"/>
        </w:sdt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Pr="00B56C8D" w:rsidRDefault="00257448" w:rsidP="00451187">
      <w:pPr>
        <w:spacing w:after="0" w:line="480" w:lineRule="auto"/>
        <w:jc w:val="both"/>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000000" w:rsidP="00F42F4A">
      <w:pPr>
        <w:spacing w:before="240" w:after="240" w:line="480" w:lineRule="auto"/>
        <w:jc w:val="both"/>
        <w:rPr>
          <w:rFonts w:ascii="Times New Roman" w:eastAsia="Times New Roman" w:hAnsi="Times New Roman" w:cs="Times New Roman"/>
          <w:b/>
        </w:rPr>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427DFABC"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A57CD9" w:rsidRPr="00A57CD9">
            <w:rPr>
              <w:rFonts w:ascii="Times New Roman" w:eastAsia="Times New Roman" w:hAnsi="Times New Roman" w:cs="Times New Roman"/>
              <w:color w:val="000000"/>
            </w:rPr>
            <w:t>(34,35)</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lastRenderedPageBreak/>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 xml:space="preserve">Selecting the top 25% helps to reduce noise in the dataset by </w:t>
      </w:r>
      <w:commentRangeStart w:id="1"/>
      <w:r w:rsidR="00E311C4" w:rsidRPr="00AA2F2F">
        <w:rPr>
          <w:rFonts w:ascii="Times New Roman" w:eastAsia="Times New Roman" w:hAnsi="Times New Roman" w:cs="Times New Roman"/>
        </w:rPr>
        <w:t>excluding zip codes with lower patient volumes</w:t>
      </w:r>
      <w:commentRangeEnd w:id="1"/>
      <w:r w:rsidR="00470C50">
        <w:rPr>
          <w:rStyle w:val="CommentReference"/>
        </w:rPr>
        <w:commentReference w:id="1"/>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3964267A" w:rsidR="00743DF7" w:rsidRDefault="00BD0CD7">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060F3B0" wp14:editId="3FE7133F">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p>
    <w:p w14:paraId="0000001E" w14:textId="62B807BD"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Data </w:t>
      </w:r>
      <w:r w:rsidR="0099783A">
        <w:rPr>
          <w:rFonts w:ascii="Times New Roman" w:eastAsia="Times New Roman" w:hAnsi="Times New Roman" w:cs="Times New Roman"/>
          <w:sz w:val="18"/>
          <w:szCs w:val="18"/>
        </w:rPr>
        <w:t xml:space="preserve">Exclusion </w:t>
      </w:r>
      <w:r>
        <w:rPr>
          <w:rFonts w:ascii="Times New Roman" w:eastAsia="Times New Roman" w:hAnsi="Times New Roman" w:cs="Times New Roman"/>
          <w:sz w:val="18"/>
          <w:szCs w:val="18"/>
        </w:rPr>
        <w:t>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32A76B05">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540BDFD9" w14:textId="490DBA45"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lastRenderedPageBreak/>
        <w:t xml:space="preserve">Independent </w:t>
      </w:r>
      <w:r w:rsidR="00470C50" w:rsidRPr="00B56C8D">
        <w:rPr>
          <w:rFonts w:asciiTheme="majorBidi" w:hAnsiTheme="majorBidi" w:cstheme="majorBidi"/>
          <w:b/>
          <w:bCs/>
        </w:rPr>
        <w:t>variable</w:t>
      </w:r>
      <w:r w:rsidRPr="00B56C8D">
        <w:rPr>
          <w:rFonts w:asciiTheme="majorBidi" w:hAnsiTheme="majorBidi" w:cstheme="majorBidi"/>
          <w:b/>
          <w:bCs/>
        </w:rPr>
        <w:t>s</w:t>
      </w:r>
    </w:p>
    <w:p w14:paraId="0333A21D" w14:textId="10C853B2" w:rsidR="00D068FC" w:rsidRPr="00AA2F2F" w:rsidRDefault="00470C50" w:rsidP="00F42F4A">
      <w:pP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rPr>
        <w:t>Area deprivation index</w:t>
      </w:r>
      <w:ins w:id="2" w:author="Wozniak, Amy" w:date="2024-12-09T16:25:00Z">
        <w:r w:rsidR="00E21ACD">
          <w:rPr>
            <w:rFonts w:ascii="Times New Roman" w:eastAsia="Times New Roman" w:hAnsi="Times New Roman" w:cs="Times New Roman"/>
          </w:rPr>
          <w:t xml:space="preserve"> (ADI)</w:t>
        </w:r>
      </w:ins>
      <w:r>
        <w:rPr>
          <w:rFonts w:ascii="Times New Roman" w:eastAsia="Times New Roman" w:hAnsi="Times New Roman" w:cs="Times New Roman"/>
        </w:rPr>
        <w:t xml:space="preserve"> </w:t>
      </w:r>
      <w:ins w:id="3" w:author="Wozniak, Amy" w:date="2024-12-09T16:25:00Z">
        <w:r w:rsidR="00E21ACD">
          <w:rPr>
            <w:rFonts w:ascii="Times New Roman" w:eastAsia="Times New Roman" w:hAnsi="Times New Roman" w:cs="Times New Roman"/>
          </w:rPr>
          <w:t>is an</w:t>
        </w:r>
      </w:ins>
      <w:del w:id="4" w:author="Wozniak, Amy" w:date="2024-12-09T16:25:00Z">
        <w:r w:rsidR="001A7FC6" w:rsidRPr="00AA2F2F" w:rsidDel="00E21ACD">
          <w:rPr>
            <w:rFonts w:ascii="Times New Roman" w:eastAsia="Times New Roman" w:hAnsi="Times New Roman" w:cs="Times New Roman"/>
          </w:rPr>
          <w:delText>This</w:delText>
        </w:r>
      </w:del>
      <w:r w:rsidR="001A7FC6" w:rsidRPr="00AA2F2F">
        <w:rPr>
          <w:rFonts w:ascii="Times New Roman" w:eastAsia="Times New Roman" w:hAnsi="Times New Roman" w:cs="Times New Roman"/>
        </w:rPr>
        <w:t xml:space="preserve"> index </w:t>
      </w:r>
      <w:ins w:id="5" w:author="Wozniak, Amy" w:date="2024-12-09T16:25:00Z">
        <w:r w:rsidR="00E21ACD">
          <w:rPr>
            <w:rFonts w:ascii="Times New Roman" w:eastAsia="Times New Roman" w:hAnsi="Times New Roman" w:cs="Times New Roman"/>
          </w:rPr>
          <w:t xml:space="preserve">that </w:t>
        </w:r>
      </w:ins>
      <w:r w:rsidR="001A7FC6" w:rsidRPr="00AA2F2F">
        <w:rPr>
          <w:rFonts w:ascii="Times New Roman" w:eastAsia="Times New Roman" w:hAnsi="Times New Roman" w:cs="Times New Roman"/>
        </w:rPr>
        <w:t xml:space="preserve">uses publicly available data to assess factors such as income, education, employment, and housing quality. </w:t>
      </w:r>
      <w:r w:rsidR="00F754AE" w:rsidRPr="00AA2F2F">
        <w:rPr>
          <w:rFonts w:ascii="Times New Roman" w:eastAsia="Times New Roman" w:hAnsi="Times New Roman" w:cs="Times New Roman"/>
        </w:rPr>
        <w:t>ADI</w:t>
      </w:r>
      <w:r w:rsidR="001A7FC6"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Content>
          <w:r w:rsidR="00A57CD9" w:rsidRPr="00A57CD9">
            <w:rPr>
              <w:rFonts w:ascii="Times New Roman" w:eastAsia="Times New Roman" w:hAnsi="Times New Roman" w:cs="Times New Roman"/>
              <w:color w:val="000000"/>
            </w:rPr>
            <w:t>(36)</w:t>
          </w:r>
        </w:sdtContent>
      </w:sdt>
      <w:r w:rsidR="001A7FC6"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Content>
          <w:r w:rsidR="00A57CD9" w:rsidRPr="00A57CD9">
            <w:rPr>
              <w:rFonts w:ascii="Times New Roman" w:eastAsia="Times New Roman" w:hAnsi="Times New Roman" w:cs="Times New Roman"/>
              <w:color w:val="000000"/>
            </w:rPr>
            <w:t>(37,38)</w:t>
          </w:r>
        </w:sdtContent>
      </w:sdt>
      <w:r w:rsidR="001A7FC6" w:rsidRPr="00AA2F2F">
        <w:rPr>
          <w:rFonts w:ascii="Times New Roman" w:eastAsia="Times New Roman" w:hAnsi="Times New Roman" w:cs="Times New Roman"/>
        </w:rPr>
        <w:t xml:space="preserve">. </w:t>
      </w:r>
      <w:r w:rsidR="001A7FC6" w:rsidRPr="00AA2F2F">
        <w:rPr>
          <w:rFonts w:ascii="Times New Roman" w:eastAsia="Times New Roman" w:hAnsi="Times New Roman" w:cs="Times New Roman"/>
          <w:color w:val="000000"/>
        </w:rPr>
        <w:t xml:space="preserve">We consider </w:t>
      </w:r>
      <w:r w:rsidR="001A7FC6">
        <w:rPr>
          <w:rFonts w:ascii="Times New Roman" w:eastAsia="Times New Roman" w:hAnsi="Times New Roman" w:cs="Times New Roman"/>
          <w:color w:val="000000"/>
        </w:rPr>
        <w:t>low</w:t>
      </w:r>
      <w:r w:rsidR="001A7FC6" w:rsidRPr="00AA2F2F">
        <w:rPr>
          <w:rFonts w:ascii="Times New Roman" w:eastAsia="Times New Roman" w:hAnsi="Times New Roman" w:cs="Times New Roman"/>
          <w:color w:val="000000"/>
        </w:rPr>
        <w:t xml:space="preserve"> disadvantaged zip codes to be scores 1 through 4 </w:t>
      </w:r>
      <w:commentRangeStart w:id="6"/>
      <w:del w:id="7" w:author="Wozniak, Amy" w:date="2024-12-09T16:26:00Z">
        <w:r w:rsidR="001A7FC6" w:rsidRPr="00AA2F2F" w:rsidDel="002F241F">
          <w:rPr>
            <w:rFonts w:ascii="Times New Roman" w:eastAsia="Times New Roman" w:hAnsi="Times New Roman" w:cs="Times New Roman"/>
            <w:color w:val="000000"/>
          </w:rPr>
          <w:delText>(</w:delText>
        </w:r>
        <w:r w:rsidR="001A7FC6" w:rsidRPr="00AA2F2F" w:rsidDel="002F241F">
          <w:rPr>
            <w:rFonts w:ascii="Times New Roman" w:eastAsia="Times New Roman" w:hAnsi="Times New Roman" w:cs="Times New Roman"/>
            <w:i/>
            <w:iCs/>
            <w:color w:val="000000"/>
          </w:rPr>
          <w:delText>N = 86</w:delText>
        </w:r>
        <w:r w:rsidR="001A7FC6" w:rsidRPr="00AA2F2F" w:rsidDel="002F241F">
          <w:rPr>
            <w:rFonts w:ascii="Times New Roman" w:eastAsia="Times New Roman" w:hAnsi="Times New Roman" w:cs="Times New Roman"/>
            <w:color w:val="000000"/>
          </w:rPr>
          <w:delText xml:space="preserve">) </w:delText>
        </w:r>
      </w:del>
      <w:commentRangeEnd w:id="6"/>
      <w:r w:rsidR="002F241F">
        <w:rPr>
          <w:rStyle w:val="CommentReference"/>
        </w:rPr>
        <w:commentReference w:id="6"/>
      </w:r>
      <w:r w:rsidR="001A7FC6" w:rsidRPr="00AA2F2F">
        <w:rPr>
          <w:rFonts w:ascii="Times New Roman" w:eastAsia="Times New Roman" w:hAnsi="Times New Roman" w:cs="Times New Roman"/>
          <w:color w:val="000000"/>
        </w:rPr>
        <w:t xml:space="preserve">and high disadvantaged zip codes to be </w:t>
      </w:r>
      <w:r w:rsidR="001A7FC6" w:rsidRPr="00F42F4A">
        <w:rPr>
          <w:rFonts w:ascii="Times New Roman" w:eastAsia="Times New Roman" w:hAnsi="Times New Roman" w:cs="Times New Roman"/>
        </w:rPr>
        <w:t>scores</w:t>
      </w:r>
      <w:r w:rsidR="001A7FC6" w:rsidRPr="00AA2F2F">
        <w:rPr>
          <w:rFonts w:ascii="Times New Roman" w:eastAsia="Times New Roman" w:hAnsi="Times New Roman" w:cs="Times New Roman"/>
          <w:color w:val="000000"/>
        </w:rPr>
        <w:t xml:space="preserve"> 5 through 9 </w:t>
      </w:r>
      <w:del w:id="8" w:author="Wozniak, Amy" w:date="2024-12-09T16:26:00Z">
        <w:r w:rsidR="001A7FC6" w:rsidRPr="00AA2F2F" w:rsidDel="002F241F">
          <w:rPr>
            <w:rFonts w:ascii="Times New Roman" w:eastAsia="Times New Roman" w:hAnsi="Times New Roman" w:cs="Times New Roman"/>
            <w:color w:val="000000"/>
          </w:rPr>
          <w:delText>(</w:delText>
        </w:r>
        <w:r w:rsidR="001A7FC6" w:rsidRPr="00AA2F2F" w:rsidDel="002F241F">
          <w:rPr>
            <w:rFonts w:ascii="Times New Roman" w:eastAsia="Times New Roman" w:hAnsi="Times New Roman" w:cs="Times New Roman"/>
            <w:i/>
            <w:iCs/>
            <w:color w:val="000000"/>
          </w:rPr>
          <w:delText>N = 61</w:delText>
        </w:r>
        <w:r w:rsidR="001A7FC6" w:rsidRPr="00AA2F2F" w:rsidDel="002F241F">
          <w:rPr>
            <w:rFonts w:ascii="Times New Roman" w:eastAsia="Times New Roman" w:hAnsi="Times New Roman" w:cs="Times New Roman"/>
            <w:color w:val="000000"/>
          </w:rPr>
          <w:delText xml:space="preserve">) </w:delText>
        </w:r>
      </w:del>
      <w:r w:rsidR="001A7FC6" w:rsidRPr="00AA2F2F">
        <w:rPr>
          <w:rFonts w:ascii="Times New Roman" w:eastAsia="Times New Roman" w:hAnsi="Times New Roman" w:cs="Times New Roman"/>
          <w:color w:val="000000"/>
        </w:rPr>
        <w:t xml:space="preserve">based on socioeconomic factors </w:t>
      </w:r>
      <w:sdt>
        <w:sdtPr>
          <w:rPr>
            <w:rFonts w:ascii="Times New Roman" w:eastAsia="Times New Roman" w:hAnsi="Times New Roman" w:cs="Times New Roman"/>
            <w:color w:val="000000"/>
          </w:rPr>
          <w:tag w:val="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Content>
          <w:r w:rsidR="00A57CD9" w:rsidRPr="00A57CD9">
            <w:rPr>
              <w:rFonts w:ascii="Times New Roman" w:eastAsia="Times New Roman" w:hAnsi="Times New Roman" w:cs="Times New Roman"/>
              <w:color w:val="000000"/>
            </w:rPr>
            <w:t>(37)</w:t>
          </w:r>
        </w:sdtContent>
      </w:sdt>
      <w:r w:rsidR="001A7FC6" w:rsidRPr="00AA2F2F">
        <w:rPr>
          <w:rFonts w:ascii="Times New Roman" w:eastAsia="Times New Roman" w:hAnsi="Times New Roman" w:cs="Times New Roman"/>
          <w:color w:val="000000"/>
        </w:rPr>
        <w:t>.</w:t>
      </w:r>
      <w:r w:rsidR="001A7FC6">
        <w:rPr>
          <w:rFonts w:ascii="Times New Roman" w:eastAsia="Times New Roman" w:hAnsi="Times New Roman" w:cs="Times New Roman"/>
        </w:rPr>
        <w:t xml:space="preserve"> </w:t>
      </w:r>
    </w:p>
    <w:p w14:paraId="482CF49C" w14:textId="77777777"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t>Number of SHIELD test centers</w:t>
      </w:r>
    </w:p>
    <w:p w14:paraId="41A39A72" w14:textId="5DABF6F7" w:rsidR="00F84E16" w:rsidRPr="00DA49D9" w:rsidRDefault="001A7FC6" w:rsidP="00F42F4A">
      <w:pPr>
        <w:spacing w:after="0" w:line="480" w:lineRule="auto"/>
        <w:jc w:val="both"/>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Change w:id="9">
          <w:tblGrid>
            <w:gridCol w:w="1576"/>
            <w:gridCol w:w="1394"/>
            <w:gridCol w:w="1231"/>
            <w:gridCol w:w="2544"/>
            <w:gridCol w:w="1276"/>
            <w:gridCol w:w="1399"/>
          </w:tblGrid>
        </w:tblGridChange>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lastRenderedPageBreak/>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B42CA6">
        <w:tblPrEx>
          <w:tblW w:w="9420" w:type="dxa"/>
          <w:tblBorders>
            <w:left w:val="none" w:sz="0" w:space="0" w:color="auto"/>
            <w:right w:val="none" w:sz="0" w:space="0" w:color="auto"/>
            <w:insideH w:val="none" w:sz="0" w:space="0" w:color="auto"/>
            <w:insideV w:val="none" w:sz="0" w:space="0" w:color="auto"/>
          </w:tblBorders>
          <w:tblPrExChange w:id="10" w:author="Kasaie Sharifi, Seyed Alireza" w:date="2024-12-10T17:40:00Z" w16du:dateUtc="2024-12-10T23:40:00Z">
            <w:tblPrEx>
              <w:tblW w:w="9420" w:type="dxa"/>
              <w:tblBorders>
                <w:left w:val="none" w:sz="0" w:space="0" w:color="auto"/>
                <w:right w:val="none" w:sz="0" w:space="0" w:color="auto"/>
                <w:insideH w:val="none" w:sz="0" w:space="0" w:color="auto"/>
                <w:insideV w:val="none" w:sz="0" w:space="0" w:color="auto"/>
              </w:tblBorders>
            </w:tblPrEx>
          </w:tblPrExChange>
        </w:tblPrEx>
        <w:trPr>
          <w:trHeight w:val="440"/>
          <w:trPrChange w:id="11" w:author="Kasaie Sharifi, Seyed Alireza" w:date="2024-12-10T17:40:00Z" w16du:dateUtc="2024-12-10T23:40:00Z">
            <w:trPr>
              <w:trHeight w:val="440"/>
            </w:trPr>
          </w:trPrChange>
        </w:trPr>
        <w:tc>
          <w:tcPr>
            <w:tcW w:w="1576" w:type="dxa"/>
            <w:tcBorders>
              <w:bottom w:val="single" w:sz="4" w:space="0" w:color="auto"/>
            </w:tcBorders>
            <w:noWrap/>
            <w:hideMark/>
            <w:tcPrChange w:id="12" w:author="Kasaie Sharifi, Seyed Alireza" w:date="2024-12-10T17:40:00Z" w16du:dateUtc="2024-12-10T23:40:00Z">
              <w:tcPr>
                <w:tcW w:w="1576" w:type="dxa"/>
                <w:tcBorders>
                  <w:bottom w:val="single" w:sz="4" w:space="0" w:color="auto"/>
                </w:tcBorders>
                <w:noWrap/>
                <w:hideMark/>
              </w:tcPr>
            </w:tcPrChange>
          </w:tcPr>
          <w:p w14:paraId="169DDFB0" w14:textId="1C453426" w:rsidR="004F036C" w:rsidRPr="000627D5" w:rsidRDefault="002102A1" w:rsidP="00704994">
            <w:pPr>
              <w:rPr>
                <w:rFonts w:ascii="Times New Roman" w:eastAsia="Times New Roman" w:hAnsi="Times New Roman" w:cs="Times New Roman"/>
                <w:color w:val="000000"/>
                <w:sz w:val="16"/>
                <w:szCs w:val="16"/>
              </w:rPr>
            </w:pPr>
            <w:commentRangeStart w:id="13"/>
            <w:commentRangeStart w:id="14"/>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Change w:id="15" w:author="Kasaie Sharifi, Seyed Alireza" w:date="2024-12-10T17:40:00Z" w16du:dateUtc="2024-12-10T23:40:00Z">
              <w:tcPr>
                <w:tcW w:w="1394" w:type="dxa"/>
                <w:tcBorders>
                  <w:bottom w:val="single" w:sz="4" w:space="0" w:color="auto"/>
                </w:tcBorders>
                <w:noWrap/>
                <w:hideMark/>
              </w:tcPr>
            </w:tcPrChange>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Change w:id="16" w:author="Kasaie Sharifi, Seyed Alireza" w:date="2024-12-10T17:40:00Z" w16du:dateUtc="2024-12-10T23:40:00Z">
              <w:tcPr>
                <w:tcW w:w="1231" w:type="dxa"/>
                <w:tcBorders>
                  <w:bottom w:val="single" w:sz="4" w:space="0" w:color="auto"/>
                </w:tcBorders>
                <w:noWrap/>
                <w:hideMark/>
              </w:tcPr>
            </w:tcPrChange>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Change w:id="17" w:author="Kasaie Sharifi, Seyed Alireza" w:date="2024-12-10T17:40:00Z" w16du:dateUtc="2024-12-10T23:40:00Z">
              <w:tcPr>
                <w:tcW w:w="2544" w:type="dxa"/>
                <w:tcBorders>
                  <w:bottom w:val="single" w:sz="4" w:space="0" w:color="auto"/>
                </w:tcBorders>
                <w:hideMark/>
              </w:tcPr>
            </w:tcPrChange>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tcPrChange w:id="18" w:author="Kasaie Sharifi, Seyed Alireza" w:date="2024-12-10T17:40:00Z" w16du:dateUtc="2024-12-10T23:40:00Z">
              <w:tcPr>
                <w:tcW w:w="1276" w:type="dxa"/>
                <w:tcBorders>
                  <w:bottom w:val="single" w:sz="4" w:space="0" w:color="auto"/>
                </w:tcBorders>
                <w:noWrap/>
              </w:tcPr>
            </w:tcPrChange>
          </w:tcPr>
          <w:p w14:paraId="1FB62A9A" w14:textId="4F8799B6" w:rsidR="004F036C" w:rsidDel="00B42CA6" w:rsidRDefault="00B42CA6" w:rsidP="00704994">
            <w:pPr>
              <w:jc w:val="center"/>
              <w:rPr>
                <w:del w:id="19" w:author="Kasaie Sharifi, Seyed Alireza" w:date="2024-12-10T17:40:00Z" w16du:dateUtc="2024-12-10T23:40:00Z"/>
                <w:rFonts w:ascii="Times New Roman" w:eastAsia="Times New Roman" w:hAnsi="Times New Roman" w:cs="Times New Roman"/>
                <w:color w:val="000000"/>
                <w:sz w:val="16"/>
                <w:szCs w:val="16"/>
              </w:rPr>
            </w:pPr>
            <w:ins w:id="20" w:author="Kasaie Sharifi, Seyed Alireza" w:date="2024-12-10T17:40:00Z" w16du:dateUtc="2024-12-10T23:40:00Z">
              <w:r>
                <w:rPr>
                  <w:rFonts w:ascii="Times New Roman" w:eastAsia="Times New Roman" w:hAnsi="Times New Roman" w:cs="Times New Roman"/>
                  <w:color w:val="000000"/>
                  <w:sz w:val="16"/>
                  <w:szCs w:val="16"/>
                </w:rPr>
                <w:t>-</w:t>
              </w:r>
            </w:ins>
            <w:commentRangeStart w:id="21"/>
            <w:del w:id="22" w:author="Kasaie Sharifi, Seyed Alireza" w:date="2024-12-10T17:40:00Z" w16du:dateUtc="2024-12-10T23:40:00Z">
              <w:r w:rsidR="00826807" w:rsidDel="00B42CA6">
                <w:rPr>
                  <w:rFonts w:ascii="Times New Roman" w:eastAsia="Times New Roman" w:hAnsi="Times New Roman" w:cs="Times New Roman"/>
                  <w:color w:val="000000"/>
                  <w:sz w:val="16"/>
                  <w:szCs w:val="16"/>
                </w:rPr>
                <w:delText>3.00</w:delText>
              </w:r>
              <w:r w:rsidR="00D55AB0" w:rsidDel="00B42CA6">
                <w:rPr>
                  <w:rFonts w:ascii="Times New Roman" w:eastAsia="Times New Roman" w:hAnsi="Times New Roman" w:cs="Times New Roman"/>
                  <w:color w:val="000000"/>
                  <w:sz w:val="16"/>
                  <w:szCs w:val="16"/>
                </w:rPr>
                <w:delText xml:space="preserve"> </w:delText>
              </w:r>
              <w:r w:rsidR="00040CE6" w:rsidDel="00B42CA6">
                <w:rPr>
                  <w:rFonts w:ascii="Times New Roman" w:eastAsia="Times New Roman" w:hAnsi="Times New Roman" w:cs="Times New Roman"/>
                  <w:color w:val="000000"/>
                  <w:sz w:val="16"/>
                  <w:szCs w:val="16"/>
                </w:rPr>
                <w:delText>(low ADI)</w:delText>
              </w:r>
            </w:del>
          </w:p>
          <w:p w14:paraId="0FEAD82C" w14:textId="75101929" w:rsidR="00040CE6" w:rsidRPr="000627D5" w:rsidRDefault="00E110E8" w:rsidP="00704994">
            <w:pPr>
              <w:jc w:val="center"/>
              <w:rPr>
                <w:rFonts w:ascii="Times New Roman" w:eastAsia="Times New Roman" w:hAnsi="Times New Roman" w:cs="Times New Roman"/>
                <w:color w:val="000000"/>
                <w:sz w:val="16"/>
                <w:szCs w:val="16"/>
              </w:rPr>
            </w:pPr>
            <w:del w:id="23" w:author="Kasaie Sharifi, Seyed Alireza" w:date="2024-12-10T17:40:00Z" w16du:dateUtc="2024-12-10T23:40:00Z">
              <w:r w:rsidDel="00B42CA6">
                <w:rPr>
                  <w:rFonts w:ascii="Times New Roman" w:eastAsia="Times New Roman" w:hAnsi="Times New Roman" w:cs="Times New Roman"/>
                  <w:color w:val="000000"/>
                  <w:sz w:val="16"/>
                  <w:szCs w:val="16"/>
                </w:rPr>
                <w:delText>6.09 (high ADI)</w:delText>
              </w:r>
            </w:del>
          </w:p>
        </w:tc>
        <w:tc>
          <w:tcPr>
            <w:tcW w:w="1399" w:type="dxa"/>
            <w:tcBorders>
              <w:bottom w:val="single" w:sz="4" w:space="0" w:color="auto"/>
            </w:tcBorders>
            <w:noWrap/>
            <w:tcPrChange w:id="24" w:author="Kasaie Sharifi, Seyed Alireza" w:date="2024-12-10T17:40:00Z" w16du:dateUtc="2024-12-10T23:40:00Z">
              <w:tcPr>
                <w:tcW w:w="1399" w:type="dxa"/>
                <w:tcBorders>
                  <w:bottom w:val="single" w:sz="4" w:space="0" w:color="auto"/>
                </w:tcBorders>
                <w:noWrap/>
              </w:tcPr>
            </w:tcPrChange>
          </w:tcPr>
          <w:p w14:paraId="0DE2AB0F" w14:textId="44F2DD35" w:rsidR="004F036C" w:rsidDel="00B42CA6" w:rsidRDefault="00B42CA6" w:rsidP="00704994">
            <w:pPr>
              <w:jc w:val="center"/>
              <w:rPr>
                <w:del w:id="25" w:author="Kasaie Sharifi, Seyed Alireza" w:date="2024-12-10T17:40:00Z" w16du:dateUtc="2024-12-10T23:40:00Z"/>
                <w:rFonts w:ascii="Times New Roman" w:eastAsia="Times New Roman" w:hAnsi="Times New Roman" w:cs="Times New Roman"/>
                <w:color w:val="000000"/>
                <w:sz w:val="16"/>
                <w:szCs w:val="16"/>
              </w:rPr>
            </w:pPr>
            <w:ins w:id="26" w:author="Kasaie Sharifi, Seyed Alireza" w:date="2024-12-10T17:40:00Z" w16du:dateUtc="2024-12-10T23:40:00Z">
              <w:r>
                <w:rPr>
                  <w:rFonts w:ascii="Times New Roman" w:eastAsia="Times New Roman" w:hAnsi="Times New Roman" w:cs="Times New Roman"/>
                  <w:color w:val="000000"/>
                  <w:sz w:val="16"/>
                  <w:szCs w:val="16"/>
                </w:rPr>
                <w:t>-</w:t>
              </w:r>
            </w:ins>
            <w:del w:id="27" w:author="Kasaie Sharifi, Seyed Alireza" w:date="2024-12-10T17:40:00Z" w16du:dateUtc="2024-12-10T23:40:00Z">
              <w:r w:rsidR="00DA410F" w:rsidRPr="000627D5" w:rsidDel="00B42CA6">
                <w:rPr>
                  <w:rFonts w:ascii="Times New Roman" w:eastAsia="Times New Roman" w:hAnsi="Times New Roman" w:cs="Times New Roman"/>
                  <w:color w:val="000000"/>
                  <w:sz w:val="16"/>
                  <w:szCs w:val="16"/>
                </w:rPr>
                <w:delText>1.8</w:delText>
              </w:r>
              <w:r w:rsidR="001C283E" w:rsidDel="00B42CA6">
                <w:rPr>
                  <w:rFonts w:ascii="Times New Roman" w:eastAsia="Times New Roman" w:hAnsi="Times New Roman" w:cs="Times New Roman"/>
                  <w:color w:val="000000"/>
                  <w:sz w:val="16"/>
                  <w:szCs w:val="16"/>
                </w:rPr>
                <w:delText>1</w:delText>
              </w:r>
              <w:r w:rsidR="004F036C" w:rsidRPr="000627D5" w:rsidDel="00B42CA6">
                <w:rPr>
                  <w:rFonts w:ascii="Times New Roman" w:eastAsia="Times New Roman" w:hAnsi="Times New Roman" w:cs="Times New Roman"/>
                  <w:color w:val="000000"/>
                  <w:sz w:val="16"/>
                  <w:szCs w:val="16"/>
                </w:rPr>
                <w:delText> </w:delText>
              </w:r>
              <w:r w:rsidR="001C283E" w:rsidDel="00B42CA6">
                <w:rPr>
                  <w:rFonts w:ascii="Times New Roman" w:eastAsia="Times New Roman" w:hAnsi="Times New Roman" w:cs="Times New Roman"/>
                  <w:color w:val="000000"/>
                  <w:sz w:val="16"/>
                  <w:szCs w:val="16"/>
                </w:rPr>
                <w:delText>(low ADI)</w:delText>
              </w:r>
            </w:del>
          </w:p>
          <w:p w14:paraId="3F73D512" w14:textId="5BC1AA7A" w:rsidR="00FC3293" w:rsidRPr="000627D5" w:rsidRDefault="00FC3293" w:rsidP="00704994">
            <w:pPr>
              <w:jc w:val="center"/>
              <w:rPr>
                <w:rFonts w:ascii="Times New Roman" w:eastAsia="Times New Roman" w:hAnsi="Times New Roman" w:cs="Times New Roman"/>
                <w:color w:val="000000"/>
                <w:sz w:val="16"/>
                <w:szCs w:val="16"/>
              </w:rPr>
            </w:pPr>
            <w:del w:id="28" w:author="Kasaie Sharifi, Seyed Alireza" w:date="2024-12-10T17:40:00Z" w16du:dateUtc="2024-12-10T23:40:00Z">
              <w:r w:rsidDel="00B42CA6">
                <w:rPr>
                  <w:rFonts w:ascii="Times New Roman" w:eastAsia="Times New Roman" w:hAnsi="Times New Roman" w:cs="Times New Roman"/>
                  <w:color w:val="000000"/>
                  <w:sz w:val="16"/>
                  <w:szCs w:val="16"/>
                </w:rPr>
                <w:delText>1.81 (high ADI)</w:delText>
              </w:r>
              <w:commentRangeEnd w:id="21"/>
              <w:r w:rsidR="00CA2588" w:rsidDel="00B42CA6">
                <w:rPr>
                  <w:rStyle w:val="CommentReference"/>
                </w:rPr>
                <w:commentReference w:id="21"/>
              </w:r>
              <w:r w:rsidR="006755AA" w:rsidDel="00B42CA6">
                <w:rPr>
                  <w:rStyle w:val="CommentReference"/>
                </w:rPr>
                <w:commentReference w:id="13"/>
              </w:r>
            </w:del>
            <w:r w:rsidR="00B42CA6">
              <w:rPr>
                <w:rStyle w:val="CommentReference"/>
              </w:rPr>
              <w:commentReference w:id="14"/>
            </w:r>
          </w:p>
        </w:tc>
      </w:tr>
      <w:commentRangeEnd w:id="13"/>
      <w:commentRangeEnd w:id="14"/>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4D1A8447" w:rsidR="00B02A18" w:rsidRPr="000627D5" w:rsidRDefault="00D96A20" w:rsidP="00704994">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00B02A18"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00000044" w14:textId="2B6D558F" w:rsidR="00743DF7" w:rsidRPr="00B56C8D" w:rsidRDefault="005A17FB" w:rsidP="00F42F4A">
      <w:pPr>
        <w:spacing w:before="240" w:after="240" w:line="480" w:lineRule="auto"/>
        <w:jc w:val="both"/>
        <w:rPr>
          <w:rFonts w:asciiTheme="majorBidi" w:hAnsiTheme="majorBidi" w:cstheme="majorBidi"/>
          <w:b/>
          <w:bCs/>
        </w:rPr>
      </w:pPr>
      <w:r w:rsidRPr="00B56C8D">
        <w:rPr>
          <w:rFonts w:asciiTheme="majorBidi" w:hAnsiTheme="majorBidi" w:cstheme="majorBidi"/>
          <w:b/>
          <w:bCs/>
        </w:rPr>
        <w:t xml:space="preserve">Statistical </w:t>
      </w:r>
      <w:r w:rsidR="000D4E55" w:rsidRPr="00B56C8D">
        <w:rPr>
          <w:rFonts w:asciiTheme="majorBidi" w:hAnsiTheme="majorBidi" w:cstheme="majorBidi"/>
          <w:b/>
          <w:bCs/>
        </w:rPr>
        <w:t>Analyses</w:t>
      </w:r>
    </w:p>
    <w:p w14:paraId="72FDD661" w14:textId="61A2600D" w:rsidR="00B51A19" w:rsidRDefault="000D4FFF" w:rsidP="00DA49D9">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A57CD9" w:rsidRPr="00A57CD9">
            <w:rPr>
              <w:rFonts w:ascii="Times New Roman" w:eastAsia="Times New Roman" w:hAnsi="Times New Roman" w:cs="Times New Roman"/>
              <w:color w:val="000000"/>
            </w:rPr>
            <w:t>(40)</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A57CD9" w:rsidRPr="00A57CD9">
            <w:rPr>
              <w:rFonts w:ascii="Times New Roman" w:eastAsia="Times New Roman" w:hAnsi="Times New Roman" w:cs="Times New Roman"/>
              <w:color w:val="000000"/>
            </w:rPr>
            <w:t>(41)</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3C3068AC"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w:t>
      </w:r>
      <w:del w:id="29" w:author="Wozniak, Amy" w:date="2024-12-09T16:31:00Z">
        <w:r w:rsidRPr="00F42F4A" w:rsidDel="006B3359">
          <w:rPr>
            <w:rFonts w:ascii="Times New Roman" w:eastAsia="Times New Roman" w:hAnsi="Times New Roman" w:cs="Times New Roman"/>
          </w:rPr>
          <w:delText xml:space="preserve">(High Disadvantaged) </w:delText>
        </w:r>
      </w:del>
      <w:r w:rsidRPr="00F42F4A">
        <w:rPr>
          <w:rFonts w:ascii="Times New Roman" w:eastAsia="Times New Roman" w:hAnsi="Times New Roman" w:cs="Times New Roman"/>
        </w:rPr>
        <w:t xml:space="preserve">variable to examine how socioeconomic deprivation influences ICU outcomes, allowing for a deeper understanding of disparities across zip codes. </w:t>
      </w:r>
    </w:p>
    <w:p w14:paraId="03D88B89" w14:textId="3311D4FE"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3 builds on the previous models by incorporating an interaction term between the effective number of SHIELD centers and </w:t>
      </w:r>
      <w:proofErr w:type="spellStart"/>
      <w:r w:rsidRPr="00F42F4A">
        <w:rPr>
          <w:rFonts w:ascii="Times New Roman" w:eastAsia="Times New Roman" w:hAnsi="Times New Roman" w:cs="Times New Roman"/>
        </w:rPr>
        <w:t>ADI</w:t>
      </w:r>
      <w:ins w:id="30" w:author="Wozniak, Amy" w:date="2024-12-09T16:31:00Z">
        <w:r w:rsidR="006B3359">
          <w:rPr>
            <w:rFonts w:ascii="Times New Roman" w:eastAsia="Times New Roman" w:hAnsi="Times New Roman" w:cs="Times New Roman"/>
          </w:rPr>
          <w:t>.</w:t>
        </w:r>
      </w:ins>
      <w:del w:id="31" w:author="Wozniak, Amy" w:date="2024-12-09T16:31:00Z">
        <w:r w:rsidRPr="00F42F4A" w:rsidDel="006B3359">
          <w:rPr>
            <w:rFonts w:ascii="Times New Roman" w:eastAsia="Times New Roman" w:hAnsi="Times New Roman" w:cs="Times New Roman"/>
          </w:rPr>
          <w:delText xml:space="preserve"> (High Disadvantaged). </w:delText>
        </w:r>
      </w:del>
      <w:r w:rsidRPr="00F42F4A">
        <w:rPr>
          <w:rFonts w:ascii="Times New Roman" w:eastAsia="Times New Roman" w:hAnsi="Times New Roman" w:cs="Times New Roman"/>
        </w:rPr>
        <w:t>This</w:t>
      </w:r>
      <w:proofErr w:type="spellEnd"/>
      <w:r w:rsidRPr="00F42F4A">
        <w:rPr>
          <w:rFonts w:ascii="Times New Roman" w:eastAsia="Times New Roman" w:hAnsi="Times New Roman" w:cs="Times New Roman"/>
        </w:rPr>
        <w:t xml:space="preserve"> interaction term helps identify whether the presence of SHIELD centers has a differential impact in highly disadvantaged areas compared to low disadvantaged ones.</w:t>
      </w:r>
    </w:p>
    <w:p w14:paraId="00000047" w14:textId="40399F95"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A57CD9" w:rsidRPr="00A57CD9">
            <w:rPr>
              <w:rFonts w:ascii="Times New Roman" w:eastAsia="Times New Roman" w:hAnsi="Times New Roman" w:cs="Times New Roman"/>
              <w:color w:val="000000"/>
            </w:rPr>
            <w:t>(42)</w:t>
          </w:r>
        </w:sdtContent>
      </w:sdt>
      <w:r w:rsidR="00081EDA" w:rsidRPr="00244B10">
        <w:rPr>
          <w:rFonts w:ascii="Times New Roman" w:eastAsia="Times New Roman" w:hAnsi="Times New Roman" w:cs="Times New Roman"/>
        </w:rPr>
        <w:t xml:space="preserve">. </w:t>
      </w:r>
      <w:commentRangeStart w:id="32"/>
      <w:commentRangeStart w:id="33"/>
      <w:ins w:id="34" w:author="Wozniak, Amy" w:date="2024-12-09T17:02:00Z">
        <w:r w:rsidR="002B4ED2">
          <w:rPr>
            <w:rFonts w:ascii="Times New Roman" w:eastAsia="Times New Roman" w:hAnsi="Times New Roman" w:cs="Times New Roman"/>
          </w:rPr>
          <w:t>All models utilized Poisson regression</w:t>
        </w:r>
      </w:ins>
      <w:ins w:id="35" w:author="Wozniak, Amy" w:date="2024-12-09T17:03:00Z">
        <w:r w:rsidR="00610FD0">
          <w:rPr>
            <w:rFonts w:ascii="Times New Roman" w:eastAsia="Times New Roman" w:hAnsi="Times New Roman" w:cs="Times New Roman"/>
          </w:rPr>
          <w:t xml:space="preserve">. Exponentiated Betas coefficients estimated the increase or decrease in </w:t>
        </w:r>
      </w:ins>
      <w:ins w:id="36" w:author="Wozniak, Amy" w:date="2024-12-09T17:04:00Z">
        <w:r w:rsidR="00610FD0">
          <w:rPr>
            <w:rFonts w:ascii="Times New Roman" w:eastAsia="Times New Roman" w:hAnsi="Times New Roman" w:cs="Times New Roman"/>
          </w:rPr>
          <w:lastRenderedPageBreak/>
          <w:t>incidence rate ratio (</w:t>
        </w:r>
      </w:ins>
      <w:ins w:id="37" w:author="Wozniak, Amy" w:date="2024-12-09T17:03:00Z">
        <w:r w:rsidR="00610FD0">
          <w:rPr>
            <w:rFonts w:ascii="Times New Roman" w:eastAsia="Times New Roman" w:hAnsi="Times New Roman" w:cs="Times New Roman"/>
          </w:rPr>
          <w:t>IRR</w:t>
        </w:r>
      </w:ins>
      <w:ins w:id="38" w:author="Wozniak, Amy" w:date="2024-12-09T17:04:00Z">
        <w:r w:rsidR="00610FD0">
          <w:rPr>
            <w:rFonts w:ascii="Times New Roman" w:eastAsia="Times New Roman" w:hAnsi="Times New Roman" w:cs="Times New Roman"/>
          </w:rPr>
          <w:t>) for ICU admission.</w:t>
        </w:r>
      </w:ins>
      <w:ins w:id="39" w:author="Wozniak, Amy" w:date="2024-12-09T17:02:00Z">
        <w:r w:rsidR="002B4ED2">
          <w:rPr>
            <w:rFonts w:ascii="Times New Roman" w:eastAsia="Times New Roman" w:hAnsi="Times New Roman" w:cs="Times New Roman"/>
          </w:rPr>
          <w:t xml:space="preserve"> </w:t>
        </w:r>
      </w:ins>
      <w:commentRangeEnd w:id="32"/>
      <w:ins w:id="40" w:author="Wozniak, Amy" w:date="2024-12-09T17:10:00Z">
        <w:r w:rsidR="001260F7">
          <w:rPr>
            <w:rStyle w:val="CommentReference"/>
          </w:rPr>
          <w:commentReference w:id="32"/>
        </w:r>
      </w:ins>
      <w:commentRangeEnd w:id="33"/>
      <w:r w:rsidR="00E86D67">
        <w:rPr>
          <w:rStyle w:val="CommentReference"/>
        </w:rPr>
        <w:commentReference w:id="33"/>
      </w:r>
      <w:r w:rsidRPr="00244B10">
        <w:rPr>
          <w:rFonts w:ascii="Times New Roman" w:eastAsia="Times New Roman" w:hAnsi="Times New Roman" w:cs="Times New Roman"/>
        </w:rPr>
        <w:t>All 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commentRangeStart w:id="41"/>
      <w:commentRangeStart w:id="42"/>
      <w:ins w:id="43" w:author="Wozniak, Amy" w:date="2024-12-09T16:49:00Z">
        <w:r w:rsidR="0017705F">
          <w:rPr>
            <w:rFonts w:ascii="Times New Roman" w:eastAsia="Times New Roman" w:hAnsi="Times New Roman" w:cs="Times New Roman"/>
          </w:rPr>
          <w:t>T</w:t>
        </w:r>
      </w:ins>
      <w:ins w:id="44" w:author="Wozniak, Amy" w:date="2024-12-09T16:50:00Z">
        <w:r w:rsidR="0017705F">
          <w:rPr>
            <w:rFonts w:ascii="Times New Roman" w:eastAsia="Times New Roman" w:hAnsi="Times New Roman" w:cs="Times New Roman"/>
          </w:rPr>
          <w:t>wo-sided p</w:t>
        </w:r>
      </w:ins>
      <w:ins w:id="45" w:author="Wozniak, Amy" w:date="2024-12-09T16:49:00Z">
        <w:r w:rsidR="0017705F">
          <w:rPr>
            <w:rFonts w:ascii="Times New Roman" w:eastAsia="Times New Roman" w:hAnsi="Times New Roman" w:cs="Times New Roman"/>
          </w:rPr>
          <w:t>-values &lt;</w:t>
        </w:r>
      </w:ins>
      <w:ins w:id="46" w:author="Kasaie Sharifi, Seyed Alireza" w:date="2024-12-10T17:42:00Z" w16du:dateUtc="2024-12-10T23:42:00Z">
        <w:r w:rsidR="00770334">
          <w:rPr>
            <w:rFonts w:ascii="Times New Roman" w:eastAsia="Times New Roman" w:hAnsi="Times New Roman" w:cs="Times New Roman"/>
          </w:rPr>
          <w:t>0</w:t>
        </w:r>
      </w:ins>
      <w:ins w:id="47" w:author="Wozniak, Amy" w:date="2024-12-09T16:49:00Z">
        <w:r w:rsidR="0017705F">
          <w:rPr>
            <w:rFonts w:ascii="Times New Roman" w:eastAsia="Times New Roman" w:hAnsi="Times New Roman" w:cs="Times New Roman"/>
          </w:rPr>
          <w:t>.1 we</w:t>
        </w:r>
      </w:ins>
      <w:ins w:id="48" w:author="Wozniak, Amy" w:date="2024-12-09T16:50:00Z">
        <w:r w:rsidR="0017705F">
          <w:rPr>
            <w:rFonts w:ascii="Times New Roman" w:eastAsia="Times New Roman" w:hAnsi="Times New Roman" w:cs="Times New Roman"/>
          </w:rPr>
          <w:t xml:space="preserve">re considered statistically significant.  </w:t>
        </w:r>
        <w:commentRangeEnd w:id="41"/>
        <w:r w:rsidR="0017705F">
          <w:rPr>
            <w:rStyle w:val="CommentReference"/>
          </w:rPr>
          <w:commentReference w:id="41"/>
        </w:r>
      </w:ins>
      <w:commentRangeEnd w:id="42"/>
      <w:r w:rsidR="00770334">
        <w:rPr>
          <w:rStyle w:val="CommentReference"/>
        </w:rPr>
        <w:commentReference w:id="42"/>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EF80E60" w14:textId="78B7DA35" w:rsidR="00265F51" w:rsidRPr="00756F01" w:rsidRDefault="00F71606" w:rsidP="00DA49D9">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Figure 3 illustrates the relationship between the effective number of SHIELD test centers and COVID-19 ICU admission rates, both averaged over time</w:t>
      </w:r>
      <w:ins w:id="49" w:author="Wozniak, Amy" w:date="2024-12-09T16:40:00Z">
        <w:r w:rsidR="006755AA">
          <w:rPr>
            <w:rFonts w:ascii="Times New Roman" w:hAnsi="Times New Roman" w:cs="Times New Roman"/>
          </w:rPr>
          <w:t xml:space="preserve"> per month</w:t>
        </w:r>
      </w:ins>
      <w:r w:rsidR="00542BF2" w:rsidRPr="00F42F4A">
        <w:rPr>
          <w:rFonts w:ascii="Times New Roman" w:hAnsi="Times New Roman" w:cs="Times New Roman"/>
        </w:rPr>
        <w:t xml:space="preserve">, across various zip codes categorized by their ADI levels. </w:t>
      </w:r>
      <w:commentRangeStart w:id="50"/>
      <w:del w:id="51" w:author="Wozniak, Amy" w:date="2024-12-09T16:45:00Z">
        <w:r w:rsidR="00542BF2" w:rsidRPr="00F42F4A" w:rsidDel="00C41CED">
          <w:rPr>
            <w:rFonts w:ascii="Times New Roman" w:hAnsi="Times New Roman" w:cs="Times New Roman"/>
          </w:rPr>
          <w:delText xml:space="preserve">Averaging </w:delText>
        </w:r>
        <w:r w:rsidR="00D93F1B" w:rsidRPr="00F42F4A" w:rsidDel="00C41CED">
          <w:rPr>
            <w:rFonts w:ascii="Times New Roman" w:hAnsi="Times New Roman" w:cs="Times New Roman"/>
          </w:rPr>
          <w:delText>overtime</w:delText>
        </w:r>
        <w:r w:rsidR="00542BF2" w:rsidRPr="00F42F4A" w:rsidDel="00C41CED">
          <w:rPr>
            <w:rFonts w:ascii="Times New Roman" w:hAnsi="Times New Roman" w:cs="Times New Roman"/>
          </w:rPr>
          <w:delText xml:space="preserve"> minimizes short-term fluctuations, enabling more reliable comparisons across zip codes and deprivation levels</w:delText>
        </w:r>
        <w:r w:rsidR="00C63631" w:rsidDel="00C41CED">
          <w:rPr>
            <w:rFonts w:ascii="Times New Roman" w:eastAsia="Times New Roman" w:hAnsi="Times New Roman" w:cs="Times New Roman"/>
          </w:rPr>
          <w:delText xml:space="preserve">. </w:delText>
        </w:r>
        <w:commentRangeEnd w:id="50"/>
        <w:r w:rsidR="00C41CED" w:rsidDel="00C41CED">
          <w:rPr>
            <w:rStyle w:val="CommentReference"/>
          </w:rPr>
          <w:commentReference w:id="50"/>
        </w:r>
      </w:del>
      <w:r w:rsidR="00167C50" w:rsidRPr="00F42F4A">
        <w:rPr>
          <w:rFonts w:ascii="Times New Roman" w:eastAsia="Times New Roman" w:hAnsi="Times New Roman" w:cs="Times New Roman"/>
        </w:rPr>
        <w:t xml:space="preserve">The data shows that during the peaks of the pandemic, particularly during the Delta and Omicron waves, the number of SHIELD test centers </w:t>
      </w:r>
      <w:ins w:id="52" w:author="Wozniak, Amy" w:date="2024-12-09T16:46:00Z">
        <w:r w:rsidR="00C41CED">
          <w:rPr>
            <w:rFonts w:ascii="Times New Roman" w:eastAsia="Times New Roman" w:hAnsi="Times New Roman" w:cs="Times New Roman"/>
          </w:rPr>
          <w:t>was greater in low-disadvantaged areas while ICU rates were lower compared to highly-dis</w:t>
        </w:r>
      </w:ins>
      <w:ins w:id="53" w:author="Wozniak, Amy" w:date="2024-12-09T16:47:00Z">
        <w:r w:rsidR="00C41CED">
          <w:rPr>
            <w:rFonts w:ascii="Times New Roman" w:eastAsia="Times New Roman" w:hAnsi="Times New Roman" w:cs="Times New Roman"/>
          </w:rPr>
          <w:t xml:space="preserve">advantaged areas. </w:t>
        </w:r>
      </w:ins>
      <w:del w:id="54" w:author="Wozniak, Amy" w:date="2024-12-09T16:46:00Z">
        <w:r w:rsidR="00167C50" w:rsidRPr="00F42F4A" w:rsidDel="00C41CED">
          <w:rPr>
            <w:rFonts w:ascii="Times New Roman" w:eastAsia="Times New Roman" w:hAnsi="Times New Roman" w:cs="Times New Roman"/>
          </w:rPr>
          <w:delText xml:space="preserve">increased </w:delText>
        </w:r>
        <w:commentRangeStart w:id="55"/>
        <w:r w:rsidR="00167C50" w:rsidRPr="00F42F4A" w:rsidDel="00C41CED">
          <w:rPr>
            <w:rFonts w:ascii="Times New Roman" w:eastAsia="Times New Roman" w:hAnsi="Times New Roman" w:cs="Times New Roman"/>
          </w:rPr>
          <w:delText>significantly</w:delText>
        </w:r>
        <w:commentRangeEnd w:id="55"/>
        <w:r w:rsidR="00C41CED" w:rsidDel="00C41CED">
          <w:rPr>
            <w:rStyle w:val="CommentReference"/>
          </w:rPr>
          <w:commentReference w:id="55"/>
        </w:r>
        <w:r w:rsidR="00167C50" w:rsidRPr="00F42F4A" w:rsidDel="00C41CED">
          <w:rPr>
            <w:rFonts w:ascii="Times New Roman" w:eastAsia="Times New Roman" w:hAnsi="Times New Roman" w:cs="Times New Roman"/>
          </w:rPr>
          <w:delText xml:space="preserve"> in both highly disadvantaged and </w:delText>
        </w:r>
        <w:r w:rsidR="008F58BD" w:rsidDel="00C41CED">
          <w:rPr>
            <w:rFonts w:ascii="Times New Roman" w:eastAsia="Times New Roman" w:hAnsi="Times New Roman" w:cs="Times New Roman"/>
          </w:rPr>
          <w:delText>low</w:delText>
        </w:r>
        <w:r w:rsidR="00167C50" w:rsidRPr="00F42F4A" w:rsidDel="00C41CED">
          <w:rPr>
            <w:rFonts w:ascii="Times New Roman" w:eastAsia="Times New Roman" w:hAnsi="Times New Roman" w:cs="Times New Roman"/>
          </w:rPr>
          <w:delText xml:space="preserve">-disadvantaged areas. However, </w:delText>
        </w:r>
        <w:r w:rsidR="008F58BD" w:rsidDel="00C41CED">
          <w:rPr>
            <w:rFonts w:ascii="Times New Roman" w:eastAsia="Times New Roman" w:hAnsi="Times New Roman" w:cs="Times New Roman"/>
          </w:rPr>
          <w:delText>low</w:delText>
        </w:r>
        <w:r w:rsidR="00167C50" w:rsidRPr="00F42F4A" w:rsidDel="00C41CED">
          <w:rPr>
            <w:rFonts w:ascii="Times New Roman" w:eastAsia="Times New Roman" w:hAnsi="Times New Roman" w:cs="Times New Roman"/>
          </w:rPr>
          <w:delText>-disadvantaged areas consistently maintained a higher number of effective test centers throughout the period</w:delText>
        </w:r>
      </w:del>
      <w:r w:rsidR="00167C50" w:rsidRPr="00F42F4A">
        <w:rPr>
          <w:rFonts w:ascii="Times New Roman" w:eastAsia="Times New Roman" w:hAnsi="Times New Roman" w:cs="Times New Roman"/>
        </w:rPr>
        <w:t xml:space="preserve">. </w:t>
      </w:r>
      <w:commentRangeStart w:id="56"/>
      <w:del w:id="57" w:author="Wozniak, Amy" w:date="2024-12-09T16:47:00Z">
        <w:r w:rsidR="00D05A88" w:rsidDel="00C41CED">
          <w:rPr>
            <w:rFonts w:ascii="Times New Roman" w:eastAsia="Times New Roman" w:hAnsi="Times New Roman" w:cs="Times New Roman"/>
          </w:rPr>
          <w:delText>O</w:delText>
        </w:r>
        <w:r w:rsidR="0096521E" w:rsidDel="00C41CED">
          <w:rPr>
            <w:rFonts w:ascii="Times New Roman" w:eastAsia="Times New Roman" w:hAnsi="Times New Roman" w:cs="Times New Roman"/>
          </w:rPr>
          <w:delText xml:space="preserve">ne possible explanation </w:delText>
        </w:r>
        <w:r w:rsidR="004379D4" w:rsidDel="00C41CED">
          <w:rPr>
            <w:rFonts w:ascii="Times New Roman" w:eastAsia="Times New Roman" w:hAnsi="Times New Roman" w:cs="Times New Roman"/>
          </w:rPr>
          <w:delText>must be related to</w:delText>
        </w:r>
        <w:r w:rsidR="00D05A88" w:rsidDel="00C41CED">
          <w:rPr>
            <w:rFonts w:ascii="Times New Roman" w:eastAsia="Times New Roman" w:hAnsi="Times New Roman" w:cs="Times New Roman"/>
          </w:rPr>
          <w:delText xml:space="preserve"> </w:delText>
        </w:r>
        <w:r w:rsidR="005E03F3" w:rsidDel="00C41CED">
          <w:rPr>
            <w:rFonts w:ascii="Times New Roman" w:eastAsia="Times New Roman" w:hAnsi="Times New Roman" w:cs="Times New Roman"/>
          </w:rPr>
          <w:delText xml:space="preserve">the </w:delText>
        </w:r>
        <w:r w:rsidR="00657514" w:rsidDel="00C41CED">
          <w:rPr>
            <w:rFonts w:ascii="Times New Roman" w:eastAsia="Times New Roman" w:hAnsi="Times New Roman" w:cs="Times New Roman"/>
          </w:rPr>
          <w:delText>un</w:delText>
        </w:r>
        <w:r w:rsidR="0082664E" w:rsidDel="00C41CED">
          <w:rPr>
            <w:rFonts w:ascii="Times New Roman" w:eastAsia="Times New Roman" w:hAnsi="Times New Roman" w:cs="Times New Roman"/>
          </w:rPr>
          <w:delText xml:space="preserve">balanced </w:delText>
        </w:r>
        <w:r w:rsidR="005E03F3" w:rsidDel="00C41CED">
          <w:rPr>
            <w:rFonts w:ascii="Times New Roman" w:eastAsia="Times New Roman" w:hAnsi="Times New Roman" w:cs="Times New Roman"/>
          </w:rPr>
          <w:delText xml:space="preserve">number of </w:delText>
        </w:r>
        <w:r w:rsidR="0082664E" w:rsidDel="00C41CED">
          <w:rPr>
            <w:rFonts w:ascii="Times New Roman" w:eastAsia="Times New Roman" w:hAnsi="Times New Roman" w:cs="Times New Roman"/>
          </w:rPr>
          <w:delText xml:space="preserve">zip codes served by </w:delText>
        </w:r>
        <w:r w:rsidR="00756F01" w:rsidDel="00C41CED">
          <w:rPr>
            <w:rFonts w:ascii="Times New Roman" w:eastAsia="Times New Roman" w:hAnsi="Times New Roman" w:cs="Times New Roman"/>
          </w:rPr>
          <w:delText>LUMC</w:delText>
        </w:r>
        <w:r w:rsidR="0082664E" w:rsidDel="00C41CED">
          <w:rPr>
            <w:rFonts w:ascii="Times New Roman" w:eastAsia="Times New Roman" w:hAnsi="Times New Roman" w:cs="Times New Roman"/>
          </w:rPr>
          <w:delText>.</w:delText>
        </w:r>
        <w:r w:rsidR="00756F01" w:rsidDel="00C41CED">
          <w:rPr>
            <w:rFonts w:ascii="Times New Roman" w:eastAsia="Times New Roman" w:hAnsi="Times New Roman" w:cs="Times New Roman"/>
          </w:rPr>
          <w:delText xml:space="preserve"> </w:delText>
        </w:r>
        <w:commentRangeEnd w:id="56"/>
        <w:r w:rsidR="006755AA" w:rsidDel="00C41CED">
          <w:rPr>
            <w:rStyle w:val="CommentReference"/>
          </w:rPr>
          <w:commentReference w:id="56"/>
        </w:r>
      </w:del>
      <w:r w:rsidR="00167C50" w:rsidRPr="00F42F4A">
        <w:rPr>
          <w:rFonts w:ascii="Times New Roman" w:eastAsia="Times New Roman" w:hAnsi="Times New Roman" w:cs="Times New Roman"/>
        </w:rPr>
        <w:t xml:space="preserve">Despite the rise in test centers, COVID-19 ICU admission rates remained notably higher in </w:t>
      </w:r>
      <w:r w:rsidR="00BA40C8">
        <w:rPr>
          <w:rFonts w:ascii="Times New Roman" w:eastAsia="Times New Roman" w:hAnsi="Times New Roman" w:cs="Times New Roman"/>
        </w:rPr>
        <w:t>high</w:t>
      </w:r>
      <w:r w:rsidR="00167C50" w:rsidRPr="00F42F4A">
        <w:rPr>
          <w:rFonts w:ascii="Times New Roman" w:eastAsia="Times New Roman" w:hAnsi="Times New Roman" w:cs="Times New Roman"/>
        </w:rPr>
        <w:t xml:space="preserve"> disadvantaged zip codes, especially during these waves. </w:t>
      </w:r>
      <w:commentRangeStart w:id="58"/>
      <w:r w:rsidR="00167C50" w:rsidRPr="00F42F4A">
        <w:rPr>
          <w:rFonts w:ascii="Times New Roman" w:eastAsia="Times New Roman" w:hAnsi="Times New Roman" w:cs="Times New Roman"/>
        </w:rPr>
        <w:t>This suggests that, even with increased access to testing, socioeconomically disadvantaged areas faced a disproportionately heavier burden of severe COVID-19 cases, underscoring the persistent health disparities in these communities during the pandemic.</w:t>
      </w:r>
      <w:commentRangeEnd w:id="58"/>
      <w:r w:rsidR="006755AA">
        <w:rPr>
          <w:rStyle w:val="CommentReference"/>
        </w:rPr>
        <w:commentReference w:id="58"/>
      </w:r>
    </w:p>
    <w:p w14:paraId="569C9CAA" w14:textId="246C1B81" w:rsidR="00DF6BED" w:rsidRPr="00F42F4A" w:rsidRDefault="00725CA3">
      <w:pPr>
        <w:spacing w:after="0" w:line="360" w:lineRule="auto"/>
        <w:jc w:val="both"/>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40B3D4FE" wp14:editId="474517A1">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6EEA93D5">
                <wp:simplePos x="0" y="0"/>
                <wp:positionH relativeFrom="column">
                  <wp:posOffset>2652175</wp:posOffset>
                </wp:positionH>
                <wp:positionV relativeFrom="paragraph">
                  <wp:posOffset>4138</wp:posOffset>
                </wp:positionV>
                <wp:extent cx="819236" cy="2320290"/>
                <wp:effectExtent l="0" t="0" r="0" b="3810"/>
                <wp:wrapNone/>
                <wp:docPr id="28671770" name="Rectangle 23"/>
                <wp:cNvGraphicFramePr/>
                <a:graphic xmlns:a="http://schemas.openxmlformats.org/drawingml/2006/main">
                  <a:graphicData uri="http://schemas.microsoft.com/office/word/2010/wordprocessingShape">
                    <wps:wsp>
                      <wps:cNvSpPr/>
                      <wps:spPr>
                        <a:xfrm>
                          <a:off x="0" y="0"/>
                          <a:ext cx="819236"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5FFEA7C1" id="Rectangle 23" o:spid="_x0000_s1026" style="position:absolute;margin-left:208.85pt;margin-top:.35pt;width:64.5pt;height:18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688D6D6E">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72EB34" wp14:editId="2557973F">
                <wp:simplePos x="0" y="0"/>
                <wp:positionH relativeFrom="column">
                  <wp:posOffset>1808112</wp:posOffset>
                </wp:positionH>
                <wp:positionV relativeFrom="paragraph">
                  <wp:posOffset>-12413</wp:posOffset>
                </wp:positionV>
                <wp:extent cx="827512" cy="2320672"/>
                <wp:effectExtent l="0" t="0" r="0" b="3810"/>
                <wp:wrapNone/>
                <wp:docPr id="1385698910" name="Rectangle 23"/>
                <wp:cNvGraphicFramePr/>
                <a:graphic xmlns:a="http://schemas.openxmlformats.org/drawingml/2006/main">
                  <a:graphicData uri="http://schemas.microsoft.com/office/word/2010/wordprocessingShape">
                    <wps:wsp>
                      <wps:cNvSpPr/>
                      <wps:spPr>
                        <a:xfrm>
                          <a:off x="0" y="0"/>
                          <a:ext cx="827512" cy="2320672"/>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27BA7C24" id="Rectangle 23" o:spid="_x0000_s1026" style="position:absolute;margin-left:142.35pt;margin-top:-1pt;width:65.15pt;height:18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5924B7D6">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89C0DFA">
                <wp:simplePos x="0" y="0"/>
                <wp:positionH relativeFrom="column">
                  <wp:posOffset>757172</wp:posOffset>
                </wp:positionH>
                <wp:positionV relativeFrom="paragraph">
                  <wp:posOffset>4138</wp:posOffset>
                </wp:positionV>
                <wp:extent cx="848199" cy="2320290"/>
                <wp:effectExtent l="0" t="0" r="9525" b="381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76F6248B" id="Rectangle 23" o:spid="_x0000_s1026" style="position:absolute;margin-left:59.6pt;margin-top:.35pt;width:66.8pt;height:18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commentRangeStart w:id="59"/>
    <w:commentRangeStart w:id="60"/>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w:t>
      </w:r>
      <w:commentRangeEnd w:id="59"/>
      <w:r w:rsidR="001260F7">
        <w:rPr>
          <w:rStyle w:val="CommentReference"/>
        </w:rPr>
        <w:commentReference w:id="59"/>
      </w:r>
      <w:commentRangeEnd w:id="60"/>
      <w:r w:rsidR="003236FC">
        <w:rPr>
          <w:rStyle w:val="CommentReference"/>
        </w:rPr>
        <w:commentReference w:id="60"/>
      </w:r>
      <w:r w:rsidR="005A17FB">
        <w:rPr>
          <w:rFonts w:ascii="Times New Roman" w:eastAsia="Times New Roman" w:hAnsi="Times New Roman" w:cs="Times New Roman"/>
          <w:sz w:val="18"/>
          <w:szCs w:val="18"/>
        </w:rPr>
        <w:t xml:space="preserve">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13C317EB" w14:textId="3A3E4E27" w:rsidR="00415D37" w:rsidRDefault="005A17FB" w:rsidP="00F11953">
      <w:pPr>
        <w:spacing w:before="120" w:after="0" w:line="480" w:lineRule="auto"/>
        <w:jc w:val="both"/>
        <w:rPr>
          <w:ins w:id="61" w:author="Kasaie Sharifi, Seyed Alireza" w:date="2024-12-13T16:58:00Z" w16du:dateUtc="2024-12-13T22:58:00Z"/>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sidR="00D44C19">
        <w:rPr>
          <w:rFonts w:ascii="Times New Roman" w:eastAsia="Times New Roman" w:hAnsi="Times New Roman" w:cs="Times New Roman"/>
        </w:rPr>
        <w:t xml:space="preserve"> </w:t>
      </w:r>
      <w:r w:rsidR="006350C1" w:rsidRPr="00265F51">
        <w:rPr>
          <w:rFonts w:ascii="Times New Roman" w:eastAsia="Times New Roman" w:hAnsi="Times New Roman" w:cs="Times New Roman"/>
        </w:rPr>
        <w:t xml:space="preserve"> </w:t>
      </w:r>
      <w:r w:rsidR="00521518">
        <w:rPr>
          <w:rFonts w:ascii="Times New Roman" w:eastAsia="Times New Roman" w:hAnsi="Times New Roman" w:cs="Times New Roman"/>
        </w:rPr>
        <w:t xml:space="preserve"> </w:t>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Content>
          <w:commentRangeStart w:id="62"/>
          <m:oMath>
            <m:r>
              <w:rPr>
                <w:rFonts w:ascii="Cambria Math" w:hAnsi="Cambria Math"/>
              </w:rPr>
              <m:t>β=0.016</m:t>
            </m:r>
            <w:commentRangeEnd w:id="62"/>
            <m:r>
              <m:rPr>
                <m:sty m:val="p"/>
              </m:rPr>
              <w:rPr>
                <w:rStyle w:val="CommentReference"/>
              </w:rPr>
              <w:commentReference w:id="62"/>
            </m:r>
            <m:r>
              <w:rPr>
                <w:rFonts w:ascii="Cambria Math" w:hAnsi="Cambria Math"/>
              </w:rPr>
              <m:t>, p&lt;0.1</m:t>
            </m:r>
          </m:oMath>
        </w:sdtContent>
      </w:sdt>
      <w:sdt>
        <w:sdtPr>
          <w:rPr>
            <w:i/>
            <w:iCs/>
          </w:rPr>
          <w:tag w:val="goog_rdk_194"/>
          <w:id w:val="507648515"/>
        </w:sdt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ins w:id="63" w:author="Kasaie Sharifi, Seyed Alireza" w:date="2024-12-10T18:06:00Z" w16du:dateUtc="2024-12-11T00:06:00Z">
        <w:r w:rsidR="00316CED">
          <w:rPr>
            <w:rFonts w:ascii="Times New Roman" w:eastAsia="Times New Roman" w:hAnsi="Times New Roman" w:cs="Times New Roman"/>
          </w:rPr>
          <w:t xml:space="preserve">, </w:t>
        </w:r>
        <w:r w:rsidR="00316CED" w:rsidRPr="00A565DE">
          <w:rPr>
            <w:rFonts w:ascii="Times New Roman" w:eastAsia="Times New Roman" w:hAnsi="Times New Roman" w:cs="Times New Roman"/>
            <w:highlight w:val="yellow"/>
            <w:rPrChange w:id="64" w:author="Kasaie Sharifi, Seyed Alireza" w:date="2024-12-10T18:11:00Z" w16du:dateUtc="2024-12-11T00:11:00Z">
              <w:rPr>
                <w:rFonts w:ascii="Times New Roman" w:eastAsia="Times New Roman" w:hAnsi="Times New Roman" w:cs="Times New Roman"/>
              </w:rPr>
            </w:rPrChange>
          </w:rPr>
          <w:t xml:space="preserve">which </w:t>
        </w:r>
      </w:ins>
      <w:ins w:id="65" w:author="Kasaie Sharifi, Seyed Alireza" w:date="2024-12-10T18:08:00Z" w16du:dateUtc="2024-12-11T00:08:00Z">
        <w:r w:rsidR="004B2D67" w:rsidRPr="00A565DE">
          <w:rPr>
            <w:rFonts w:ascii="Times New Roman" w:eastAsia="Times New Roman" w:hAnsi="Times New Roman" w:cs="Times New Roman"/>
            <w:highlight w:val="yellow"/>
            <w:rPrChange w:id="66" w:author="Kasaie Sharifi, Seyed Alireza" w:date="2024-12-10T18:11:00Z" w16du:dateUtc="2024-12-11T00:11:00Z">
              <w:rPr>
                <w:rFonts w:ascii="Times New Roman" w:eastAsia="Times New Roman" w:hAnsi="Times New Roman" w:cs="Times New Roman"/>
              </w:rPr>
            </w:rPrChange>
          </w:rPr>
          <w:t>indicate</w:t>
        </w:r>
      </w:ins>
      <w:ins w:id="67" w:author="Kasaie Sharifi, Seyed Alireza" w:date="2024-12-10T18:06:00Z" w16du:dateUtc="2024-12-11T00:06:00Z">
        <w:r w:rsidR="0032779C" w:rsidRPr="00A565DE">
          <w:rPr>
            <w:rFonts w:ascii="Times New Roman" w:eastAsia="Times New Roman" w:hAnsi="Times New Roman" w:cs="Times New Roman"/>
            <w:highlight w:val="yellow"/>
            <w:rPrChange w:id="68" w:author="Kasaie Sharifi, Seyed Alireza" w:date="2024-12-10T18:11:00Z" w16du:dateUtc="2024-12-11T00:11:00Z">
              <w:rPr>
                <w:rFonts w:ascii="Times New Roman" w:eastAsia="Times New Roman" w:hAnsi="Times New Roman" w:cs="Times New Roman"/>
              </w:rPr>
            </w:rPrChange>
          </w:rPr>
          <w:t xml:space="preserve"> 2% (</w:t>
        </w:r>
      </w:ins>
      <m:oMath>
        <m:sSup>
          <m:sSupPr>
            <m:ctrlPr>
              <w:ins w:id="69" w:author="Kasaie Sharifi, Seyed Alireza" w:date="2024-12-10T18:07:00Z" w16du:dateUtc="2024-12-11T00:07:00Z">
                <w:rPr>
                  <w:rFonts w:ascii="Cambria Math" w:eastAsia="Times New Roman" w:hAnsi="Cambria Math" w:cs="Times New Roman"/>
                  <w:i/>
                  <w:highlight w:val="yellow"/>
                </w:rPr>
              </w:ins>
            </m:ctrlPr>
          </m:sSupPr>
          <m:e>
            <m:r>
              <w:ins w:id="70" w:author="Kasaie Sharifi, Seyed Alireza" w:date="2024-12-10T18:07:00Z" w16du:dateUtc="2024-12-11T00:07:00Z">
                <w:rPr>
                  <w:rFonts w:ascii="Cambria Math" w:eastAsia="Times New Roman" w:hAnsi="Cambria Math" w:cs="Times New Roman"/>
                  <w:highlight w:val="yellow"/>
                  <w:rPrChange w:id="71" w:author="Kasaie Sharifi, Seyed Alireza" w:date="2024-12-10T18:11:00Z" w16du:dateUtc="2024-12-11T00:11:00Z">
                    <w:rPr>
                      <w:rFonts w:ascii="Cambria Math" w:eastAsia="Times New Roman" w:hAnsi="Cambria Math" w:cs="Times New Roman"/>
                    </w:rPr>
                  </w:rPrChange>
                </w:rPr>
                <m:t>e</m:t>
              </w:ins>
            </m:r>
          </m:e>
          <m:sup>
            <m:r>
              <w:ins w:id="72" w:author="Kasaie Sharifi, Seyed Alireza" w:date="2024-12-10T18:07:00Z" w16du:dateUtc="2024-12-11T00:07:00Z">
                <w:rPr>
                  <w:rFonts w:ascii="Cambria Math" w:eastAsia="Times New Roman" w:hAnsi="Cambria Math" w:cs="Times New Roman"/>
                  <w:highlight w:val="yellow"/>
                  <w:rPrChange w:id="73" w:author="Kasaie Sharifi, Seyed Alireza" w:date="2024-12-10T18:11:00Z" w16du:dateUtc="2024-12-11T00:11:00Z">
                    <w:rPr>
                      <w:rFonts w:ascii="Cambria Math" w:eastAsia="Times New Roman" w:hAnsi="Cambria Math" w:cs="Times New Roman"/>
                    </w:rPr>
                  </w:rPrChange>
                </w:rPr>
                <m:t>0.016</m:t>
              </w:ins>
            </m:r>
          </m:sup>
        </m:sSup>
        <m:r>
          <w:ins w:id="74" w:author="Kasaie Sharifi, Seyed Alireza" w:date="2024-12-10T18:07:00Z" w16du:dateUtc="2024-12-11T00:07:00Z">
            <w:rPr>
              <w:rFonts w:ascii="Cambria Math" w:eastAsia="Times New Roman" w:hAnsi="Cambria Math" w:cs="Times New Roman"/>
              <w:highlight w:val="yellow"/>
              <w:rPrChange w:id="75" w:author="Kasaie Sharifi, Seyed Alireza" w:date="2024-12-10T18:11:00Z" w16du:dateUtc="2024-12-11T00:11:00Z">
                <w:rPr>
                  <w:rFonts w:ascii="Cambria Math" w:eastAsia="Times New Roman" w:hAnsi="Cambria Math" w:cs="Times New Roman"/>
                </w:rPr>
              </w:rPrChange>
            </w:rPr>
            <m:t>=1.02</m:t>
          </w:ins>
        </m:r>
      </m:oMath>
      <w:ins w:id="76" w:author="Kasaie Sharifi, Seyed Alireza" w:date="2024-12-10T18:07:00Z" w16du:dateUtc="2024-12-11T00:07:00Z">
        <w:r w:rsidR="00CD3DEC" w:rsidRPr="00A565DE">
          <w:rPr>
            <w:rFonts w:ascii="Times New Roman" w:eastAsia="Times New Roman" w:hAnsi="Times New Roman" w:cs="Times New Roman"/>
            <w:highlight w:val="yellow"/>
            <w:rPrChange w:id="77" w:author="Kasaie Sharifi, Seyed Alireza" w:date="2024-12-10T18:11:00Z" w16du:dateUtc="2024-12-11T00:11:00Z">
              <w:rPr>
                <w:rFonts w:ascii="Times New Roman" w:eastAsia="Times New Roman" w:hAnsi="Times New Roman" w:cs="Times New Roman"/>
              </w:rPr>
            </w:rPrChange>
          </w:rPr>
          <w:t xml:space="preserve">) increase in </w:t>
        </w:r>
      </w:ins>
      <w:ins w:id="78" w:author="Kasaie Sharifi, Seyed Alireza" w:date="2024-12-10T18:08:00Z" w16du:dateUtc="2024-12-11T00:08:00Z">
        <w:r w:rsidR="003F5EF6" w:rsidRPr="00A565DE">
          <w:rPr>
            <w:rFonts w:ascii="Times New Roman" w:eastAsia="Times New Roman" w:hAnsi="Times New Roman" w:cs="Times New Roman"/>
            <w:highlight w:val="yellow"/>
            <w:rPrChange w:id="79" w:author="Kasaie Sharifi, Seyed Alireza" w:date="2024-12-10T18:11:00Z" w16du:dateUtc="2024-12-11T00:11:00Z">
              <w:rPr>
                <w:rFonts w:ascii="Times New Roman" w:eastAsia="Times New Roman" w:hAnsi="Times New Roman" w:cs="Times New Roman"/>
              </w:rPr>
            </w:rPrChange>
          </w:rPr>
          <w:t>i</w:t>
        </w:r>
      </w:ins>
      <w:ins w:id="80" w:author="Kasaie Sharifi, Seyed Alireza" w:date="2024-12-10T18:07:00Z" w16du:dateUtc="2024-12-11T00:07:00Z">
        <w:r w:rsidR="003F5EF6" w:rsidRPr="00A565DE">
          <w:rPr>
            <w:rFonts w:ascii="Times New Roman" w:eastAsia="Times New Roman" w:hAnsi="Times New Roman" w:cs="Times New Roman"/>
            <w:highlight w:val="yellow"/>
            <w:rPrChange w:id="81" w:author="Kasaie Sharifi, Seyed Alireza" w:date="2024-12-10T18:11:00Z" w16du:dateUtc="2024-12-11T00:11:00Z">
              <w:rPr>
                <w:rFonts w:ascii="Times New Roman" w:eastAsia="Times New Roman" w:hAnsi="Times New Roman" w:cs="Times New Roman"/>
              </w:rPr>
            </w:rPrChange>
          </w:rPr>
          <w:t>ncidence</w:t>
        </w:r>
      </w:ins>
      <w:ins w:id="82" w:author="Kasaie Sharifi, Seyed Alireza" w:date="2024-12-10T18:08:00Z" w16du:dateUtc="2024-12-11T00:08:00Z">
        <w:r w:rsidR="003F5EF6" w:rsidRPr="00A565DE">
          <w:rPr>
            <w:rFonts w:ascii="Times New Roman" w:eastAsia="Times New Roman" w:hAnsi="Times New Roman" w:cs="Times New Roman"/>
            <w:highlight w:val="yellow"/>
            <w:rPrChange w:id="83" w:author="Kasaie Sharifi, Seyed Alireza" w:date="2024-12-10T18:11:00Z" w16du:dateUtc="2024-12-11T00:11:00Z">
              <w:rPr>
                <w:rFonts w:ascii="Times New Roman" w:eastAsia="Times New Roman" w:hAnsi="Times New Roman" w:cs="Times New Roman"/>
              </w:rPr>
            </w:rPrChange>
          </w:rPr>
          <w:t xml:space="preserve"> rate ratio (IRR) for high ADIs compared to low ones</w:t>
        </w:r>
      </w:ins>
      <w:r w:rsidR="00DD3D9A" w:rsidRPr="00A565DE">
        <w:rPr>
          <w:highlight w:val="yellow"/>
          <w:rPrChange w:id="84" w:author="Kasaie Sharifi, Seyed Alireza" w:date="2024-12-10T18:11:00Z" w16du:dateUtc="2024-12-11T00:11:00Z">
            <w:rPr/>
          </w:rPrChange>
        </w:rPr>
        <w:t>.</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r w:rsidR="00654135" w:rsidRPr="00265F51">
        <w:rPr>
          <w:rFonts w:ascii="Times New Roman" w:eastAsia="Times New Roman" w:hAnsi="Times New Roman" w:cs="Times New Roman"/>
        </w:rPr>
        <w:t>(</w:t>
      </w:r>
      <w:commentRangeStart w:id="85"/>
      <m:oMath>
        <m:r>
          <w:rPr>
            <w:rFonts w:ascii="Cambria Math" w:eastAsia="Times New Roman" w:hAnsi="Cambria Math" w:cs="Times New Roman"/>
          </w:rPr>
          <m:t>β=0.021</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ins w:id="86" w:author="Kasaie Sharifi, Seyed Alireza" w:date="2024-12-10T18:12:00Z" w16du:dateUtc="2024-12-11T00:12:00Z">
        <w:r w:rsidR="00E20C7C">
          <w:rPr>
            <w:rFonts w:ascii="Times New Roman" w:eastAsia="Times New Roman" w:hAnsi="Times New Roman" w:cs="Times New Roman"/>
            <w:iCs/>
          </w:rPr>
          <w:t xml:space="preserve">. </w:t>
        </w:r>
        <w:r w:rsidR="00E20C7C" w:rsidRPr="00E03D72">
          <w:rPr>
            <w:rFonts w:ascii="Times New Roman" w:eastAsia="Times New Roman" w:hAnsi="Times New Roman" w:cs="Times New Roman"/>
            <w:iCs/>
            <w:highlight w:val="yellow"/>
            <w:rPrChange w:id="87" w:author="Kasaie Sharifi, Seyed Alireza" w:date="2024-12-10T18:15:00Z" w16du:dateUtc="2024-12-11T00:15:00Z">
              <w:rPr>
                <w:rFonts w:ascii="Times New Roman" w:eastAsia="Times New Roman" w:hAnsi="Times New Roman" w:cs="Times New Roman"/>
                <w:iCs/>
              </w:rPr>
            </w:rPrChange>
          </w:rPr>
          <w:t xml:space="preserve">Just like </w:t>
        </w:r>
        <w:r w:rsidR="001358A9" w:rsidRPr="00E03D72">
          <w:rPr>
            <w:rFonts w:ascii="Times New Roman" w:eastAsia="Times New Roman" w:hAnsi="Times New Roman" w:cs="Times New Roman"/>
            <w:iCs/>
            <w:highlight w:val="yellow"/>
            <w:rPrChange w:id="88" w:author="Kasaie Sharifi, Seyed Alireza" w:date="2024-12-10T18:15:00Z" w16du:dateUtc="2024-12-11T00:15:00Z">
              <w:rPr>
                <w:rFonts w:ascii="Times New Roman" w:eastAsia="Times New Roman" w:hAnsi="Times New Roman" w:cs="Times New Roman"/>
                <w:iCs/>
              </w:rPr>
            </w:rPrChange>
          </w:rPr>
          <w:t>Delta wave, this indicates 2% (</w:t>
        </w:r>
      </w:ins>
      <m:oMath>
        <m:sSup>
          <m:sSupPr>
            <m:ctrlPr>
              <w:ins w:id="89" w:author="Kasaie Sharifi, Seyed Alireza" w:date="2024-12-10T18:13:00Z" w16du:dateUtc="2024-12-11T00:13:00Z">
                <w:rPr>
                  <w:rFonts w:ascii="Cambria Math" w:eastAsia="Times New Roman" w:hAnsi="Cambria Math" w:cs="Times New Roman"/>
                  <w:i/>
                  <w:highlight w:val="yellow"/>
                </w:rPr>
              </w:ins>
            </m:ctrlPr>
          </m:sSupPr>
          <m:e>
            <m:r>
              <w:ins w:id="90" w:author="Kasaie Sharifi, Seyed Alireza" w:date="2024-12-10T18:13:00Z" w16du:dateUtc="2024-12-11T00:13:00Z">
                <w:rPr>
                  <w:rFonts w:ascii="Cambria Math" w:eastAsia="Times New Roman" w:hAnsi="Cambria Math" w:cs="Times New Roman"/>
                  <w:highlight w:val="yellow"/>
                </w:rPr>
                <m:t>e</m:t>
              </w:ins>
            </m:r>
          </m:e>
          <m:sup>
            <m:r>
              <w:ins w:id="91" w:author="Kasaie Sharifi, Seyed Alireza" w:date="2024-12-10T18:13:00Z" w16du:dateUtc="2024-12-11T00:13:00Z">
                <w:rPr>
                  <w:rFonts w:ascii="Cambria Math" w:eastAsia="Times New Roman" w:hAnsi="Cambria Math" w:cs="Times New Roman"/>
                  <w:highlight w:val="yellow"/>
                </w:rPr>
                <m:t>0.016</m:t>
              </w:ins>
            </m:r>
          </m:sup>
        </m:sSup>
        <m:r>
          <w:ins w:id="92" w:author="Kasaie Sharifi, Seyed Alireza" w:date="2024-12-10T18:13:00Z" w16du:dateUtc="2024-12-11T00:13:00Z">
            <w:rPr>
              <w:rFonts w:ascii="Cambria Math" w:eastAsia="Times New Roman" w:hAnsi="Cambria Math" w:cs="Times New Roman"/>
              <w:highlight w:val="yellow"/>
            </w:rPr>
            <m:t>=1.02</m:t>
          </w:ins>
        </m:r>
      </m:oMath>
      <w:ins w:id="93" w:author="Kasaie Sharifi, Seyed Alireza" w:date="2024-12-10T18:13:00Z" w16du:dateUtc="2024-12-11T00:13:00Z">
        <w:r w:rsidR="001358A9" w:rsidRPr="00E03D72">
          <w:rPr>
            <w:rFonts w:ascii="Times New Roman" w:eastAsia="Times New Roman" w:hAnsi="Times New Roman" w:cs="Times New Roman"/>
            <w:highlight w:val="yellow"/>
          </w:rPr>
          <w:t>)</w:t>
        </w:r>
        <w:r w:rsidR="00221CE1" w:rsidRPr="00E03D72">
          <w:rPr>
            <w:rFonts w:ascii="Times New Roman" w:eastAsia="Times New Roman" w:hAnsi="Times New Roman" w:cs="Times New Roman"/>
            <w:highlight w:val="yellow"/>
            <w:rPrChange w:id="94" w:author="Kasaie Sharifi, Seyed Alireza" w:date="2024-12-10T18:15:00Z" w16du:dateUtc="2024-12-11T00:15:00Z">
              <w:rPr>
                <w:rFonts w:ascii="Times New Roman" w:eastAsia="Times New Roman" w:hAnsi="Times New Roman" w:cs="Times New Roman"/>
              </w:rPr>
            </w:rPrChange>
          </w:rPr>
          <w:t xml:space="preserve"> increase in IR</w:t>
        </w:r>
      </w:ins>
      <w:ins w:id="95" w:author="Kasaie Sharifi, Seyed Alireza" w:date="2024-12-10T18:15:00Z" w16du:dateUtc="2024-12-11T00:15:00Z">
        <w:r w:rsidR="004814B5" w:rsidRPr="00E03D72">
          <w:rPr>
            <w:rFonts w:ascii="Times New Roman" w:eastAsia="Times New Roman" w:hAnsi="Times New Roman" w:cs="Times New Roman"/>
            <w:highlight w:val="yellow"/>
          </w:rPr>
          <w:t>R</w:t>
        </w:r>
      </w:ins>
      <w:ins w:id="96" w:author="Kasaie Sharifi, Seyed Alireza" w:date="2024-12-10T18:13:00Z" w16du:dateUtc="2024-12-11T00:13:00Z">
        <w:r w:rsidR="00221CE1" w:rsidRPr="00E03D72">
          <w:rPr>
            <w:rFonts w:ascii="Times New Roman" w:eastAsia="Times New Roman" w:hAnsi="Times New Roman" w:cs="Times New Roman"/>
            <w:highlight w:val="yellow"/>
            <w:rPrChange w:id="97" w:author="Kasaie Sharifi, Seyed Alireza" w:date="2024-12-10T18:15:00Z" w16du:dateUtc="2024-12-11T00:15:00Z">
              <w:rPr>
                <w:rFonts w:ascii="Times New Roman" w:eastAsia="Times New Roman" w:hAnsi="Times New Roman" w:cs="Times New Roman"/>
              </w:rPr>
            </w:rPrChange>
          </w:rPr>
          <w:t xml:space="preserve">, </w:t>
        </w:r>
      </w:ins>
      <w:ins w:id="98" w:author="Kasaie Sharifi, Seyed Alireza" w:date="2024-12-10T18:15:00Z">
        <w:r w:rsidR="004814B5" w:rsidRPr="00E03D72">
          <w:rPr>
            <w:rFonts w:ascii="Times New Roman" w:eastAsia="Times New Roman" w:hAnsi="Times New Roman" w:cs="Times New Roman"/>
            <w:highlight w:val="yellow"/>
          </w:rPr>
          <w:t>further supporting the conclusion that highly disadvantaged zip codes experienced higher COVID-19 ICU admission rates compared to less disadvantaged areas.</w:t>
        </w:r>
      </w:ins>
      <w:del w:id="99" w:author="Kasaie Sharifi, Seyed Alireza" w:date="2024-12-10T18:12:00Z" w16du:dateUtc="2024-12-11T00:12:00Z">
        <w:r w:rsidR="00AD1A14" w:rsidRPr="00E03D72" w:rsidDel="00E20C7C">
          <w:rPr>
            <w:rFonts w:ascii="Times New Roman" w:eastAsia="Times New Roman" w:hAnsi="Times New Roman" w:cs="Times New Roman"/>
            <w:iCs/>
            <w:highlight w:val="yellow"/>
            <w:rPrChange w:id="100" w:author="Kasaie Sharifi, Seyed Alireza" w:date="2024-12-10T18:15:00Z" w16du:dateUtc="2024-12-11T00:15:00Z">
              <w:rPr>
                <w:rFonts w:ascii="Times New Roman" w:eastAsia="Times New Roman" w:hAnsi="Times New Roman" w:cs="Times New Roman"/>
                <w:iCs/>
              </w:rPr>
            </w:rPrChange>
          </w:rPr>
          <w:delText>,</w:delText>
        </w:r>
        <w:r w:rsidRPr="00E03D72" w:rsidDel="00E20C7C">
          <w:rPr>
            <w:rFonts w:ascii="Times New Roman" w:eastAsia="Times New Roman" w:hAnsi="Times New Roman" w:cs="Times New Roman"/>
            <w:highlight w:val="yellow"/>
            <w:rPrChange w:id="101" w:author="Kasaie Sharifi, Seyed Alireza" w:date="2024-12-10T18:15:00Z" w16du:dateUtc="2024-12-11T00:15:00Z">
              <w:rPr>
                <w:rFonts w:ascii="Times New Roman" w:eastAsia="Times New Roman" w:hAnsi="Times New Roman" w:cs="Times New Roman"/>
              </w:rPr>
            </w:rPrChange>
          </w:rPr>
          <w:delText xml:space="preserve"> </w:delText>
        </w:r>
        <w:commentRangeEnd w:id="85"/>
        <w:r w:rsidR="0005378E" w:rsidRPr="00E03D72" w:rsidDel="00E20C7C">
          <w:rPr>
            <w:rStyle w:val="CommentReference"/>
            <w:highlight w:val="yellow"/>
            <w:rPrChange w:id="102" w:author="Kasaie Sharifi, Seyed Alireza" w:date="2024-12-10T18:15:00Z" w16du:dateUtc="2024-12-11T00:15:00Z">
              <w:rPr>
                <w:rStyle w:val="CommentReference"/>
              </w:rPr>
            </w:rPrChange>
          </w:rPr>
          <w:commentReference w:id="85"/>
        </w:r>
        <w:r w:rsidRPr="00E03D72" w:rsidDel="00E20C7C">
          <w:rPr>
            <w:rFonts w:ascii="Times New Roman" w:eastAsia="Times New Roman" w:hAnsi="Times New Roman" w:cs="Times New Roman"/>
            <w:highlight w:val="yellow"/>
            <w:rPrChange w:id="103" w:author="Kasaie Sharifi, Seyed Alireza" w:date="2024-12-10T18:15:00Z" w16du:dateUtc="2024-12-11T00:15:00Z">
              <w:rPr>
                <w:rFonts w:ascii="Times New Roman" w:eastAsia="Times New Roman" w:hAnsi="Times New Roman" w:cs="Times New Roman"/>
              </w:rPr>
            </w:rPrChange>
          </w:rPr>
          <w:delText>i</w:delText>
        </w:r>
      </w:del>
      <w:del w:id="104" w:author="Kasaie Sharifi, Seyed Alireza" w:date="2024-12-10T18:13:00Z" w16du:dateUtc="2024-12-11T00:13:00Z">
        <w:r w:rsidRPr="00E03D72" w:rsidDel="00EC7C32">
          <w:rPr>
            <w:rFonts w:ascii="Times New Roman" w:eastAsia="Times New Roman" w:hAnsi="Times New Roman" w:cs="Times New Roman"/>
            <w:highlight w:val="yellow"/>
            <w:rPrChange w:id="105" w:author="Kasaie Sharifi, Seyed Alireza" w:date="2024-12-10T18:15:00Z" w16du:dateUtc="2024-12-11T00:15:00Z">
              <w:rPr>
                <w:rFonts w:ascii="Times New Roman" w:eastAsia="Times New Roman" w:hAnsi="Times New Roman" w:cs="Times New Roman"/>
              </w:rPr>
            </w:rPrChange>
          </w:rPr>
          <w:delText xml:space="preserve">ndicating </w:delText>
        </w:r>
      </w:del>
      <w:del w:id="106" w:author="Kasaie Sharifi, Seyed Alireza" w:date="2024-12-10T18:15:00Z" w16du:dateUtc="2024-12-11T00:15:00Z">
        <w:r w:rsidRPr="00E03D72" w:rsidDel="004814B5">
          <w:rPr>
            <w:rFonts w:ascii="Times New Roman" w:eastAsia="Times New Roman" w:hAnsi="Times New Roman" w:cs="Times New Roman"/>
            <w:highlight w:val="yellow"/>
            <w:rPrChange w:id="107" w:author="Kasaie Sharifi, Seyed Alireza" w:date="2024-12-10T18:15:00Z" w16du:dateUtc="2024-12-11T00:15:00Z">
              <w:rPr>
                <w:rFonts w:ascii="Times New Roman" w:eastAsia="Times New Roman" w:hAnsi="Times New Roman" w:cs="Times New Roman"/>
              </w:rPr>
            </w:rPrChange>
          </w:rPr>
          <w:delText xml:space="preserve">that </w:delText>
        </w:r>
        <w:r w:rsidR="003D431C" w:rsidRPr="00E03D72" w:rsidDel="004814B5">
          <w:rPr>
            <w:rFonts w:ascii="Times New Roman" w:eastAsia="Times New Roman" w:hAnsi="Times New Roman" w:cs="Times New Roman"/>
            <w:highlight w:val="yellow"/>
            <w:rPrChange w:id="108" w:author="Kasaie Sharifi, Seyed Alireza" w:date="2024-12-10T18:15:00Z" w16du:dateUtc="2024-12-11T00:15:00Z">
              <w:rPr>
                <w:rFonts w:ascii="Times New Roman" w:eastAsia="Times New Roman" w:hAnsi="Times New Roman" w:cs="Times New Roman"/>
              </w:rPr>
            </w:rPrChange>
          </w:rPr>
          <w:delText xml:space="preserve">high </w:delText>
        </w:r>
        <w:r w:rsidRPr="00E03D72" w:rsidDel="004814B5">
          <w:rPr>
            <w:rFonts w:ascii="Times New Roman" w:eastAsia="Times New Roman" w:hAnsi="Times New Roman" w:cs="Times New Roman"/>
            <w:highlight w:val="yellow"/>
            <w:rPrChange w:id="109" w:author="Kasaie Sharifi, Seyed Alireza" w:date="2024-12-10T18:15:00Z" w16du:dateUtc="2024-12-11T00:15:00Z">
              <w:rPr>
                <w:rFonts w:ascii="Times New Roman" w:eastAsia="Times New Roman" w:hAnsi="Times New Roman" w:cs="Times New Roman"/>
              </w:rPr>
            </w:rPrChange>
          </w:rPr>
          <w:delText xml:space="preserve">disadvantaged zip codes experienced higher COVID-19 ICU admission rates </w:delText>
        </w:r>
      </w:del>
      <w:customXmlDelRangeStart w:id="110" w:author="Kasaie Sharifi, Seyed Alireza" w:date="2024-12-10T18:15:00Z"/>
      <w:sdt>
        <w:sdtPr>
          <w:rPr>
            <w:highlight w:val="yellow"/>
          </w:rPr>
          <w:tag w:val="goog_rdk_205"/>
          <w:id w:val="133222882"/>
        </w:sdtPr>
        <w:sdtContent>
          <w:customXmlDelRangeEnd w:id="110"/>
          <w:del w:id="111" w:author="Kasaie Sharifi, Seyed Alireza" w:date="2024-12-10T18:15:00Z" w16du:dateUtc="2024-12-11T00:15:00Z">
            <w:r w:rsidRPr="00E03D72" w:rsidDel="004814B5">
              <w:rPr>
                <w:rFonts w:ascii="Times New Roman" w:eastAsia="Times New Roman" w:hAnsi="Times New Roman" w:cs="Times New Roman"/>
                <w:highlight w:val="yellow"/>
                <w:rPrChange w:id="112" w:author="Kasaie Sharifi, Seyed Alireza" w:date="2024-12-10T18:15:00Z" w16du:dateUtc="2024-12-11T00:15:00Z">
                  <w:rPr>
                    <w:rFonts w:ascii="Times New Roman" w:eastAsia="Times New Roman" w:hAnsi="Times New Roman" w:cs="Times New Roman"/>
                  </w:rPr>
                </w:rPrChange>
              </w:rPr>
              <w:delText>than</w:delText>
            </w:r>
          </w:del>
          <w:customXmlDelRangeStart w:id="113" w:author="Kasaie Sharifi, Seyed Alireza" w:date="2024-12-10T18:15:00Z"/>
        </w:sdtContent>
      </w:sdt>
      <w:customXmlDelRangeEnd w:id="113"/>
      <w:del w:id="114" w:author="Kasaie Sharifi, Seyed Alireza" w:date="2024-12-10T18:15:00Z" w16du:dateUtc="2024-12-11T00:15:00Z">
        <w:r w:rsidRPr="00E03D72" w:rsidDel="004814B5">
          <w:rPr>
            <w:rFonts w:ascii="Times New Roman" w:eastAsia="Times New Roman" w:hAnsi="Times New Roman" w:cs="Times New Roman"/>
            <w:highlight w:val="yellow"/>
            <w:rPrChange w:id="115" w:author="Kasaie Sharifi, Seyed Alireza" w:date="2024-12-10T18:15:00Z" w16du:dateUtc="2024-12-11T00:15:00Z">
              <w:rPr>
                <w:rFonts w:ascii="Times New Roman" w:eastAsia="Times New Roman" w:hAnsi="Times New Roman" w:cs="Times New Roman"/>
              </w:rPr>
            </w:rPrChange>
          </w:rPr>
          <w:delText xml:space="preserve"> </w:delText>
        </w:r>
        <w:r w:rsidR="003D431C" w:rsidRPr="00E03D72" w:rsidDel="004814B5">
          <w:rPr>
            <w:rFonts w:ascii="Times New Roman" w:eastAsia="Times New Roman" w:hAnsi="Times New Roman" w:cs="Times New Roman"/>
            <w:highlight w:val="yellow"/>
            <w:rPrChange w:id="116" w:author="Kasaie Sharifi, Seyed Alireza" w:date="2024-12-10T18:15:00Z" w16du:dateUtc="2024-12-11T00:15:00Z">
              <w:rPr>
                <w:rFonts w:ascii="Times New Roman" w:eastAsia="Times New Roman" w:hAnsi="Times New Roman" w:cs="Times New Roman"/>
              </w:rPr>
            </w:rPrChange>
          </w:rPr>
          <w:delText xml:space="preserve">low </w:delText>
        </w:r>
      </w:del>
      <w:customXmlDelRangeStart w:id="117" w:author="Kasaie Sharifi, Seyed Alireza" w:date="2024-12-10T18:15:00Z"/>
      <w:sdt>
        <w:sdtPr>
          <w:rPr>
            <w:highlight w:val="yellow"/>
          </w:rPr>
          <w:tag w:val="goog_rdk_207"/>
          <w:id w:val="147414656"/>
        </w:sdtPr>
        <w:sdtContent>
          <w:customXmlDelRangeEnd w:id="117"/>
          <w:customXmlDelRangeStart w:id="118" w:author="Kasaie Sharifi, Seyed Alireza" w:date="2024-12-10T18:15:00Z"/>
        </w:sdtContent>
      </w:sdt>
      <w:customXmlDelRangeEnd w:id="118"/>
      <w:customXmlDelRangeStart w:id="119" w:author="Kasaie Sharifi, Seyed Alireza" w:date="2024-12-10T18:15:00Z"/>
      <w:sdt>
        <w:sdtPr>
          <w:rPr>
            <w:highlight w:val="yellow"/>
          </w:rPr>
          <w:tag w:val="goog_rdk_208"/>
          <w:id w:val="-1213645322"/>
        </w:sdtPr>
        <w:sdtContent>
          <w:customXmlDelRangeEnd w:id="119"/>
          <w:customXmlDelRangeStart w:id="120" w:author="Kasaie Sharifi, Seyed Alireza" w:date="2024-12-10T18:15:00Z"/>
        </w:sdtContent>
      </w:sdt>
      <w:customXmlDelRangeEnd w:id="120"/>
      <w:del w:id="121" w:author="Kasaie Sharifi, Seyed Alireza" w:date="2024-12-10T18:15:00Z" w16du:dateUtc="2024-12-11T00:15:00Z">
        <w:r w:rsidRPr="00E03D72" w:rsidDel="004814B5">
          <w:rPr>
            <w:rFonts w:ascii="Times New Roman" w:eastAsia="Times New Roman" w:hAnsi="Times New Roman" w:cs="Times New Roman"/>
            <w:highlight w:val="yellow"/>
            <w:rPrChange w:id="122" w:author="Kasaie Sharifi, Seyed Alireza" w:date="2024-12-10T18:15:00Z" w16du:dateUtc="2024-12-11T00:15:00Z">
              <w:rPr>
                <w:rFonts w:ascii="Times New Roman" w:eastAsia="Times New Roman" w:hAnsi="Times New Roman" w:cs="Times New Roman"/>
              </w:rPr>
            </w:rPrChange>
          </w:rPr>
          <w:delText xml:space="preserve">disadvantaged areas. </w:delText>
        </w:r>
      </w:del>
      <w:del w:id="123" w:author="Wozniak, Amy" w:date="2024-12-09T17:20:00Z">
        <w:r w:rsidRPr="00E03D72" w:rsidDel="0005378E">
          <w:rPr>
            <w:rFonts w:ascii="Times New Roman" w:eastAsia="Times New Roman" w:hAnsi="Times New Roman" w:cs="Times New Roman"/>
            <w:highlight w:val="yellow"/>
            <w:rPrChange w:id="124" w:author="Kasaie Sharifi, Seyed Alireza" w:date="2024-12-10T18:15:00Z" w16du:dateUtc="2024-12-11T00:15:00Z">
              <w:rPr>
                <w:rFonts w:ascii="Times New Roman" w:eastAsia="Times New Roman" w:hAnsi="Times New Roman" w:cs="Times New Roman"/>
              </w:rPr>
            </w:rPrChange>
          </w:rPr>
          <w:delText xml:space="preserve">Additionally, </w:delText>
        </w:r>
        <w:r w:rsidR="006C398D" w:rsidRPr="00E03D72" w:rsidDel="0005378E">
          <w:rPr>
            <w:rFonts w:ascii="Times New Roman" w:eastAsia="Times New Roman" w:hAnsi="Times New Roman" w:cs="Times New Roman"/>
            <w:highlight w:val="yellow"/>
            <w:rPrChange w:id="125" w:author="Kasaie Sharifi, Seyed Alireza" w:date="2024-12-10T18:15:00Z" w16du:dateUtc="2024-12-11T00:15:00Z">
              <w:rPr>
                <w:rFonts w:ascii="Times New Roman" w:eastAsia="Times New Roman" w:hAnsi="Times New Roman" w:cs="Times New Roman"/>
              </w:rPr>
            </w:rPrChange>
          </w:rPr>
          <w:delText>M</w:delText>
        </w:r>
        <w:r w:rsidRPr="00E03D72" w:rsidDel="0005378E">
          <w:rPr>
            <w:rFonts w:ascii="Times New Roman" w:eastAsia="Times New Roman" w:hAnsi="Times New Roman" w:cs="Times New Roman"/>
            <w:highlight w:val="yellow"/>
            <w:rPrChange w:id="126" w:author="Kasaie Sharifi, Seyed Alireza" w:date="2024-12-10T18:15:00Z" w16du:dateUtc="2024-12-11T00:15:00Z">
              <w:rPr>
                <w:rFonts w:ascii="Times New Roman" w:eastAsia="Times New Roman" w:hAnsi="Times New Roman" w:cs="Times New Roman"/>
              </w:rPr>
            </w:rPrChange>
          </w:rPr>
          <w:delText xml:space="preserve">odel 3 reveals that an increase in the effective number of SHIELD centers in </w:delText>
        </w:r>
        <w:r w:rsidR="003D431C" w:rsidRPr="00E03D72" w:rsidDel="0005378E">
          <w:rPr>
            <w:rFonts w:ascii="Times New Roman" w:eastAsia="Times New Roman" w:hAnsi="Times New Roman" w:cs="Times New Roman"/>
            <w:highlight w:val="yellow"/>
            <w:rPrChange w:id="127" w:author="Kasaie Sharifi, Seyed Alireza" w:date="2024-12-10T18:15:00Z" w16du:dateUtc="2024-12-11T00:15:00Z">
              <w:rPr>
                <w:rFonts w:ascii="Times New Roman" w:eastAsia="Times New Roman" w:hAnsi="Times New Roman" w:cs="Times New Roman"/>
              </w:rPr>
            </w:rPrChange>
          </w:rPr>
          <w:delText xml:space="preserve">high </w:delText>
        </w:r>
        <w:r w:rsidRPr="00E03D72" w:rsidDel="0005378E">
          <w:rPr>
            <w:rFonts w:ascii="Times New Roman" w:eastAsia="Times New Roman" w:hAnsi="Times New Roman" w:cs="Times New Roman"/>
            <w:highlight w:val="yellow"/>
            <w:rPrChange w:id="128" w:author="Kasaie Sharifi, Seyed Alireza" w:date="2024-12-10T18:15:00Z" w16du:dateUtc="2024-12-11T00:15:00Z">
              <w:rPr>
                <w:rFonts w:ascii="Times New Roman" w:eastAsia="Times New Roman" w:hAnsi="Times New Roman" w:cs="Times New Roman"/>
              </w:rPr>
            </w:rPrChange>
          </w:rPr>
          <w:delText xml:space="preserve">disadvantaged ADI areas is </w:delText>
        </w:r>
        <w:r w:rsidR="004D4976" w:rsidRPr="00E03D72" w:rsidDel="0005378E">
          <w:rPr>
            <w:rFonts w:ascii="Times New Roman" w:eastAsia="Times New Roman" w:hAnsi="Times New Roman" w:cs="Times New Roman"/>
            <w:highlight w:val="yellow"/>
            <w:rPrChange w:id="129" w:author="Kasaie Sharifi, Seyed Alireza" w:date="2024-12-10T18:15:00Z" w16du:dateUtc="2024-12-11T00:15:00Z">
              <w:rPr>
                <w:rFonts w:ascii="Times New Roman" w:eastAsia="Times New Roman" w:hAnsi="Times New Roman" w:cs="Times New Roman"/>
              </w:rPr>
            </w:rPrChange>
          </w:rPr>
          <w:delText>associated with a</w:delText>
        </w:r>
        <w:r w:rsidRPr="00E03D72" w:rsidDel="0005378E">
          <w:rPr>
            <w:rFonts w:ascii="Times New Roman" w:eastAsia="Times New Roman" w:hAnsi="Times New Roman" w:cs="Times New Roman"/>
            <w:highlight w:val="yellow"/>
            <w:rPrChange w:id="130" w:author="Kasaie Sharifi, Seyed Alireza" w:date="2024-12-10T18:15:00Z" w16du:dateUtc="2024-12-11T00:15:00Z">
              <w:rPr>
                <w:rFonts w:ascii="Times New Roman" w:eastAsia="Times New Roman" w:hAnsi="Times New Roman" w:cs="Times New Roman"/>
              </w:rPr>
            </w:rPrChange>
          </w:rPr>
          <w:delText xml:space="preserve"> </w:delText>
        </w:r>
        <w:r w:rsidR="005C5498" w:rsidRPr="00E03D72" w:rsidDel="0005378E">
          <w:rPr>
            <w:rFonts w:ascii="Times New Roman" w:eastAsia="Times New Roman" w:hAnsi="Times New Roman" w:cs="Times New Roman"/>
            <w:highlight w:val="yellow"/>
            <w:rPrChange w:id="131" w:author="Kasaie Sharifi, Seyed Alireza" w:date="2024-12-10T18:15:00Z" w16du:dateUtc="2024-12-11T00:15:00Z">
              <w:rPr>
                <w:rFonts w:ascii="Times New Roman" w:eastAsia="Times New Roman" w:hAnsi="Times New Roman" w:cs="Times New Roman"/>
              </w:rPr>
            </w:rPrChange>
          </w:rPr>
          <w:delText>reduction in the COVID-19</w:delText>
        </w:r>
        <w:r w:rsidRPr="00E03D72" w:rsidDel="0005378E">
          <w:rPr>
            <w:rFonts w:ascii="Times New Roman" w:eastAsia="Times New Roman" w:hAnsi="Times New Roman" w:cs="Times New Roman"/>
            <w:highlight w:val="yellow"/>
            <w:rPrChange w:id="132" w:author="Kasaie Sharifi, Seyed Alireza" w:date="2024-12-10T18:15:00Z" w16du:dateUtc="2024-12-11T00:15:00Z">
              <w:rPr>
                <w:rFonts w:ascii="Times New Roman" w:eastAsia="Times New Roman" w:hAnsi="Times New Roman" w:cs="Times New Roman"/>
              </w:rPr>
            </w:rPrChange>
          </w:rPr>
          <w:delText xml:space="preserve"> admission rate </w:delText>
        </w:r>
        <w:commentRangeStart w:id="133"/>
        <w:r w:rsidRPr="00E03D72" w:rsidDel="0005378E">
          <w:rPr>
            <w:rFonts w:ascii="Times New Roman" w:eastAsia="Times New Roman" w:hAnsi="Times New Roman" w:cs="Times New Roman"/>
            <w:highlight w:val="yellow"/>
            <w:rPrChange w:id="134" w:author="Kasaie Sharifi, Seyed Alireza" w:date="2024-12-10T18:15:00Z" w16du:dateUtc="2024-12-11T00:15:00Z">
              <w:rPr>
                <w:rFonts w:ascii="Times New Roman" w:eastAsia="Times New Roman" w:hAnsi="Times New Roman" w:cs="Times New Roman"/>
              </w:rPr>
            </w:rPrChange>
          </w:rPr>
          <w:delText>(</w:delText>
        </w:r>
      </w:del>
      <m:oMath>
        <m:r>
          <w:del w:id="135" w:author="Wozniak, Amy" w:date="2024-12-09T17:20:00Z">
            <w:rPr>
              <w:rFonts w:ascii="Cambria Math" w:eastAsia="Times New Roman" w:hAnsi="Cambria Math" w:cs="Times New Roman"/>
              <w:highlight w:val="yellow"/>
              <w:rPrChange w:id="136" w:author="Kasaie Sharifi, Seyed Alireza" w:date="2024-12-10T18:15:00Z" w16du:dateUtc="2024-12-11T00:15:00Z">
                <w:rPr>
                  <w:rFonts w:ascii="Cambria Math" w:eastAsia="Times New Roman" w:hAnsi="Cambria Math" w:cs="Times New Roman"/>
                </w:rPr>
              </w:rPrChange>
            </w:rPr>
            <m:t>β=-0.006</m:t>
          </w:del>
        </m:r>
        <w:commentRangeEnd w:id="133"/>
        <m:r>
          <w:del w:id="137" w:author="Wozniak, Amy" w:date="2024-12-09T17:20:00Z">
            <m:rPr>
              <m:sty m:val="p"/>
            </m:rPr>
            <w:rPr>
              <w:rStyle w:val="CommentReference"/>
              <w:highlight w:val="yellow"/>
              <w:rPrChange w:id="138" w:author="Kasaie Sharifi, Seyed Alireza" w:date="2024-12-10T18:15:00Z" w16du:dateUtc="2024-12-11T00:15:00Z">
                <w:rPr>
                  <w:rStyle w:val="CommentReference"/>
                </w:rPr>
              </w:rPrChange>
            </w:rPr>
            <w:commentReference w:id="133"/>
          </w:del>
        </m:r>
        <m:r>
          <w:del w:id="139" w:author="Wozniak, Amy" w:date="2024-12-09T17:20:00Z">
            <w:rPr>
              <w:rFonts w:ascii="Cambria Math" w:eastAsia="Times New Roman" w:hAnsi="Cambria Math" w:cs="Times New Roman"/>
              <w:highlight w:val="yellow"/>
              <w:rPrChange w:id="140" w:author="Kasaie Sharifi, Seyed Alireza" w:date="2024-12-10T18:15:00Z" w16du:dateUtc="2024-12-11T00:15:00Z">
                <w:rPr>
                  <w:rFonts w:ascii="Cambria Math" w:eastAsia="Times New Roman" w:hAnsi="Cambria Math" w:cs="Times New Roman"/>
                </w:rPr>
              </w:rPrChange>
            </w:rPr>
            <m:t xml:space="preserve">, </m:t>
          </w:del>
        </m:r>
      </m:oMath>
      <w:del w:id="141" w:author="Wozniak, Amy" w:date="2024-12-09T17:20:00Z">
        <w:r w:rsidRPr="00E03D72" w:rsidDel="0005378E">
          <w:rPr>
            <w:rFonts w:ascii="Times New Roman" w:eastAsia="Times New Roman" w:hAnsi="Times New Roman" w:cs="Times New Roman"/>
            <w:i/>
            <w:highlight w:val="yellow"/>
            <w:rPrChange w:id="142" w:author="Kasaie Sharifi, Seyed Alireza" w:date="2024-12-10T18:15:00Z" w16du:dateUtc="2024-12-11T00:15:00Z">
              <w:rPr>
                <w:rFonts w:ascii="Times New Roman" w:eastAsia="Times New Roman" w:hAnsi="Times New Roman" w:cs="Times New Roman"/>
                <w:i/>
              </w:rPr>
            </w:rPrChange>
          </w:rPr>
          <w:delText xml:space="preserve">p </w:delText>
        </w:r>
        <w:r w:rsidRPr="00E03D72" w:rsidDel="0005378E">
          <w:rPr>
            <w:rFonts w:ascii="Times New Roman" w:eastAsia="Times New Roman" w:hAnsi="Times New Roman" w:cs="Times New Roman"/>
            <w:iCs/>
            <w:highlight w:val="yellow"/>
            <w:rPrChange w:id="143" w:author="Kasaie Sharifi, Seyed Alireza" w:date="2024-12-10T18:15:00Z" w16du:dateUtc="2024-12-11T00:15:00Z">
              <w:rPr>
                <w:rFonts w:ascii="Times New Roman" w:eastAsia="Times New Roman" w:hAnsi="Times New Roman" w:cs="Times New Roman"/>
                <w:iCs/>
              </w:rPr>
            </w:rPrChange>
          </w:rPr>
          <w:delText>&lt; 0.1</w:delText>
        </w:r>
        <w:r w:rsidRPr="00E03D72" w:rsidDel="0005378E">
          <w:rPr>
            <w:rFonts w:ascii="Times New Roman" w:eastAsia="Times New Roman" w:hAnsi="Times New Roman" w:cs="Times New Roman"/>
            <w:highlight w:val="yellow"/>
            <w:rPrChange w:id="144" w:author="Kasaie Sharifi, Seyed Alireza" w:date="2024-12-10T18:15:00Z" w16du:dateUtc="2024-12-11T00:15:00Z">
              <w:rPr>
                <w:rFonts w:ascii="Times New Roman" w:eastAsia="Times New Roman" w:hAnsi="Times New Roman" w:cs="Times New Roman"/>
              </w:rPr>
            </w:rPrChange>
          </w:rPr>
          <w:delText>).</w:delText>
        </w:r>
        <w:r w:rsidR="00DF0B24" w:rsidRPr="00E03D72" w:rsidDel="0005378E">
          <w:rPr>
            <w:rFonts w:ascii="Times New Roman" w:eastAsia="Times New Roman" w:hAnsi="Times New Roman" w:cs="Times New Roman"/>
            <w:highlight w:val="yellow"/>
            <w:rPrChange w:id="145" w:author="Kasaie Sharifi, Seyed Alireza" w:date="2024-12-10T18:15:00Z" w16du:dateUtc="2024-12-11T00:15:00Z">
              <w:rPr>
                <w:rFonts w:ascii="Times New Roman" w:eastAsia="Times New Roman" w:hAnsi="Times New Roman" w:cs="Times New Roman"/>
              </w:rPr>
            </w:rPrChange>
          </w:rPr>
          <w:delText xml:space="preserve"> </w:delText>
        </w:r>
      </w:del>
      <w:commentRangeStart w:id="146"/>
      <w:del w:id="147" w:author="Wozniak, Amy" w:date="2024-12-09T17:19:00Z">
        <w:r w:rsidR="00DF0B24" w:rsidRPr="00E03D72" w:rsidDel="0005378E">
          <w:rPr>
            <w:rFonts w:ascii="Times New Roman" w:eastAsia="Times New Roman" w:hAnsi="Times New Roman" w:cs="Times New Roman"/>
            <w:highlight w:val="yellow"/>
            <w:rPrChange w:id="148" w:author="Kasaie Sharifi, Seyed Alireza" w:date="2024-12-10T18:15:00Z" w16du:dateUtc="2024-12-11T00:15:00Z">
              <w:rPr>
                <w:rFonts w:ascii="Times New Roman" w:eastAsia="Times New Roman" w:hAnsi="Times New Roman" w:cs="Times New Roman"/>
              </w:rPr>
            </w:rPrChange>
          </w:rPr>
          <w:delText xml:space="preserve">Thus, during the </w:delText>
        </w:r>
        <w:r w:rsidR="00434D2B" w:rsidRPr="00E03D72" w:rsidDel="0005378E">
          <w:rPr>
            <w:rFonts w:ascii="Times New Roman" w:eastAsia="Times New Roman" w:hAnsi="Times New Roman" w:cs="Times New Roman"/>
            <w:highlight w:val="yellow"/>
            <w:rPrChange w:id="149" w:author="Kasaie Sharifi, Seyed Alireza" w:date="2024-12-10T18:15:00Z" w16du:dateUtc="2024-12-11T00:15:00Z">
              <w:rPr>
                <w:rFonts w:ascii="Times New Roman" w:eastAsia="Times New Roman" w:hAnsi="Times New Roman" w:cs="Times New Roman"/>
              </w:rPr>
            </w:rPrChange>
          </w:rPr>
          <w:delText>Omicron</w:delText>
        </w:r>
        <w:r w:rsidR="00DF0B24" w:rsidRPr="00E03D72" w:rsidDel="0005378E">
          <w:rPr>
            <w:rFonts w:ascii="Times New Roman" w:eastAsia="Times New Roman" w:hAnsi="Times New Roman" w:cs="Times New Roman"/>
            <w:highlight w:val="yellow"/>
            <w:rPrChange w:id="150" w:author="Kasaie Sharifi, Seyed Alireza" w:date="2024-12-10T18:15:00Z" w16du:dateUtc="2024-12-11T00:15:00Z">
              <w:rPr>
                <w:rFonts w:ascii="Times New Roman" w:eastAsia="Times New Roman" w:hAnsi="Times New Roman" w:cs="Times New Roman"/>
              </w:rPr>
            </w:rPrChange>
          </w:rPr>
          <w:delText xml:space="preserve"> wave, adding one SHIELD test center</w:delText>
        </w:r>
        <w:r w:rsidR="00434D2B" w:rsidRPr="00E03D72" w:rsidDel="0005378E">
          <w:rPr>
            <w:rFonts w:ascii="Times New Roman" w:eastAsia="Times New Roman" w:hAnsi="Times New Roman" w:cs="Times New Roman"/>
            <w:highlight w:val="yellow"/>
            <w:rPrChange w:id="151" w:author="Kasaie Sharifi, Seyed Alireza" w:date="2024-12-10T18:15:00Z" w16du:dateUtc="2024-12-11T00:15:00Z">
              <w:rPr>
                <w:rFonts w:ascii="Times New Roman" w:eastAsia="Times New Roman" w:hAnsi="Times New Roman" w:cs="Times New Roman"/>
              </w:rPr>
            </w:rPrChange>
          </w:rPr>
          <w:delText xml:space="preserve"> in more disadvantaged </w:delText>
        </w:r>
        <w:r w:rsidR="00893CA0" w:rsidRPr="00E03D72" w:rsidDel="0005378E">
          <w:rPr>
            <w:rFonts w:ascii="Times New Roman" w:eastAsia="Times New Roman" w:hAnsi="Times New Roman" w:cs="Times New Roman"/>
            <w:highlight w:val="yellow"/>
            <w:rPrChange w:id="152" w:author="Kasaie Sharifi, Seyed Alireza" w:date="2024-12-10T18:15:00Z" w16du:dateUtc="2024-12-11T00:15:00Z">
              <w:rPr>
                <w:rFonts w:ascii="Times New Roman" w:eastAsia="Times New Roman" w:hAnsi="Times New Roman" w:cs="Times New Roman"/>
              </w:rPr>
            </w:rPrChange>
          </w:rPr>
          <w:delText>zip codes</w:delText>
        </w:r>
        <w:r w:rsidR="00DF0B24" w:rsidRPr="00E03D72" w:rsidDel="0005378E">
          <w:rPr>
            <w:rFonts w:ascii="Times New Roman" w:eastAsia="Times New Roman" w:hAnsi="Times New Roman" w:cs="Times New Roman"/>
            <w:highlight w:val="yellow"/>
            <w:rPrChange w:id="153" w:author="Kasaie Sharifi, Seyed Alireza" w:date="2024-12-10T18:15:00Z" w16du:dateUtc="2024-12-11T00:15:00Z">
              <w:rPr>
                <w:rFonts w:ascii="Times New Roman" w:eastAsia="Times New Roman" w:hAnsi="Times New Roman" w:cs="Times New Roman"/>
              </w:rPr>
            </w:rPrChange>
          </w:rPr>
          <w:delText xml:space="preserve"> is estimated to reduce the COVID-19 ICU admission rate from 0.0</w:delText>
        </w:r>
        <w:r w:rsidR="000D6AC2" w:rsidRPr="00E03D72" w:rsidDel="0005378E">
          <w:rPr>
            <w:rFonts w:ascii="Times New Roman" w:eastAsia="Times New Roman" w:hAnsi="Times New Roman" w:cs="Times New Roman"/>
            <w:highlight w:val="yellow"/>
            <w:rPrChange w:id="154" w:author="Kasaie Sharifi, Seyed Alireza" w:date="2024-12-10T18:15:00Z" w16du:dateUtc="2024-12-11T00:15:00Z">
              <w:rPr>
                <w:rFonts w:ascii="Times New Roman" w:eastAsia="Times New Roman" w:hAnsi="Times New Roman" w:cs="Times New Roman"/>
              </w:rPr>
            </w:rPrChange>
          </w:rPr>
          <w:delText>63</w:delText>
        </w:r>
        <w:r w:rsidR="00DF0B24" w:rsidRPr="00E03D72" w:rsidDel="0005378E">
          <w:rPr>
            <w:rFonts w:ascii="Times New Roman" w:eastAsia="Times New Roman" w:hAnsi="Times New Roman" w:cs="Times New Roman"/>
            <w:highlight w:val="yellow"/>
            <w:rPrChange w:id="155" w:author="Kasaie Sharifi, Seyed Alireza" w:date="2024-12-10T18:15:00Z" w16du:dateUtc="2024-12-11T00:15:00Z">
              <w:rPr>
                <w:rFonts w:ascii="Times New Roman" w:eastAsia="Times New Roman" w:hAnsi="Times New Roman" w:cs="Times New Roman"/>
              </w:rPr>
            </w:rPrChange>
          </w:rPr>
          <w:delText xml:space="preserve"> to 0.0</w:delText>
        </w:r>
        <w:r w:rsidR="00893CA0" w:rsidRPr="00E03D72" w:rsidDel="0005378E">
          <w:rPr>
            <w:rFonts w:ascii="Times New Roman" w:eastAsia="Times New Roman" w:hAnsi="Times New Roman" w:cs="Times New Roman"/>
            <w:highlight w:val="yellow"/>
            <w:rPrChange w:id="156" w:author="Kasaie Sharifi, Seyed Alireza" w:date="2024-12-10T18:15:00Z" w16du:dateUtc="2024-12-11T00:15:00Z">
              <w:rPr>
                <w:rFonts w:ascii="Times New Roman" w:eastAsia="Times New Roman" w:hAnsi="Times New Roman" w:cs="Times New Roman"/>
              </w:rPr>
            </w:rPrChange>
          </w:rPr>
          <w:delText>57</w:delText>
        </w:r>
        <w:r w:rsidR="00DF0B24" w:rsidRPr="00E03D72" w:rsidDel="0005378E">
          <w:rPr>
            <w:rFonts w:ascii="Times New Roman" w:eastAsia="Times New Roman" w:hAnsi="Times New Roman" w:cs="Times New Roman"/>
            <w:highlight w:val="yellow"/>
            <w:rPrChange w:id="157" w:author="Kasaie Sharifi, Seyed Alireza" w:date="2024-12-10T18:15:00Z" w16du:dateUtc="2024-12-11T00:15:00Z">
              <w:rPr>
                <w:rFonts w:ascii="Times New Roman" w:eastAsia="Times New Roman" w:hAnsi="Times New Roman" w:cs="Times New Roman"/>
              </w:rPr>
            </w:rPrChange>
          </w:rPr>
          <w:delText xml:space="preserve"> per 1,000 population.</w:delText>
        </w:r>
        <w:commentRangeEnd w:id="146"/>
        <w:r w:rsidR="0005378E" w:rsidRPr="00E03D72" w:rsidDel="0005378E">
          <w:rPr>
            <w:rStyle w:val="CommentReference"/>
            <w:highlight w:val="yellow"/>
            <w:rPrChange w:id="158" w:author="Kasaie Sharifi, Seyed Alireza" w:date="2024-12-10T18:15:00Z" w16du:dateUtc="2024-12-11T00:15:00Z">
              <w:rPr>
                <w:rStyle w:val="CommentReference"/>
              </w:rPr>
            </w:rPrChange>
          </w:rPr>
          <w:commentReference w:id="146"/>
        </w:r>
      </w:del>
    </w:p>
    <w:p w14:paraId="77E2FBB2" w14:textId="77777777" w:rsidR="00072952" w:rsidRDefault="00072952" w:rsidP="00F11953">
      <w:pPr>
        <w:spacing w:before="120" w:after="0" w:line="480" w:lineRule="auto"/>
        <w:jc w:val="both"/>
        <w:rPr>
          <w:rFonts w:ascii="Times New Roman" w:eastAsia="Times New Roman" w:hAnsi="Times New Roman" w:cs="Times New Roman"/>
        </w:rPr>
      </w:pPr>
    </w:p>
    <w:p w14:paraId="5DB25CE1" w14:textId="77777777" w:rsidR="008A01BD" w:rsidRPr="00D2324A" w:rsidRDefault="008A01BD" w:rsidP="008A01BD">
      <w:pPr>
        <w:spacing w:after="0" w:line="240" w:lineRule="auto"/>
        <w:jc w:val="center"/>
        <w:rPr>
          <w:rFonts w:ascii="Times New Roman" w:eastAsia="Times New Roman" w:hAnsi="Times New Roman" w:cs="Times New Roman"/>
          <w:sz w:val="18"/>
          <w:szCs w:val="18"/>
        </w:rPr>
      </w:pPr>
      <w:bookmarkStart w:id="159" w:name="_Hlk184658466"/>
      <w:commentRangeStart w:id="160"/>
      <w:r>
        <w:rPr>
          <w:rFonts w:ascii="Times New Roman" w:eastAsia="Times New Roman" w:hAnsi="Times New Roman" w:cs="Times New Roman"/>
          <w:b/>
          <w:sz w:val="18"/>
          <w:szCs w:val="18"/>
        </w:rPr>
        <w:lastRenderedPageBreak/>
        <w:t>Table 2</w:t>
      </w:r>
      <w:r>
        <w:rPr>
          <w:rFonts w:ascii="Times New Roman" w:eastAsia="Times New Roman" w:hAnsi="Times New Roman" w:cs="Times New Roman"/>
          <w:sz w:val="18"/>
          <w:szCs w:val="18"/>
        </w:rPr>
        <w:t xml:space="preserve">: </w:t>
      </w:r>
      <w:commentRangeEnd w:id="160"/>
      <w:r w:rsidR="00307E17">
        <w:rPr>
          <w:rStyle w:val="CommentReference"/>
        </w:rPr>
        <w:commentReference w:id="160"/>
      </w:r>
      <w:r>
        <w:rPr>
          <w:rFonts w:ascii="Times New Roman" w:eastAsia="Times New Roman" w:hAnsi="Times New Roman" w:cs="Times New Roman"/>
          <w:sz w:val="18"/>
          <w:szCs w:val="18"/>
        </w:rPr>
        <w:t>Impact of SHIELD test centers and ADI on COVID</w:t>
      </w:r>
      <w:sdt>
        <w:sdtPr>
          <w:tag w:val="goog_rdk_216"/>
          <w:id w:val="305588278"/>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rFonts w:ascii="Times New Roman" w:eastAsia="Times New Roman" w:hAnsi="Times New Roman" w:cs="Times New Roman"/>
                <w:color w:val="000000"/>
                <w:sz w:val="16"/>
                <w:szCs w:val="16"/>
              </w:rPr>
            </w:pPr>
            <w:bookmarkStart w:id="161" w:name="_Hlk184658250"/>
            <w:bookmarkEnd w:id="159"/>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8A01BD" w:rsidRPr="00151563" w14:paraId="00782668" w14:textId="77777777" w:rsidTr="008740BB">
        <w:trPr>
          <w:trHeight w:val="458"/>
          <w:jc w:val="center"/>
        </w:trPr>
        <w:tc>
          <w:tcPr>
            <w:tcW w:w="1625" w:type="dxa"/>
            <w:tcBorders>
              <w:top w:val="single" w:sz="4" w:space="0" w:color="auto"/>
            </w:tcBorders>
            <w:noWrap/>
            <w:hideMark/>
          </w:tcPr>
          <w:p w14:paraId="4403BC1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tcBorders>
            <w:hideMark/>
          </w:tcPr>
          <w:p w14:paraId="5E53F5B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5605E67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3B662DA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59F341A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64299A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2B06BE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3CC845E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tcBorders>
            <w:hideMark/>
          </w:tcPr>
          <w:p w14:paraId="6A2E17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0549EF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8A01BD" w:rsidRPr="00151563" w14:paraId="3A4CDD9A" w14:textId="77777777" w:rsidTr="008740BB">
        <w:trPr>
          <w:trHeight w:val="260"/>
          <w:jc w:val="center"/>
        </w:trPr>
        <w:tc>
          <w:tcPr>
            <w:tcW w:w="1625" w:type="dxa"/>
            <w:noWrap/>
            <w:hideMark/>
          </w:tcPr>
          <w:p w14:paraId="1C661503"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hideMark/>
          </w:tcPr>
          <w:p w14:paraId="1340D4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p>
        </w:tc>
        <w:tc>
          <w:tcPr>
            <w:tcW w:w="900" w:type="dxa"/>
            <w:hideMark/>
          </w:tcPr>
          <w:p w14:paraId="39262C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p>
          <w:p w14:paraId="088515F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p>
          <w:p w14:paraId="7014C51A"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3E55061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5ED83C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28A0B1F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-0.00853</w:t>
            </w:r>
          </w:p>
          <w:p w14:paraId="37D89E2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(0.00957)</w:t>
            </w:r>
          </w:p>
        </w:tc>
        <w:tc>
          <w:tcPr>
            <w:tcW w:w="990" w:type="dxa"/>
            <w:noWrap/>
            <w:hideMark/>
          </w:tcPr>
          <w:p w14:paraId="0C394D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0.00086</w:t>
            </w:r>
          </w:p>
          <w:p w14:paraId="0D5200C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(0.00104)</w:t>
            </w:r>
          </w:p>
          <w:p w14:paraId="1DF5895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0.00030</w:t>
            </w:r>
          </w:p>
          <w:p w14:paraId="3157DAC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(0.00217) </w:t>
            </w:r>
          </w:p>
          <w:p w14:paraId="1271FEE9" w14:textId="77777777" w:rsidR="008A01BD" w:rsidRPr="00151563" w:rsidRDefault="008A01BD" w:rsidP="008740BB">
            <w:pPr>
              <w:jc w:val="center"/>
              <w:rPr>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trPr>
        <w:tc>
          <w:tcPr>
            <w:tcW w:w="1625" w:type="dxa"/>
            <w:noWrap/>
            <w:hideMark/>
          </w:tcPr>
          <w:p w14:paraId="31DE363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 Disadvantaged)</w:t>
            </w:r>
          </w:p>
        </w:tc>
        <w:tc>
          <w:tcPr>
            <w:tcW w:w="895" w:type="dxa"/>
            <w:noWrap/>
            <w:hideMark/>
          </w:tcPr>
          <w:p w14:paraId="34D18F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683A6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399D3E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hideMark/>
          </w:tcPr>
          <w:p w14:paraId="1F632CD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p>
        </w:tc>
        <w:tc>
          <w:tcPr>
            <w:tcW w:w="900" w:type="dxa"/>
            <w:hideMark/>
          </w:tcPr>
          <w:p w14:paraId="3ABC31D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p>
          <w:p w14:paraId="60D0B0A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p>
          <w:p w14:paraId="68FEA27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0.00833</w:t>
            </w:r>
          </w:p>
          <w:p w14:paraId="3B85C6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(0.00883)</w:t>
            </w:r>
          </w:p>
          <w:p w14:paraId="16128EDE"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0.02103**</w:t>
            </w:r>
          </w:p>
          <w:p w14:paraId="4707B2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(0.01012)</w:t>
            </w:r>
          </w:p>
          <w:p w14:paraId="0D626B9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0.03842**</w:t>
            </w:r>
          </w:p>
          <w:p w14:paraId="11A9944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(0.01652) </w:t>
            </w:r>
          </w:p>
        </w:tc>
      </w:tr>
      <w:tr w:rsidR="008A01BD" w:rsidRPr="00151563" w14:paraId="6BF6B063" w14:textId="77777777" w:rsidTr="008740BB">
        <w:trPr>
          <w:trHeight w:val="350"/>
          <w:jc w:val="center"/>
        </w:trPr>
        <w:tc>
          <w:tcPr>
            <w:tcW w:w="1625" w:type="dxa"/>
            <w:tcBorders>
              <w:bottom w:val="single" w:sz="4" w:space="0" w:color="auto"/>
            </w:tcBorders>
            <w:hideMark/>
          </w:tcPr>
          <w:p w14:paraId="0B34E9FE" w14:textId="36FBC8ED"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del w:id="162" w:author="Kasaie Sharifi, Seyed Alireza" w:date="2024-12-10T17:47:00Z" w16du:dateUtc="2024-12-10T23:47:00Z">
              <w:r w:rsidRPr="00151563" w:rsidDel="00174498">
                <w:rPr>
                  <w:rFonts w:ascii="Times New Roman" w:eastAsia="Times New Roman" w:hAnsi="Times New Roman" w:cs="Times New Roman"/>
                  <w:color w:val="000000"/>
                  <w:sz w:val="16"/>
                  <w:szCs w:val="16"/>
                </w:rPr>
                <w:delText>*ADI (High Disadvantaged)</w:delText>
              </w:r>
            </w:del>
            <w:ins w:id="163" w:author="Kasaie Sharifi, Seyed Alireza" w:date="2024-12-10T17:47:00Z" w16du:dateUtc="2024-12-10T23:47:00Z">
              <w:r w:rsidR="00174498">
                <w:rPr>
                  <w:rFonts w:ascii="Times New Roman" w:eastAsia="Times New Roman" w:hAnsi="Times New Roman" w:cs="Times New Roman"/>
                  <w:color w:val="000000"/>
                  <w:sz w:val="16"/>
                  <w:szCs w:val="16"/>
                </w:rPr>
                <w:t xml:space="preserve"> for high ADI</w:t>
              </w:r>
            </w:ins>
          </w:p>
        </w:tc>
        <w:tc>
          <w:tcPr>
            <w:tcW w:w="895" w:type="dxa"/>
            <w:tcBorders>
              <w:bottom w:val="single" w:sz="4" w:space="0" w:color="auto"/>
            </w:tcBorders>
            <w:noWrap/>
            <w:hideMark/>
          </w:tcPr>
          <w:p w14:paraId="080169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941BDB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A18EC3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92A59F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08CB03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F4854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hideMark/>
          </w:tcPr>
          <w:p w14:paraId="44E0050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p>
        </w:tc>
        <w:tc>
          <w:tcPr>
            <w:tcW w:w="990" w:type="dxa"/>
            <w:tcBorders>
              <w:bottom w:val="single" w:sz="4" w:space="0" w:color="auto"/>
            </w:tcBorders>
            <w:hideMark/>
          </w:tcPr>
          <w:p w14:paraId="612CCD4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p>
        </w:tc>
        <w:tc>
          <w:tcPr>
            <w:tcW w:w="900" w:type="dxa"/>
            <w:tcBorders>
              <w:bottom w:val="single" w:sz="4" w:space="0" w:color="auto"/>
            </w:tcBorders>
            <w:hideMark/>
          </w:tcPr>
          <w:p w14:paraId="0ECD10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p>
        </w:tc>
      </w:tr>
      <w:tr w:rsidR="008A01BD" w:rsidRPr="00151563" w14:paraId="2FE8A6DA" w14:textId="77777777" w:rsidTr="008740BB">
        <w:trPr>
          <w:trHeight w:val="125"/>
          <w:jc w:val="center"/>
        </w:trPr>
        <w:tc>
          <w:tcPr>
            <w:tcW w:w="1625" w:type="dxa"/>
            <w:tcBorders>
              <w:top w:val="single" w:sz="4" w:space="0" w:color="auto"/>
              <w:bottom w:val="nil"/>
            </w:tcBorders>
            <w:noWrap/>
            <w:hideMark/>
          </w:tcPr>
          <w:p w14:paraId="71D9A712"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45EB46F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E0E3B1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4443ACB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345989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4FFB7D7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E0A44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AE8762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322DD04F"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0634BAA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8A01BD" w:rsidRPr="00151563" w14:paraId="1EEFAD6A" w14:textId="77777777" w:rsidTr="008740BB">
        <w:trPr>
          <w:trHeight w:val="384"/>
          <w:jc w:val="center"/>
        </w:trPr>
        <w:tc>
          <w:tcPr>
            <w:tcW w:w="1625" w:type="dxa"/>
            <w:tcBorders>
              <w:top w:val="nil"/>
            </w:tcBorders>
            <w:noWrap/>
            <w:hideMark/>
          </w:tcPr>
          <w:p w14:paraId="0B55D66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770F2C1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1C1C81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C8E7C0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139D36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26F86E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B975B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9D586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4755FFE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94609B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8A01BD" w:rsidRPr="00151563" w14:paraId="5F8D338F" w14:textId="77777777" w:rsidTr="008740BB">
        <w:trPr>
          <w:trHeight w:val="188"/>
          <w:jc w:val="center"/>
        </w:trPr>
        <w:tc>
          <w:tcPr>
            <w:tcW w:w="1625" w:type="dxa"/>
            <w:tcBorders>
              <w:bottom w:val="nil"/>
            </w:tcBorders>
            <w:noWrap/>
            <w:hideMark/>
          </w:tcPr>
          <w:p w14:paraId="6BDC7F9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tcBorders>
              <w:bottom w:val="nil"/>
            </w:tcBorders>
            <w:noWrap/>
            <w:hideMark/>
          </w:tcPr>
          <w:p w14:paraId="0518AE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1EEB907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4E11D3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1CED125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4DE5C9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0371412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2ADD010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nil"/>
            </w:tcBorders>
            <w:noWrap/>
            <w:hideMark/>
          </w:tcPr>
          <w:p w14:paraId="7B7C78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7115774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4AD79E4D" w14:textId="77777777" w:rsidTr="008740BB">
        <w:trPr>
          <w:trHeight w:val="350"/>
          <w:jc w:val="center"/>
        </w:trPr>
        <w:tc>
          <w:tcPr>
            <w:tcW w:w="1625" w:type="dxa"/>
            <w:tcBorders>
              <w:top w:val="nil"/>
              <w:bottom w:val="single" w:sz="4" w:space="0" w:color="auto"/>
            </w:tcBorders>
            <w:noWrap/>
            <w:hideMark/>
          </w:tcPr>
          <w:p w14:paraId="46FFD648"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top w:val="nil"/>
              <w:bottom w:val="single" w:sz="4" w:space="0" w:color="auto"/>
            </w:tcBorders>
            <w:noWrap/>
            <w:hideMark/>
          </w:tcPr>
          <w:p w14:paraId="5FCC601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3E90688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450769D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487388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1348E0A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6DDF696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2EDC06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top w:val="nil"/>
              <w:bottom w:val="single" w:sz="4" w:space="0" w:color="auto"/>
            </w:tcBorders>
            <w:noWrap/>
            <w:hideMark/>
          </w:tcPr>
          <w:p w14:paraId="49EA053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top w:val="nil"/>
              <w:bottom w:val="single" w:sz="4" w:space="0" w:color="auto"/>
            </w:tcBorders>
            <w:noWrap/>
            <w:hideMark/>
          </w:tcPr>
          <w:p w14:paraId="31D81CD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68D5C946" w14:textId="77777777" w:rsidTr="008740BB">
        <w:trPr>
          <w:trHeight w:val="159"/>
          <w:jc w:val="center"/>
        </w:trPr>
        <w:tc>
          <w:tcPr>
            <w:tcW w:w="9810" w:type="dxa"/>
            <w:gridSpan w:val="10"/>
            <w:tcBorders>
              <w:top w:val="single" w:sz="4" w:space="0" w:color="auto"/>
            </w:tcBorders>
            <w:noWrap/>
          </w:tcPr>
          <w:p w14:paraId="4CE0D846" w14:textId="77777777" w:rsidR="008A01BD" w:rsidRPr="00151563" w:rsidRDefault="008A01BD" w:rsidP="008740B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sdt>
              <w:sdtPr>
                <w:rPr>
                  <w:sz w:val="16"/>
                  <w:szCs w:val="16"/>
                </w:rPr>
                <w:tag w:val="goog_rdk_146"/>
                <w:id w:val="-645202635"/>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1199504836"/>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p>
        </w:tc>
      </w:tr>
      <w:bookmarkEnd w:id="161"/>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1179A0" w:rsidRDefault="008D1755" w:rsidP="00B56C8D">
      <w:pPr>
        <w:spacing w:before="120" w:after="240" w:line="480" w:lineRule="auto"/>
        <w:jc w:val="both"/>
        <w:rPr>
          <w:rFonts w:ascii="Times New Roman" w:eastAsia="Times New Roman" w:hAnsi="Times New Roman" w:cs="Times New Roman"/>
          <w:b/>
        </w:rPr>
      </w:pPr>
      <w:r>
        <w:rPr>
          <w:rFonts w:ascii="Times New Roman" w:eastAsia="Times New Roman" w:hAnsi="Times New Roman" w:cs="Times New Roman"/>
          <w:b/>
        </w:rPr>
        <w:t>Lag Analysis</w:t>
      </w:r>
    </w:p>
    <w:p w14:paraId="272085B0" w14:textId="0E5A1863" w:rsidR="0057238B" w:rsidRPr="00244B10"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ins w:id="164" w:author="Kasaie Sharifi, Seyed Alireza" w:date="2024-12-10T18:51:00Z" w16du:dateUtc="2024-12-11T00:51:00Z">
        <w:r w:rsidR="007B76DA">
          <w:rPr>
            <w:rFonts w:ascii="Times New Roman" w:eastAsia="Times New Roman" w:hAnsi="Times New Roman" w:cs="Times New Roman"/>
          </w:rPr>
          <w:t>,</w:t>
        </w:r>
      </w:ins>
      <w:sdt>
        <w:sdtPr>
          <w:tag w:val="goog_rdk_247"/>
          <w:id w:val="-54791119"/>
        </w:sdtPr>
        <w:sdtContent>
          <w:del w:id="165" w:author="Kasaie Sharifi, Seyed Alireza" w:date="2024-12-10T18:51:00Z" w16du:dateUtc="2024-12-11T00:51:00Z">
            <w:r w:rsidRPr="00265F51" w:rsidDel="007B76DA">
              <w:rPr>
                <w:rFonts w:ascii="Times New Roman" w:eastAsia="Times New Roman" w:hAnsi="Times New Roman" w:cs="Times New Roman"/>
              </w:rPr>
              <w:delText>,</w:delText>
            </w:r>
          </w:del>
          <w:ins w:id="166" w:author="Kasaie Sharifi, Seyed Alireza" w:date="2024-12-10T18:51:00Z" w16du:dateUtc="2024-12-11T00:51:00Z">
            <w:r w:rsidR="007B76DA">
              <w:rPr>
                <w:rFonts w:ascii="Times New Roman" w:eastAsia="Times New Roman" w:hAnsi="Times New Roman" w:cs="Times New Roman"/>
              </w:rPr>
              <w:t xml:space="preserve"> </w:t>
            </w:r>
            <w:r w:rsidR="007B76DA" w:rsidRPr="00A5151B">
              <w:rPr>
                <w:rFonts w:ascii="Times New Roman" w:eastAsia="Times New Roman" w:hAnsi="Times New Roman" w:cs="Times New Roman"/>
                <w:highlight w:val="yellow"/>
              </w:rPr>
              <w:t xml:space="preserve">which indicate </w:t>
            </w:r>
          </w:ins>
          <w:ins w:id="167" w:author="Kasaie Sharifi, Seyed Alireza" w:date="2024-12-10T18:52:00Z" w16du:dateUtc="2024-12-11T00:52:00Z">
            <w:r w:rsidR="00164AC8">
              <w:rPr>
                <w:rFonts w:ascii="Times New Roman" w:eastAsia="Times New Roman" w:hAnsi="Times New Roman" w:cs="Times New Roman"/>
                <w:highlight w:val="yellow"/>
              </w:rPr>
              <w:t>0.</w:t>
            </w:r>
          </w:ins>
          <w:ins w:id="168" w:author="Kasaie Sharifi, Seyed Alireza" w:date="2024-12-10T18:51:00Z" w16du:dateUtc="2024-12-11T00:51:00Z">
            <w:r w:rsidR="007B76DA" w:rsidRPr="00A5151B">
              <w:rPr>
                <w:rFonts w:ascii="Times New Roman" w:eastAsia="Times New Roman" w:hAnsi="Times New Roman" w:cs="Times New Roman"/>
                <w:highlight w:val="yellow"/>
              </w:rPr>
              <w:t>2% (</w:t>
            </w:r>
          </w:ins>
          <m:oMath>
            <m:sSup>
              <m:sSupPr>
                <m:ctrlPr>
                  <w:ins w:id="169" w:author="Kasaie Sharifi, Seyed Alireza" w:date="2024-12-10T18:51:00Z" w16du:dateUtc="2024-12-11T00:51:00Z">
                    <w:rPr>
                      <w:rFonts w:ascii="Cambria Math" w:eastAsia="Times New Roman" w:hAnsi="Cambria Math" w:cs="Times New Roman"/>
                      <w:i/>
                      <w:highlight w:val="yellow"/>
                    </w:rPr>
                  </w:ins>
                </m:ctrlPr>
              </m:sSupPr>
              <m:e>
                <m:r>
                  <w:ins w:id="170" w:author="Kasaie Sharifi, Seyed Alireza" w:date="2024-12-10T18:51:00Z" w16du:dateUtc="2024-12-11T00:51:00Z">
                    <w:rPr>
                      <w:rFonts w:ascii="Cambria Math" w:eastAsia="Times New Roman" w:hAnsi="Cambria Math" w:cs="Times New Roman"/>
                      <w:highlight w:val="yellow"/>
                    </w:rPr>
                    <m:t>e</m:t>
                  </w:ins>
                </m:r>
              </m:e>
              <m:sup>
                <m:r>
                  <w:ins w:id="171" w:author="Kasaie Sharifi, Seyed Alireza" w:date="2024-12-10T18:52:00Z" w16du:dateUtc="2024-12-11T00:52:00Z">
                    <w:rPr>
                      <w:rFonts w:ascii="Cambria Math" w:eastAsia="Times New Roman" w:hAnsi="Cambria Math" w:cs="Times New Roman"/>
                      <w:highlight w:val="yellow"/>
                    </w:rPr>
                    <m:t>-</m:t>
                  </w:ins>
                </m:r>
                <m:r>
                  <w:ins w:id="172" w:author="Kasaie Sharifi, Seyed Alireza" w:date="2024-12-10T18:51:00Z" w16du:dateUtc="2024-12-11T00:51:00Z">
                    <w:rPr>
                      <w:rFonts w:ascii="Cambria Math" w:eastAsia="Times New Roman" w:hAnsi="Cambria Math" w:cs="Times New Roman"/>
                      <w:highlight w:val="yellow"/>
                    </w:rPr>
                    <m:t>0.0</m:t>
                  </w:ins>
                </m:r>
                <m:r>
                  <w:ins w:id="173" w:author="Kasaie Sharifi, Seyed Alireza" w:date="2024-12-10T18:53:00Z" w16du:dateUtc="2024-12-11T00:53:00Z">
                    <w:rPr>
                      <w:rFonts w:ascii="Cambria Math" w:eastAsia="Times New Roman" w:hAnsi="Cambria Math" w:cs="Times New Roman"/>
                      <w:highlight w:val="yellow"/>
                    </w:rPr>
                    <m:t>02</m:t>
                  </w:ins>
                </m:r>
              </m:sup>
            </m:sSup>
            <m:r>
              <w:ins w:id="174" w:author="Kasaie Sharifi, Seyed Alireza" w:date="2024-12-10T18:51:00Z" w16du:dateUtc="2024-12-11T00:51:00Z">
                <w:rPr>
                  <w:rFonts w:ascii="Cambria Math" w:eastAsia="Times New Roman" w:hAnsi="Cambria Math" w:cs="Times New Roman"/>
                  <w:highlight w:val="yellow"/>
                </w:rPr>
                <m:t>=</m:t>
              </w:ins>
            </m:r>
            <m:r>
              <w:ins w:id="175" w:author="Kasaie Sharifi, Seyed Alireza" w:date="2024-12-10T18:52:00Z" w16du:dateUtc="2024-12-11T00:52:00Z">
                <w:rPr>
                  <w:rFonts w:ascii="Cambria Math" w:eastAsia="Times New Roman" w:hAnsi="Cambria Math" w:cs="Times New Roman"/>
                  <w:highlight w:val="yellow"/>
                </w:rPr>
                <m:t>0.998</m:t>
              </w:ins>
            </m:r>
          </m:oMath>
          <w:ins w:id="176" w:author="Kasaie Sharifi, Seyed Alireza" w:date="2024-12-10T18:51:00Z" w16du:dateUtc="2024-12-11T00:51:00Z">
            <w:r w:rsidR="007B76DA" w:rsidRPr="00A5151B">
              <w:rPr>
                <w:rFonts w:ascii="Times New Roman" w:eastAsia="Times New Roman" w:hAnsi="Times New Roman" w:cs="Times New Roman"/>
                <w:highlight w:val="yellow"/>
              </w:rPr>
              <w:t xml:space="preserve">) </w:t>
            </w:r>
          </w:ins>
          <w:ins w:id="177" w:author="Kasaie Sharifi, Seyed Alireza" w:date="2024-12-10T18:53:00Z" w16du:dateUtc="2024-12-11T00:53:00Z">
            <w:r w:rsidR="007A1FFB">
              <w:rPr>
                <w:rFonts w:ascii="Times New Roman" w:eastAsia="Times New Roman" w:hAnsi="Times New Roman" w:cs="Times New Roman"/>
                <w:highlight w:val="yellow"/>
              </w:rPr>
              <w:t>decrease</w:t>
            </w:r>
          </w:ins>
          <w:ins w:id="178" w:author="Kasaie Sharifi, Seyed Alireza" w:date="2024-12-10T18:51:00Z" w16du:dateUtc="2024-12-11T00:51:00Z">
            <w:r w:rsidR="007B76DA" w:rsidRPr="00A5151B">
              <w:rPr>
                <w:rFonts w:ascii="Times New Roman" w:eastAsia="Times New Roman" w:hAnsi="Times New Roman" w:cs="Times New Roman"/>
                <w:highlight w:val="yellow"/>
              </w:rPr>
              <w:t xml:space="preserve"> in incidence rate ratio (IRR) for high ADIs compared to low ones</w:t>
            </w:r>
            <w:r w:rsidR="007B76DA" w:rsidRPr="00A5151B">
              <w:rPr>
                <w:highlight w:val="yellow"/>
              </w:rPr>
              <w:t>.</w:t>
            </w:r>
          </w:ins>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w:t>
      </w:r>
      <w:r w:rsidRPr="00244B10">
        <w:rPr>
          <w:rFonts w:ascii="Times New Roman" w:eastAsia="Times New Roman" w:hAnsi="Times New Roman" w:cs="Times New Roman"/>
        </w:rPr>
        <w:t xml:space="preserve">SHIELD test centers. </w:t>
      </w:r>
      <w:commentRangeStart w:id="179"/>
      <w:del w:id="180" w:author="Wozniak, Amy" w:date="2024-12-09T17:44:00Z">
        <w:r w:rsidR="00332460" w:rsidRPr="00244B10" w:rsidDel="007C4E7B">
          <w:rPr>
            <w:rFonts w:ascii="Times New Roman" w:eastAsia="Times New Roman" w:hAnsi="Times New Roman" w:cs="Times New Roman"/>
          </w:rPr>
          <w:delText>Thus, d</w:delText>
        </w:r>
        <w:r w:rsidR="00784581" w:rsidRPr="00244B10" w:rsidDel="007C4E7B">
          <w:rPr>
            <w:rFonts w:ascii="Times New Roman" w:eastAsia="Times New Roman" w:hAnsi="Times New Roman" w:cs="Times New Roman"/>
          </w:rPr>
          <w:delText>uring the Delta wave, adding one SHIELD test center is estimated to reduce the COVID-19 ICU admission rate from 0.045 to 0.04</w:delText>
        </w:r>
        <w:r w:rsidR="00C90A78" w:rsidDel="007C4E7B">
          <w:rPr>
            <w:rFonts w:ascii="Times New Roman" w:eastAsia="Times New Roman" w:hAnsi="Times New Roman" w:cs="Times New Roman"/>
          </w:rPr>
          <w:delText>3</w:delText>
        </w:r>
        <w:r w:rsidR="00784581" w:rsidRPr="00244B10" w:rsidDel="007C4E7B">
          <w:rPr>
            <w:rFonts w:ascii="Times New Roman" w:eastAsia="Times New Roman" w:hAnsi="Times New Roman" w:cs="Times New Roman"/>
          </w:rPr>
          <w:delText xml:space="preserve"> per 1,000 population.</w:delText>
        </w:r>
      </w:del>
      <w:commentRangeEnd w:id="179"/>
      <w:r w:rsidR="007C4E7B">
        <w:rPr>
          <w:rStyle w:val="CommentReference"/>
        </w:rPr>
        <w:commentReference w:id="179"/>
      </w:r>
    </w:p>
    <w:p w14:paraId="0E777788" w14:textId="0891EE49" w:rsidR="00265F51" w:rsidRDefault="00026B9B" w:rsidP="00F42F4A">
      <w:pPr>
        <w:spacing w:after="0" w:line="480" w:lineRule="auto"/>
        <w:jc w:val="both"/>
        <w:rPr>
          <w:rFonts w:ascii="Times New Roman" w:eastAsia="Times New Roman" w:hAnsi="Times New Roman" w:cs="Times New Roman"/>
          <w:b/>
          <w:sz w:val="18"/>
          <w:szCs w:val="18"/>
        </w:rPr>
      </w:pPr>
      <w:commentRangeStart w:id="181"/>
      <w:r w:rsidRPr="00244B10">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In </w:t>
      </w:r>
      <w:sdt>
        <w:sdtPr>
          <w:tag w:val="goog_rdk_250"/>
          <w:id w:val="-1150751616"/>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0.021</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This suggests that these experienced significantly higher </w:t>
      </w:r>
      <w:sdt>
        <w:sdtPr>
          <w:tag w:val="goog_rdk_251"/>
          <w:id w:val="1509105094"/>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-0.007</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interaction between the effective number of SHIELD test centers and high disadvantaged zip codes. </w:t>
      </w:r>
      <w:commentRangeEnd w:id="181"/>
      <w:r w:rsidR="00935709">
        <w:rPr>
          <w:rStyle w:val="CommentReference"/>
        </w:rPr>
        <w:commentReference w:id="181"/>
      </w:r>
      <w:r w:rsidR="00F018F6" w:rsidRPr="00244B10">
        <w:rPr>
          <w:rFonts w:ascii="Times New Roman" w:eastAsia="Times New Roman" w:hAnsi="Times New Roman" w:cs="Times New Roman"/>
        </w:rPr>
        <w:t xml:space="preserve">As a result, during the Omicron wave, adding one </w:t>
      </w:r>
      <w:r w:rsidR="00F018F6" w:rsidRPr="00244B10">
        <w:rPr>
          <w:rFonts w:ascii="Times New Roman" w:eastAsia="Times New Roman" w:hAnsi="Times New Roman" w:cs="Times New Roman"/>
        </w:rPr>
        <w:lastRenderedPageBreak/>
        <w:t xml:space="preserve">SHIELD test center is estimated to lower the COVID-19 ICU admission rate in highly disadvantaged zip codes </w:t>
      </w:r>
      <w:commentRangeStart w:id="182"/>
      <w:r w:rsidR="00F018F6" w:rsidRPr="00244B10">
        <w:rPr>
          <w:rFonts w:ascii="Times New Roman" w:eastAsia="Times New Roman" w:hAnsi="Times New Roman" w:cs="Times New Roman"/>
        </w:rPr>
        <w:t>from 0.063 to 0.05</w:t>
      </w:r>
      <w:r w:rsidR="00BB4AC9">
        <w:rPr>
          <w:rFonts w:ascii="Times New Roman" w:eastAsia="Times New Roman" w:hAnsi="Times New Roman" w:cs="Times New Roman"/>
        </w:rPr>
        <w:t>6</w:t>
      </w:r>
      <w:r w:rsidR="00F018F6" w:rsidRPr="00244B10">
        <w:rPr>
          <w:rFonts w:ascii="Times New Roman" w:eastAsia="Times New Roman" w:hAnsi="Times New Roman" w:cs="Times New Roman"/>
        </w:rPr>
        <w:t xml:space="preserve"> per 1,000 population</w:t>
      </w:r>
      <w:r w:rsidR="00063F1B" w:rsidRPr="00244B10">
        <w:rPr>
          <w:rFonts w:ascii="Times New Roman" w:eastAsia="Times New Roman" w:hAnsi="Times New Roman" w:cs="Times New Roman"/>
        </w:rPr>
        <w:t xml:space="preserve">. </w:t>
      </w:r>
      <w:commentRangeEnd w:id="182"/>
      <w:r w:rsidR="00935709">
        <w:rPr>
          <w:rStyle w:val="CommentReference"/>
        </w:rPr>
        <w:commentReference w:id="182"/>
      </w:r>
      <w:r w:rsidR="00203819" w:rsidRPr="00244B10">
        <w:rPr>
          <w:rFonts w:ascii="Times New Roman" w:eastAsia="Times New Roman" w:hAnsi="Times New Roman" w:cs="Times New Roman"/>
        </w:rPr>
        <w:t xml:space="preserve">For all models in the analysis, multicollinearity </w:t>
      </w:r>
      <w:r w:rsidR="00A2667B" w:rsidRPr="00244B10">
        <w:rPr>
          <w:rFonts w:ascii="Times New Roman" w:eastAsia="Times New Roman" w:hAnsi="Times New Roman" w:cs="Times New Roman"/>
        </w:rPr>
        <w:t>is</w:t>
      </w:r>
      <w:r w:rsidR="00203819" w:rsidRPr="00244B10">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commentRangeStart w:id="183"/>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xml:space="preserve">: </w:t>
      </w:r>
      <w:commentRangeEnd w:id="183"/>
      <w:r w:rsidR="007C4E7B">
        <w:rPr>
          <w:rStyle w:val="CommentReference"/>
        </w:rPr>
        <w:commentReference w:id="183"/>
      </w:r>
      <w:r>
        <w:rPr>
          <w:rFonts w:ascii="Times New Roman" w:eastAsia="Times New Roman" w:hAnsi="Times New Roman" w:cs="Times New Roman"/>
          <w:sz w:val="18"/>
          <w:szCs w:val="18"/>
        </w:rPr>
        <w:t>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5A6C3BA2"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3F63BAA7" w14:textId="32E73BE1" w:rsidR="004B4958" w:rsidRDefault="004B4958" w:rsidP="00B56C8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commentRangeStart w:id="184"/>
      <w:r w:rsidRPr="00265F51">
        <w:rPr>
          <w:rFonts w:ascii="Times New Roman" w:eastAsia="Times New Roman" w:hAnsi="Times New Roman" w:cs="Times New Roman"/>
          <w:b/>
          <w:bCs/>
        </w:rPr>
        <w:t>Discussion</w:t>
      </w:r>
      <w:commentRangeEnd w:id="184"/>
      <w:r w:rsidR="00367569">
        <w:rPr>
          <w:rStyle w:val="CommentReference"/>
        </w:rPr>
        <w:commentReference w:id="184"/>
      </w:r>
    </w:p>
    <w:p w14:paraId="5804C2AF" w14:textId="6BF0F3D6"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sidR="0055456F">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25F27CB0" w14:textId="2B6AFD70" w:rsidR="006E3810" w:rsidRDefault="006E3810" w:rsidP="00244B10">
      <w:pPr>
        <w:spacing w:after="0" w:line="480" w:lineRule="auto"/>
        <w:jc w:val="both"/>
        <w:rPr>
          <w:rFonts w:ascii="Times New Roman" w:eastAsia="Times New Roman" w:hAnsi="Times New Roman" w:cs="Times New Roman"/>
        </w:rPr>
      </w:pPr>
      <w:r w:rsidRPr="006E3810">
        <w:rPr>
          <w:rFonts w:ascii="Times New Roman" w:eastAsia="Times New Roman" w:hAnsi="Times New Roman" w:cs="Times New Roman"/>
        </w:rPr>
        <w:lastRenderedPageBreak/>
        <w:t>Other studies have leveraged SHIELD data to assess its role in managing COVID-19, focusing on optimizing resource allocation, reducing transmission rates, and improving testing outcomes in educational settings</w:t>
      </w:r>
      <w:r w:rsidR="00A40FC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55725672"/>
          <w:placeholder>
            <w:docPart w:val="8A9C08CB40DC4992B66E48D2F3B62B8F"/>
          </w:placeholder>
        </w:sdtPr>
        <w:sdtContent>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43</w:t>
          </w:r>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45</w:t>
          </w:r>
          <w:r w:rsidR="00047280" w:rsidRPr="00A57CD9">
            <w:rPr>
              <w:rFonts w:ascii="Times New Roman" w:eastAsia="Times New Roman" w:hAnsi="Times New Roman" w:cs="Times New Roman"/>
              <w:color w:val="000000"/>
            </w:rPr>
            <w:t>)</w:t>
          </w:r>
        </w:sdtContent>
      </w:sdt>
      <w:r w:rsidR="00047280">
        <w:rPr>
          <w:rFonts w:ascii="Times New Roman" w:eastAsia="Times New Roman" w:hAnsi="Times New Roman" w:cs="Times New Roman"/>
          <w:color w:val="000000"/>
        </w:rPr>
        <w:t>.</w:t>
      </w:r>
    </w:p>
    <w:p w14:paraId="55450BA2" w14:textId="129704B2" w:rsidR="00951B2C" w:rsidRPr="00244B10" w:rsidRDefault="00951B2C" w:rsidP="005D07FB">
      <w:pPr>
        <w:spacing w:after="0" w:line="480" w:lineRule="auto"/>
        <w:jc w:val="both"/>
        <w:rPr>
          <w:rFonts w:ascii="Times New Roman" w:eastAsia="Times New Roman" w:hAnsi="Times New Roman" w:cs="Times New Roman"/>
          <w:b/>
          <w:bCs/>
        </w:rPr>
      </w:pPr>
      <w:r>
        <w:rPr>
          <w:rFonts w:ascii="Times New Roman" w:eastAsia="Times New Roman" w:hAnsi="Times New Roman" w:cs="Times New Roman"/>
        </w:rPr>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w:t>
      </w:r>
      <w:proofErr w:type="gramStart"/>
      <w:r w:rsidR="00B72D83" w:rsidRPr="00B72D83">
        <w:rPr>
          <w:rFonts w:ascii="Times New Roman" w:eastAsia="Times New Roman" w:hAnsi="Times New Roman" w:cs="Times New Roman"/>
        </w:rPr>
        <w:t>are located in</w:t>
      </w:r>
      <w:proofErr w:type="gramEnd"/>
      <w:r w:rsidR="00B72D83" w:rsidRPr="00B72D83">
        <w:rPr>
          <w:rFonts w:ascii="Times New Roman" w:eastAsia="Times New Roman" w:hAnsi="Times New Roman" w:cs="Times New Roman"/>
        </w:rPr>
        <w:t xml:space="preserve">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6BCE77F5" w14:textId="5C0CCFC0" w:rsidR="004B63F5" w:rsidRPr="00244B10" w:rsidRDefault="007F365B" w:rsidP="00747A93">
      <w:pPr>
        <w:spacing w:after="0" w:line="480" w:lineRule="auto"/>
        <w:jc w:val="both"/>
        <w:rPr>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r w:rsidR="004B63F5"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004B63F5" w:rsidRPr="00244B10">
        <w:rPr>
          <w:rFonts w:ascii="Times New Roman" w:eastAsia="Times New Roman" w:hAnsi="Times New Roman" w:cs="Times New Roman"/>
        </w:rPr>
        <w:t xml:space="preserve"> results demonstrate the evolving </w:t>
      </w:r>
      <w:r>
        <w:rPr>
          <w:rFonts w:ascii="Times New Roman" w:eastAsia="Times New Roman" w:hAnsi="Times New Roman" w:cs="Times New Roman"/>
        </w:rPr>
        <w:t>relationships</w:t>
      </w:r>
      <w:r w:rsidRPr="00244B10">
        <w:rPr>
          <w:rFonts w:ascii="Times New Roman" w:eastAsia="Times New Roman" w:hAnsi="Times New Roman" w:cs="Times New Roman"/>
        </w:rPr>
        <w:t xml:space="preserve"> </w:t>
      </w:r>
      <w:r w:rsidR="00666B8B">
        <w:rPr>
          <w:rFonts w:ascii="Times New Roman" w:eastAsia="Times New Roman" w:hAnsi="Times New Roman" w:cs="Times New Roman"/>
        </w:rPr>
        <w:t xml:space="preserve">between </w:t>
      </w:r>
      <w:r w:rsidR="004B63F5" w:rsidRPr="00244B10">
        <w:rPr>
          <w:rFonts w:ascii="Times New Roman" w:eastAsia="Times New Roman" w:hAnsi="Times New Roman" w:cs="Times New Roman"/>
        </w:rPr>
        <w:t xml:space="preserve">SHIELD test centers </w:t>
      </w:r>
      <w:r w:rsidR="00666B8B">
        <w:rPr>
          <w:rFonts w:ascii="Times New Roman" w:eastAsia="Times New Roman" w:hAnsi="Times New Roman" w:cs="Times New Roman"/>
        </w:rPr>
        <w:t xml:space="preserve">and ICU admission </w:t>
      </w:r>
      <w:r w:rsidR="004B63F5" w:rsidRPr="00244B10">
        <w:rPr>
          <w:rFonts w:ascii="Times New Roman" w:eastAsia="Times New Roman" w:hAnsi="Times New Roman" w:cs="Times New Roman"/>
        </w:rPr>
        <w:t xml:space="preserve">throughout the pandemic. During the Alpha wave, </w:t>
      </w:r>
      <w:r w:rsidR="007A732D" w:rsidRPr="007A732D">
        <w:rPr>
          <w:rFonts w:ascii="Times New Roman" w:eastAsia="Times New Roman" w:hAnsi="Times New Roman" w:cs="Times New Roman"/>
        </w:rPr>
        <w:t xml:space="preserve">the presence of test centers showed limited association with ICU admissions, likely </w:t>
      </w:r>
      <w:r w:rsidR="003E44FE" w:rsidRPr="007A732D">
        <w:rPr>
          <w:rFonts w:ascii="Times New Roman" w:eastAsia="Times New Roman" w:hAnsi="Times New Roman" w:cs="Times New Roman"/>
        </w:rPr>
        <w:t>to reflect</w:t>
      </w:r>
      <w:r w:rsidR="007A732D" w:rsidRPr="007A732D">
        <w:rPr>
          <w:rFonts w:ascii="Times New Roman" w:eastAsia="Times New Roman" w:hAnsi="Times New Roman" w:cs="Times New Roman"/>
        </w:rPr>
        <w:t xml:space="preserve"> early-stage testing efforts that were not yet fully optimized or widespread</w:t>
      </w:r>
      <w:r w:rsidR="004B63F5" w:rsidRPr="00244B10">
        <w:rPr>
          <w:rFonts w:ascii="Times New Roman" w:eastAsia="Times New Roman" w:hAnsi="Times New Roman" w:cs="Times New Roman"/>
        </w:rPr>
        <w:t xml:space="preserve">. </w:t>
      </w:r>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higher ADI scores</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w:t>
      </w:r>
      <w:r w:rsidR="00747A93">
        <w:rPr>
          <w:rFonts w:ascii="Times New Roman" w:eastAsia="Times New Roman" w:hAnsi="Times New Roman" w:cs="Times New Roman"/>
        </w:rPr>
        <w:t xml:space="preserve"> </w:t>
      </w:r>
      <w:r w:rsidR="004B63F5" w:rsidRPr="00244B10">
        <w:rPr>
          <w:rFonts w:ascii="Times New Roman" w:eastAsia="Times New Roman" w:hAnsi="Times New Roman" w:cs="Times New Roman"/>
        </w:rPr>
        <w:t>The positive association observed during the Delta and Omicron waves indicates that socioeconomically disadvantaged zip codes experienced disproportionately higher ICU admission rates, highlighting ongoing disparities in the pandemic</w:t>
      </w:r>
      <w:r w:rsidR="00160E2A">
        <w:rPr>
          <w:rFonts w:ascii="Times New Roman" w:eastAsia="Times New Roman" w:hAnsi="Times New Roman" w:cs="Times New Roman"/>
        </w:rPr>
        <w:t>’</w:t>
      </w:r>
      <w:r w:rsidR="004B63F5" w:rsidRPr="00244B10">
        <w:rPr>
          <w:rFonts w:ascii="Times New Roman" w:eastAsia="Times New Roman" w:hAnsi="Times New Roman" w:cs="Times New Roman"/>
        </w:rPr>
        <w:t xml:space="preserve">s burden. Notably, the reduction in ICU admissions </w:t>
      </w:r>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r w:rsidR="004B63F5" w:rsidRPr="00244B10">
        <w:rPr>
          <w:rFonts w:ascii="Times New Roman" w:eastAsia="Times New Roman" w:hAnsi="Times New Roman" w:cs="Times New Roman"/>
        </w:rPr>
        <w:t>mitigating severe outcomes. This finding underscores the importance of not just the availability of test centers but also their active utilization and accessibility in reducing COVID-19’s most severe effects, particularly in vulnerable populations.</w:t>
      </w:r>
    </w:p>
    <w:p w14:paraId="737B64E1" w14:textId="728AE086" w:rsidR="002A789B" w:rsidRDefault="005B6883" w:rsidP="0033002B">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The lag analysis further </w:t>
      </w:r>
      <w:r w:rsidR="003E44FE" w:rsidRPr="00244B10">
        <w:rPr>
          <w:rFonts w:ascii="Times New Roman" w:eastAsia="Times New Roman" w:hAnsi="Times New Roman" w:cs="Times New Roman"/>
        </w:rPr>
        <w:t>illustrates</w:t>
      </w:r>
      <w:r w:rsidRPr="00244B10">
        <w:rPr>
          <w:rFonts w:ascii="Times New Roman" w:eastAsia="Times New Roman" w:hAnsi="Times New Roman" w:cs="Times New Roman"/>
        </w:rPr>
        <w:t xml:space="preserve"> the evolving </w:t>
      </w:r>
      <w:r w:rsidR="00FA01D4">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r w:rsidRPr="00244B10">
        <w:rPr>
          <w:rFonts w:ascii="Times New Roman" w:eastAsia="Times New Roman" w:hAnsi="Times New Roman" w:cs="Times New Roman"/>
        </w:rPr>
        <w:t xml:space="preserve">, especially when considering a two-month delay. During the Alpha wave, the presence of </w:t>
      </w:r>
      <w:r w:rsidRPr="00244B10">
        <w:rPr>
          <w:rFonts w:ascii="Times New Roman" w:eastAsia="Times New Roman" w:hAnsi="Times New Roman" w:cs="Times New Roman"/>
        </w:rPr>
        <w:lastRenderedPageBreak/>
        <w:t xml:space="preserve">SHIELD test centers </w:t>
      </w:r>
      <w:r w:rsidR="00411602"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p>
    <w:p w14:paraId="1C9EFE5A" w14:textId="08A05186" w:rsidR="005B6883" w:rsidRDefault="005B6883" w:rsidP="00D94E0B">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Despite </w:t>
      </w:r>
      <w:r w:rsidR="00D94E0B">
        <w:rPr>
          <w:rFonts w:ascii="Times New Roman" w:eastAsia="Times New Roman" w:hAnsi="Times New Roman" w:cs="Times New Roman"/>
        </w:rPr>
        <w:t>these improvements</w:t>
      </w:r>
      <w:r w:rsidRPr="00244B10">
        <w:rPr>
          <w:rFonts w:ascii="Times New Roman" w:eastAsia="Times New Roman" w:hAnsi="Times New Roman" w:cs="Times New Roman"/>
        </w:rPr>
        <w:t>,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4CF42186" w14:textId="2998AE1B" w:rsidR="00F33B2B" w:rsidRDefault="009369AA" w:rsidP="00991F56">
      <w:pPr>
        <w:spacing w:before="240" w:after="240" w:line="480" w:lineRule="auto"/>
        <w:contextualSpacing/>
        <w:jc w:val="both"/>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sidR="00C343FC">
        <w:rPr>
          <w:rFonts w:ascii="Times New Roman" w:eastAsia="Times New Roman" w:hAnsi="Times New Roman" w:cs="Times New Roman"/>
        </w:rPr>
        <w:t xml:space="preserve"> (</w:t>
      </w:r>
      <w:r w:rsidR="00991F56">
        <w:rPr>
          <w:rFonts w:ascii="Times New Roman" w:eastAsia="Times New Roman" w:hAnsi="Times New Roman" w:cs="Times New Roman"/>
        </w:rPr>
        <w:t>Appendix 5</w:t>
      </w:r>
      <w:r w:rsidR="00C343FC">
        <w:rPr>
          <w:rFonts w:ascii="Times New Roman" w:eastAsia="Times New Roman" w:hAnsi="Times New Roman" w:cs="Times New Roman"/>
        </w:rPr>
        <w:t>)</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347A23A3" w14:textId="1C8404FA" w:rsidR="00CE751E" w:rsidRDefault="00C343FC" w:rsidP="00F42F4A">
      <w:pPr>
        <w:spacing w:before="240" w:after="240" w:line="48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w:t>
      </w:r>
      <w:r w:rsidR="00DC254D" w:rsidRPr="00244B10">
        <w:rPr>
          <w:rFonts w:ascii="Times New Roman" w:eastAsia="Times New Roman" w:hAnsi="Times New Roman" w:cs="Times New Roman"/>
        </w:rPr>
        <w:t xml:space="preserve">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w:t>
      </w:r>
      <w:r w:rsidR="00DC254D" w:rsidRPr="00244B10">
        <w:rPr>
          <w:rFonts w:ascii="Times New Roman" w:eastAsia="Times New Roman" w:hAnsi="Times New Roman" w:cs="Times New Roman"/>
        </w:rPr>
        <w:lastRenderedPageBreak/>
        <w:t>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4E085C8" w14:textId="10974D83" w:rsidR="00A2667B" w:rsidRDefault="00071021" w:rsidP="00265F51">
      <w:pPr>
        <w:spacing w:after="0" w:line="480" w:lineRule="auto"/>
        <w:jc w:val="both"/>
        <w:rPr>
          <w:ins w:id="185" w:author="Kasaie Sharifi, Seyed Alireza" w:date="2024-12-10T18:35:00Z" w16du:dateUtc="2024-12-11T00:35:00Z"/>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2C10CD6F" w14:textId="72D4D84E" w:rsidR="005B68D0" w:rsidRDefault="005B68D0" w:rsidP="00265F51">
      <w:pPr>
        <w:spacing w:after="0" w:line="480" w:lineRule="auto"/>
        <w:jc w:val="both"/>
        <w:rPr>
          <w:rFonts w:ascii="Times New Roman" w:eastAsia="Times New Roman" w:hAnsi="Times New Roman" w:cs="Times New Roman"/>
        </w:rPr>
      </w:pPr>
      <w:ins w:id="186" w:author="Kasaie Sharifi, Seyed Alireza" w:date="2024-12-10T18:35:00Z" w16du:dateUtc="2024-12-11T00:35:00Z">
        <w:r w:rsidRPr="00076A5E">
          <w:rPr>
            <w:rFonts w:ascii="Times New Roman" w:eastAsia="Times New Roman" w:hAnsi="Times New Roman" w:cs="Times New Roman"/>
            <w:b/>
            <w:bCs/>
            <w:i/>
            <w:iCs/>
            <w:rPrChange w:id="187" w:author="Kasaie Sharifi, Seyed Alireza" w:date="2024-12-10T18:35:00Z" w16du:dateUtc="2024-12-11T00:35:00Z">
              <w:rPr>
                <w:rFonts w:ascii="Times New Roman" w:eastAsia="Times New Roman" w:hAnsi="Times New Roman" w:cs="Times New Roman"/>
              </w:rPr>
            </w:rPrChange>
          </w:rPr>
          <w:lastRenderedPageBreak/>
          <w:t>IRR:</w:t>
        </w:r>
        <w:r>
          <w:rPr>
            <w:rFonts w:ascii="Times New Roman" w:eastAsia="Times New Roman" w:hAnsi="Times New Roman" w:cs="Times New Roman"/>
          </w:rPr>
          <w:t xml:space="preserve"> Incidence Rate R</w:t>
        </w:r>
        <w:r w:rsidR="00076A5E">
          <w:rPr>
            <w:rFonts w:ascii="Times New Roman" w:eastAsia="Times New Roman" w:hAnsi="Times New Roman" w:cs="Times New Roman"/>
          </w:rPr>
          <w:t>atio</w:t>
        </w:r>
      </w:ins>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7CF3268B" w14:textId="5C4F3F2A" w:rsidR="00A57CD9" w:rsidRPr="001179A0" w:rsidRDefault="00A57CD9" w:rsidP="00C11F1E">
          <w:pPr>
            <w:autoSpaceDE w:val="0"/>
            <w:autoSpaceDN w:val="0"/>
            <w:ind w:hanging="640"/>
            <w:jc w:val="both"/>
            <w:divId w:val="1892568935"/>
            <w:rPr>
              <w:rFonts w:ascii="Times New Roman" w:eastAsia="Times New Roman" w:hAnsi="Times New Roman" w:cs="Times New Roman"/>
              <w:sz w:val="24"/>
              <w:szCs w:val="24"/>
            </w:rPr>
          </w:pPr>
          <w:r w:rsidRPr="001179A0">
            <w:rPr>
              <w:rFonts w:ascii="Times New Roman" w:eastAsia="Times New Roman" w:hAnsi="Times New Roman" w:cs="Times New Roman"/>
            </w:rPr>
            <w:t>1.</w:t>
          </w:r>
          <w:r w:rsidRPr="001179A0">
            <w:rPr>
              <w:rFonts w:ascii="Times New Roman" w:eastAsia="Times New Roman" w:hAnsi="Times New Roman" w:cs="Times New Roman"/>
            </w:rPr>
            <w:tab/>
            <w:t xml:space="preserve">Cucinotta D, Vanelli M. WHO Declares COVID-19 a Pandemic. Acta Bio </w:t>
          </w:r>
          <w:r w:rsidR="00DA65E9" w:rsidRPr="001179A0">
            <w:rPr>
              <w:rFonts w:ascii="Times New Roman" w:eastAsia="Times New Roman" w:hAnsi="Times New Roman" w:cs="Times New Roman"/>
            </w:rPr>
            <w:t>Medica:</w:t>
          </w:r>
          <w:r w:rsidRPr="001179A0">
            <w:rPr>
              <w:rFonts w:ascii="Times New Roman" w:eastAsia="Times New Roman" w:hAnsi="Times New Roman" w:cs="Times New Roman"/>
            </w:rPr>
            <w:t xml:space="preserve"> </w:t>
          </w:r>
          <w:proofErr w:type="spellStart"/>
          <w:r w:rsidRPr="001179A0">
            <w:rPr>
              <w:rFonts w:ascii="Times New Roman" w:eastAsia="Times New Roman" w:hAnsi="Times New Roman" w:cs="Times New Roman"/>
            </w:rPr>
            <w:t>Atenei</w:t>
          </w:r>
          <w:proofErr w:type="spellEnd"/>
          <w:r w:rsidRPr="001179A0">
            <w:rPr>
              <w:rFonts w:ascii="Times New Roman" w:eastAsia="Times New Roman" w:hAnsi="Times New Roman" w:cs="Times New Roman"/>
            </w:rPr>
            <w:t xml:space="preserve"> </w:t>
          </w:r>
          <w:proofErr w:type="spellStart"/>
          <w:r w:rsidRPr="001179A0">
            <w:rPr>
              <w:rFonts w:ascii="Times New Roman" w:eastAsia="Times New Roman" w:hAnsi="Times New Roman" w:cs="Times New Roman"/>
            </w:rPr>
            <w:t>Parmensis</w:t>
          </w:r>
          <w:proofErr w:type="spellEnd"/>
          <w:r w:rsidRPr="001179A0">
            <w:rPr>
              <w:rFonts w:ascii="Times New Roman" w:eastAsia="Times New Roman" w:hAnsi="Times New Roman" w:cs="Times New Roman"/>
            </w:rPr>
            <w:t xml:space="preserve"> [Internet]. 2020 [cited 2024 Oct 3];91(1):157. Available from: /</w:t>
          </w:r>
          <w:proofErr w:type="spellStart"/>
          <w:r w:rsidRPr="001179A0">
            <w:rPr>
              <w:rFonts w:ascii="Times New Roman" w:eastAsia="Times New Roman" w:hAnsi="Times New Roman" w:cs="Times New Roman"/>
            </w:rPr>
            <w:t>pmc</w:t>
          </w:r>
          <w:proofErr w:type="spellEnd"/>
          <w:r w:rsidRPr="001179A0">
            <w:rPr>
              <w:rFonts w:ascii="Times New Roman" w:eastAsia="Times New Roman" w:hAnsi="Times New Roman" w:cs="Times New Roman"/>
            </w:rPr>
            <w:t>/articles/PMC7569573/</w:t>
          </w:r>
        </w:p>
        <w:p w14:paraId="171A9F2E" w14:textId="77777777" w:rsidR="00A57CD9" w:rsidRPr="001179A0" w:rsidRDefault="00A57CD9" w:rsidP="00C11F1E">
          <w:pPr>
            <w:autoSpaceDE w:val="0"/>
            <w:autoSpaceDN w:val="0"/>
            <w:ind w:hanging="640"/>
            <w:jc w:val="both"/>
            <w:divId w:val="1786191820"/>
            <w:rPr>
              <w:rFonts w:ascii="Times New Roman" w:eastAsia="Times New Roman" w:hAnsi="Times New Roman" w:cs="Times New Roman"/>
            </w:rPr>
          </w:pPr>
          <w:r w:rsidRPr="001179A0">
            <w:rPr>
              <w:rFonts w:ascii="Times New Roman" w:eastAsia="Times New Roman" w:hAnsi="Times New Roman" w:cs="Times New Roman"/>
            </w:rPr>
            <w:t>2.</w:t>
          </w:r>
          <w:r w:rsidRPr="001179A0">
            <w:rPr>
              <w:rFonts w:ascii="Times New Roman" w:eastAsia="Times New Roman" w:hAnsi="Times New Roman" w:cs="Times New Roman"/>
            </w:rPr>
            <w:tab/>
            <w:t>CDC Museum COVID-19 Timeline | David J. Sencer CDC Museum | CDC [Internet]. [cited 2024 Oct 3]. Available from: https://www.cdc.gov/museum/timeline/covid19.html</w:t>
          </w:r>
        </w:p>
        <w:p w14:paraId="735964C6" w14:textId="77777777" w:rsidR="00A57CD9" w:rsidRPr="001179A0" w:rsidRDefault="00A57CD9" w:rsidP="00C11F1E">
          <w:pPr>
            <w:autoSpaceDE w:val="0"/>
            <w:autoSpaceDN w:val="0"/>
            <w:ind w:hanging="640"/>
            <w:jc w:val="both"/>
            <w:divId w:val="749616329"/>
            <w:rPr>
              <w:rFonts w:ascii="Times New Roman" w:eastAsia="Times New Roman" w:hAnsi="Times New Roman" w:cs="Times New Roman"/>
            </w:rPr>
          </w:pPr>
          <w:r w:rsidRPr="001179A0">
            <w:rPr>
              <w:rFonts w:ascii="Times New Roman" w:eastAsia="Times New Roman" w:hAnsi="Times New Roman" w:cs="Times New Roman"/>
            </w:rPr>
            <w:t>3.</w:t>
          </w:r>
          <w:r w:rsidRPr="001179A0">
            <w:rPr>
              <w:rFonts w:ascii="Times New Roman" w:eastAsia="Times New Roman" w:hAnsi="Times New Roman" w:cs="Times New Roman"/>
            </w:rPr>
            <w:tab/>
            <w:t xml:space="preserve">COVID - Coronavirus Statistics - </w:t>
          </w:r>
          <w:proofErr w:type="spellStart"/>
          <w:r w:rsidRPr="001179A0">
            <w:rPr>
              <w:rFonts w:ascii="Times New Roman" w:eastAsia="Times New Roman" w:hAnsi="Times New Roman" w:cs="Times New Roman"/>
            </w:rPr>
            <w:t>Worldometer</w:t>
          </w:r>
          <w:proofErr w:type="spellEnd"/>
          <w:r w:rsidRPr="001179A0">
            <w:rPr>
              <w:rFonts w:ascii="Times New Roman" w:eastAsia="Times New Roman" w:hAnsi="Times New Roman" w:cs="Times New Roman"/>
            </w:rPr>
            <w:t xml:space="preserve"> [Internet]. [cited 2024 Oct 3]. Available from: https://www.worldometers.info/coronavirus/</w:t>
          </w:r>
        </w:p>
        <w:p w14:paraId="477C018E" w14:textId="46DC8132" w:rsidR="00A57CD9" w:rsidRPr="001179A0" w:rsidRDefault="00A57CD9" w:rsidP="00C11F1E">
          <w:pPr>
            <w:autoSpaceDE w:val="0"/>
            <w:autoSpaceDN w:val="0"/>
            <w:ind w:hanging="640"/>
            <w:jc w:val="both"/>
            <w:divId w:val="1018315223"/>
            <w:rPr>
              <w:rFonts w:ascii="Times New Roman" w:eastAsia="Times New Roman" w:hAnsi="Times New Roman" w:cs="Times New Roman"/>
            </w:rPr>
          </w:pPr>
          <w:r w:rsidRPr="001179A0">
            <w:rPr>
              <w:rFonts w:ascii="Times New Roman" w:eastAsia="Times New Roman" w:hAnsi="Times New Roman" w:cs="Times New Roman"/>
            </w:rPr>
            <w:t>4.</w:t>
          </w:r>
          <w:r w:rsidRPr="001179A0">
            <w:rPr>
              <w:rFonts w:ascii="Times New Roman" w:eastAsia="Times New Roman" w:hAnsi="Times New Roman" w:cs="Times New Roman"/>
            </w:rPr>
            <w:tab/>
            <w:t xml:space="preserve">Abdulfattah O, Kohli A, White P, Michael C, </w:t>
          </w:r>
          <w:proofErr w:type="spellStart"/>
          <w:r w:rsidRPr="001179A0">
            <w:rPr>
              <w:rFonts w:ascii="Times New Roman" w:eastAsia="Times New Roman" w:hAnsi="Times New Roman" w:cs="Times New Roman"/>
            </w:rPr>
            <w:t>Alnafoosi</w:t>
          </w:r>
          <w:proofErr w:type="spellEnd"/>
          <w:r w:rsidRPr="001179A0">
            <w:rPr>
              <w:rFonts w:ascii="Times New Roman" w:eastAsia="Times New Roman" w:hAnsi="Times New Roman" w:cs="Times New Roman"/>
            </w:rPr>
            <w:t xml:space="preserve"> Z. Impact of the COVID-19 Pandemic on Hospital Admission Rate, Length of Stay, and Mortality Rate for Patients with Chronic Obstructive Pulmonary Disease Exacerbation: A Retrospective Study. </w:t>
          </w:r>
          <w:r w:rsidR="005E46C9" w:rsidRPr="001179A0">
            <w:rPr>
              <w:rFonts w:ascii="Times New Roman" w:eastAsia="Times New Roman" w:hAnsi="Times New Roman" w:cs="Times New Roman"/>
            </w:rPr>
            <w:t xml:space="preserve">Journal of Community Hospital Internal Medicine </w:t>
          </w:r>
          <w:r w:rsidR="00C11F1E" w:rsidRPr="001179A0">
            <w:rPr>
              <w:rFonts w:ascii="Times New Roman" w:eastAsia="Times New Roman" w:hAnsi="Times New Roman" w:cs="Times New Roman"/>
            </w:rPr>
            <w:t>Perspectives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2024;14(2):1. </w:t>
          </w:r>
        </w:p>
        <w:p w14:paraId="7B5487B6" w14:textId="1604B46B" w:rsidR="00A57CD9" w:rsidRPr="001179A0" w:rsidRDefault="00A57CD9" w:rsidP="00C11F1E">
          <w:pPr>
            <w:autoSpaceDE w:val="0"/>
            <w:autoSpaceDN w:val="0"/>
            <w:ind w:hanging="640"/>
            <w:jc w:val="both"/>
            <w:divId w:val="609774456"/>
            <w:rPr>
              <w:rFonts w:ascii="Times New Roman" w:eastAsia="Times New Roman" w:hAnsi="Times New Roman" w:cs="Times New Roman"/>
            </w:rPr>
          </w:pPr>
          <w:r w:rsidRPr="001179A0">
            <w:rPr>
              <w:rFonts w:ascii="Times New Roman" w:eastAsia="Times New Roman" w:hAnsi="Times New Roman" w:cs="Times New Roman"/>
            </w:rPr>
            <w:t>5.</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Halacli</w:t>
          </w:r>
          <w:proofErr w:type="spellEnd"/>
          <w:r w:rsidRPr="001179A0">
            <w:rPr>
              <w:rFonts w:ascii="Times New Roman" w:eastAsia="Times New Roman" w:hAnsi="Times New Roman" w:cs="Times New Roman"/>
            </w:rPr>
            <w:t xml:space="preserve"> B, Kaya A, İSKİT AT. Critically ill COVID-19 patient. </w:t>
          </w:r>
          <w:r w:rsidR="005E46C9" w:rsidRPr="001179A0">
            <w:rPr>
              <w:rFonts w:ascii="Times New Roman" w:eastAsia="Times New Roman" w:hAnsi="Times New Roman" w:cs="Times New Roman"/>
            </w:rPr>
            <w:t xml:space="preserve">Turkish Journal of Medical </w:t>
          </w:r>
          <w:r w:rsidR="00C11F1E" w:rsidRPr="001179A0">
            <w:rPr>
              <w:rFonts w:ascii="Times New Roman" w:eastAsia="Times New Roman" w:hAnsi="Times New Roman" w:cs="Times New Roman"/>
            </w:rPr>
            <w:t>Sciences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2020;50(9):585–91. </w:t>
          </w:r>
        </w:p>
        <w:p w14:paraId="74E75D3B" w14:textId="77777777" w:rsidR="00A57CD9" w:rsidRPr="001179A0" w:rsidRDefault="00A57CD9" w:rsidP="00C11F1E">
          <w:pPr>
            <w:autoSpaceDE w:val="0"/>
            <w:autoSpaceDN w:val="0"/>
            <w:ind w:hanging="640"/>
            <w:jc w:val="both"/>
            <w:divId w:val="1696812124"/>
            <w:rPr>
              <w:rFonts w:ascii="Times New Roman" w:eastAsia="Times New Roman" w:hAnsi="Times New Roman" w:cs="Times New Roman"/>
            </w:rPr>
          </w:pPr>
          <w:r w:rsidRPr="001179A0">
            <w:rPr>
              <w:rFonts w:ascii="Times New Roman" w:eastAsia="Times New Roman" w:hAnsi="Times New Roman" w:cs="Times New Roman"/>
            </w:rPr>
            <w:t>6.</w:t>
          </w:r>
          <w:r w:rsidRPr="001179A0">
            <w:rPr>
              <w:rFonts w:ascii="Times New Roman" w:eastAsia="Times New Roman" w:hAnsi="Times New Roman" w:cs="Times New Roman"/>
            </w:rPr>
            <w:tab/>
            <w:t>Coronavirus (COVID-19) Hospitalizations - Our World in Data [Internet]. [cited 2024 Nov 16]. Available from: https://ourworldindata.org/covid-hospitalizations</w:t>
          </w:r>
        </w:p>
        <w:p w14:paraId="6AF0940C" w14:textId="5CD6346C" w:rsidR="00A57CD9" w:rsidRPr="001179A0" w:rsidRDefault="00A57CD9" w:rsidP="00C11F1E">
          <w:pPr>
            <w:autoSpaceDE w:val="0"/>
            <w:autoSpaceDN w:val="0"/>
            <w:ind w:hanging="640"/>
            <w:jc w:val="both"/>
            <w:divId w:val="2055736410"/>
            <w:rPr>
              <w:rFonts w:ascii="Times New Roman" w:eastAsia="Times New Roman" w:hAnsi="Times New Roman" w:cs="Times New Roman"/>
            </w:rPr>
          </w:pPr>
          <w:r w:rsidRPr="001179A0">
            <w:rPr>
              <w:rFonts w:ascii="Times New Roman" w:eastAsia="Times New Roman" w:hAnsi="Times New Roman" w:cs="Times New Roman"/>
            </w:rPr>
            <w:t>7.</w:t>
          </w:r>
          <w:r w:rsidRPr="001179A0">
            <w:rPr>
              <w:rFonts w:ascii="Times New Roman" w:eastAsia="Times New Roman" w:hAnsi="Times New Roman" w:cs="Times New Roman"/>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5E46C9" w:rsidRPr="001179A0">
            <w:rPr>
              <w:rFonts w:ascii="Times New Roman" w:eastAsia="Times New Roman" w:hAnsi="Times New Roman" w:cs="Times New Roman"/>
            </w:rPr>
            <w:t>I</w:t>
          </w:r>
          <w:r w:rsidRPr="001179A0">
            <w:rPr>
              <w:rFonts w:ascii="Times New Roman" w:eastAsia="Times New Roman" w:hAnsi="Times New Roman" w:cs="Times New Roman"/>
            </w:rPr>
            <w:t xml:space="preserve">nfectious </w:t>
          </w:r>
          <w:r w:rsidR="005E46C9" w:rsidRPr="001179A0">
            <w:rPr>
              <w:rFonts w:ascii="Times New Roman" w:eastAsia="Times New Roman" w:hAnsi="Times New Roman" w:cs="Times New Roman"/>
            </w:rPr>
            <w:t>D</w:t>
          </w:r>
          <w:r w:rsidRPr="001179A0">
            <w:rPr>
              <w:rFonts w:ascii="Times New Roman" w:eastAsia="Times New Roman" w:hAnsi="Times New Roman" w:cs="Times New Roman"/>
            </w:rPr>
            <w:t>iseases. 2021;72(9</w:t>
          </w:r>
          <w:r w:rsidR="005E46C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206–14. </w:t>
          </w:r>
        </w:p>
        <w:p w14:paraId="2A6C74B1" w14:textId="20A5F219" w:rsidR="00A57CD9" w:rsidRPr="001179A0" w:rsidRDefault="00A57CD9" w:rsidP="00C11F1E">
          <w:pPr>
            <w:autoSpaceDE w:val="0"/>
            <w:autoSpaceDN w:val="0"/>
            <w:ind w:hanging="640"/>
            <w:jc w:val="both"/>
            <w:divId w:val="765657521"/>
            <w:rPr>
              <w:rFonts w:ascii="Times New Roman" w:eastAsia="Times New Roman" w:hAnsi="Times New Roman" w:cs="Times New Roman"/>
            </w:rPr>
          </w:pPr>
          <w:r w:rsidRPr="001179A0">
            <w:rPr>
              <w:rFonts w:ascii="Times New Roman" w:eastAsia="Times New Roman" w:hAnsi="Times New Roman" w:cs="Times New Roman"/>
            </w:rPr>
            <w:t>8.</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Grasselli</w:t>
          </w:r>
          <w:proofErr w:type="spellEnd"/>
          <w:r w:rsidRPr="001179A0">
            <w:rPr>
              <w:rFonts w:ascii="Times New Roman" w:eastAsia="Times New Roman" w:hAnsi="Times New Roman" w:cs="Times New Roman"/>
            </w:rPr>
            <w:t xml:space="preserve"> G, Zangrillo A, Zanella A, Antonelli M, Cabrini L, Castelli A, et al. Baseline Characteristics and Outcomes of 1591 Patients Infected With SARS-CoV-2 Admitted to ICUs of the Lombardy Region, Italy. </w:t>
          </w:r>
          <w:r w:rsidR="005E46C9" w:rsidRPr="001179A0">
            <w:rPr>
              <w:rFonts w:ascii="Times New Roman" w:eastAsia="Times New Roman" w:hAnsi="Times New Roman" w:cs="Times New Roman"/>
            </w:rPr>
            <w:t>2020.</w:t>
          </w:r>
          <w:r w:rsidRPr="001179A0">
            <w:rPr>
              <w:rFonts w:ascii="Times New Roman" w:eastAsia="Times New Roman" w:hAnsi="Times New Roman" w:cs="Times New Roman"/>
            </w:rPr>
            <w:t xml:space="preserve"> </w:t>
          </w:r>
        </w:p>
        <w:p w14:paraId="1DC5662C" w14:textId="5126C277" w:rsidR="00A57CD9" w:rsidRPr="001179A0" w:rsidRDefault="00A57CD9" w:rsidP="00C11F1E">
          <w:pPr>
            <w:autoSpaceDE w:val="0"/>
            <w:autoSpaceDN w:val="0"/>
            <w:ind w:hanging="640"/>
            <w:jc w:val="both"/>
            <w:divId w:val="348459206"/>
            <w:rPr>
              <w:rFonts w:ascii="Times New Roman" w:eastAsia="Times New Roman" w:hAnsi="Times New Roman" w:cs="Times New Roman"/>
            </w:rPr>
          </w:pPr>
          <w:r w:rsidRPr="001179A0">
            <w:rPr>
              <w:rFonts w:ascii="Times New Roman" w:eastAsia="Times New Roman" w:hAnsi="Times New Roman" w:cs="Times New Roman"/>
            </w:rPr>
            <w:t>9.</w:t>
          </w:r>
          <w:r w:rsidRPr="001179A0">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4750DA" w:rsidRPr="001179A0">
            <w:rPr>
              <w:rFonts w:ascii="Times New Roman" w:eastAsia="Times New Roman" w:hAnsi="Times New Roman" w:cs="Times New Roman"/>
            </w:rPr>
            <w:t>Variants</w:t>
          </w:r>
          <w:r w:rsidRPr="001179A0">
            <w:rPr>
              <w:rFonts w:ascii="Times New Roman" w:eastAsia="Times New Roman" w:hAnsi="Times New Roman" w:cs="Times New Roman"/>
            </w:rPr>
            <w:t xml:space="preserve"> of concern: a cohort study. </w:t>
          </w:r>
          <w:r w:rsidR="004750DA" w:rsidRPr="001179A0">
            <w:rPr>
              <w:rFonts w:ascii="Times New Roman" w:eastAsia="Times New Roman" w:hAnsi="Times New Roman" w:cs="Times New Roman"/>
            </w:rPr>
            <w:t xml:space="preserve">The Lancet Infectious </w:t>
          </w:r>
          <w:r w:rsidR="00C11F1E" w:rsidRPr="001179A0">
            <w:rPr>
              <w:rFonts w:ascii="Times New Roman" w:eastAsia="Times New Roman" w:hAnsi="Times New Roman" w:cs="Times New Roman"/>
            </w:rPr>
            <w:t>Diseases</w:t>
          </w:r>
          <w:r w:rsidR="00C11F1E" w:rsidRPr="001179A0" w:rsidDel="004750DA">
            <w:rPr>
              <w:rFonts w:ascii="Times New Roman" w:eastAsia="Times New Roman" w:hAnsi="Times New Roman" w:cs="Times New Roman"/>
            </w:rPr>
            <w:t>.</w:t>
          </w:r>
          <w:r w:rsidRPr="001179A0">
            <w:rPr>
              <w:rFonts w:ascii="Times New Roman" w:eastAsia="Times New Roman" w:hAnsi="Times New Roman" w:cs="Times New Roman"/>
            </w:rPr>
            <w:t xml:space="preserve"> 2022;22(1):35–42. </w:t>
          </w:r>
        </w:p>
        <w:p w14:paraId="38ED5E7B" w14:textId="77777777" w:rsidR="00A57CD9" w:rsidRPr="001179A0" w:rsidRDefault="00A57CD9" w:rsidP="00C11F1E">
          <w:pPr>
            <w:autoSpaceDE w:val="0"/>
            <w:autoSpaceDN w:val="0"/>
            <w:ind w:hanging="640"/>
            <w:jc w:val="both"/>
            <w:divId w:val="1144156616"/>
            <w:rPr>
              <w:rFonts w:ascii="Times New Roman" w:eastAsia="Times New Roman" w:hAnsi="Times New Roman" w:cs="Times New Roman"/>
            </w:rPr>
          </w:pPr>
          <w:r w:rsidRPr="001179A0">
            <w:rPr>
              <w:rFonts w:ascii="Times New Roman" w:eastAsia="Times New Roman" w:hAnsi="Times New Roman" w:cs="Times New Roman"/>
            </w:rPr>
            <w:t>10.</w:t>
          </w:r>
          <w:r w:rsidRPr="001179A0">
            <w:rPr>
              <w:rFonts w:ascii="Times New Roman" w:eastAsia="Times New Roman" w:hAnsi="Times New Roman" w:cs="Times New Roman"/>
            </w:rPr>
            <w:tab/>
            <w:t>City of Chicago [Internet]. [cited 2024 Nov 16]. Available from: https://www.chicago.gov/content/dam/city/sites/covid/breakthrough_variant/10-06-2021/Breakthrough-Slides-10072021.pdf</w:t>
          </w:r>
        </w:p>
        <w:p w14:paraId="054E6CE1" w14:textId="6890EE78" w:rsidR="00A57CD9" w:rsidRPr="001179A0" w:rsidRDefault="00A57CD9" w:rsidP="00C11F1E">
          <w:pPr>
            <w:autoSpaceDE w:val="0"/>
            <w:autoSpaceDN w:val="0"/>
            <w:ind w:hanging="640"/>
            <w:jc w:val="both"/>
            <w:divId w:val="736509745"/>
            <w:rPr>
              <w:rFonts w:ascii="Times New Roman" w:eastAsia="Times New Roman" w:hAnsi="Times New Roman" w:cs="Times New Roman"/>
            </w:rPr>
          </w:pPr>
          <w:r w:rsidRPr="001179A0">
            <w:rPr>
              <w:rFonts w:ascii="Times New Roman" w:eastAsia="Times New Roman" w:hAnsi="Times New Roman" w:cs="Times New Roman"/>
            </w:rPr>
            <w:t>11.</w:t>
          </w:r>
          <w:r w:rsidRPr="001179A0">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w:t>
          </w:r>
          <w:r w:rsidR="00230CAF" w:rsidRPr="001179A0">
            <w:rPr>
              <w:rFonts w:ascii="Times New Roman" w:eastAsia="Times New Roman" w:hAnsi="Times New Roman" w:cs="Times New Roman"/>
            </w:rPr>
            <w:t xml:space="preserve">Journal of Primary Care &amp; Community </w:t>
          </w:r>
          <w:r w:rsidR="00C11F1E" w:rsidRPr="001179A0">
            <w:rPr>
              <w:rFonts w:ascii="Times New Roman" w:eastAsia="Times New Roman" w:hAnsi="Times New Roman" w:cs="Times New Roman"/>
            </w:rPr>
            <w:t>Health</w:t>
          </w:r>
          <w:r w:rsidR="00C11F1E" w:rsidRPr="001179A0" w:rsidDel="00230CAF">
            <w:rPr>
              <w:rFonts w:ascii="Times New Roman" w:eastAsia="Times New Roman" w:hAnsi="Times New Roman" w:cs="Times New Roman"/>
            </w:rPr>
            <w:t>.</w:t>
          </w:r>
          <w:r w:rsidRPr="001179A0">
            <w:rPr>
              <w:rFonts w:ascii="Times New Roman" w:eastAsia="Times New Roman" w:hAnsi="Times New Roman" w:cs="Times New Roman"/>
            </w:rPr>
            <w:t xml:space="preserve"> </w:t>
          </w:r>
          <w:r w:rsidR="004750DA" w:rsidRPr="001179A0">
            <w:rPr>
              <w:rFonts w:ascii="Times New Roman" w:eastAsia="Times New Roman" w:hAnsi="Times New Roman" w:cs="Times New Roman"/>
            </w:rPr>
            <w:t>2023; 14:21501319231170164</w:t>
          </w:r>
          <w:r w:rsidRPr="001179A0">
            <w:rPr>
              <w:rFonts w:ascii="Times New Roman" w:eastAsia="Times New Roman" w:hAnsi="Times New Roman" w:cs="Times New Roman"/>
            </w:rPr>
            <w:t xml:space="preserve">. </w:t>
          </w:r>
        </w:p>
        <w:p w14:paraId="2CB39F33" w14:textId="59BFE653" w:rsidR="00A57CD9" w:rsidRPr="001179A0" w:rsidRDefault="00A57CD9" w:rsidP="00C11F1E">
          <w:pPr>
            <w:autoSpaceDE w:val="0"/>
            <w:autoSpaceDN w:val="0"/>
            <w:ind w:hanging="640"/>
            <w:jc w:val="both"/>
            <w:divId w:val="615867774"/>
            <w:rPr>
              <w:rFonts w:ascii="Times New Roman" w:eastAsia="Times New Roman" w:hAnsi="Times New Roman" w:cs="Times New Roman"/>
            </w:rPr>
          </w:pPr>
          <w:r w:rsidRPr="001179A0">
            <w:rPr>
              <w:rFonts w:ascii="Times New Roman" w:eastAsia="Times New Roman" w:hAnsi="Times New Roman" w:cs="Times New Roman"/>
            </w:rPr>
            <w:t>12.</w:t>
          </w:r>
          <w:r w:rsidRPr="001179A0">
            <w:rPr>
              <w:rFonts w:ascii="Times New Roman" w:eastAsia="Times New Roman" w:hAnsi="Times New Roman" w:cs="Times New Roman"/>
            </w:rPr>
            <w:tab/>
            <w:t xml:space="preserve">Paul P. Genomic surveillance for SARS-CoV-2 variants circulating in the United States, December 2020–May 2021. </w:t>
          </w:r>
          <w:r w:rsidR="00230CAF" w:rsidRPr="001179A0">
            <w:rPr>
              <w:rFonts w:ascii="Times New Roman" w:eastAsia="Times New Roman" w:hAnsi="Times New Roman" w:cs="Times New Roman"/>
            </w:rPr>
            <w:t>MMWR. Morbidity and Mortality Weekly Report</w:t>
          </w:r>
          <w:r w:rsidRPr="001179A0">
            <w:rPr>
              <w:rFonts w:ascii="Times New Roman" w:eastAsia="Times New Roman" w:hAnsi="Times New Roman" w:cs="Times New Roman"/>
            </w:rPr>
            <w:t xml:space="preserve">. 2021;70. </w:t>
          </w:r>
        </w:p>
        <w:p w14:paraId="01EF287F" w14:textId="31F3E973" w:rsidR="00A57CD9" w:rsidRPr="001179A0" w:rsidRDefault="00A57CD9" w:rsidP="00C11F1E">
          <w:pPr>
            <w:autoSpaceDE w:val="0"/>
            <w:autoSpaceDN w:val="0"/>
            <w:ind w:hanging="640"/>
            <w:jc w:val="both"/>
            <w:divId w:val="189688833"/>
            <w:rPr>
              <w:rFonts w:ascii="Times New Roman" w:eastAsia="Times New Roman" w:hAnsi="Times New Roman" w:cs="Times New Roman"/>
            </w:rPr>
          </w:pPr>
          <w:r w:rsidRPr="001179A0">
            <w:rPr>
              <w:rFonts w:ascii="Times New Roman" w:eastAsia="Times New Roman" w:hAnsi="Times New Roman" w:cs="Times New Roman"/>
            </w:rPr>
            <w:lastRenderedPageBreak/>
            <w:t>13.</w:t>
          </w:r>
          <w:r w:rsidRPr="001179A0">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230CAF" w:rsidRPr="001179A0">
            <w:rPr>
              <w:rFonts w:ascii="Times New Roman" w:eastAsia="Times New Roman" w:hAnsi="Times New Roman" w:cs="Times New Roman"/>
            </w:rPr>
            <w:t>): e</w:t>
          </w:r>
          <w:r w:rsidRPr="001179A0">
            <w:rPr>
              <w:rFonts w:ascii="Times New Roman" w:eastAsia="Times New Roman" w:hAnsi="Times New Roman" w:cs="Times New Roman"/>
            </w:rPr>
            <w:t xml:space="preserve">1120–7. </w:t>
          </w:r>
        </w:p>
        <w:p w14:paraId="4EF12FC2" w14:textId="77777777" w:rsidR="00A57CD9" w:rsidRPr="001179A0" w:rsidRDefault="00A57CD9" w:rsidP="00C11F1E">
          <w:pPr>
            <w:autoSpaceDE w:val="0"/>
            <w:autoSpaceDN w:val="0"/>
            <w:ind w:hanging="640"/>
            <w:jc w:val="both"/>
            <w:divId w:val="1404718435"/>
            <w:rPr>
              <w:rFonts w:ascii="Times New Roman" w:eastAsia="Times New Roman" w:hAnsi="Times New Roman" w:cs="Times New Roman"/>
            </w:rPr>
          </w:pPr>
          <w:r w:rsidRPr="001179A0">
            <w:rPr>
              <w:rFonts w:ascii="Times New Roman" w:eastAsia="Times New Roman" w:hAnsi="Times New Roman" w:cs="Times New Roman"/>
            </w:rPr>
            <w:t>14.</w:t>
          </w:r>
          <w:r w:rsidRPr="001179A0">
            <w:rPr>
              <w:rFonts w:ascii="Times New Roman" w:eastAsia="Times New Roman" w:hAnsi="Times New Roman" w:cs="Times New Roman"/>
            </w:rPr>
            <w:tab/>
            <w:t xml:space="preserve">Pascall DJ, Mollett G, Vink E, Shepherd JG, Williams T, </w:t>
          </w:r>
          <w:proofErr w:type="spellStart"/>
          <w:r w:rsidRPr="001179A0">
            <w:rPr>
              <w:rFonts w:ascii="Times New Roman" w:eastAsia="Times New Roman" w:hAnsi="Times New Roman" w:cs="Times New Roman"/>
            </w:rPr>
            <w:t>Wastnedge</w:t>
          </w:r>
          <w:proofErr w:type="spellEnd"/>
          <w:r w:rsidRPr="001179A0">
            <w:rPr>
              <w:rFonts w:ascii="Times New Roman" w:eastAsia="Times New Roman" w:hAnsi="Times New Roman" w:cs="Times New Roman"/>
            </w:rPr>
            <w:t xml:space="preserve"> E, et al. The SARS-CoV-2 Alpha variant caused increased clinical severity of disease in Scotland: a genomics-based prospective cohort analysis. </w:t>
          </w:r>
          <w:proofErr w:type="spellStart"/>
          <w:r w:rsidRPr="001179A0">
            <w:rPr>
              <w:rFonts w:ascii="Times New Roman" w:eastAsia="Times New Roman" w:hAnsi="Times New Roman" w:cs="Times New Roman"/>
            </w:rPr>
            <w:t>MedRxiv</w:t>
          </w:r>
          <w:proofErr w:type="spellEnd"/>
          <w:r w:rsidRPr="001179A0">
            <w:rPr>
              <w:rFonts w:ascii="Times New Roman" w:eastAsia="Times New Roman" w:hAnsi="Times New Roman" w:cs="Times New Roman"/>
            </w:rPr>
            <w:t xml:space="preserve">. 2021;2021–8. </w:t>
          </w:r>
        </w:p>
        <w:p w14:paraId="15C1F1FC" w14:textId="754FBECF" w:rsidR="00A57CD9" w:rsidRPr="001179A0" w:rsidRDefault="00A57CD9" w:rsidP="00C11F1E">
          <w:pPr>
            <w:autoSpaceDE w:val="0"/>
            <w:autoSpaceDN w:val="0"/>
            <w:ind w:hanging="640"/>
            <w:jc w:val="both"/>
            <w:divId w:val="626814871"/>
            <w:rPr>
              <w:rFonts w:ascii="Times New Roman" w:eastAsia="Times New Roman" w:hAnsi="Times New Roman" w:cs="Times New Roman"/>
            </w:rPr>
          </w:pPr>
          <w:r w:rsidRPr="001179A0">
            <w:rPr>
              <w:rFonts w:ascii="Times New Roman" w:eastAsia="Times New Roman" w:hAnsi="Times New Roman" w:cs="Times New Roman"/>
            </w:rPr>
            <w:t>15.</w:t>
          </w:r>
          <w:r w:rsidRPr="001179A0">
            <w:rPr>
              <w:rFonts w:ascii="Times New Roman" w:eastAsia="Times New Roman" w:hAnsi="Times New Roman" w:cs="Times New Roman"/>
            </w:rPr>
            <w:tab/>
            <w:t xml:space="preserve">Lauring AS, </w:t>
          </w:r>
          <w:proofErr w:type="spellStart"/>
          <w:r w:rsidRPr="001179A0">
            <w:rPr>
              <w:rFonts w:ascii="Times New Roman" w:eastAsia="Times New Roman" w:hAnsi="Times New Roman" w:cs="Times New Roman"/>
            </w:rPr>
            <w:t>Tenforde</w:t>
          </w:r>
          <w:proofErr w:type="spellEnd"/>
          <w:r w:rsidRPr="001179A0">
            <w:rPr>
              <w:rFonts w:ascii="Times New Roman" w:eastAsia="Times New Roman" w:hAnsi="Times New Roman" w:cs="Times New Roman"/>
            </w:rPr>
            <w:t xml:space="preserve"> MW, Chappell JD, Gaglani M, Ginde AA, McNeal T, et al. Clinical severity of, and effectiveness of mRNA vaccines against, covid-19 from omicron, delta, and alpha SARS-CoV-2 variants in the United States: prospective observational study. </w:t>
          </w:r>
          <w:r w:rsidR="00EE6C5B" w:rsidRPr="001179A0">
            <w:rPr>
              <w:rFonts w:ascii="Times New Roman" w:eastAsia="Times New Roman" w:hAnsi="Times New Roman" w:cs="Times New Roman"/>
            </w:rPr>
            <w:t>BMJ</w:t>
          </w:r>
          <w:r w:rsidRPr="001179A0">
            <w:rPr>
              <w:rFonts w:ascii="Times New Roman" w:eastAsia="Times New Roman" w:hAnsi="Times New Roman" w:cs="Times New Roman"/>
            </w:rPr>
            <w:t xml:space="preserve">. 2022;376. </w:t>
          </w:r>
        </w:p>
        <w:p w14:paraId="4C6D061F" w14:textId="08706757" w:rsidR="00A57CD9" w:rsidRPr="001179A0" w:rsidRDefault="00A57CD9" w:rsidP="00C11F1E">
          <w:pPr>
            <w:autoSpaceDE w:val="0"/>
            <w:autoSpaceDN w:val="0"/>
            <w:ind w:hanging="640"/>
            <w:jc w:val="both"/>
            <w:divId w:val="745103713"/>
            <w:rPr>
              <w:rFonts w:ascii="Times New Roman" w:eastAsia="Times New Roman" w:hAnsi="Times New Roman" w:cs="Times New Roman"/>
            </w:rPr>
          </w:pPr>
          <w:r w:rsidRPr="001179A0">
            <w:rPr>
              <w:rFonts w:ascii="Times New Roman" w:eastAsia="Times New Roman" w:hAnsi="Times New Roman" w:cs="Times New Roman"/>
            </w:rPr>
            <w:t>16.</w:t>
          </w:r>
          <w:r w:rsidRPr="001179A0">
            <w:rPr>
              <w:rFonts w:ascii="Times New Roman" w:eastAsia="Times New Roman" w:hAnsi="Times New Roman" w:cs="Times New Roman"/>
            </w:rPr>
            <w:tab/>
            <w:t>Iuliano AD. Trends in disease severity and health care utilization during the early Omicron variant period compared with previous SARS-CoV-2 high transmission periods—United States, December 2020–January 2022</w:t>
          </w:r>
          <w:r w:rsidR="00EE6C5B" w:rsidRPr="001179A0">
            <w:rPr>
              <w:rFonts w:ascii="Times New Roman" w:eastAsia="Times New Roman" w:hAnsi="Times New Roman" w:cs="Times New Roman"/>
            </w:rPr>
            <w:t xml:space="preserve">. MMWR. Morbidity and Mortality Weekly </w:t>
          </w:r>
          <w:r w:rsidR="00C11F1E" w:rsidRPr="001179A0">
            <w:rPr>
              <w:rFonts w:ascii="Times New Roman" w:eastAsia="Times New Roman" w:hAnsi="Times New Roman" w:cs="Times New Roman"/>
            </w:rPr>
            <w:t>Report</w:t>
          </w:r>
          <w:r w:rsidR="00C11F1E" w:rsidRPr="001179A0" w:rsidDel="00EE6C5B">
            <w:rPr>
              <w:rFonts w:ascii="Times New Roman" w:eastAsia="Times New Roman" w:hAnsi="Times New Roman" w:cs="Times New Roman"/>
            </w:rPr>
            <w:t>.</w:t>
          </w:r>
          <w:r w:rsidRPr="001179A0">
            <w:rPr>
              <w:rFonts w:ascii="Times New Roman" w:eastAsia="Times New Roman" w:hAnsi="Times New Roman" w:cs="Times New Roman"/>
            </w:rPr>
            <w:t xml:space="preserve"> 2022;71. </w:t>
          </w:r>
        </w:p>
        <w:p w14:paraId="0D90A83C" w14:textId="5B789BC8" w:rsidR="00A57CD9" w:rsidRPr="001179A0" w:rsidRDefault="00A57CD9" w:rsidP="00C11F1E">
          <w:pPr>
            <w:autoSpaceDE w:val="0"/>
            <w:autoSpaceDN w:val="0"/>
            <w:ind w:hanging="640"/>
            <w:jc w:val="both"/>
            <w:divId w:val="214893810"/>
            <w:rPr>
              <w:rFonts w:ascii="Times New Roman" w:eastAsia="Times New Roman" w:hAnsi="Times New Roman" w:cs="Times New Roman"/>
            </w:rPr>
          </w:pPr>
          <w:r w:rsidRPr="001179A0">
            <w:rPr>
              <w:rFonts w:ascii="Times New Roman" w:eastAsia="Times New Roman" w:hAnsi="Times New Roman" w:cs="Times New Roman"/>
            </w:rPr>
            <w:t>17.</w:t>
          </w:r>
          <w:r w:rsidRPr="001179A0">
            <w:rPr>
              <w:rFonts w:ascii="Times New Roman" w:eastAsia="Times New Roman" w:hAnsi="Times New Roman" w:cs="Times New Roman"/>
            </w:rPr>
            <w:tab/>
            <w:t xml:space="preserve">Omicron, Delta, Alpha, and More: What </w:t>
          </w:r>
          <w:r w:rsidR="00EE6C5B" w:rsidRPr="001179A0">
            <w:rPr>
              <w:rFonts w:ascii="Times New Roman" w:eastAsia="Times New Roman" w:hAnsi="Times New Roman" w:cs="Times New Roman"/>
            </w:rPr>
            <w:t>to</w:t>
          </w:r>
          <w:r w:rsidRPr="001179A0">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0192B887" w14:textId="77777777" w:rsidR="00A57CD9" w:rsidRPr="001179A0" w:rsidRDefault="00A57CD9" w:rsidP="00C11F1E">
          <w:pPr>
            <w:autoSpaceDE w:val="0"/>
            <w:autoSpaceDN w:val="0"/>
            <w:ind w:hanging="640"/>
            <w:jc w:val="both"/>
            <w:divId w:val="756173631"/>
            <w:rPr>
              <w:rFonts w:ascii="Times New Roman" w:eastAsia="Times New Roman" w:hAnsi="Times New Roman" w:cs="Times New Roman"/>
            </w:rPr>
          </w:pPr>
          <w:r w:rsidRPr="001179A0">
            <w:rPr>
              <w:rFonts w:ascii="Times New Roman" w:eastAsia="Times New Roman" w:hAnsi="Times New Roman" w:cs="Times New Roman"/>
            </w:rPr>
            <w:t>18.</w:t>
          </w:r>
          <w:r w:rsidRPr="001179A0">
            <w:rPr>
              <w:rFonts w:ascii="Times New Roman" w:eastAsia="Times New Roman" w:hAnsi="Times New Roman" w:cs="Times New Roman"/>
            </w:rPr>
            <w:tab/>
            <w:t>Update on Omicron [Internet]. [cited 2024 Oct 3]. Available from: https://www.who.int/news/item/28-11-2021-update-on-omicron</w:t>
          </w:r>
        </w:p>
        <w:p w14:paraId="74BDC564" w14:textId="3CFD2C23" w:rsidR="00A57CD9" w:rsidRPr="001179A0" w:rsidRDefault="00A57CD9" w:rsidP="00C11F1E">
          <w:pPr>
            <w:autoSpaceDE w:val="0"/>
            <w:autoSpaceDN w:val="0"/>
            <w:ind w:hanging="640"/>
            <w:jc w:val="both"/>
            <w:divId w:val="1132214464"/>
            <w:rPr>
              <w:rFonts w:ascii="Times New Roman" w:eastAsia="Times New Roman" w:hAnsi="Times New Roman" w:cs="Times New Roman"/>
            </w:rPr>
          </w:pPr>
          <w:r w:rsidRPr="001179A0">
            <w:rPr>
              <w:rFonts w:ascii="Times New Roman" w:eastAsia="Times New Roman" w:hAnsi="Times New Roman" w:cs="Times New Roman"/>
            </w:rPr>
            <w:t>19.</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Florensa</w:t>
          </w:r>
          <w:proofErr w:type="spellEnd"/>
          <w:r w:rsidRPr="001179A0">
            <w:rPr>
              <w:rFonts w:ascii="Times New Roman" w:eastAsia="Times New Roman" w:hAnsi="Times New Roman" w:cs="Times New Roman"/>
            </w:rPr>
            <w:t xml:space="preserve"> D, Mateo J, </w:t>
          </w:r>
          <w:proofErr w:type="spellStart"/>
          <w:r w:rsidRPr="001179A0">
            <w:rPr>
              <w:rFonts w:ascii="Times New Roman" w:eastAsia="Times New Roman" w:hAnsi="Times New Roman" w:cs="Times New Roman"/>
            </w:rPr>
            <w:t>Spaimoc</w:t>
          </w:r>
          <w:proofErr w:type="spellEnd"/>
          <w:r w:rsidRPr="001179A0">
            <w:rPr>
              <w:rFonts w:ascii="Times New Roman" w:eastAsia="Times New Roman" w:hAnsi="Times New Roman" w:cs="Times New Roman"/>
            </w:rPr>
            <w:t xml:space="preserve"> R, Miret C, Godoy S, Solsona F, et al. Severity of COVID-19 cases in the months of predominance of the Alpha and Delta variants. </w:t>
          </w:r>
          <w:r w:rsidR="00E44E58" w:rsidRPr="001179A0">
            <w:rPr>
              <w:rFonts w:ascii="Times New Roman" w:eastAsia="Times New Roman" w:hAnsi="Times New Roman" w:cs="Times New Roman"/>
            </w:rPr>
            <w:t>Scientific Reports</w:t>
          </w:r>
          <w:r w:rsidRPr="001179A0">
            <w:rPr>
              <w:rFonts w:ascii="Times New Roman" w:eastAsia="Times New Roman" w:hAnsi="Times New Roman" w:cs="Times New Roman"/>
            </w:rPr>
            <w:t xml:space="preserve">. 2022;12(1):15456. </w:t>
          </w:r>
        </w:p>
        <w:p w14:paraId="2F4A8FEE" w14:textId="57930471" w:rsidR="00A57CD9" w:rsidRPr="001179A0" w:rsidRDefault="00A57CD9" w:rsidP="00C11F1E">
          <w:pPr>
            <w:autoSpaceDE w:val="0"/>
            <w:autoSpaceDN w:val="0"/>
            <w:ind w:hanging="640"/>
            <w:jc w:val="both"/>
            <w:divId w:val="115636086"/>
            <w:rPr>
              <w:rFonts w:ascii="Times New Roman" w:eastAsia="Times New Roman" w:hAnsi="Times New Roman" w:cs="Times New Roman"/>
            </w:rPr>
          </w:pPr>
          <w:r w:rsidRPr="001179A0">
            <w:rPr>
              <w:rFonts w:ascii="Times New Roman" w:eastAsia="Times New Roman" w:hAnsi="Times New Roman" w:cs="Times New Roman"/>
            </w:rPr>
            <w:t>20.</w:t>
          </w:r>
          <w:r w:rsidRPr="001179A0">
            <w:rPr>
              <w:rFonts w:ascii="Times New Roman" w:eastAsia="Times New Roman" w:hAnsi="Times New Roman" w:cs="Times New Roman"/>
            </w:rPr>
            <w:tab/>
            <w:t>Whittle RS, Diaz-Artiles A. An ecological study of socioeconomic predictors in detection of COVID-19 cases across neighborhoods in New York City. BMC Med</w:t>
          </w:r>
          <w:r w:rsidR="00E44E58" w:rsidRPr="001179A0">
            <w:rPr>
              <w:rFonts w:ascii="Times New Roman" w:eastAsia="Times New Roman" w:hAnsi="Times New Roman" w:cs="Times New Roman"/>
            </w:rPr>
            <w:t>icine</w:t>
          </w:r>
          <w:r w:rsidRPr="001179A0">
            <w:rPr>
              <w:rFonts w:ascii="Times New Roman" w:eastAsia="Times New Roman" w:hAnsi="Times New Roman" w:cs="Times New Roman"/>
            </w:rPr>
            <w:t xml:space="preserve">. </w:t>
          </w:r>
          <w:r w:rsidR="00E44E58" w:rsidRPr="001179A0">
            <w:rPr>
              <w:rFonts w:ascii="Times New Roman" w:eastAsia="Times New Roman" w:hAnsi="Times New Roman" w:cs="Times New Roman"/>
            </w:rPr>
            <w:t>2020; 18:1</w:t>
          </w:r>
          <w:r w:rsidRPr="001179A0">
            <w:rPr>
              <w:rFonts w:ascii="Times New Roman" w:eastAsia="Times New Roman" w:hAnsi="Times New Roman" w:cs="Times New Roman"/>
            </w:rPr>
            <w:t xml:space="preserve">–17. </w:t>
          </w:r>
        </w:p>
        <w:p w14:paraId="5A80738D" w14:textId="3E1E5910" w:rsidR="00A57CD9" w:rsidRPr="001179A0" w:rsidRDefault="00A57CD9" w:rsidP="00C11F1E">
          <w:pPr>
            <w:autoSpaceDE w:val="0"/>
            <w:autoSpaceDN w:val="0"/>
            <w:ind w:hanging="640"/>
            <w:jc w:val="both"/>
            <w:divId w:val="1982610814"/>
            <w:rPr>
              <w:rFonts w:ascii="Times New Roman" w:eastAsia="Times New Roman" w:hAnsi="Times New Roman" w:cs="Times New Roman"/>
            </w:rPr>
          </w:pPr>
          <w:r w:rsidRPr="001179A0">
            <w:rPr>
              <w:rFonts w:ascii="Times New Roman" w:eastAsia="Times New Roman" w:hAnsi="Times New Roman" w:cs="Times New Roman"/>
            </w:rPr>
            <w:t>21.</w:t>
          </w:r>
          <w:r w:rsidRPr="001179A0">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2021;27(Supplement 1</w:t>
          </w:r>
          <w:r w:rsidR="00E44E58" w:rsidRPr="001179A0">
            <w:rPr>
              <w:rFonts w:ascii="Times New Roman" w:eastAsia="Times New Roman" w:hAnsi="Times New Roman" w:cs="Times New Roman"/>
            </w:rPr>
            <w:t>): S</w:t>
          </w:r>
          <w:r w:rsidRPr="001179A0">
            <w:rPr>
              <w:rFonts w:ascii="Times New Roman" w:eastAsia="Times New Roman" w:hAnsi="Times New Roman" w:cs="Times New Roman"/>
            </w:rPr>
            <w:t xml:space="preserve">43–56. </w:t>
          </w:r>
        </w:p>
        <w:p w14:paraId="0CDDDD1D" w14:textId="2D4B97E0" w:rsidR="00A57CD9" w:rsidRPr="001179A0" w:rsidRDefault="00A57CD9" w:rsidP="00C11F1E">
          <w:pPr>
            <w:autoSpaceDE w:val="0"/>
            <w:autoSpaceDN w:val="0"/>
            <w:ind w:hanging="640"/>
            <w:jc w:val="both"/>
            <w:divId w:val="1871524354"/>
            <w:rPr>
              <w:rFonts w:ascii="Times New Roman" w:eastAsia="Times New Roman" w:hAnsi="Times New Roman" w:cs="Times New Roman"/>
            </w:rPr>
          </w:pPr>
          <w:r w:rsidRPr="001179A0">
            <w:rPr>
              <w:rFonts w:ascii="Times New Roman" w:eastAsia="Times New Roman" w:hAnsi="Times New Roman" w:cs="Times New Roman"/>
            </w:rPr>
            <w:t>22.</w:t>
          </w:r>
          <w:r w:rsidRPr="001179A0">
            <w:rPr>
              <w:rFonts w:ascii="Times New Roman" w:eastAsia="Times New Roman" w:hAnsi="Times New Roman" w:cs="Times New Roman"/>
            </w:rPr>
            <w:tab/>
            <w:t xml:space="preserve">KC M, Oral E, Straif-Bourgeois S, Rung AL, Peters ES. The effect of area deprivation on COVID-19 risk in Louisiana. </w:t>
          </w:r>
          <w:proofErr w:type="spellStart"/>
          <w:r w:rsidRPr="001179A0">
            <w:rPr>
              <w:rFonts w:ascii="Times New Roman" w:eastAsia="Times New Roman" w:hAnsi="Times New Roman" w:cs="Times New Roman"/>
            </w:rPr>
            <w:t>PLoS</w:t>
          </w:r>
          <w:proofErr w:type="spellEnd"/>
          <w:r w:rsidRPr="001179A0">
            <w:rPr>
              <w:rFonts w:ascii="Times New Roman" w:eastAsia="Times New Roman" w:hAnsi="Times New Roman" w:cs="Times New Roman"/>
            </w:rPr>
            <w:t xml:space="preserve"> One. 2020;15(12</w:t>
          </w:r>
          <w:r w:rsidR="00BC1C3C"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0243028. </w:t>
          </w:r>
        </w:p>
        <w:p w14:paraId="367862CC" w14:textId="480E36C7" w:rsidR="00A57CD9" w:rsidRPr="001179A0" w:rsidRDefault="00A57CD9" w:rsidP="00C11F1E">
          <w:pPr>
            <w:autoSpaceDE w:val="0"/>
            <w:autoSpaceDN w:val="0"/>
            <w:ind w:hanging="640"/>
            <w:jc w:val="both"/>
            <w:divId w:val="381712397"/>
            <w:rPr>
              <w:rFonts w:ascii="Times New Roman" w:eastAsia="Times New Roman" w:hAnsi="Times New Roman" w:cs="Times New Roman"/>
            </w:rPr>
          </w:pPr>
          <w:r w:rsidRPr="001179A0">
            <w:rPr>
              <w:rFonts w:ascii="Times New Roman" w:eastAsia="Times New Roman" w:hAnsi="Times New Roman" w:cs="Times New Roman"/>
            </w:rPr>
            <w:t>23.</w:t>
          </w:r>
          <w:r w:rsidRPr="001179A0">
            <w:rPr>
              <w:rFonts w:ascii="Times New Roman" w:eastAsia="Times New Roman" w:hAnsi="Times New Roman" w:cs="Times New Roman"/>
            </w:rPr>
            <w:tab/>
            <w:t xml:space="preserve">Hatef E, Chang HY, Kitchen C, Weiner JP, Kharrazi H. Assessing the impact of neighborhood socioeconomic characteristics on COVID-19 prevalence across seven states in the United States. Front Public Health. </w:t>
          </w:r>
          <w:r w:rsidR="00BC1C3C" w:rsidRPr="001179A0">
            <w:rPr>
              <w:rFonts w:ascii="Times New Roman" w:eastAsia="Times New Roman" w:hAnsi="Times New Roman" w:cs="Times New Roman"/>
            </w:rPr>
            <w:t>2020; 8:571808</w:t>
          </w:r>
          <w:r w:rsidRPr="001179A0">
            <w:rPr>
              <w:rFonts w:ascii="Times New Roman" w:eastAsia="Times New Roman" w:hAnsi="Times New Roman" w:cs="Times New Roman"/>
            </w:rPr>
            <w:t xml:space="preserve">. </w:t>
          </w:r>
        </w:p>
        <w:p w14:paraId="43730DF7" w14:textId="2C401395" w:rsidR="00A57CD9" w:rsidRPr="001179A0" w:rsidRDefault="00A57CD9" w:rsidP="00C11F1E">
          <w:pPr>
            <w:autoSpaceDE w:val="0"/>
            <w:autoSpaceDN w:val="0"/>
            <w:ind w:hanging="640"/>
            <w:jc w:val="both"/>
            <w:divId w:val="724375216"/>
            <w:rPr>
              <w:rFonts w:ascii="Times New Roman" w:eastAsia="Times New Roman" w:hAnsi="Times New Roman" w:cs="Times New Roman"/>
            </w:rPr>
          </w:pPr>
          <w:r w:rsidRPr="001179A0">
            <w:rPr>
              <w:rFonts w:ascii="Times New Roman" w:eastAsia="Times New Roman" w:hAnsi="Times New Roman" w:cs="Times New Roman"/>
            </w:rPr>
            <w:t>24.</w:t>
          </w:r>
          <w:r w:rsidRPr="001179A0">
            <w:rPr>
              <w:rFonts w:ascii="Times New Roman" w:eastAsia="Times New Roman" w:hAnsi="Times New Roman" w:cs="Times New Roman"/>
            </w:rPr>
            <w:tab/>
            <w:t xml:space="preserve">Yancy CW. COVID-19 and </w:t>
          </w:r>
          <w:r w:rsidR="00BC1C3C" w:rsidRPr="001179A0">
            <w:rPr>
              <w:rFonts w:ascii="Times New Roman" w:eastAsia="Times New Roman" w:hAnsi="Times New Roman" w:cs="Times New Roman"/>
            </w:rPr>
            <w:t>African</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Americans</w:t>
          </w:r>
          <w:r w:rsidRPr="001179A0">
            <w:rPr>
              <w:rFonts w:ascii="Times New Roman" w:eastAsia="Times New Roman" w:hAnsi="Times New Roman" w:cs="Times New Roman"/>
            </w:rPr>
            <w:t xml:space="preserve">. JAMA. 2020;323(19):1891–2. </w:t>
          </w:r>
        </w:p>
        <w:p w14:paraId="2FEB9F1D" w14:textId="672E7496" w:rsidR="00A57CD9" w:rsidRPr="001179A0" w:rsidRDefault="00A57CD9" w:rsidP="00C11F1E">
          <w:pPr>
            <w:autoSpaceDE w:val="0"/>
            <w:autoSpaceDN w:val="0"/>
            <w:ind w:hanging="640"/>
            <w:jc w:val="both"/>
            <w:divId w:val="936326024"/>
            <w:rPr>
              <w:rFonts w:ascii="Times New Roman" w:eastAsia="Times New Roman" w:hAnsi="Times New Roman" w:cs="Times New Roman"/>
            </w:rPr>
          </w:pPr>
          <w:r w:rsidRPr="001179A0">
            <w:rPr>
              <w:rFonts w:ascii="Times New Roman" w:eastAsia="Times New Roman" w:hAnsi="Times New Roman" w:cs="Times New Roman"/>
            </w:rPr>
            <w:t>25.</w:t>
          </w:r>
          <w:r w:rsidRPr="001179A0">
            <w:rPr>
              <w:rFonts w:ascii="Times New Roman" w:eastAsia="Times New Roman" w:hAnsi="Times New Roman" w:cs="Times New Roman"/>
            </w:rPr>
            <w:tab/>
            <w:t xml:space="preserve">Laurencin CT, McClinton A. The COVID-19 pandemic: a call to action to identify and address racial and ethnic disparities. </w:t>
          </w:r>
          <w:r w:rsidR="00BC1C3C"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2020; 7:398</w:t>
          </w:r>
          <w:r w:rsidRPr="001179A0">
            <w:rPr>
              <w:rFonts w:ascii="Times New Roman" w:eastAsia="Times New Roman" w:hAnsi="Times New Roman" w:cs="Times New Roman"/>
            </w:rPr>
            <w:t xml:space="preserve">–402. </w:t>
          </w:r>
        </w:p>
        <w:p w14:paraId="7D43E1F7" w14:textId="5B391965" w:rsidR="00A57CD9" w:rsidRPr="001179A0" w:rsidRDefault="00A57CD9" w:rsidP="00C11F1E">
          <w:pPr>
            <w:autoSpaceDE w:val="0"/>
            <w:autoSpaceDN w:val="0"/>
            <w:ind w:hanging="640"/>
            <w:jc w:val="both"/>
            <w:divId w:val="566040542"/>
            <w:rPr>
              <w:rFonts w:ascii="Times New Roman" w:eastAsia="Times New Roman" w:hAnsi="Times New Roman" w:cs="Times New Roman"/>
            </w:rPr>
          </w:pPr>
          <w:r w:rsidRPr="001179A0">
            <w:rPr>
              <w:rFonts w:ascii="Times New Roman" w:eastAsia="Times New Roman" w:hAnsi="Times New Roman" w:cs="Times New Roman"/>
            </w:rPr>
            <w:t>26.</w:t>
          </w:r>
          <w:r w:rsidRPr="001179A0">
            <w:rPr>
              <w:rFonts w:ascii="Times New Roman" w:eastAsia="Times New Roman" w:hAnsi="Times New Roman" w:cs="Times New Roman"/>
            </w:rPr>
            <w:tab/>
            <w:t xml:space="preserve">Tung EL, Peek ME, Rivas MA, Yang JP, </w:t>
          </w:r>
          <w:proofErr w:type="spellStart"/>
          <w:r w:rsidRPr="001179A0">
            <w:rPr>
              <w:rFonts w:ascii="Times New Roman" w:eastAsia="Times New Roman" w:hAnsi="Times New Roman" w:cs="Times New Roman"/>
            </w:rPr>
            <w:t>Volerman</w:t>
          </w:r>
          <w:proofErr w:type="spellEnd"/>
          <w:r w:rsidRPr="001179A0">
            <w:rPr>
              <w:rFonts w:ascii="Times New Roman" w:eastAsia="Times New Roman" w:hAnsi="Times New Roman" w:cs="Times New Roman"/>
            </w:rPr>
            <w:t xml:space="preserve"> A. Association </w:t>
          </w:r>
          <w:r w:rsidR="00BC1C3C" w:rsidRPr="001179A0">
            <w:rPr>
              <w:rFonts w:ascii="Times New Roman" w:eastAsia="Times New Roman" w:hAnsi="Times New Roman" w:cs="Times New Roman"/>
            </w:rPr>
            <w:t>of</w:t>
          </w:r>
          <w:r w:rsidRPr="001179A0">
            <w:rPr>
              <w:rFonts w:ascii="Times New Roman" w:eastAsia="Times New Roman" w:hAnsi="Times New Roman" w:cs="Times New Roman"/>
            </w:rPr>
            <w:t xml:space="preserve"> Neighborhood Disadvantage </w:t>
          </w:r>
          <w:r w:rsidR="00295EBB"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Racial Disparities In COVID-19 Positivity </w:t>
          </w:r>
          <w:r w:rsidR="00DC6EBB" w:rsidRPr="001179A0">
            <w:rPr>
              <w:rFonts w:ascii="Times New Roman" w:eastAsia="Times New Roman" w:hAnsi="Times New Roman" w:cs="Times New Roman"/>
            </w:rPr>
            <w:t>in</w:t>
          </w:r>
          <w:r w:rsidRPr="001179A0">
            <w:rPr>
              <w:rFonts w:ascii="Times New Roman" w:eastAsia="Times New Roman" w:hAnsi="Times New Roman" w:cs="Times New Roman"/>
            </w:rPr>
            <w:t xml:space="preserve"> Chicago: Study examines the association of neighborhood disadvantage with racial disparities in COVID-19 positivity in Chicago. Health Aff</w:t>
          </w:r>
          <w:r w:rsidR="00295EBB" w:rsidRPr="001179A0">
            <w:rPr>
              <w:rFonts w:ascii="Times New Roman" w:eastAsia="Times New Roman" w:hAnsi="Times New Roman" w:cs="Times New Roman"/>
            </w:rPr>
            <w:t>airs</w:t>
          </w:r>
          <w:r w:rsidRPr="001179A0">
            <w:rPr>
              <w:rFonts w:ascii="Times New Roman" w:eastAsia="Times New Roman" w:hAnsi="Times New Roman" w:cs="Times New Roman"/>
            </w:rPr>
            <w:t xml:space="preserve">. 2021;40(11):1784–91. </w:t>
          </w:r>
        </w:p>
        <w:p w14:paraId="3040B70B" w14:textId="77777777" w:rsidR="00A57CD9" w:rsidRPr="001179A0" w:rsidRDefault="00A57CD9" w:rsidP="00C11F1E">
          <w:pPr>
            <w:autoSpaceDE w:val="0"/>
            <w:autoSpaceDN w:val="0"/>
            <w:ind w:hanging="640"/>
            <w:jc w:val="both"/>
            <w:divId w:val="1353993892"/>
            <w:rPr>
              <w:rFonts w:ascii="Times New Roman" w:eastAsia="Times New Roman" w:hAnsi="Times New Roman" w:cs="Times New Roman"/>
            </w:rPr>
          </w:pPr>
          <w:r w:rsidRPr="001179A0">
            <w:rPr>
              <w:rFonts w:ascii="Times New Roman" w:eastAsia="Times New Roman" w:hAnsi="Times New Roman" w:cs="Times New Roman"/>
            </w:rPr>
            <w:lastRenderedPageBreak/>
            <w:t>27.</w:t>
          </w:r>
          <w:r w:rsidRPr="001179A0">
            <w:rPr>
              <w:rFonts w:ascii="Times New Roman" w:eastAsia="Times New Roman" w:hAnsi="Times New Roman" w:cs="Times New Roman"/>
            </w:rPr>
            <w:tab/>
            <w:t xml:space="preserve">Knighton AJ, Savitz L, Belnap T, Stephenson B, VanDerslice J. Introduction of an area deprivation index measuring patient socioeconomic status in an integrated health system: implications for population health. EGEMs. 2016;4(3). </w:t>
          </w:r>
        </w:p>
        <w:p w14:paraId="3DBAF3A4" w14:textId="2EA9C2D6" w:rsidR="00A57CD9" w:rsidRPr="001179A0" w:rsidRDefault="00A57CD9" w:rsidP="00C11F1E">
          <w:pPr>
            <w:autoSpaceDE w:val="0"/>
            <w:autoSpaceDN w:val="0"/>
            <w:ind w:hanging="640"/>
            <w:jc w:val="both"/>
            <w:divId w:val="1420445920"/>
            <w:rPr>
              <w:rFonts w:ascii="Times New Roman" w:eastAsia="Times New Roman" w:hAnsi="Times New Roman" w:cs="Times New Roman"/>
            </w:rPr>
          </w:pPr>
          <w:r w:rsidRPr="001179A0">
            <w:rPr>
              <w:rFonts w:ascii="Times New Roman" w:eastAsia="Times New Roman" w:hAnsi="Times New Roman" w:cs="Times New Roman"/>
            </w:rPr>
            <w:t>28.</w:t>
          </w:r>
          <w:r w:rsidRPr="001179A0">
            <w:rPr>
              <w:rFonts w:ascii="Times New Roman" w:eastAsia="Times New Roman" w:hAnsi="Times New Roman" w:cs="Times New Roman"/>
            </w:rPr>
            <w:tab/>
            <w:t xml:space="preserve">Singh GK. Area deprivation and widening inequalities in US mortality, 1969–1998. </w:t>
          </w:r>
          <w:r w:rsidR="00295EBB" w:rsidRPr="001179A0">
            <w:rPr>
              <w:rFonts w:ascii="Times New Roman" w:eastAsia="Times New Roman" w:hAnsi="Times New Roman" w:cs="Times New Roman"/>
            </w:rPr>
            <w:t>American Journal of Public Health</w:t>
          </w:r>
          <w:r w:rsidRPr="001179A0">
            <w:rPr>
              <w:rFonts w:ascii="Times New Roman" w:eastAsia="Times New Roman" w:hAnsi="Times New Roman" w:cs="Times New Roman"/>
            </w:rPr>
            <w:t xml:space="preserve">. 2003;93(7):1137–43. </w:t>
          </w:r>
        </w:p>
        <w:p w14:paraId="4821C1D4" w14:textId="41A44A88" w:rsidR="00A57CD9" w:rsidRPr="001179A0" w:rsidRDefault="00A57CD9" w:rsidP="00C11F1E">
          <w:pPr>
            <w:autoSpaceDE w:val="0"/>
            <w:autoSpaceDN w:val="0"/>
            <w:ind w:hanging="640"/>
            <w:jc w:val="both"/>
            <w:divId w:val="522549811"/>
            <w:rPr>
              <w:rFonts w:ascii="Times New Roman" w:eastAsia="Times New Roman" w:hAnsi="Times New Roman" w:cs="Times New Roman"/>
            </w:rPr>
          </w:pPr>
          <w:r w:rsidRPr="001179A0">
            <w:rPr>
              <w:rFonts w:ascii="Times New Roman" w:eastAsia="Times New Roman" w:hAnsi="Times New Roman" w:cs="Times New Roman"/>
            </w:rPr>
            <w:t>29.</w:t>
          </w:r>
          <w:r w:rsidRPr="001179A0">
            <w:rPr>
              <w:rFonts w:ascii="Times New Roman" w:eastAsia="Times New Roman" w:hAnsi="Times New Roman" w:cs="Times New Roman"/>
            </w:rPr>
            <w:tab/>
            <w:t xml:space="preserve">Adjei-Fremah S, Lara N, Anwar A, Garcia DC, </w:t>
          </w:r>
          <w:proofErr w:type="spellStart"/>
          <w:r w:rsidRPr="001179A0">
            <w:rPr>
              <w:rFonts w:ascii="Times New Roman" w:eastAsia="Times New Roman" w:hAnsi="Times New Roman" w:cs="Times New Roman"/>
            </w:rPr>
            <w:t>Hemaktiathar</w:t>
          </w:r>
          <w:proofErr w:type="spellEnd"/>
          <w:r w:rsidRPr="001179A0">
            <w:rPr>
              <w:rFonts w:ascii="Times New Roman" w:eastAsia="Times New Roman" w:hAnsi="Times New Roman" w:cs="Times New Roman"/>
            </w:rPr>
            <w:t xml:space="preserve"> S, </w:t>
          </w:r>
          <w:proofErr w:type="spellStart"/>
          <w:r w:rsidRPr="001179A0">
            <w:rPr>
              <w:rFonts w:ascii="Times New Roman" w:eastAsia="Times New Roman" w:hAnsi="Times New Roman" w:cs="Times New Roman"/>
            </w:rPr>
            <w:t>Ifebirinachi</w:t>
          </w:r>
          <w:proofErr w:type="spellEnd"/>
          <w:r w:rsidRPr="001179A0">
            <w:rPr>
              <w:rFonts w:ascii="Times New Roman" w:eastAsia="Times New Roman" w:hAnsi="Times New Roman" w:cs="Times New Roman"/>
            </w:rPr>
            <w:t xml:space="preserve"> CB, et al. The effects of race/ethnicity, age, and area deprivation index (ADI) on COVID-19 disease early dynamics: Washington, DC case study. </w:t>
          </w:r>
          <w:r w:rsidR="00B04AF4"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2023;10(2):491–500. </w:t>
          </w:r>
        </w:p>
        <w:p w14:paraId="5215C765" w14:textId="56CC257C" w:rsidR="00A57CD9" w:rsidRPr="001179A0" w:rsidRDefault="00A57CD9" w:rsidP="00C11F1E">
          <w:pPr>
            <w:autoSpaceDE w:val="0"/>
            <w:autoSpaceDN w:val="0"/>
            <w:ind w:hanging="640"/>
            <w:jc w:val="both"/>
            <w:divId w:val="481703393"/>
            <w:rPr>
              <w:rFonts w:ascii="Times New Roman" w:eastAsia="Times New Roman" w:hAnsi="Times New Roman" w:cs="Times New Roman"/>
            </w:rPr>
          </w:pPr>
          <w:r w:rsidRPr="001179A0">
            <w:rPr>
              <w:rFonts w:ascii="Times New Roman" w:eastAsia="Times New Roman" w:hAnsi="Times New Roman" w:cs="Times New Roman"/>
            </w:rPr>
            <w:t>30.</w:t>
          </w:r>
          <w:r w:rsidRPr="001179A0">
            <w:rPr>
              <w:rFonts w:ascii="Times New Roman" w:eastAsia="Times New Roman" w:hAnsi="Times New Roman" w:cs="Times New Roman"/>
            </w:rPr>
            <w:tab/>
            <w:t xml:space="preserve">Harris R, Rosser M, Chowdhury AM, </w:t>
          </w:r>
          <w:proofErr w:type="spellStart"/>
          <w:r w:rsidRPr="001179A0">
            <w:rPr>
              <w:rFonts w:ascii="Times New Roman" w:eastAsia="Times New Roman" w:hAnsi="Times New Roman" w:cs="Times New Roman"/>
            </w:rPr>
            <w:t>Ohnuma</w:t>
          </w:r>
          <w:proofErr w:type="spellEnd"/>
          <w:r w:rsidRPr="001179A0">
            <w:rPr>
              <w:rFonts w:ascii="Times New Roman" w:eastAsia="Times New Roman" w:hAnsi="Times New Roman" w:cs="Times New Roman"/>
            </w:rPr>
            <w:t xml:space="preserve"> T, Raghunathan K, Haines KL, et al. Association of Area Deprivation Index </w:t>
          </w:r>
          <w:r w:rsidR="00B04AF4"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Mortality in Critically Ill Adults With COVID-19. American Journal of Critical Care. 2024;33(6):446–54. </w:t>
          </w:r>
        </w:p>
        <w:p w14:paraId="288F3E51" w14:textId="77777777" w:rsidR="00A57CD9" w:rsidRPr="001179A0" w:rsidRDefault="00A57CD9" w:rsidP="00C11F1E">
          <w:pPr>
            <w:autoSpaceDE w:val="0"/>
            <w:autoSpaceDN w:val="0"/>
            <w:ind w:hanging="640"/>
            <w:jc w:val="both"/>
            <w:divId w:val="962349492"/>
            <w:rPr>
              <w:rFonts w:ascii="Times New Roman" w:eastAsia="Times New Roman" w:hAnsi="Times New Roman" w:cs="Times New Roman"/>
            </w:rPr>
          </w:pPr>
          <w:r w:rsidRPr="001179A0">
            <w:rPr>
              <w:rFonts w:ascii="Times New Roman" w:eastAsia="Times New Roman" w:hAnsi="Times New Roman" w:cs="Times New Roman"/>
            </w:rPr>
            <w:t>31.</w:t>
          </w:r>
          <w:r w:rsidRPr="001179A0">
            <w:rPr>
              <w:rFonts w:ascii="Times New Roman" w:eastAsia="Times New Roman" w:hAnsi="Times New Roman" w:cs="Times New Roman"/>
            </w:rPr>
            <w:tab/>
            <w:t xml:space="preserve">Manabe YC, Sharfstein JS, Armstrong K. The need for more and better testing for COVID-19. JAMA. 2020;324(21):2153–4. </w:t>
          </w:r>
        </w:p>
        <w:p w14:paraId="1A566DFD" w14:textId="77777777" w:rsidR="00A57CD9" w:rsidRPr="001179A0" w:rsidRDefault="00A57CD9" w:rsidP="00C11F1E">
          <w:pPr>
            <w:autoSpaceDE w:val="0"/>
            <w:autoSpaceDN w:val="0"/>
            <w:ind w:hanging="640"/>
            <w:jc w:val="both"/>
            <w:divId w:val="18817935"/>
            <w:rPr>
              <w:rFonts w:ascii="Times New Roman" w:eastAsia="Times New Roman" w:hAnsi="Times New Roman" w:cs="Times New Roman"/>
            </w:rPr>
          </w:pPr>
          <w:r w:rsidRPr="001179A0">
            <w:rPr>
              <w:rFonts w:ascii="Times New Roman" w:eastAsia="Times New Roman" w:hAnsi="Times New Roman" w:cs="Times New Roman"/>
            </w:rPr>
            <w:t>32.</w:t>
          </w:r>
          <w:r w:rsidRPr="001179A0">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00C63E1C" w14:textId="77777777" w:rsidR="00A57CD9" w:rsidRPr="001179A0" w:rsidRDefault="00A57CD9" w:rsidP="00C11F1E">
          <w:pPr>
            <w:autoSpaceDE w:val="0"/>
            <w:autoSpaceDN w:val="0"/>
            <w:ind w:hanging="640"/>
            <w:jc w:val="both"/>
            <w:divId w:val="990871444"/>
            <w:rPr>
              <w:rFonts w:ascii="Times New Roman" w:eastAsia="Times New Roman" w:hAnsi="Times New Roman" w:cs="Times New Roman"/>
            </w:rPr>
          </w:pPr>
          <w:r w:rsidRPr="001179A0">
            <w:rPr>
              <w:rFonts w:ascii="Times New Roman" w:eastAsia="Times New Roman" w:hAnsi="Times New Roman" w:cs="Times New Roman"/>
            </w:rPr>
            <w:t>33.</w:t>
          </w:r>
          <w:r w:rsidRPr="001179A0">
            <w:rPr>
              <w:rFonts w:ascii="Times New Roman" w:eastAsia="Times New Roman" w:hAnsi="Times New Roman" w:cs="Times New Roman"/>
            </w:rPr>
            <w:tab/>
            <w:t>SHIELD - University of Illinois System [Internet]. [cited 2024 Oct 16]. Available from: https://www.uillinois.edu/shield</w:t>
          </w:r>
        </w:p>
        <w:p w14:paraId="50495851" w14:textId="77777777" w:rsidR="00A57CD9" w:rsidRPr="001179A0" w:rsidRDefault="00A57CD9" w:rsidP="00C11F1E">
          <w:pPr>
            <w:autoSpaceDE w:val="0"/>
            <w:autoSpaceDN w:val="0"/>
            <w:ind w:hanging="640"/>
            <w:jc w:val="both"/>
            <w:divId w:val="2102215068"/>
            <w:rPr>
              <w:rFonts w:ascii="Times New Roman" w:eastAsia="Times New Roman" w:hAnsi="Times New Roman" w:cs="Times New Roman"/>
            </w:rPr>
          </w:pPr>
          <w:r w:rsidRPr="001179A0">
            <w:rPr>
              <w:rFonts w:ascii="Times New Roman" w:eastAsia="Times New Roman" w:hAnsi="Times New Roman" w:cs="Times New Roman"/>
            </w:rPr>
            <w:t>34.</w:t>
          </w:r>
          <w:r w:rsidRPr="001179A0">
            <w:rPr>
              <w:rFonts w:ascii="Times New Roman" w:eastAsia="Times New Roman" w:hAnsi="Times New Roman" w:cs="Times New Roman"/>
            </w:rPr>
            <w:tab/>
            <w:t>About Us | Loyola Medicine [Internet]. [cited 2024 Oct 16]. Available from: https://www.loyolamedicine.org/about-us</w:t>
          </w:r>
        </w:p>
        <w:p w14:paraId="28CDF258" w14:textId="77777777" w:rsidR="00A57CD9" w:rsidRPr="001179A0" w:rsidRDefault="00A57CD9" w:rsidP="00C11F1E">
          <w:pPr>
            <w:autoSpaceDE w:val="0"/>
            <w:autoSpaceDN w:val="0"/>
            <w:ind w:hanging="640"/>
            <w:jc w:val="both"/>
            <w:divId w:val="766197689"/>
            <w:rPr>
              <w:rFonts w:ascii="Times New Roman" w:eastAsia="Times New Roman" w:hAnsi="Times New Roman" w:cs="Times New Roman"/>
            </w:rPr>
          </w:pPr>
          <w:r w:rsidRPr="001179A0">
            <w:rPr>
              <w:rFonts w:ascii="Times New Roman" w:eastAsia="Times New Roman" w:hAnsi="Times New Roman" w:cs="Times New Roman"/>
            </w:rPr>
            <w:t>35.</w:t>
          </w:r>
          <w:r w:rsidRPr="001179A0">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7FD6F3E1" w14:textId="77777777" w:rsidR="00A57CD9" w:rsidRPr="001179A0" w:rsidRDefault="00A57CD9" w:rsidP="00C11F1E">
          <w:pPr>
            <w:autoSpaceDE w:val="0"/>
            <w:autoSpaceDN w:val="0"/>
            <w:ind w:hanging="640"/>
            <w:jc w:val="both"/>
            <w:divId w:val="1857185000"/>
            <w:rPr>
              <w:rFonts w:ascii="Times New Roman" w:eastAsia="Times New Roman" w:hAnsi="Times New Roman" w:cs="Times New Roman"/>
            </w:rPr>
          </w:pPr>
          <w:r w:rsidRPr="001179A0">
            <w:rPr>
              <w:rFonts w:ascii="Times New Roman" w:eastAsia="Times New Roman" w:hAnsi="Times New Roman" w:cs="Times New Roman"/>
            </w:rPr>
            <w:t>36.</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Vassilaki</w:t>
          </w:r>
          <w:proofErr w:type="spellEnd"/>
          <w:r w:rsidRPr="001179A0">
            <w:rPr>
              <w:rFonts w:ascii="Times New Roman" w:eastAsia="Times New Roman" w:hAnsi="Times New Roman" w:cs="Times New Roman"/>
            </w:rPr>
            <w:t xml:space="preserve"> M, Aakre JA, Castillo A, Chamberlain AM, Wilson PM, Kremers WK, et al. Association of neighborhood socioeconomic disadvantage and cognitive impairment. Alzheimer’s &amp; Dementia. 2023;19(3):761–70. </w:t>
          </w:r>
        </w:p>
        <w:p w14:paraId="7456FDBD" w14:textId="77777777" w:rsidR="00A57CD9" w:rsidRPr="001179A0" w:rsidRDefault="00A57CD9" w:rsidP="00C11F1E">
          <w:pPr>
            <w:autoSpaceDE w:val="0"/>
            <w:autoSpaceDN w:val="0"/>
            <w:ind w:hanging="640"/>
            <w:jc w:val="both"/>
            <w:divId w:val="1990134777"/>
            <w:rPr>
              <w:rFonts w:ascii="Times New Roman" w:eastAsia="Times New Roman" w:hAnsi="Times New Roman" w:cs="Times New Roman"/>
            </w:rPr>
          </w:pPr>
          <w:r w:rsidRPr="001179A0">
            <w:rPr>
              <w:rFonts w:ascii="Times New Roman" w:eastAsia="Times New Roman" w:hAnsi="Times New Roman" w:cs="Times New Roman"/>
            </w:rPr>
            <w:t>37.</w:t>
          </w:r>
          <w:r w:rsidRPr="001179A0">
            <w:rPr>
              <w:rFonts w:ascii="Times New Roman" w:eastAsia="Times New Roman" w:hAnsi="Times New Roman" w:cs="Times New Roman"/>
            </w:rPr>
            <w:tab/>
            <w:t xml:space="preserve">Hu J, Kind AJH, </w:t>
          </w:r>
          <w:proofErr w:type="spellStart"/>
          <w:r w:rsidRPr="001179A0">
            <w:rPr>
              <w:rFonts w:ascii="Times New Roman" w:eastAsia="Times New Roman" w:hAnsi="Times New Roman" w:cs="Times New Roman"/>
            </w:rPr>
            <w:t>Nerenz</w:t>
          </w:r>
          <w:proofErr w:type="spellEnd"/>
          <w:r w:rsidRPr="001179A0">
            <w:rPr>
              <w:rFonts w:ascii="Times New Roman" w:eastAsia="Times New Roman" w:hAnsi="Times New Roman" w:cs="Times New Roman"/>
            </w:rPr>
            <w:t xml:space="preserve"> D. Area deprivation index predicts readmission risk at an urban teaching hospital. American Journal of Medical Quality. 2018;33(5):493–501. </w:t>
          </w:r>
        </w:p>
        <w:p w14:paraId="4851375E" w14:textId="77777777" w:rsidR="00A57CD9" w:rsidRPr="001179A0" w:rsidRDefault="00A57CD9" w:rsidP="00C11F1E">
          <w:pPr>
            <w:autoSpaceDE w:val="0"/>
            <w:autoSpaceDN w:val="0"/>
            <w:ind w:hanging="640"/>
            <w:jc w:val="both"/>
            <w:divId w:val="20789877"/>
            <w:rPr>
              <w:rFonts w:ascii="Times New Roman" w:eastAsia="Times New Roman" w:hAnsi="Times New Roman" w:cs="Times New Roman"/>
            </w:rPr>
          </w:pPr>
          <w:r w:rsidRPr="001179A0">
            <w:rPr>
              <w:rFonts w:ascii="Times New Roman" w:eastAsia="Times New Roman" w:hAnsi="Times New Roman" w:cs="Times New Roman"/>
            </w:rPr>
            <w:t>38.</w:t>
          </w:r>
          <w:r w:rsidRPr="001179A0">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6EC5E6CA" w14:textId="70C6FD54" w:rsidR="00A57CD9" w:rsidRPr="001179A0" w:rsidRDefault="00A57CD9" w:rsidP="00C11F1E">
          <w:pPr>
            <w:autoSpaceDE w:val="0"/>
            <w:autoSpaceDN w:val="0"/>
            <w:ind w:hanging="640"/>
            <w:jc w:val="both"/>
            <w:divId w:val="958951833"/>
            <w:rPr>
              <w:rFonts w:ascii="Times New Roman" w:eastAsia="Times New Roman" w:hAnsi="Times New Roman" w:cs="Times New Roman"/>
            </w:rPr>
          </w:pPr>
          <w:r w:rsidRPr="001179A0">
            <w:rPr>
              <w:rFonts w:ascii="Times New Roman" w:eastAsia="Times New Roman" w:hAnsi="Times New Roman" w:cs="Times New Roman"/>
            </w:rPr>
            <w:t>39.</w:t>
          </w:r>
          <w:r w:rsidRPr="001179A0">
            <w:rPr>
              <w:rFonts w:ascii="Times New Roman" w:eastAsia="Times New Roman" w:hAnsi="Times New Roman" w:cs="Times New Roman"/>
            </w:rPr>
            <w:tab/>
            <w:t xml:space="preserve">Singh GK, Lin CCC. Area deprivation and inequalities in health and health care outcomes. </w:t>
          </w:r>
          <w:r w:rsidR="007D5DF8" w:rsidRPr="001179A0">
            <w:rPr>
              <w:rFonts w:ascii="Times New Roman" w:eastAsia="Times New Roman" w:hAnsi="Times New Roman" w:cs="Times New Roman"/>
            </w:rPr>
            <w:t>Annals of Internal Medicine</w:t>
          </w:r>
          <w:r w:rsidRPr="001179A0">
            <w:rPr>
              <w:rFonts w:ascii="Times New Roman" w:eastAsia="Times New Roman" w:hAnsi="Times New Roman" w:cs="Times New Roman"/>
            </w:rPr>
            <w:t xml:space="preserve">. 2019;171(2):131–2. </w:t>
          </w:r>
        </w:p>
        <w:p w14:paraId="3933C4D3" w14:textId="1CF18650" w:rsidR="00A57CD9" w:rsidRPr="001179A0" w:rsidRDefault="00A57CD9" w:rsidP="00C11F1E">
          <w:pPr>
            <w:autoSpaceDE w:val="0"/>
            <w:autoSpaceDN w:val="0"/>
            <w:ind w:hanging="640"/>
            <w:jc w:val="both"/>
            <w:divId w:val="956906633"/>
            <w:rPr>
              <w:rFonts w:ascii="Times New Roman" w:eastAsia="Times New Roman" w:hAnsi="Times New Roman" w:cs="Times New Roman"/>
            </w:rPr>
          </w:pPr>
          <w:r w:rsidRPr="001179A0">
            <w:rPr>
              <w:rFonts w:ascii="Times New Roman" w:eastAsia="Times New Roman" w:hAnsi="Times New Roman" w:cs="Times New Roman"/>
            </w:rPr>
            <w:t>40.</w:t>
          </w:r>
          <w:r w:rsidRPr="001179A0">
            <w:rPr>
              <w:rFonts w:ascii="Times New Roman" w:eastAsia="Times New Roman" w:hAnsi="Times New Roman" w:cs="Times New Roman"/>
            </w:rPr>
            <w:tab/>
            <w:t>Zeng S, Pelzer KM, Gibbons RD, Peek ME, Parker WF. Association of zip code vaccination rate with COVID-19 mortality in Chicago, Illinois. JAMA Netw</w:t>
          </w:r>
          <w:r w:rsidR="007D5DF8" w:rsidRPr="001179A0">
            <w:rPr>
              <w:rFonts w:ascii="Times New Roman" w:eastAsia="Times New Roman" w:hAnsi="Times New Roman" w:cs="Times New Roman"/>
            </w:rPr>
            <w:t>ork</w:t>
          </w:r>
          <w:r w:rsidRPr="001179A0">
            <w:rPr>
              <w:rFonts w:ascii="Times New Roman" w:eastAsia="Times New Roman" w:hAnsi="Times New Roman" w:cs="Times New Roman"/>
            </w:rPr>
            <w:t xml:space="preserve"> Open. 2022;5(5</w:t>
          </w:r>
          <w:r w:rsidR="007D5DF8"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2214753–e2214753. </w:t>
          </w:r>
        </w:p>
        <w:p w14:paraId="1212ACCB" w14:textId="77777777" w:rsidR="00A57CD9" w:rsidRPr="001179A0" w:rsidRDefault="00A57CD9" w:rsidP="00C11F1E">
          <w:pPr>
            <w:autoSpaceDE w:val="0"/>
            <w:autoSpaceDN w:val="0"/>
            <w:ind w:hanging="640"/>
            <w:jc w:val="both"/>
            <w:divId w:val="320038732"/>
            <w:rPr>
              <w:rFonts w:ascii="Times New Roman" w:eastAsia="Times New Roman" w:hAnsi="Times New Roman" w:cs="Times New Roman"/>
            </w:rPr>
          </w:pPr>
          <w:r w:rsidRPr="001179A0">
            <w:rPr>
              <w:rFonts w:ascii="Times New Roman" w:eastAsia="Times New Roman" w:hAnsi="Times New Roman" w:cs="Times New Roman"/>
            </w:rPr>
            <w:t>41.</w:t>
          </w:r>
          <w:r w:rsidRPr="001179A0">
            <w:rPr>
              <w:rFonts w:ascii="Times New Roman" w:eastAsia="Times New Roman" w:hAnsi="Times New Roman" w:cs="Times New Roman"/>
            </w:rPr>
            <w:tab/>
            <w:t xml:space="preserve">Hedberg P, </w:t>
          </w:r>
          <w:proofErr w:type="spellStart"/>
          <w:r w:rsidRPr="001179A0">
            <w:rPr>
              <w:rFonts w:ascii="Times New Roman" w:eastAsia="Times New Roman" w:hAnsi="Times New Roman" w:cs="Times New Roman"/>
            </w:rPr>
            <w:t>Parczewski</w:t>
          </w:r>
          <w:proofErr w:type="spellEnd"/>
          <w:r w:rsidRPr="001179A0">
            <w:rPr>
              <w:rFonts w:ascii="Times New Roman" w:eastAsia="Times New Roman" w:hAnsi="Times New Roman" w:cs="Times New Roman"/>
            </w:rPr>
            <w:t xml:space="preserve"> M, Serwin K, Marchetti G, Bai F, Jensen BEO, et al. In-hospital mortality during the wild-type, alpha, delta, and omicron SARS-CoV-2 waves: a multinational cohort study in the </w:t>
          </w:r>
          <w:proofErr w:type="spellStart"/>
          <w:r w:rsidRPr="001179A0">
            <w:rPr>
              <w:rFonts w:ascii="Times New Roman" w:eastAsia="Times New Roman" w:hAnsi="Times New Roman" w:cs="Times New Roman"/>
            </w:rPr>
            <w:t>EuCARE</w:t>
          </w:r>
          <w:proofErr w:type="spellEnd"/>
          <w:r w:rsidRPr="001179A0">
            <w:rPr>
              <w:rFonts w:ascii="Times New Roman" w:eastAsia="Times New Roman" w:hAnsi="Times New Roman" w:cs="Times New Roman"/>
            </w:rPr>
            <w:t xml:space="preserve"> project. The Lancet Regional Health–Europe. 2024;38. </w:t>
          </w:r>
        </w:p>
        <w:p w14:paraId="717BAEED" w14:textId="253BF298" w:rsidR="00A57CD9" w:rsidRPr="001179A0" w:rsidRDefault="00A57CD9" w:rsidP="00C11F1E">
          <w:pPr>
            <w:autoSpaceDE w:val="0"/>
            <w:autoSpaceDN w:val="0"/>
            <w:ind w:hanging="640"/>
            <w:jc w:val="both"/>
            <w:divId w:val="1780711339"/>
            <w:rPr>
              <w:rFonts w:ascii="Times New Roman" w:eastAsia="Times New Roman" w:hAnsi="Times New Roman" w:cs="Times New Roman"/>
            </w:rPr>
          </w:pPr>
          <w:r w:rsidRPr="001179A0">
            <w:rPr>
              <w:rFonts w:ascii="Times New Roman" w:eastAsia="Times New Roman" w:hAnsi="Times New Roman" w:cs="Times New Roman"/>
            </w:rPr>
            <w:lastRenderedPageBreak/>
            <w:t>42.</w:t>
          </w:r>
          <w:r w:rsidRPr="001179A0">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JAMA </w:t>
          </w:r>
          <w:r w:rsidR="00F74135" w:rsidRPr="001179A0">
            <w:rPr>
              <w:rFonts w:ascii="Times New Roman" w:eastAsia="Times New Roman" w:hAnsi="Times New Roman" w:cs="Times New Roman"/>
            </w:rPr>
            <w:t xml:space="preserve">Network </w:t>
          </w:r>
          <w:r w:rsidRPr="001179A0">
            <w:rPr>
              <w:rFonts w:ascii="Times New Roman" w:eastAsia="Times New Roman" w:hAnsi="Times New Roman" w:cs="Times New Roman"/>
            </w:rPr>
            <w:t>Open. 2022;5(9</w:t>
          </w:r>
          <w:r w:rsidR="00F74135"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2232760–e2232760. </w:t>
          </w:r>
        </w:p>
        <w:p w14:paraId="30F2A95E" w14:textId="07D67615" w:rsidR="00A57CD9" w:rsidRPr="001179A0" w:rsidRDefault="00A57CD9" w:rsidP="00C11F1E">
          <w:pPr>
            <w:autoSpaceDE w:val="0"/>
            <w:autoSpaceDN w:val="0"/>
            <w:ind w:hanging="640"/>
            <w:jc w:val="both"/>
            <w:divId w:val="1760128473"/>
            <w:rPr>
              <w:rFonts w:ascii="Times New Roman" w:eastAsia="Times New Roman" w:hAnsi="Times New Roman" w:cs="Times New Roman"/>
            </w:rPr>
          </w:pPr>
          <w:r w:rsidRPr="001179A0">
            <w:rPr>
              <w:rFonts w:ascii="Times New Roman" w:eastAsia="Times New Roman" w:hAnsi="Times New Roman" w:cs="Times New Roman"/>
            </w:rPr>
            <w:t>43.</w:t>
          </w:r>
          <w:r w:rsidRPr="001179A0">
            <w:rPr>
              <w:rFonts w:ascii="Times New Roman" w:eastAsia="Times New Roman" w:hAnsi="Times New Roman" w:cs="Times New Roman"/>
            </w:rPr>
            <w:tab/>
            <w:t xml:space="preserve">Saidani M, Kim H, Kim J. Designing optimal COVID-19 testing stations locally: A discrete event simulation model applied on a university campus. </w:t>
          </w:r>
          <w:proofErr w:type="spellStart"/>
          <w:r w:rsidRPr="001179A0">
            <w:rPr>
              <w:rFonts w:ascii="Times New Roman" w:eastAsia="Times New Roman" w:hAnsi="Times New Roman" w:cs="Times New Roman"/>
            </w:rPr>
            <w:t>PLoS</w:t>
          </w:r>
          <w:proofErr w:type="spellEnd"/>
          <w:r w:rsidRPr="001179A0">
            <w:rPr>
              <w:rFonts w:ascii="Times New Roman" w:eastAsia="Times New Roman" w:hAnsi="Times New Roman" w:cs="Times New Roman"/>
            </w:rPr>
            <w:t xml:space="preserve"> One. 2021;16(6</w:t>
          </w:r>
          <w:r w:rsidR="00DA65E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0253869. </w:t>
          </w:r>
        </w:p>
        <w:p w14:paraId="68584AF2" w14:textId="77777777" w:rsidR="00A57CD9" w:rsidRPr="001179A0" w:rsidRDefault="00A57CD9" w:rsidP="00C11F1E">
          <w:pPr>
            <w:autoSpaceDE w:val="0"/>
            <w:autoSpaceDN w:val="0"/>
            <w:ind w:hanging="640"/>
            <w:jc w:val="both"/>
            <w:divId w:val="1513954260"/>
            <w:rPr>
              <w:rFonts w:ascii="Times New Roman" w:eastAsia="Times New Roman" w:hAnsi="Times New Roman" w:cs="Times New Roman"/>
            </w:rPr>
          </w:pPr>
          <w:r w:rsidRPr="001179A0">
            <w:rPr>
              <w:rFonts w:ascii="Times New Roman" w:eastAsia="Times New Roman" w:hAnsi="Times New Roman" w:cs="Times New Roman"/>
            </w:rPr>
            <w:t>44.</w:t>
          </w:r>
          <w:r w:rsidRPr="001179A0">
            <w:rPr>
              <w:rFonts w:ascii="Times New Roman" w:eastAsia="Times New Roman" w:hAnsi="Times New Roman" w:cs="Times New Roman"/>
            </w:rPr>
            <w:tab/>
            <w:t xml:space="preserve">Holman EJ, Winfield CM, </w:t>
          </w:r>
          <w:proofErr w:type="spellStart"/>
          <w:r w:rsidRPr="001179A0">
            <w:rPr>
              <w:rFonts w:ascii="Times New Roman" w:eastAsia="Times New Roman" w:hAnsi="Times New Roman" w:cs="Times New Roman"/>
            </w:rPr>
            <w:t>Borkowf</w:t>
          </w:r>
          <w:proofErr w:type="spellEnd"/>
          <w:r w:rsidRPr="001179A0">
            <w:rPr>
              <w:rFonts w:ascii="Times New Roman" w:eastAsia="Times New Roman" w:hAnsi="Times New Roman" w:cs="Times New Roman"/>
            </w:rPr>
            <w:t xml:space="preserve"> CB, </w:t>
          </w:r>
          <w:proofErr w:type="spellStart"/>
          <w:r w:rsidRPr="001179A0">
            <w:rPr>
              <w:rFonts w:ascii="Times New Roman" w:eastAsia="Times New Roman" w:hAnsi="Times New Roman" w:cs="Times New Roman"/>
            </w:rPr>
            <w:t>Kauerauf</w:t>
          </w:r>
          <w:proofErr w:type="spellEnd"/>
          <w:r w:rsidRPr="001179A0">
            <w:rPr>
              <w:rFonts w:ascii="Times New Roman" w:eastAsia="Times New Roman" w:hAnsi="Times New Roman" w:cs="Times New Roman"/>
            </w:rPr>
            <w:t xml:space="preserve"> J, Baur C, Ahmed S, et al. Evaluation of Serial Testing After Exposure to COVID-19 in Early Care and Education Facilities, Illinois, March–May 2022. Public Health Reports. 2023;138(4):664–70. </w:t>
          </w:r>
        </w:p>
        <w:p w14:paraId="1E4010EA" w14:textId="497CB455" w:rsidR="00A57CD9" w:rsidRPr="001179A0" w:rsidRDefault="00A57CD9" w:rsidP="00C11F1E">
          <w:pPr>
            <w:autoSpaceDE w:val="0"/>
            <w:autoSpaceDN w:val="0"/>
            <w:ind w:hanging="640"/>
            <w:jc w:val="both"/>
            <w:divId w:val="695470993"/>
            <w:rPr>
              <w:rFonts w:ascii="Times New Roman" w:eastAsia="Times New Roman" w:hAnsi="Times New Roman" w:cs="Times New Roman"/>
            </w:rPr>
          </w:pPr>
          <w:r w:rsidRPr="001179A0">
            <w:rPr>
              <w:rFonts w:ascii="Times New Roman" w:eastAsia="Times New Roman" w:hAnsi="Times New Roman" w:cs="Times New Roman"/>
            </w:rPr>
            <w:t>45.</w:t>
          </w:r>
          <w:r w:rsidRPr="001179A0">
            <w:rPr>
              <w:rFonts w:ascii="Times New Roman" w:eastAsia="Times New Roman" w:hAnsi="Times New Roman" w:cs="Times New Roman"/>
            </w:rPr>
            <w:tab/>
            <w:t xml:space="preserve">Ivanov A, Mukherjee U, Bose S, Seshadri S, Watkins R, England III AC, et al. COVID-19 Test-to-Stay Program for K-12 Schools: Opt-In Versus Opt-Out Policies. Available at SSRN 4428747. </w:t>
          </w:r>
          <w:r w:rsidR="00DA65E9" w:rsidRPr="001179A0">
            <w:rPr>
              <w:rFonts w:ascii="Times New Roman" w:eastAsia="Times New Roman" w:hAnsi="Times New Roman" w:cs="Times New Roman"/>
            </w:rPr>
            <w:t>2023.</w:t>
          </w:r>
          <w:r w:rsidRPr="001179A0">
            <w:rPr>
              <w:rFonts w:ascii="Times New Roman" w:eastAsia="Times New Roman" w:hAnsi="Times New Roman" w:cs="Times New Roman"/>
            </w:rPr>
            <w:t xml:space="preserve"> </w:t>
          </w:r>
        </w:p>
        <w:p w14:paraId="1AD5A32C" w14:textId="77777777" w:rsidR="00A57CD9" w:rsidRPr="001179A0" w:rsidRDefault="00A57CD9" w:rsidP="00C11F1E">
          <w:pPr>
            <w:autoSpaceDE w:val="0"/>
            <w:autoSpaceDN w:val="0"/>
            <w:ind w:hanging="640"/>
            <w:jc w:val="both"/>
            <w:divId w:val="1502312780"/>
            <w:rPr>
              <w:rFonts w:ascii="Times New Roman" w:eastAsia="Times New Roman" w:hAnsi="Times New Roman" w:cs="Times New Roman"/>
            </w:rPr>
          </w:pPr>
          <w:r w:rsidRPr="001179A0">
            <w:rPr>
              <w:rFonts w:ascii="Times New Roman" w:eastAsia="Times New Roman" w:hAnsi="Times New Roman" w:cs="Times New Roman"/>
            </w:rPr>
            <w:t>46.</w:t>
          </w:r>
          <w:r w:rsidRPr="001179A0">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7FE1DC30" w14:textId="77777777" w:rsidR="004340D7" w:rsidRDefault="00000000" w:rsidP="004340D7">
          <w:pPr>
            <w:spacing w:before="240" w:after="240" w:line="480" w:lineRule="auto"/>
            <w:jc w:val="both"/>
            <w:rPr>
              <w:rFonts w:ascii="Times New Roman" w:eastAsia="Times New Roman" w:hAnsi="Times New Roman" w:cs="Times New Roman"/>
              <w:bCs/>
              <w:color w:val="000000"/>
            </w:rPr>
          </w:pPr>
        </w:p>
      </w:sdtContent>
    </w:sdt>
    <w:p w14:paraId="0BDA8784" w14:textId="560E5BBA" w:rsidR="000F3DDC" w:rsidRDefault="000F3DDC" w:rsidP="004340D7">
      <w:pPr>
        <w:spacing w:before="240"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2E361BA7" w14:textId="77777777" w:rsidR="001B46DA" w:rsidRDefault="001B46DA" w:rsidP="00F42F4A">
      <w:pPr>
        <w:spacing w:after="240" w:line="240" w:lineRule="auto"/>
        <w:rPr>
          <w:rFonts w:ascii="Times New Roman" w:eastAsia="Arial" w:hAnsi="Times New Roman" w:cs="Times New Roman"/>
          <w:b/>
          <w:bCs/>
        </w:rPr>
      </w:pPr>
    </w:p>
    <w:p w14:paraId="67ED72E3" w14:textId="13CE3DFB" w:rsidR="00970E5D" w:rsidRPr="00DA49D9" w:rsidRDefault="00970E5D" w:rsidP="00B56C8D">
      <w:pPr>
        <w:spacing w:after="240" w:line="240" w:lineRule="auto"/>
        <w:rPr>
          <w:rFonts w:ascii="Arial" w:eastAsia="Arial" w:hAnsi="Arial" w:cs="Arial"/>
          <w:sz w:val="28"/>
          <w:szCs w:val="28"/>
        </w:rPr>
      </w:pPr>
      <w:r w:rsidRPr="0017405D">
        <w:rPr>
          <w:rFonts w:ascii="Times New Roman" w:eastAsia="Arial" w:hAnsi="Times New Roman" w:cs="Times New Roman"/>
          <w:b/>
          <w:bCs/>
        </w:rPr>
        <w:lastRenderedPageBreak/>
        <w:t>Appendix 2: Quantifying the Effective Coverage of SHIELD Test Centers</w:t>
      </w:r>
    </w:p>
    <w:p w14:paraId="1F465478" w14:textId="680CD90C" w:rsidR="005D49FE" w:rsidRPr="0017405D" w:rsidRDefault="005D49FE" w:rsidP="00B56C8D">
      <w:pPr>
        <w:spacing w:before="240"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23603745"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lastRenderedPageBreak/>
        <w:drawing>
          <wp:inline distT="0" distB="0" distL="0" distR="0" wp14:anchorId="459F69DE" wp14:editId="13C13014">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695F1E2B" w:rsidR="00991F56" w:rsidRDefault="00991F56" w:rsidP="00991F56">
      <w:pPr>
        <w:spacing w:after="0" w:line="480" w:lineRule="auto"/>
        <w:contextualSpacing/>
        <w:jc w:val="both"/>
        <w:rPr>
          <w:rFonts w:ascii="Times New Roman" w:eastAsia="Times New Roman" w:hAnsi="Times New Roman" w:cs="Times New Roman"/>
        </w:rPr>
      </w:pPr>
      <w:r w:rsidRPr="00F42F4A">
        <w:rPr>
          <w:rFonts w:ascii="Times New Roman" w:eastAsia="Times New Roman" w:hAnsi="Times New Roman" w:cs="Times New Roman"/>
          <w:b/>
          <w:bCs/>
        </w:rPr>
        <w:t xml:space="preserve">Appendix </w:t>
      </w:r>
      <w:r>
        <w:rPr>
          <w:rFonts w:ascii="Times New Roman" w:eastAsia="Times New Roman" w:hAnsi="Times New Roman" w:cs="Times New Roman"/>
          <w:b/>
          <w:bCs/>
        </w:rPr>
        <w:t>5</w:t>
      </w:r>
      <w:r w:rsidRPr="00F42F4A">
        <w:rPr>
          <w:rFonts w:ascii="Times New Roman" w:eastAsia="Times New Roman" w:hAnsi="Times New Roman" w:cs="Times New Roman"/>
          <w:b/>
          <w:bCs/>
        </w:rPr>
        <w:t xml:space="preserve">: </w:t>
      </w:r>
      <w:r w:rsidRPr="00C343FC">
        <w:rPr>
          <w:rFonts w:ascii="Times New Roman" w:eastAsia="Times New Roman" w:hAnsi="Times New Roman" w:cs="Times New Roman"/>
          <w:b/>
          <w:bCs/>
        </w:rPr>
        <w:t>Comparison of LUMC ICU Cohort with Cook County and National Averages</w:t>
      </w:r>
      <w:r w:rsidR="00FA56F1" w:rsidRPr="00C46155">
        <w:rPr>
          <w:rFonts w:ascii="Times New Roman" w:eastAsia="Times New Roman" w:hAnsi="Times New Roman" w:cs="Times New Roman"/>
          <w:b/>
          <w:bCs/>
        </w:rPr>
        <w:t xml:space="preserve"> </w:t>
      </w:r>
      <w:sdt>
        <w:sdtPr>
          <w:rPr>
            <w:rFonts w:ascii="Times New Roman" w:eastAsia="Times New Roman" w:hAnsi="Times New Roman" w:cs="Times New Roman"/>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974397193"/>
          <w:placeholder>
            <w:docPart w:val="40CA543595CF46119A710B8D5F2ED57F"/>
          </w:placeholder>
        </w:sdtPr>
        <w:sdtContent>
          <w:r w:rsidR="00FA56F1" w:rsidRPr="00B56C8D">
            <w:rPr>
              <w:rFonts w:ascii="Times New Roman" w:eastAsia="Times New Roman" w:hAnsi="Times New Roman" w:cs="Times New Roman"/>
            </w:rPr>
            <w:t>(46)</w:t>
          </w:r>
        </w:sdtContent>
      </w:sdt>
      <w:r w:rsidR="00FA56F1" w:rsidRPr="00B56C8D">
        <w:rPr>
          <w:rFonts w:ascii="Times New Roman" w:eastAsia="Times New Roman" w:hAnsi="Times New Roman" w:cs="Times New Roman"/>
        </w:rPr>
        <w:t>.</w:t>
      </w:r>
    </w:p>
    <w:p w14:paraId="0DD95A80" w14:textId="48950798" w:rsidR="002E1471" w:rsidRDefault="002E1471" w:rsidP="00991F56">
      <w:pPr>
        <w:spacing w:after="0" w:line="480" w:lineRule="auto"/>
        <w:contextualSpacing/>
        <w:jc w:val="both"/>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5BCC4374" w14:textId="387BDA4D" w:rsidR="00803E4E" w:rsidRPr="00B56C8D" w:rsidRDefault="00803E4E" w:rsidP="00B56C8D">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A.2</w:t>
      </w:r>
      <w:r w:rsidRPr="007D20D9">
        <w:rPr>
          <w:rFonts w:ascii="Times New Roman" w:eastAsia="Times New Roman" w:hAnsi="Times New Roman" w:cs="Times New Roman"/>
          <w:b/>
          <w:bCs/>
          <w:sz w:val="18"/>
          <w:szCs w:val="18"/>
        </w:rPr>
        <w:t>:</w:t>
      </w:r>
      <w:r>
        <w:rPr>
          <w:rFonts w:ascii="Times New Roman" w:eastAsia="Times New Roman" w:hAnsi="Times New Roman" w:cs="Times New Roman"/>
          <w:sz w:val="18"/>
          <w:szCs w:val="18"/>
        </w:rPr>
        <w:t xml:space="preserve"> </w:t>
      </w:r>
      <w:r w:rsidR="009643D7" w:rsidRPr="009643D7">
        <w:rPr>
          <w:rFonts w:ascii="Times New Roman" w:eastAsia="Times New Roman" w:hAnsi="Times New Roman" w:cs="Times New Roman"/>
          <w:sz w:val="18"/>
          <w:szCs w:val="18"/>
        </w:rPr>
        <w:t>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29"/>
        <w:gridCol w:w="1474"/>
        <w:gridCol w:w="1851"/>
      </w:tblGrid>
      <w:tr w:rsidR="00B56C8D" w:rsidRPr="00B56C8D" w14:paraId="6FECB6EE" w14:textId="77777777" w:rsidTr="00B56C8D">
        <w:trPr>
          <w:trHeight w:val="251"/>
        </w:trPr>
        <w:tc>
          <w:tcPr>
            <w:tcW w:w="0" w:type="auto"/>
            <w:tcBorders>
              <w:top w:val="single" w:sz="4" w:space="0" w:color="auto"/>
              <w:bottom w:val="single" w:sz="4" w:space="0" w:color="auto"/>
            </w:tcBorders>
            <w:hideMark/>
          </w:tcPr>
          <w:p w14:paraId="19D8092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
          <w:p w14:paraId="0FE3F42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
          <w:p w14:paraId="371A9E50"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
          <w:p w14:paraId="13383F9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991F56" w:rsidRPr="00B56C8D" w14:paraId="48070091" w14:textId="77777777" w:rsidTr="00B56C8D">
        <w:trPr>
          <w:trHeight w:val="449"/>
        </w:trPr>
        <w:tc>
          <w:tcPr>
            <w:tcW w:w="0" w:type="auto"/>
            <w:tcBorders>
              <w:top w:val="single" w:sz="4" w:space="0" w:color="auto"/>
            </w:tcBorders>
            <w:hideMark/>
          </w:tcPr>
          <w:p w14:paraId="6732CD4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22FB2B7D"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8C02172"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1DCFCD63"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13.4</w:t>
            </w:r>
          </w:p>
        </w:tc>
      </w:tr>
      <w:tr w:rsidR="00991F56" w:rsidRPr="00B56C8D" w14:paraId="7975AAF4" w14:textId="77777777" w:rsidTr="00B56C8D">
        <w:trPr>
          <w:trHeight w:val="434"/>
        </w:trPr>
        <w:tc>
          <w:tcPr>
            <w:tcW w:w="0" w:type="auto"/>
            <w:hideMark/>
          </w:tcPr>
          <w:p w14:paraId="4FAD9DF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52918D54"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43.3</w:t>
            </w:r>
          </w:p>
        </w:tc>
        <w:tc>
          <w:tcPr>
            <w:tcW w:w="0" w:type="auto"/>
            <w:hideMark/>
          </w:tcPr>
          <w:p w14:paraId="34E7BABD"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51.4</w:t>
            </w:r>
          </w:p>
        </w:tc>
        <w:tc>
          <w:tcPr>
            <w:tcW w:w="0" w:type="auto"/>
            <w:hideMark/>
          </w:tcPr>
          <w:p w14:paraId="38F3BBB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50.8</w:t>
            </w:r>
          </w:p>
        </w:tc>
      </w:tr>
      <w:tr w:rsidR="00991F56" w:rsidRPr="00B56C8D" w14:paraId="74E8DD07" w14:textId="77777777" w:rsidTr="00B56C8D">
        <w:trPr>
          <w:trHeight w:val="577"/>
        </w:trPr>
        <w:tc>
          <w:tcPr>
            <w:tcW w:w="0" w:type="auto"/>
            <w:tcBorders>
              <w:bottom w:val="nil"/>
            </w:tcBorders>
            <w:hideMark/>
          </w:tcPr>
          <w:p w14:paraId="322C516C"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693C5C9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4BB9348B"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1B21A5F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21.5</w:t>
            </w:r>
          </w:p>
        </w:tc>
      </w:tr>
      <w:tr w:rsidR="00991F56" w:rsidRPr="00B56C8D" w14:paraId="22372B51" w14:textId="77777777" w:rsidTr="00B56C8D">
        <w:trPr>
          <w:trHeight w:val="434"/>
        </w:trPr>
        <w:tc>
          <w:tcPr>
            <w:tcW w:w="0" w:type="auto"/>
            <w:tcBorders>
              <w:top w:val="nil"/>
              <w:bottom w:val="nil"/>
            </w:tcBorders>
            <w:hideMark/>
          </w:tcPr>
          <w:p w14:paraId="24744FC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1D245C7B"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bottom w:val="nil"/>
            </w:tcBorders>
            <w:hideMark/>
          </w:tcPr>
          <w:p w14:paraId="16FCAB76"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764A79F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18.5</w:t>
            </w:r>
          </w:p>
        </w:tc>
      </w:tr>
      <w:tr w:rsidR="00991F56" w:rsidRPr="00B56C8D" w14:paraId="76F79AB3" w14:textId="77777777" w:rsidTr="00B56C8D">
        <w:trPr>
          <w:trHeight w:val="288"/>
        </w:trPr>
        <w:tc>
          <w:tcPr>
            <w:tcW w:w="0" w:type="auto"/>
            <w:tcBorders>
              <w:top w:val="nil"/>
            </w:tcBorders>
            <w:hideMark/>
          </w:tcPr>
          <w:p w14:paraId="398589A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52FFCE72"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tcBorders>
            <w:hideMark/>
          </w:tcPr>
          <w:p w14:paraId="3A9FDD6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w:t>
            </w:r>
          </w:p>
        </w:tc>
        <w:tc>
          <w:tcPr>
            <w:tcW w:w="0" w:type="auto"/>
            <w:tcBorders>
              <w:top w:val="nil"/>
            </w:tcBorders>
            <w:hideMark/>
          </w:tcPr>
          <w:p w14:paraId="21FCB6A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11.4</w:t>
            </w:r>
          </w:p>
        </w:tc>
      </w:tr>
    </w:tbl>
    <w:p w14:paraId="58B6C152" w14:textId="2F7D5D95" w:rsidR="004D7309" w:rsidRDefault="004D7309" w:rsidP="004340D7">
      <w:pPr>
        <w:spacing w:before="240"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lastRenderedPageBreak/>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188"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188"/>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49FD6803"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18B5AD26" w14:textId="79337243" w:rsidR="00AD588D" w:rsidRDefault="006B658F" w:rsidP="003E6754">
      <w:pPr>
        <w:spacing w:after="240" w:line="480" w:lineRule="auto"/>
        <w:jc w:val="both"/>
        <w:rPr>
          <w:rFonts w:ascii="Times New Roman" w:eastAsia="Times New Roman" w:hAnsi="Times New Roman" w:cs="Times New Roman"/>
        </w:rPr>
      </w:pPr>
      <w:r w:rsidRPr="006B658F">
        <w:rPr>
          <w:rFonts w:ascii="Times New Roman" w:eastAsia="Times New Roman" w:hAnsi="Times New Roman" w:cs="Times New Roman"/>
        </w:rPr>
        <w:t xml:space="preserve">A.K. was responsible for </w:t>
      </w:r>
      <w:r w:rsidR="00491E2F">
        <w:rPr>
          <w:rFonts w:ascii="Times New Roman" w:eastAsia="Times New Roman" w:hAnsi="Times New Roman" w:cs="Times New Roman"/>
        </w:rPr>
        <w:t>design of the study</w:t>
      </w:r>
      <w:r w:rsidRPr="006B658F">
        <w:rPr>
          <w:rFonts w:ascii="Times New Roman" w:eastAsia="Times New Roman" w:hAnsi="Times New Roman" w:cs="Times New Roman"/>
        </w:rPr>
        <w:t xml:space="preserve">, data analysis, and manuscript writing. A.W. contributed valuable insights </w:t>
      </w:r>
      <w:r w:rsidR="00491E2F" w:rsidRPr="006B658F">
        <w:rPr>
          <w:rFonts w:ascii="Times New Roman" w:eastAsia="Times New Roman" w:hAnsi="Times New Roman" w:cs="Times New Roman"/>
        </w:rPr>
        <w:t>into</w:t>
      </w:r>
      <w:r w:rsidRPr="006B658F">
        <w:rPr>
          <w:rFonts w:ascii="Times New Roman" w:eastAsia="Times New Roman" w:hAnsi="Times New Roman" w:cs="Times New Roman"/>
        </w:rPr>
        <w:t xml:space="preserve"> the results and analyses and assisted in reviewing and editing the manuscript. F.I. and M.S. played key roles in data preprocessing and graphic design. W.P., M.S., S.A., and S.T. conceptualized the study, reviewed the manuscript, provided critical feedback, and contributed to funding acquisition</w:t>
      </w:r>
      <w:r w:rsidR="003E6754">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contribut</w:t>
      </w:r>
      <w:r w:rsidR="003E6754">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960838">
      <w:footerReference w:type="default" r:id="rId18"/>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unders, Milda [BSD] - MED" w:date="2024-11-05T20:28:00Z" w:initials="SM[M">
    <w:p w14:paraId="53C25A3B" w14:textId="77777777" w:rsidR="0075559F" w:rsidRDefault="0075559F" w:rsidP="0075559F">
      <w:pPr>
        <w:pStyle w:val="CommentText"/>
      </w:pPr>
      <w:r>
        <w:rPr>
          <w:rStyle w:val="CommentReference"/>
        </w:rPr>
        <w:annotationRef/>
      </w:r>
      <w:r>
        <w:t>This is too long for a medical journal which is typically 3-4 paragraphs</w:t>
      </w:r>
    </w:p>
  </w:comment>
  <w:comment w:id="1" w:author="Saunders, Milda [BSD] - MED" w:date="2024-11-05T20:55:00Z" w:initials="SM[M">
    <w:p w14:paraId="3428768E" w14:textId="6B1BE8EA" w:rsidR="00470C50" w:rsidRDefault="00470C50" w:rsidP="00470C50">
      <w:pPr>
        <w:pStyle w:val="CommentText"/>
      </w:pPr>
      <w:r>
        <w:rPr>
          <w:rStyle w:val="CommentReference"/>
        </w:rPr>
        <w:annotationRef/>
      </w:r>
      <w:r>
        <w:t>May also be outside catchment area and have ICU admissions elsewhere</w:t>
      </w:r>
    </w:p>
  </w:comment>
  <w:comment w:id="6" w:author="Wozniak, Amy" w:date="2024-12-09T16:27:00Z" w:initials="AW">
    <w:p w14:paraId="4B9C2B3B" w14:textId="77777777" w:rsidR="002F241F" w:rsidRDefault="002F241F" w:rsidP="002F241F">
      <w:pPr>
        <w:pStyle w:val="CommentText"/>
      </w:pPr>
      <w:r>
        <w:rPr>
          <w:rStyle w:val="CommentReference"/>
        </w:rPr>
        <w:annotationRef/>
      </w:r>
      <w:r>
        <w:t>Include actual numbers in results, not methods.</w:t>
      </w:r>
    </w:p>
  </w:comment>
  <w:comment w:id="21" w:author="Wozniak, Amy" w:date="2024-12-09T16:29:00Z" w:initials="AW">
    <w:p w14:paraId="3A8D232F" w14:textId="77777777" w:rsidR="00CA2588" w:rsidRDefault="00CA2588" w:rsidP="00CA2588">
      <w:pPr>
        <w:pStyle w:val="CommentText"/>
      </w:pPr>
      <w:r>
        <w:rPr>
          <w:rStyle w:val="CommentReference"/>
        </w:rPr>
        <w:annotationRef/>
      </w:r>
      <w:r>
        <w:t>Mean and SD doesn’t make sense for a categorical variable.  Could consider median and Quartiles?  6.09 does not exist for ADI, correct?  It is an integer response?</w:t>
      </w:r>
    </w:p>
  </w:comment>
  <w:comment w:id="13" w:author="Wozniak, Amy" w:date="2024-12-09T16:35:00Z" w:initials="AW">
    <w:p w14:paraId="77D8C7A1" w14:textId="77777777" w:rsidR="006755AA" w:rsidRDefault="006755AA" w:rsidP="006755AA">
      <w:pPr>
        <w:pStyle w:val="CommentText"/>
      </w:pPr>
      <w:r>
        <w:rPr>
          <w:rStyle w:val="CommentReference"/>
        </w:rPr>
        <w:annotationRef/>
      </w:r>
      <w:r>
        <w:t>Perhaps here is where you can introduce the 86 low and 61 high?</w:t>
      </w:r>
    </w:p>
  </w:comment>
  <w:comment w:id="14" w:author="Kasaie Sharifi, Seyed Alireza" w:date="2024-12-10T17:40:00Z" w:initials="SK">
    <w:p w14:paraId="065E2B04" w14:textId="77777777" w:rsidR="00B42CA6" w:rsidRDefault="00B42CA6" w:rsidP="00B42CA6">
      <w:pPr>
        <w:pStyle w:val="CommentText"/>
      </w:pPr>
      <w:r>
        <w:rPr>
          <w:rStyle w:val="CommentReference"/>
        </w:rPr>
        <w:annotationRef/>
      </w:r>
      <w:r>
        <w:t>I can delete this part for the ADI</w:t>
      </w:r>
    </w:p>
  </w:comment>
  <w:comment w:id="32" w:author="Wozniak, Amy" w:date="2024-12-09T17:10:00Z" w:initials="AW">
    <w:p w14:paraId="64A6028E" w14:textId="1CA2B39C" w:rsidR="001260F7" w:rsidRDefault="001260F7" w:rsidP="001260F7">
      <w:pPr>
        <w:pStyle w:val="CommentText"/>
      </w:pPr>
      <w:r>
        <w:rPr>
          <w:rStyle w:val="CommentReference"/>
        </w:rPr>
        <w:annotationRef/>
      </w:r>
      <w:r>
        <w:t xml:space="preserve">Can you refresh my memory if this is correct?  If so, I think we should report exponentiated beta coefficients in the results so reader can easily identify the increase or decrease in the IRR. </w:t>
      </w:r>
    </w:p>
  </w:comment>
  <w:comment w:id="33" w:author="Kasaie Sharifi, Seyed Alireza" w:date="2024-12-10T17:41:00Z" w:initials="SK">
    <w:p w14:paraId="5B1FF9AA" w14:textId="77777777" w:rsidR="00E86D67" w:rsidRDefault="00E86D67" w:rsidP="00E86D67">
      <w:pPr>
        <w:pStyle w:val="CommentText"/>
      </w:pPr>
      <w:r>
        <w:rPr>
          <w:rStyle w:val="CommentReference"/>
        </w:rPr>
        <w:annotationRef/>
      </w:r>
      <w:r>
        <w:t>I think I already did this</w:t>
      </w:r>
    </w:p>
  </w:comment>
  <w:comment w:id="41" w:author="Wozniak, Amy" w:date="2024-12-09T16:50:00Z" w:initials="AW">
    <w:p w14:paraId="73244098" w14:textId="6A81291E" w:rsidR="0017705F" w:rsidRDefault="0017705F" w:rsidP="0017705F">
      <w:pPr>
        <w:pStyle w:val="CommentText"/>
      </w:pPr>
      <w:r>
        <w:rPr>
          <w:rStyle w:val="CommentReference"/>
        </w:rPr>
        <w:annotationRef/>
      </w:r>
      <w:r>
        <w:t>Is this accurate?  It seems you use ‘significant’ for anything &lt;.1 in the Linear model results?</w:t>
      </w:r>
    </w:p>
  </w:comment>
  <w:comment w:id="42" w:author="Kasaie Sharifi, Seyed Alireza" w:date="2024-12-10T17:42:00Z" w:initials="SK">
    <w:p w14:paraId="6827C069" w14:textId="77777777" w:rsidR="00770334" w:rsidRDefault="00770334" w:rsidP="00770334">
      <w:pPr>
        <w:pStyle w:val="CommentText"/>
      </w:pPr>
      <w:r>
        <w:rPr>
          <w:rStyle w:val="CommentReference"/>
        </w:rPr>
        <w:annotationRef/>
      </w:r>
      <w:r>
        <w:t>Yes. I considered the alpha level on 0.1</w:t>
      </w:r>
    </w:p>
  </w:comment>
  <w:comment w:id="50" w:author="Wozniak, Amy" w:date="2024-12-09T16:44:00Z" w:initials="AW">
    <w:p w14:paraId="1CFDFA48" w14:textId="4AFA8CC2" w:rsidR="00C41CED" w:rsidRDefault="00C41CED" w:rsidP="00C41CED">
      <w:pPr>
        <w:pStyle w:val="CommentText"/>
      </w:pPr>
      <w:r>
        <w:rPr>
          <w:rStyle w:val="CommentReference"/>
        </w:rPr>
        <w:annotationRef/>
      </w:r>
      <w:r>
        <w:t>This doesn’t seem like a result.  Table 3 seems like it is monthly data?</w:t>
      </w:r>
    </w:p>
  </w:comment>
  <w:comment w:id="55" w:author="Wozniak, Amy" w:date="2024-12-09T16:45:00Z" w:initials="AW">
    <w:p w14:paraId="43179307" w14:textId="77777777" w:rsidR="00C41CED" w:rsidRDefault="00C41CED" w:rsidP="00C41CED">
      <w:pPr>
        <w:pStyle w:val="CommentText"/>
      </w:pPr>
      <w:r>
        <w:rPr>
          <w:rStyle w:val="CommentReference"/>
        </w:rPr>
        <w:annotationRef/>
      </w:r>
      <w:r>
        <w:t>Is this statistical significance? I would include specific tests here, if so.  Otherwise, if this is just a visual to illustrate changes over time, see suggested wording.</w:t>
      </w:r>
    </w:p>
  </w:comment>
  <w:comment w:id="56" w:author="Wozniak, Amy" w:date="2024-12-09T16:37:00Z" w:initials="AW">
    <w:p w14:paraId="7B2F3837" w14:textId="60978824" w:rsidR="006755AA" w:rsidRDefault="006755AA" w:rsidP="006755AA">
      <w:pPr>
        <w:pStyle w:val="CommentText"/>
      </w:pPr>
      <w:r>
        <w:rPr>
          <w:rStyle w:val="CommentReference"/>
        </w:rPr>
        <w:annotationRef/>
      </w:r>
      <w:r>
        <w:t>Should this be in discussion section?</w:t>
      </w:r>
    </w:p>
  </w:comment>
  <w:comment w:id="58" w:author="Wozniak, Amy" w:date="2024-12-09T16:38:00Z" w:initials="AW">
    <w:p w14:paraId="50489520" w14:textId="77777777" w:rsidR="006755AA" w:rsidRDefault="006755AA" w:rsidP="006755AA">
      <w:pPr>
        <w:pStyle w:val="CommentText"/>
      </w:pPr>
      <w:r>
        <w:rPr>
          <w:rStyle w:val="CommentReference"/>
        </w:rPr>
        <w:annotationRef/>
      </w:r>
      <w:r>
        <w:t>Again, this seems like discussion.</w:t>
      </w:r>
    </w:p>
  </w:comment>
  <w:comment w:id="59" w:author="Wozniak, Amy" w:date="2024-12-09T17:11:00Z" w:initials="AW">
    <w:p w14:paraId="61180588" w14:textId="77777777" w:rsidR="001260F7" w:rsidRDefault="001260F7" w:rsidP="001260F7">
      <w:pPr>
        <w:pStyle w:val="CommentText"/>
      </w:pPr>
      <w:r>
        <w:rPr>
          <w:rStyle w:val="CommentReference"/>
        </w:rPr>
        <w:annotationRef/>
      </w:r>
      <w:r>
        <w:t>This is such a fantastic figure.  Great work.</w:t>
      </w:r>
    </w:p>
  </w:comment>
  <w:comment w:id="60" w:author="Kasaie Sharifi, Seyed Alireza" w:date="2024-12-10T17:43:00Z" w:initials="SK">
    <w:p w14:paraId="5B91399B" w14:textId="77777777" w:rsidR="003236FC" w:rsidRDefault="003236FC" w:rsidP="003236FC">
      <w:pPr>
        <w:pStyle w:val="CommentText"/>
      </w:pPr>
      <w:r>
        <w:rPr>
          <w:rStyle w:val="CommentReference"/>
        </w:rPr>
        <w:annotationRef/>
      </w:r>
      <w:r>
        <w:t>Thank you ☺️</w:t>
      </w:r>
    </w:p>
  </w:comment>
  <w:comment w:id="62" w:author="Wozniak, Amy" w:date="2024-12-09T17:13:00Z" w:initials="AW">
    <w:p w14:paraId="282233AF" w14:textId="5228AF07" w:rsidR="0005378E" w:rsidRDefault="0005378E" w:rsidP="0005378E">
      <w:pPr>
        <w:pStyle w:val="CommentText"/>
      </w:pPr>
      <w:r>
        <w:rPr>
          <w:rStyle w:val="CommentReference"/>
        </w:rPr>
        <w:annotationRef/>
      </w:r>
      <w:r>
        <w:t>If we change to presenting IRR, this would be e^0.016 = 1.02, or a 2% increase in IRR for high ADI compared to low ADI.  I would also suggest the 95% CI if you have it.</w:t>
      </w:r>
    </w:p>
  </w:comment>
  <w:comment w:id="85" w:author="Wozniak, Amy" w:date="2024-12-09T17:14:00Z" w:initials="AW">
    <w:p w14:paraId="118C3852" w14:textId="77777777" w:rsidR="0005378E" w:rsidRDefault="0005378E" w:rsidP="0005378E">
      <w:pPr>
        <w:pStyle w:val="CommentText"/>
      </w:pPr>
      <w:r>
        <w:rPr>
          <w:rStyle w:val="CommentReference"/>
        </w:rPr>
        <w:annotationRef/>
      </w:r>
      <w:r>
        <w:t>Again, this would be e^0.021 = 1.02, or a 2% increase in IRR</w:t>
      </w:r>
    </w:p>
  </w:comment>
  <w:comment w:id="133" w:author="Wozniak, Amy" w:date="2024-12-09T17:16:00Z" w:initials="AW">
    <w:p w14:paraId="65B6DF20" w14:textId="77777777" w:rsidR="00307E17" w:rsidRDefault="0005378E" w:rsidP="00307E17">
      <w:pPr>
        <w:pStyle w:val="CommentText"/>
      </w:pPr>
      <w:r>
        <w:rPr>
          <w:rStyle w:val="CommentReference"/>
        </w:rPr>
        <w:annotationRef/>
      </w:r>
      <w:r w:rsidR="00307E17">
        <w:t xml:space="preserve">E^-0.006 = 0.994, or a .6% reduction in IRR – but from table 2 this is just the interaction effect term.  I think we need to meet again to discuss interpretation of interaction effects. </w:t>
      </w:r>
    </w:p>
  </w:comment>
  <w:comment w:id="146" w:author="Wozniak, Amy" w:date="2024-12-09T17:19:00Z" w:initials="AW">
    <w:p w14:paraId="7B6123BE" w14:textId="3551E167" w:rsidR="0005378E" w:rsidRDefault="0005378E" w:rsidP="0005378E">
      <w:pPr>
        <w:pStyle w:val="CommentText"/>
      </w:pPr>
      <w:r>
        <w:rPr>
          <w:rStyle w:val="CommentReference"/>
        </w:rPr>
        <w:annotationRef/>
      </w:r>
      <w:r>
        <w:t>This is not what this means.</w:t>
      </w:r>
    </w:p>
  </w:comment>
  <w:comment w:id="160" w:author="Wozniak, Amy" w:date="2024-12-09T17:36:00Z" w:initials="AW">
    <w:p w14:paraId="1BAC4E08" w14:textId="77777777" w:rsidR="00935709" w:rsidRDefault="00307E17" w:rsidP="00935709">
      <w:pPr>
        <w:pStyle w:val="CommentText"/>
      </w:pPr>
      <w:r>
        <w:rPr>
          <w:rStyle w:val="CommentReference"/>
        </w:rPr>
        <w:annotationRef/>
      </w:r>
      <w:r w:rsidR="00935709">
        <w:t>I would suggest changing from Beta estimates to exponentiated Betas – or IRR with 95% confidence intervals.  Would also suggest changing the presentation of the interaction effect model to ‘Effect of Number of Shield center for High and Low. See new table attached to email to suggest alternative presentation.</w:t>
      </w:r>
    </w:p>
  </w:comment>
  <w:comment w:id="179" w:author="Wozniak, Amy" w:date="2024-12-09T17:45:00Z" w:initials="AW">
    <w:p w14:paraId="7EAC5F1B" w14:textId="77777777" w:rsidR="00935709" w:rsidRDefault="007C4E7B" w:rsidP="00935709">
      <w:pPr>
        <w:pStyle w:val="CommentText"/>
      </w:pPr>
      <w:r>
        <w:rPr>
          <w:rStyle w:val="CommentReference"/>
        </w:rPr>
        <w:annotationRef/>
      </w:r>
      <w:r w:rsidR="00935709">
        <w:t>This is not accurate – it seems you are presenting beta coefficient from a poisson model.  You need to exponentiate the value to calculate the IRR and deduce the reduction per 1000 population.</w:t>
      </w:r>
    </w:p>
  </w:comment>
  <w:comment w:id="181" w:author="Wozniak, Amy" w:date="2024-12-09T18:06:00Z" w:initials="AW">
    <w:p w14:paraId="266676CA" w14:textId="77777777" w:rsidR="00935709" w:rsidRDefault="00935709" w:rsidP="00935709">
      <w:pPr>
        <w:pStyle w:val="CommentText"/>
      </w:pPr>
      <w:r>
        <w:rPr>
          <w:rStyle w:val="CommentReference"/>
        </w:rPr>
        <w:annotationRef/>
      </w:r>
      <w:r>
        <w:t>This is all correct, in the sense that a positive number indicates an increased risk, and negative numbers indicate a decreased risk, but they need to be exponentiated.  And in an interaction model, betas must be added together to calculate the risk per category and compared with the interaction term p-value.</w:t>
      </w:r>
    </w:p>
  </w:comment>
  <w:comment w:id="182" w:author="Wozniak, Amy" w:date="2024-12-09T18:08:00Z" w:initials="AW">
    <w:p w14:paraId="4BBDBB31" w14:textId="77777777" w:rsidR="00935709" w:rsidRDefault="00935709" w:rsidP="00935709">
      <w:pPr>
        <w:pStyle w:val="CommentText"/>
      </w:pPr>
      <w:r>
        <w:rPr>
          <w:rStyle w:val="CommentReference"/>
        </w:rPr>
        <w:annotationRef/>
      </w:r>
      <w:r>
        <w:t>No.</w:t>
      </w:r>
    </w:p>
  </w:comment>
  <w:comment w:id="183" w:author="Wozniak, Amy" w:date="2024-12-09T17:46:00Z" w:initials="AW">
    <w:p w14:paraId="02CA0600" w14:textId="7FF2E57D" w:rsidR="007C4E7B" w:rsidRDefault="007C4E7B" w:rsidP="007C4E7B">
      <w:pPr>
        <w:pStyle w:val="CommentText"/>
      </w:pPr>
      <w:r>
        <w:rPr>
          <w:rStyle w:val="CommentReference"/>
        </w:rPr>
        <w:annotationRef/>
      </w:r>
      <w:r>
        <w:t>Consider similar changes to Table 3 that I presented for Table 2.</w:t>
      </w:r>
    </w:p>
  </w:comment>
  <w:comment w:id="184" w:author="Saunders, Milda [BSD] - MED" w:date="2024-11-05T21:07:00Z" w:initials="SM[M">
    <w:p w14:paraId="6A60B753" w14:textId="0D194416" w:rsidR="00367569" w:rsidRDefault="00367569" w:rsidP="00367569">
      <w:pPr>
        <w:pStyle w:val="CommentText"/>
      </w:pPr>
      <w:r>
        <w:rPr>
          <w:rStyle w:val="CommentReference"/>
        </w:rPr>
        <w:annotationRef/>
      </w:r>
      <w:r>
        <w:t>The results and conclusion need to be simplified.  Headers in results.   Plain language in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25A3B" w15:done="1"/>
  <w15:commentEx w15:paraId="3428768E" w15:done="1"/>
  <w15:commentEx w15:paraId="4B9C2B3B" w15:done="0"/>
  <w15:commentEx w15:paraId="3A8D232F" w15:done="0"/>
  <w15:commentEx w15:paraId="77D8C7A1" w15:paraIdParent="3A8D232F" w15:done="0"/>
  <w15:commentEx w15:paraId="065E2B04" w15:paraIdParent="3A8D232F" w15:done="0"/>
  <w15:commentEx w15:paraId="64A6028E" w15:done="0"/>
  <w15:commentEx w15:paraId="5B1FF9AA" w15:paraIdParent="64A6028E" w15:done="0"/>
  <w15:commentEx w15:paraId="73244098" w15:done="0"/>
  <w15:commentEx w15:paraId="6827C069" w15:paraIdParent="73244098" w15:done="0"/>
  <w15:commentEx w15:paraId="1CFDFA48" w15:done="0"/>
  <w15:commentEx w15:paraId="43179307" w15:done="0"/>
  <w15:commentEx w15:paraId="7B2F3837" w15:done="0"/>
  <w15:commentEx w15:paraId="50489520" w15:done="0"/>
  <w15:commentEx w15:paraId="61180588" w15:done="0"/>
  <w15:commentEx w15:paraId="5B91399B" w15:paraIdParent="61180588" w15:done="0"/>
  <w15:commentEx w15:paraId="282233AF" w15:done="0"/>
  <w15:commentEx w15:paraId="118C3852" w15:done="0"/>
  <w15:commentEx w15:paraId="65B6DF20" w15:done="0"/>
  <w15:commentEx w15:paraId="7B6123BE" w15:done="0"/>
  <w15:commentEx w15:paraId="1BAC4E08" w15:done="0"/>
  <w15:commentEx w15:paraId="7EAC5F1B" w15:done="0"/>
  <w15:commentEx w15:paraId="266676CA" w15:done="0"/>
  <w15:commentEx w15:paraId="4BBDBB31" w15:done="0"/>
  <w15:commentEx w15:paraId="02CA0600" w15:done="0"/>
  <w15:commentEx w15:paraId="6A60B7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CFDC90" w16cex:dateUtc="2024-11-06T02:28:00Z">
    <w16cex:extLst>
      <w16:ext w16:uri="{CE6994B0-6A32-4C9F-8C6B-6E91EDA988CE}">
        <cr:reactions xmlns:cr="http://schemas.microsoft.com/office/comments/2020/reactions">
          <cr:reaction reactionType="1">
            <cr:reactionInfo dateUtc="2024-11-26T21:08:53Z">
              <cr:user userId="S::mtootooni@luc.edu::9deb4c4a-c2c2-489e-b937-6aef55cbb344" userProvider="AD" userName="Tootooni, Mohammad Samie"/>
            </cr:reactionInfo>
          </cr:reaction>
        </cr:reactions>
      </w16:ext>
    </w16cex:extLst>
  </w16cex:commentExtensible>
  <w16cex:commentExtensible w16cex:durableId="0946D337" w16cex:dateUtc="2024-11-06T02:55:00Z"/>
  <w16cex:commentExtensible w16cex:durableId="2B0198D6" w16cex:dateUtc="2024-12-09T22:27:00Z"/>
  <w16cex:commentExtensible w16cex:durableId="2B019986" w16cex:dateUtc="2024-12-09T22:29:00Z"/>
  <w16cex:commentExtensible w16cex:durableId="2B019AC8" w16cex:dateUtc="2024-12-09T22:35:00Z"/>
  <w16cex:commentExtensible w16cex:durableId="6F98A80A" w16cex:dateUtc="2024-12-10T23:40:00Z"/>
  <w16cex:commentExtensible w16cex:durableId="2B01A313" w16cex:dateUtc="2024-12-09T23:10:00Z"/>
  <w16cex:commentExtensible w16cex:durableId="6F29690F" w16cex:dateUtc="2024-12-10T23:41:00Z"/>
  <w16cex:commentExtensible w16cex:durableId="2B019E58" w16cex:dateUtc="2024-12-09T22:50:00Z"/>
  <w16cex:commentExtensible w16cex:durableId="4F0F914B" w16cex:dateUtc="2024-12-10T23:42:00Z"/>
  <w16cex:commentExtensible w16cex:durableId="2B019CE8" w16cex:dateUtc="2024-12-09T22:44:00Z"/>
  <w16cex:commentExtensible w16cex:durableId="2B019D36" w16cex:dateUtc="2024-12-09T22:45:00Z"/>
  <w16cex:commentExtensible w16cex:durableId="2B019B66" w16cex:dateUtc="2024-12-09T22:37:00Z"/>
  <w16cex:commentExtensible w16cex:durableId="2B019B74" w16cex:dateUtc="2024-12-09T22:38:00Z"/>
  <w16cex:commentExtensible w16cex:durableId="2B01A344" w16cex:dateUtc="2024-12-09T23:11:00Z"/>
  <w16cex:commentExtensible w16cex:durableId="2DD79F11" w16cex:dateUtc="2024-12-10T23:43:00Z"/>
  <w16cex:commentExtensible w16cex:durableId="2B01A3B5" w16cex:dateUtc="2024-12-09T23:13:00Z"/>
  <w16cex:commentExtensible w16cex:durableId="2B01A3FE" w16cex:dateUtc="2024-12-09T23:14:00Z"/>
  <w16cex:commentExtensible w16cex:durableId="2B01A464" w16cex:dateUtc="2024-12-09T23:16:00Z"/>
  <w16cex:commentExtensible w16cex:durableId="2B01A532" w16cex:dateUtc="2024-12-09T23:19:00Z"/>
  <w16cex:commentExtensible w16cex:durableId="2B01A939" w16cex:dateUtc="2024-12-09T23:36:00Z"/>
  <w16cex:commentExtensible w16cex:durableId="2B01AB44" w16cex:dateUtc="2024-12-09T23:45:00Z"/>
  <w16cex:commentExtensible w16cex:durableId="2B01B03C" w16cex:dateUtc="2024-12-10T00:06:00Z"/>
  <w16cex:commentExtensible w16cex:durableId="2B01B096" w16cex:dateUtc="2024-12-10T00:08:00Z"/>
  <w16cex:commentExtensible w16cex:durableId="2B01AB77" w16cex:dateUtc="2024-12-09T23:46:00Z"/>
  <w16cex:commentExtensible w16cex:durableId="1A651390" w16cex:dateUtc="2024-11-06T0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25A3B" w16cid:durableId="74CFDC90"/>
  <w16cid:commentId w16cid:paraId="3428768E" w16cid:durableId="0946D337"/>
  <w16cid:commentId w16cid:paraId="4B9C2B3B" w16cid:durableId="2B0198D6"/>
  <w16cid:commentId w16cid:paraId="3A8D232F" w16cid:durableId="2B019986"/>
  <w16cid:commentId w16cid:paraId="77D8C7A1" w16cid:durableId="2B019AC8"/>
  <w16cid:commentId w16cid:paraId="065E2B04" w16cid:durableId="6F98A80A"/>
  <w16cid:commentId w16cid:paraId="64A6028E" w16cid:durableId="2B01A313"/>
  <w16cid:commentId w16cid:paraId="5B1FF9AA" w16cid:durableId="6F29690F"/>
  <w16cid:commentId w16cid:paraId="73244098" w16cid:durableId="2B019E58"/>
  <w16cid:commentId w16cid:paraId="6827C069" w16cid:durableId="4F0F914B"/>
  <w16cid:commentId w16cid:paraId="1CFDFA48" w16cid:durableId="2B019CE8"/>
  <w16cid:commentId w16cid:paraId="43179307" w16cid:durableId="2B019D36"/>
  <w16cid:commentId w16cid:paraId="7B2F3837" w16cid:durableId="2B019B66"/>
  <w16cid:commentId w16cid:paraId="50489520" w16cid:durableId="2B019B74"/>
  <w16cid:commentId w16cid:paraId="61180588" w16cid:durableId="2B01A344"/>
  <w16cid:commentId w16cid:paraId="5B91399B" w16cid:durableId="2DD79F11"/>
  <w16cid:commentId w16cid:paraId="282233AF" w16cid:durableId="2B01A3B5"/>
  <w16cid:commentId w16cid:paraId="118C3852" w16cid:durableId="2B01A3FE"/>
  <w16cid:commentId w16cid:paraId="65B6DF20" w16cid:durableId="2B01A464"/>
  <w16cid:commentId w16cid:paraId="7B6123BE" w16cid:durableId="2B01A532"/>
  <w16cid:commentId w16cid:paraId="1BAC4E08" w16cid:durableId="2B01A939"/>
  <w16cid:commentId w16cid:paraId="7EAC5F1B" w16cid:durableId="2B01AB44"/>
  <w16cid:commentId w16cid:paraId="266676CA" w16cid:durableId="2B01B03C"/>
  <w16cid:commentId w16cid:paraId="4BBDBB31" w16cid:durableId="2B01B096"/>
  <w16cid:commentId w16cid:paraId="02CA0600" w16cid:durableId="2B01AB77"/>
  <w16cid:commentId w16cid:paraId="6A60B753" w16cid:durableId="1A651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F100F" w14:textId="77777777" w:rsidR="00B66DDA" w:rsidRDefault="00B66DDA" w:rsidP="00217811">
      <w:pPr>
        <w:spacing w:after="0" w:line="240" w:lineRule="auto"/>
      </w:pPr>
      <w:r>
        <w:separator/>
      </w:r>
    </w:p>
  </w:endnote>
  <w:endnote w:type="continuationSeparator" w:id="0">
    <w:p w14:paraId="0C8D42D7" w14:textId="77777777" w:rsidR="00B66DDA" w:rsidRDefault="00B66DDA"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2199EA6-5ECC-4740-93C0-B9C08443597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E64EAAEC-91FD-460E-92F3-303A4A45E937}"/>
    <w:embedBold r:id="rId3" w:fontKey="{31F45B38-D0E4-4203-B283-62A1CA4ABDDB}"/>
    <w:embedItalic r:id="rId4" w:fontKey="{5A97E8A3-CDE1-418E-8F87-EE9288BF32F3}"/>
  </w:font>
  <w:font w:name="Aptos Display">
    <w:charset w:val="00"/>
    <w:family w:val="swiss"/>
    <w:pitch w:val="variable"/>
    <w:sig w:usb0="20000287" w:usb1="00000003" w:usb2="00000000" w:usb3="00000000" w:csb0="0000019F" w:csb1="00000000"/>
    <w:embedRegular r:id="rId5" w:fontKey="{42AD8447-882B-406A-BB36-A27FE11069C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B13DCB4F-4129-4AB6-8E64-2CFBF9F20EF1}"/>
    <w:embedItalic r:id="rId7" w:fontKey="{0FDA0B7F-258B-4E90-855D-E09986C2C8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E261D" w14:textId="77777777" w:rsidR="00B66DDA" w:rsidRDefault="00B66DDA" w:rsidP="00217811">
      <w:pPr>
        <w:spacing w:after="0" w:line="240" w:lineRule="auto"/>
      </w:pPr>
      <w:r>
        <w:separator/>
      </w:r>
    </w:p>
  </w:footnote>
  <w:footnote w:type="continuationSeparator" w:id="0">
    <w:p w14:paraId="0BAC5185" w14:textId="77777777" w:rsidR="00B66DDA" w:rsidRDefault="00B66DDA"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unders, Milda [BSD] - MED">
    <w15:presenceInfo w15:providerId="AD" w15:userId="S-1-5-21-2440348786-2961800785-2942754262-18283"/>
  </w15:person>
  <w15:person w15:author="Wozniak, Amy">
    <w15:presenceInfo w15:providerId="AD" w15:userId="S::awozniak@luc.edu::fb6f3753-d438-434f-8586-bab7437c1431"/>
  </w15:person>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59C4"/>
    <w:rsid w:val="000263B5"/>
    <w:rsid w:val="00026B9B"/>
    <w:rsid w:val="00026D6B"/>
    <w:rsid w:val="00027EBF"/>
    <w:rsid w:val="0003076F"/>
    <w:rsid w:val="0003301B"/>
    <w:rsid w:val="00034ACE"/>
    <w:rsid w:val="00034F05"/>
    <w:rsid w:val="0003636E"/>
    <w:rsid w:val="00036C7C"/>
    <w:rsid w:val="00040CE6"/>
    <w:rsid w:val="00042F29"/>
    <w:rsid w:val="00043FA7"/>
    <w:rsid w:val="00046B86"/>
    <w:rsid w:val="00047280"/>
    <w:rsid w:val="0005225C"/>
    <w:rsid w:val="000535CD"/>
    <w:rsid w:val="0005378E"/>
    <w:rsid w:val="00053E6C"/>
    <w:rsid w:val="00056818"/>
    <w:rsid w:val="0006129A"/>
    <w:rsid w:val="000617F3"/>
    <w:rsid w:val="00062136"/>
    <w:rsid w:val="000627D5"/>
    <w:rsid w:val="000633E3"/>
    <w:rsid w:val="000636B6"/>
    <w:rsid w:val="00063F1B"/>
    <w:rsid w:val="00064399"/>
    <w:rsid w:val="000659D9"/>
    <w:rsid w:val="00066C8B"/>
    <w:rsid w:val="0006713B"/>
    <w:rsid w:val="00070C8B"/>
    <w:rsid w:val="00071021"/>
    <w:rsid w:val="0007146F"/>
    <w:rsid w:val="0007248F"/>
    <w:rsid w:val="00072663"/>
    <w:rsid w:val="00072952"/>
    <w:rsid w:val="00073E2F"/>
    <w:rsid w:val="00073FF6"/>
    <w:rsid w:val="00076A5E"/>
    <w:rsid w:val="000775A9"/>
    <w:rsid w:val="00077A26"/>
    <w:rsid w:val="0008117D"/>
    <w:rsid w:val="00081DBD"/>
    <w:rsid w:val="00081E80"/>
    <w:rsid w:val="00081EDA"/>
    <w:rsid w:val="0008386F"/>
    <w:rsid w:val="000841DE"/>
    <w:rsid w:val="00086419"/>
    <w:rsid w:val="00086B1C"/>
    <w:rsid w:val="00087C47"/>
    <w:rsid w:val="00090EEE"/>
    <w:rsid w:val="00091513"/>
    <w:rsid w:val="00092116"/>
    <w:rsid w:val="0009227D"/>
    <w:rsid w:val="00093519"/>
    <w:rsid w:val="00094914"/>
    <w:rsid w:val="00096B96"/>
    <w:rsid w:val="00096BCA"/>
    <w:rsid w:val="000A0744"/>
    <w:rsid w:val="000A270B"/>
    <w:rsid w:val="000A2825"/>
    <w:rsid w:val="000A3B21"/>
    <w:rsid w:val="000A3D8C"/>
    <w:rsid w:val="000A7757"/>
    <w:rsid w:val="000B551F"/>
    <w:rsid w:val="000B6B72"/>
    <w:rsid w:val="000B72C8"/>
    <w:rsid w:val="000C088A"/>
    <w:rsid w:val="000C0E23"/>
    <w:rsid w:val="000C370F"/>
    <w:rsid w:val="000C4CB2"/>
    <w:rsid w:val="000C7CFC"/>
    <w:rsid w:val="000D1716"/>
    <w:rsid w:val="000D1DBD"/>
    <w:rsid w:val="000D3B35"/>
    <w:rsid w:val="000D4E55"/>
    <w:rsid w:val="000D4FFF"/>
    <w:rsid w:val="000D6AC2"/>
    <w:rsid w:val="000D72DD"/>
    <w:rsid w:val="000E0D6E"/>
    <w:rsid w:val="000E103A"/>
    <w:rsid w:val="000E14AE"/>
    <w:rsid w:val="000E6415"/>
    <w:rsid w:val="000E64F5"/>
    <w:rsid w:val="000E6A54"/>
    <w:rsid w:val="000F1F08"/>
    <w:rsid w:val="000F3DDC"/>
    <w:rsid w:val="000F4700"/>
    <w:rsid w:val="000F4756"/>
    <w:rsid w:val="000F4A58"/>
    <w:rsid w:val="000F4C67"/>
    <w:rsid w:val="000F5467"/>
    <w:rsid w:val="001008A4"/>
    <w:rsid w:val="0010256A"/>
    <w:rsid w:val="00102C63"/>
    <w:rsid w:val="001033A7"/>
    <w:rsid w:val="00104FD2"/>
    <w:rsid w:val="00104FE0"/>
    <w:rsid w:val="00106C78"/>
    <w:rsid w:val="0010716E"/>
    <w:rsid w:val="00110110"/>
    <w:rsid w:val="00110715"/>
    <w:rsid w:val="00111A86"/>
    <w:rsid w:val="00113894"/>
    <w:rsid w:val="00114D02"/>
    <w:rsid w:val="00116060"/>
    <w:rsid w:val="00116BF7"/>
    <w:rsid w:val="001179A0"/>
    <w:rsid w:val="0012064F"/>
    <w:rsid w:val="001216E8"/>
    <w:rsid w:val="00122E16"/>
    <w:rsid w:val="0012321B"/>
    <w:rsid w:val="00124717"/>
    <w:rsid w:val="001252D4"/>
    <w:rsid w:val="00125807"/>
    <w:rsid w:val="001260F7"/>
    <w:rsid w:val="00126850"/>
    <w:rsid w:val="00126932"/>
    <w:rsid w:val="00126CFB"/>
    <w:rsid w:val="00126F5B"/>
    <w:rsid w:val="001308B4"/>
    <w:rsid w:val="00130FED"/>
    <w:rsid w:val="00131BC8"/>
    <w:rsid w:val="00134C8C"/>
    <w:rsid w:val="001358A9"/>
    <w:rsid w:val="00136441"/>
    <w:rsid w:val="00137276"/>
    <w:rsid w:val="001403D8"/>
    <w:rsid w:val="00141A9B"/>
    <w:rsid w:val="00142E97"/>
    <w:rsid w:val="00143794"/>
    <w:rsid w:val="00143EE4"/>
    <w:rsid w:val="0014543F"/>
    <w:rsid w:val="00146FB8"/>
    <w:rsid w:val="00147557"/>
    <w:rsid w:val="00147E7C"/>
    <w:rsid w:val="00151563"/>
    <w:rsid w:val="001517A0"/>
    <w:rsid w:val="00155137"/>
    <w:rsid w:val="00156A5A"/>
    <w:rsid w:val="00156FD1"/>
    <w:rsid w:val="00160E2A"/>
    <w:rsid w:val="00161A71"/>
    <w:rsid w:val="0016272A"/>
    <w:rsid w:val="00164AC8"/>
    <w:rsid w:val="00164DAE"/>
    <w:rsid w:val="00166EFA"/>
    <w:rsid w:val="0016714C"/>
    <w:rsid w:val="00167C50"/>
    <w:rsid w:val="00167D33"/>
    <w:rsid w:val="00171151"/>
    <w:rsid w:val="00171359"/>
    <w:rsid w:val="0017405D"/>
    <w:rsid w:val="00174498"/>
    <w:rsid w:val="00175197"/>
    <w:rsid w:val="00176DBB"/>
    <w:rsid w:val="0017705F"/>
    <w:rsid w:val="00180943"/>
    <w:rsid w:val="0018191F"/>
    <w:rsid w:val="001822D0"/>
    <w:rsid w:val="0018484A"/>
    <w:rsid w:val="00185552"/>
    <w:rsid w:val="001876E9"/>
    <w:rsid w:val="00187C97"/>
    <w:rsid w:val="001904C5"/>
    <w:rsid w:val="00190C95"/>
    <w:rsid w:val="00193B4D"/>
    <w:rsid w:val="0019415F"/>
    <w:rsid w:val="00194D2C"/>
    <w:rsid w:val="001A2346"/>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56AF"/>
    <w:rsid w:val="001D665E"/>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B42"/>
    <w:rsid w:val="001F26DB"/>
    <w:rsid w:val="001F2A8C"/>
    <w:rsid w:val="001F41D3"/>
    <w:rsid w:val="001F4EAD"/>
    <w:rsid w:val="001F4F2F"/>
    <w:rsid w:val="001F5BCF"/>
    <w:rsid w:val="001F69BF"/>
    <w:rsid w:val="001F7C3A"/>
    <w:rsid w:val="0020188D"/>
    <w:rsid w:val="00201985"/>
    <w:rsid w:val="00203236"/>
    <w:rsid w:val="00203819"/>
    <w:rsid w:val="00203959"/>
    <w:rsid w:val="00203A27"/>
    <w:rsid w:val="00207931"/>
    <w:rsid w:val="00207D0D"/>
    <w:rsid w:val="00207EF3"/>
    <w:rsid w:val="002102A1"/>
    <w:rsid w:val="00213917"/>
    <w:rsid w:val="00214165"/>
    <w:rsid w:val="00214185"/>
    <w:rsid w:val="002157FF"/>
    <w:rsid w:val="00217811"/>
    <w:rsid w:val="002202E2"/>
    <w:rsid w:val="00220CFC"/>
    <w:rsid w:val="00221CE1"/>
    <w:rsid w:val="00222DD6"/>
    <w:rsid w:val="0022412C"/>
    <w:rsid w:val="002267DD"/>
    <w:rsid w:val="002273A1"/>
    <w:rsid w:val="002273DA"/>
    <w:rsid w:val="00230830"/>
    <w:rsid w:val="00230CAF"/>
    <w:rsid w:val="00231A3B"/>
    <w:rsid w:val="002332B9"/>
    <w:rsid w:val="00237364"/>
    <w:rsid w:val="00237F12"/>
    <w:rsid w:val="002414BC"/>
    <w:rsid w:val="00243630"/>
    <w:rsid w:val="00243778"/>
    <w:rsid w:val="00244B10"/>
    <w:rsid w:val="00244E8F"/>
    <w:rsid w:val="002458FA"/>
    <w:rsid w:val="00247819"/>
    <w:rsid w:val="00247FD1"/>
    <w:rsid w:val="00250CCD"/>
    <w:rsid w:val="00250D13"/>
    <w:rsid w:val="0025260E"/>
    <w:rsid w:val="00256A2D"/>
    <w:rsid w:val="002571CF"/>
    <w:rsid w:val="00257448"/>
    <w:rsid w:val="00261BE1"/>
    <w:rsid w:val="00262A22"/>
    <w:rsid w:val="00263D76"/>
    <w:rsid w:val="0026491D"/>
    <w:rsid w:val="002651AF"/>
    <w:rsid w:val="00265B58"/>
    <w:rsid w:val="00265F51"/>
    <w:rsid w:val="00267215"/>
    <w:rsid w:val="002677DF"/>
    <w:rsid w:val="00270087"/>
    <w:rsid w:val="0027102B"/>
    <w:rsid w:val="00271118"/>
    <w:rsid w:val="00271EF8"/>
    <w:rsid w:val="00274142"/>
    <w:rsid w:val="00276322"/>
    <w:rsid w:val="00277E0B"/>
    <w:rsid w:val="0028091C"/>
    <w:rsid w:val="00281A51"/>
    <w:rsid w:val="00281CC2"/>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3EDC"/>
    <w:rsid w:val="002B4ED2"/>
    <w:rsid w:val="002B5B54"/>
    <w:rsid w:val="002B652E"/>
    <w:rsid w:val="002C0320"/>
    <w:rsid w:val="002C1E9E"/>
    <w:rsid w:val="002C29A1"/>
    <w:rsid w:val="002C2FD6"/>
    <w:rsid w:val="002C617D"/>
    <w:rsid w:val="002C699A"/>
    <w:rsid w:val="002C7B57"/>
    <w:rsid w:val="002D1B9A"/>
    <w:rsid w:val="002D3626"/>
    <w:rsid w:val="002D36F9"/>
    <w:rsid w:val="002D3ACD"/>
    <w:rsid w:val="002D40DB"/>
    <w:rsid w:val="002D723E"/>
    <w:rsid w:val="002E1471"/>
    <w:rsid w:val="002E16C0"/>
    <w:rsid w:val="002E177A"/>
    <w:rsid w:val="002E2C0F"/>
    <w:rsid w:val="002E35EA"/>
    <w:rsid w:val="002E49E9"/>
    <w:rsid w:val="002E4E46"/>
    <w:rsid w:val="002E5885"/>
    <w:rsid w:val="002E6777"/>
    <w:rsid w:val="002F1858"/>
    <w:rsid w:val="002F241F"/>
    <w:rsid w:val="002F2B72"/>
    <w:rsid w:val="002F571D"/>
    <w:rsid w:val="002F682F"/>
    <w:rsid w:val="002F6A99"/>
    <w:rsid w:val="002F7A61"/>
    <w:rsid w:val="002F7B69"/>
    <w:rsid w:val="002F7C62"/>
    <w:rsid w:val="00302119"/>
    <w:rsid w:val="003035F9"/>
    <w:rsid w:val="003065B4"/>
    <w:rsid w:val="00306F0F"/>
    <w:rsid w:val="00307BC6"/>
    <w:rsid w:val="00307E17"/>
    <w:rsid w:val="00310B83"/>
    <w:rsid w:val="00311361"/>
    <w:rsid w:val="00311B7D"/>
    <w:rsid w:val="00311E98"/>
    <w:rsid w:val="0031268F"/>
    <w:rsid w:val="003138E9"/>
    <w:rsid w:val="00316CED"/>
    <w:rsid w:val="00317205"/>
    <w:rsid w:val="003230C7"/>
    <w:rsid w:val="003236FC"/>
    <w:rsid w:val="00324299"/>
    <w:rsid w:val="0032779C"/>
    <w:rsid w:val="0033002B"/>
    <w:rsid w:val="003311DA"/>
    <w:rsid w:val="00331A16"/>
    <w:rsid w:val="00332460"/>
    <w:rsid w:val="0033422A"/>
    <w:rsid w:val="00335851"/>
    <w:rsid w:val="00336178"/>
    <w:rsid w:val="0034260F"/>
    <w:rsid w:val="003442EF"/>
    <w:rsid w:val="00345D69"/>
    <w:rsid w:val="00347158"/>
    <w:rsid w:val="0035301B"/>
    <w:rsid w:val="00354C14"/>
    <w:rsid w:val="00355185"/>
    <w:rsid w:val="00355B19"/>
    <w:rsid w:val="00355B9C"/>
    <w:rsid w:val="003571D9"/>
    <w:rsid w:val="00357B7D"/>
    <w:rsid w:val="00367569"/>
    <w:rsid w:val="003701FC"/>
    <w:rsid w:val="0037067B"/>
    <w:rsid w:val="00370E00"/>
    <w:rsid w:val="003718EA"/>
    <w:rsid w:val="00373D4A"/>
    <w:rsid w:val="00374756"/>
    <w:rsid w:val="00374B1A"/>
    <w:rsid w:val="00374F45"/>
    <w:rsid w:val="00380951"/>
    <w:rsid w:val="003859CF"/>
    <w:rsid w:val="00386E4D"/>
    <w:rsid w:val="00387948"/>
    <w:rsid w:val="00390435"/>
    <w:rsid w:val="0039149E"/>
    <w:rsid w:val="0039184B"/>
    <w:rsid w:val="00395379"/>
    <w:rsid w:val="003961C1"/>
    <w:rsid w:val="003972C0"/>
    <w:rsid w:val="00397D95"/>
    <w:rsid w:val="003A18A6"/>
    <w:rsid w:val="003A27CF"/>
    <w:rsid w:val="003A3641"/>
    <w:rsid w:val="003A50D4"/>
    <w:rsid w:val="003A55C9"/>
    <w:rsid w:val="003A5AF7"/>
    <w:rsid w:val="003A6227"/>
    <w:rsid w:val="003A7525"/>
    <w:rsid w:val="003B0394"/>
    <w:rsid w:val="003B0752"/>
    <w:rsid w:val="003B0D8D"/>
    <w:rsid w:val="003B176A"/>
    <w:rsid w:val="003B2F05"/>
    <w:rsid w:val="003B3BDA"/>
    <w:rsid w:val="003B79F6"/>
    <w:rsid w:val="003C0147"/>
    <w:rsid w:val="003C0478"/>
    <w:rsid w:val="003C070A"/>
    <w:rsid w:val="003C0FBE"/>
    <w:rsid w:val="003C388B"/>
    <w:rsid w:val="003C4BF6"/>
    <w:rsid w:val="003C5064"/>
    <w:rsid w:val="003C51DF"/>
    <w:rsid w:val="003C65A8"/>
    <w:rsid w:val="003C7DF1"/>
    <w:rsid w:val="003D07E2"/>
    <w:rsid w:val="003D08F5"/>
    <w:rsid w:val="003D2BD3"/>
    <w:rsid w:val="003D4247"/>
    <w:rsid w:val="003D431C"/>
    <w:rsid w:val="003D4B6A"/>
    <w:rsid w:val="003D4C6E"/>
    <w:rsid w:val="003E3076"/>
    <w:rsid w:val="003E4048"/>
    <w:rsid w:val="003E4456"/>
    <w:rsid w:val="003E44FE"/>
    <w:rsid w:val="003E6754"/>
    <w:rsid w:val="003F123F"/>
    <w:rsid w:val="003F22AE"/>
    <w:rsid w:val="003F2771"/>
    <w:rsid w:val="003F3177"/>
    <w:rsid w:val="003F4613"/>
    <w:rsid w:val="003F51AC"/>
    <w:rsid w:val="003F5EF6"/>
    <w:rsid w:val="003F7884"/>
    <w:rsid w:val="00401973"/>
    <w:rsid w:val="00402605"/>
    <w:rsid w:val="00403CD0"/>
    <w:rsid w:val="00404794"/>
    <w:rsid w:val="00407BD0"/>
    <w:rsid w:val="004111F0"/>
    <w:rsid w:val="00411602"/>
    <w:rsid w:val="00411E19"/>
    <w:rsid w:val="00412934"/>
    <w:rsid w:val="004142FC"/>
    <w:rsid w:val="00415D37"/>
    <w:rsid w:val="004205FA"/>
    <w:rsid w:val="004208A6"/>
    <w:rsid w:val="00420E7C"/>
    <w:rsid w:val="004220E7"/>
    <w:rsid w:val="00423FED"/>
    <w:rsid w:val="00425110"/>
    <w:rsid w:val="0042513F"/>
    <w:rsid w:val="00427142"/>
    <w:rsid w:val="004340D7"/>
    <w:rsid w:val="00434D2B"/>
    <w:rsid w:val="00437504"/>
    <w:rsid w:val="00437605"/>
    <w:rsid w:val="004379D4"/>
    <w:rsid w:val="0044380C"/>
    <w:rsid w:val="00443B19"/>
    <w:rsid w:val="00443F4F"/>
    <w:rsid w:val="00444993"/>
    <w:rsid w:val="00445822"/>
    <w:rsid w:val="00447B93"/>
    <w:rsid w:val="004507DB"/>
    <w:rsid w:val="00450CEA"/>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70AF2"/>
    <w:rsid w:val="00470C50"/>
    <w:rsid w:val="004713F8"/>
    <w:rsid w:val="00471BFA"/>
    <w:rsid w:val="004724B6"/>
    <w:rsid w:val="00474896"/>
    <w:rsid w:val="004750DA"/>
    <w:rsid w:val="004758C4"/>
    <w:rsid w:val="0047747D"/>
    <w:rsid w:val="00477EF7"/>
    <w:rsid w:val="004806ED"/>
    <w:rsid w:val="004814B5"/>
    <w:rsid w:val="00481DFC"/>
    <w:rsid w:val="00482C45"/>
    <w:rsid w:val="00482CC4"/>
    <w:rsid w:val="004830AE"/>
    <w:rsid w:val="00486948"/>
    <w:rsid w:val="00490A89"/>
    <w:rsid w:val="00490AC9"/>
    <w:rsid w:val="00490B42"/>
    <w:rsid w:val="00491E2F"/>
    <w:rsid w:val="00494894"/>
    <w:rsid w:val="0049507F"/>
    <w:rsid w:val="00496E68"/>
    <w:rsid w:val="004A1C67"/>
    <w:rsid w:val="004A2897"/>
    <w:rsid w:val="004A3BA2"/>
    <w:rsid w:val="004A4202"/>
    <w:rsid w:val="004A5621"/>
    <w:rsid w:val="004A7E50"/>
    <w:rsid w:val="004B13E6"/>
    <w:rsid w:val="004B1C11"/>
    <w:rsid w:val="004B20E1"/>
    <w:rsid w:val="004B218B"/>
    <w:rsid w:val="004B2D08"/>
    <w:rsid w:val="004B2D67"/>
    <w:rsid w:val="004B33AD"/>
    <w:rsid w:val="004B4097"/>
    <w:rsid w:val="004B4525"/>
    <w:rsid w:val="004B4958"/>
    <w:rsid w:val="004B4CC1"/>
    <w:rsid w:val="004B63F5"/>
    <w:rsid w:val="004B7ACC"/>
    <w:rsid w:val="004B7FDC"/>
    <w:rsid w:val="004C1FB1"/>
    <w:rsid w:val="004C27E9"/>
    <w:rsid w:val="004C6161"/>
    <w:rsid w:val="004C6F74"/>
    <w:rsid w:val="004D08F0"/>
    <w:rsid w:val="004D1E7D"/>
    <w:rsid w:val="004D4976"/>
    <w:rsid w:val="004D6471"/>
    <w:rsid w:val="004D717D"/>
    <w:rsid w:val="004D7309"/>
    <w:rsid w:val="004D736C"/>
    <w:rsid w:val="004D7BC1"/>
    <w:rsid w:val="004E3BFA"/>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2517"/>
    <w:rsid w:val="00513117"/>
    <w:rsid w:val="00516E3F"/>
    <w:rsid w:val="00517F1B"/>
    <w:rsid w:val="0052055C"/>
    <w:rsid w:val="00521518"/>
    <w:rsid w:val="005237FC"/>
    <w:rsid w:val="0052458A"/>
    <w:rsid w:val="00524D89"/>
    <w:rsid w:val="00525443"/>
    <w:rsid w:val="005279FF"/>
    <w:rsid w:val="00530B58"/>
    <w:rsid w:val="005319F2"/>
    <w:rsid w:val="00532EBE"/>
    <w:rsid w:val="00534C4D"/>
    <w:rsid w:val="00535FC3"/>
    <w:rsid w:val="00535FC5"/>
    <w:rsid w:val="00537DF4"/>
    <w:rsid w:val="00540022"/>
    <w:rsid w:val="00541191"/>
    <w:rsid w:val="00542BF2"/>
    <w:rsid w:val="00542DEF"/>
    <w:rsid w:val="00542F53"/>
    <w:rsid w:val="005434FA"/>
    <w:rsid w:val="00545E98"/>
    <w:rsid w:val="00546916"/>
    <w:rsid w:val="00550AB3"/>
    <w:rsid w:val="0055373F"/>
    <w:rsid w:val="0055456F"/>
    <w:rsid w:val="00555ACD"/>
    <w:rsid w:val="00556638"/>
    <w:rsid w:val="00557988"/>
    <w:rsid w:val="005639F3"/>
    <w:rsid w:val="00564E4A"/>
    <w:rsid w:val="0056520E"/>
    <w:rsid w:val="0057238B"/>
    <w:rsid w:val="0057586B"/>
    <w:rsid w:val="00576042"/>
    <w:rsid w:val="0057611E"/>
    <w:rsid w:val="0057647E"/>
    <w:rsid w:val="005765A0"/>
    <w:rsid w:val="005766A5"/>
    <w:rsid w:val="005774B0"/>
    <w:rsid w:val="00580B10"/>
    <w:rsid w:val="00582857"/>
    <w:rsid w:val="00582A68"/>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38DE"/>
    <w:rsid w:val="005A4205"/>
    <w:rsid w:val="005A46EE"/>
    <w:rsid w:val="005A5FCF"/>
    <w:rsid w:val="005B6883"/>
    <w:rsid w:val="005B68D0"/>
    <w:rsid w:val="005C0DAD"/>
    <w:rsid w:val="005C12DE"/>
    <w:rsid w:val="005C3A12"/>
    <w:rsid w:val="005C4DDF"/>
    <w:rsid w:val="005C5498"/>
    <w:rsid w:val="005C5FD4"/>
    <w:rsid w:val="005C60B8"/>
    <w:rsid w:val="005D07FB"/>
    <w:rsid w:val="005D10D6"/>
    <w:rsid w:val="005D1F5B"/>
    <w:rsid w:val="005D49FE"/>
    <w:rsid w:val="005D6C1D"/>
    <w:rsid w:val="005D76AF"/>
    <w:rsid w:val="005D7985"/>
    <w:rsid w:val="005D7F3D"/>
    <w:rsid w:val="005E03F3"/>
    <w:rsid w:val="005E1207"/>
    <w:rsid w:val="005E2044"/>
    <w:rsid w:val="005E343C"/>
    <w:rsid w:val="005E3EFE"/>
    <w:rsid w:val="005E45DF"/>
    <w:rsid w:val="005E46C9"/>
    <w:rsid w:val="005E59C6"/>
    <w:rsid w:val="005F1DC9"/>
    <w:rsid w:val="005F2DD9"/>
    <w:rsid w:val="005F443F"/>
    <w:rsid w:val="005F5BD9"/>
    <w:rsid w:val="0060049C"/>
    <w:rsid w:val="00600577"/>
    <w:rsid w:val="0060074A"/>
    <w:rsid w:val="00600DA3"/>
    <w:rsid w:val="00601C07"/>
    <w:rsid w:val="006028B9"/>
    <w:rsid w:val="00602C9A"/>
    <w:rsid w:val="006037CD"/>
    <w:rsid w:val="0060488C"/>
    <w:rsid w:val="00604D79"/>
    <w:rsid w:val="00606576"/>
    <w:rsid w:val="006068A5"/>
    <w:rsid w:val="00610A7D"/>
    <w:rsid w:val="00610FA5"/>
    <w:rsid w:val="00610FD0"/>
    <w:rsid w:val="00612190"/>
    <w:rsid w:val="0061336A"/>
    <w:rsid w:val="006151A9"/>
    <w:rsid w:val="006154BD"/>
    <w:rsid w:val="00615A04"/>
    <w:rsid w:val="00622691"/>
    <w:rsid w:val="006228F3"/>
    <w:rsid w:val="006229E8"/>
    <w:rsid w:val="00630522"/>
    <w:rsid w:val="00630DE3"/>
    <w:rsid w:val="00631315"/>
    <w:rsid w:val="0063185B"/>
    <w:rsid w:val="00632538"/>
    <w:rsid w:val="0063257B"/>
    <w:rsid w:val="00632BDA"/>
    <w:rsid w:val="00634118"/>
    <w:rsid w:val="00634BA0"/>
    <w:rsid w:val="00634E99"/>
    <w:rsid w:val="006350C1"/>
    <w:rsid w:val="00635449"/>
    <w:rsid w:val="0063600C"/>
    <w:rsid w:val="00636F3E"/>
    <w:rsid w:val="00637409"/>
    <w:rsid w:val="00641780"/>
    <w:rsid w:val="00641841"/>
    <w:rsid w:val="00644D5C"/>
    <w:rsid w:val="006451A6"/>
    <w:rsid w:val="00646F1C"/>
    <w:rsid w:val="00647BD4"/>
    <w:rsid w:val="00647E19"/>
    <w:rsid w:val="00650BB5"/>
    <w:rsid w:val="00650F97"/>
    <w:rsid w:val="006530B7"/>
    <w:rsid w:val="00653D06"/>
    <w:rsid w:val="006540A4"/>
    <w:rsid w:val="00654135"/>
    <w:rsid w:val="0065473D"/>
    <w:rsid w:val="00655DEA"/>
    <w:rsid w:val="00657514"/>
    <w:rsid w:val="00657E82"/>
    <w:rsid w:val="006633E9"/>
    <w:rsid w:val="00663DA7"/>
    <w:rsid w:val="00664672"/>
    <w:rsid w:val="006652DC"/>
    <w:rsid w:val="00665A1A"/>
    <w:rsid w:val="00666408"/>
    <w:rsid w:val="006669A3"/>
    <w:rsid w:val="00666B8B"/>
    <w:rsid w:val="00667FCF"/>
    <w:rsid w:val="0067299F"/>
    <w:rsid w:val="006733A8"/>
    <w:rsid w:val="006739D0"/>
    <w:rsid w:val="0067497B"/>
    <w:rsid w:val="006755AA"/>
    <w:rsid w:val="00677BB4"/>
    <w:rsid w:val="00681DF1"/>
    <w:rsid w:val="0068262C"/>
    <w:rsid w:val="006847E7"/>
    <w:rsid w:val="006873C1"/>
    <w:rsid w:val="00690ED7"/>
    <w:rsid w:val="00691096"/>
    <w:rsid w:val="00691884"/>
    <w:rsid w:val="0069222B"/>
    <w:rsid w:val="00695DAB"/>
    <w:rsid w:val="0069732D"/>
    <w:rsid w:val="006A2348"/>
    <w:rsid w:val="006A3BE0"/>
    <w:rsid w:val="006A4778"/>
    <w:rsid w:val="006A7D6B"/>
    <w:rsid w:val="006B10F8"/>
    <w:rsid w:val="006B3359"/>
    <w:rsid w:val="006B415E"/>
    <w:rsid w:val="006B658F"/>
    <w:rsid w:val="006B7888"/>
    <w:rsid w:val="006C0AC1"/>
    <w:rsid w:val="006C103A"/>
    <w:rsid w:val="006C398D"/>
    <w:rsid w:val="006C3BD8"/>
    <w:rsid w:val="006C648A"/>
    <w:rsid w:val="006C68AC"/>
    <w:rsid w:val="006C752B"/>
    <w:rsid w:val="006D0175"/>
    <w:rsid w:val="006D1F07"/>
    <w:rsid w:val="006D23BE"/>
    <w:rsid w:val="006D2ACB"/>
    <w:rsid w:val="006D31C8"/>
    <w:rsid w:val="006D60FE"/>
    <w:rsid w:val="006D698E"/>
    <w:rsid w:val="006E1429"/>
    <w:rsid w:val="006E3810"/>
    <w:rsid w:val="006E4B92"/>
    <w:rsid w:val="006E4DA3"/>
    <w:rsid w:val="006E5C54"/>
    <w:rsid w:val="006E67B3"/>
    <w:rsid w:val="006E6B89"/>
    <w:rsid w:val="006E6BFB"/>
    <w:rsid w:val="006F139F"/>
    <w:rsid w:val="006F216A"/>
    <w:rsid w:val="006F2382"/>
    <w:rsid w:val="006F267C"/>
    <w:rsid w:val="006F4070"/>
    <w:rsid w:val="006F4F19"/>
    <w:rsid w:val="006F61DD"/>
    <w:rsid w:val="006F70FF"/>
    <w:rsid w:val="006F75E3"/>
    <w:rsid w:val="007004F7"/>
    <w:rsid w:val="00701510"/>
    <w:rsid w:val="00701E09"/>
    <w:rsid w:val="0070285F"/>
    <w:rsid w:val="007029B4"/>
    <w:rsid w:val="00704973"/>
    <w:rsid w:val="00704994"/>
    <w:rsid w:val="007106F5"/>
    <w:rsid w:val="00711CDE"/>
    <w:rsid w:val="0071224D"/>
    <w:rsid w:val="007139E7"/>
    <w:rsid w:val="00715172"/>
    <w:rsid w:val="00716FF1"/>
    <w:rsid w:val="00717CB4"/>
    <w:rsid w:val="00717D28"/>
    <w:rsid w:val="0072067F"/>
    <w:rsid w:val="007209DD"/>
    <w:rsid w:val="00722096"/>
    <w:rsid w:val="00722A6E"/>
    <w:rsid w:val="00722FAF"/>
    <w:rsid w:val="007240D7"/>
    <w:rsid w:val="00724186"/>
    <w:rsid w:val="00724634"/>
    <w:rsid w:val="00724DC1"/>
    <w:rsid w:val="00724EC2"/>
    <w:rsid w:val="00725CA3"/>
    <w:rsid w:val="0072699A"/>
    <w:rsid w:val="0072706E"/>
    <w:rsid w:val="00730F42"/>
    <w:rsid w:val="007314E0"/>
    <w:rsid w:val="007316C5"/>
    <w:rsid w:val="00732460"/>
    <w:rsid w:val="007335A1"/>
    <w:rsid w:val="00736466"/>
    <w:rsid w:val="00736EB1"/>
    <w:rsid w:val="00743DF7"/>
    <w:rsid w:val="00744305"/>
    <w:rsid w:val="00744802"/>
    <w:rsid w:val="00747A93"/>
    <w:rsid w:val="00751513"/>
    <w:rsid w:val="007538C3"/>
    <w:rsid w:val="0075559F"/>
    <w:rsid w:val="0075627E"/>
    <w:rsid w:val="00756F01"/>
    <w:rsid w:val="00757023"/>
    <w:rsid w:val="007619E4"/>
    <w:rsid w:val="007655F2"/>
    <w:rsid w:val="00766C82"/>
    <w:rsid w:val="00767C88"/>
    <w:rsid w:val="00770334"/>
    <w:rsid w:val="00770D32"/>
    <w:rsid w:val="00771684"/>
    <w:rsid w:val="00771D65"/>
    <w:rsid w:val="00774A47"/>
    <w:rsid w:val="00774EB4"/>
    <w:rsid w:val="00775C79"/>
    <w:rsid w:val="00775E42"/>
    <w:rsid w:val="00776E19"/>
    <w:rsid w:val="00777E14"/>
    <w:rsid w:val="007801AE"/>
    <w:rsid w:val="00780781"/>
    <w:rsid w:val="00780F1F"/>
    <w:rsid w:val="00781983"/>
    <w:rsid w:val="0078314F"/>
    <w:rsid w:val="00784581"/>
    <w:rsid w:val="007848A5"/>
    <w:rsid w:val="007849F3"/>
    <w:rsid w:val="00785E83"/>
    <w:rsid w:val="007877AD"/>
    <w:rsid w:val="00787B94"/>
    <w:rsid w:val="00792F57"/>
    <w:rsid w:val="00793ABB"/>
    <w:rsid w:val="007A0222"/>
    <w:rsid w:val="007A1804"/>
    <w:rsid w:val="007A1FFB"/>
    <w:rsid w:val="007A210F"/>
    <w:rsid w:val="007A4EF0"/>
    <w:rsid w:val="007A732D"/>
    <w:rsid w:val="007B00F9"/>
    <w:rsid w:val="007B0AF2"/>
    <w:rsid w:val="007B35BE"/>
    <w:rsid w:val="007B5351"/>
    <w:rsid w:val="007B5D7D"/>
    <w:rsid w:val="007B69D8"/>
    <w:rsid w:val="007B76DA"/>
    <w:rsid w:val="007C042A"/>
    <w:rsid w:val="007C3BEA"/>
    <w:rsid w:val="007C4722"/>
    <w:rsid w:val="007C4A68"/>
    <w:rsid w:val="007C4E7B"/>
    <w:rsid w:val="007C4F38"/>
    <w:rsid w:val="007C55A4"/>
    <w:rsid w:val="007C66F9"/>
    <w:rsid w:val="007D0A94"/>
    <w:rsid w:val="007D20D9"/>
    <w:rsid w:val="007D22AA"/>
    <w:rsid w:val="007D2648"/>
    <w:rsid w:val="007D2823"/>
    <w:rsid w:val="007D2D84"/>
    <w:rsid w:val="007D33D1"/>
    <w:rsid w:val="007D3E57"/>
    <w:rsid w:val="007D425A"/>
    <w:rsid w:val="007D58C1"/>
    <w:rsid w:val="007D5DF8"/>
    <w:rsid w:val="007D66C1"/>
    <w:rsid w:val="007D682A"/>
    <w:rsid w:val="007D7323"/>
    <w:rsid w:val="007D7C83"/>
    <w:rsid w:val="007E0451"/>
    <w:rsid w:val="007E05D2"/>
    <w:rsid w:val="007E2912"/>
    <w:rsid w:val="007E3ABC"/>
    <w:rsid w:val="007E3ADD"/>
    <w:rsid w:val="007E3ECD"/>
    <w:rsid w:val="007E4BA0"/>
    <w:rsid w:val="007E4BA4"/>
    <w:rsid w:val="007E5A1C"/>
    <w:rsid w:val="007E6DAC"/>
    <w:rsid w:val="007F070B"/>
    <w:rsid w:val="007F12E1"/>
    <w:rsid w:val="007F2148"/>
    <w:rsid w:val="007F365B"/>
    <w:rsid w:val="007F436E"/>
    <w:rsid w:val="007F597A"/>
    <w:rsid w:val="007F5E94"/>
    <w:rsid w:val="007F5F77"/>
    <w:rsid w:val="00800206"/>
    <w:rsid w:val="00803E4E"/>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58A"/>
    <w:rsid w:val="00825C67"/>
    <w:rsid w:val="0082664E"/>
    <w:rsid w:val="0082668A"/>
    <w:rsid w:val="00826807"/>
    <w:rsid w:val="00830754"/>
    <w:rsid w:val="008307C8"/>
    <w:rsid w:val="0083179E"/>
    <w:rsid w:val="0083278A"/>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3D3"/>
    <w:rsid w:val="00881B7E"/>
    <w:rsid w:val="00883238"/>
    <w:rsid w:val="00890BED"/>
    <w:rsid w:val="008914F3"/>
    <w:rsid w:val="00893CA0"/>
    <w:rsid w:val="00897453"/>
    <w:rsid w:val="008A01BD"/>
    <w:rsid w:val="008A0684"/>
    <w:rsid w:val="008A131A"/>
    <w:rsid w:val="008A398C"/>
    <w:rsid w:val="008A66EB"/>
    <w:rsid w:val="008A73E3"/>
    <w:rsid w:val="008B05E7"/>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55"/>
    <w:rsid w:val="008D1780"/>
    <w:rsid w:val="008D6600"/>
    <w:rsid w:val="008D693E"/>
    <w:rsid w:val="008D786C"/>
    <w:rsid w:val="008E1EBC"/>
    <w:rsid w:val="008E44D7"/>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11601"/>
    <w:rsid w:val="00912B29"/>
    <w:rsid w:val="00912D17"/>
    <w:rsid w:val="009134E1"/>
    <w:rsid w:val="00913510"/>
    <w:rsid w:val="00916F4D"/>
    <w:rsid w:val="009172F4"/>
    <w:rsid w:val="00917315"/>
    <w:rsid w:val="00920F01"/>
    <w:rsid w:val="00921D80"/>
    <w:rsid w:val="00924AAE"/>
    <w:rsid w:val="00925D29"/>
    <w:rsid w:val="00927132"/>
    <w:rsid w:val="009301C3"/>
    <w:rsid w:val="00930228"/>
    <w:rsid w:val="00932035"/>
    <w:rsid w:val="00932BEF"/>
    <w:rsid w:val="00935709"/>
    <w:rsid w:val="009369AA"/>
    <w:rsid w:val="009377F3"/>
    <w:rsid w:val="0094167E"/>
    <w:rsid w:val="00942F35"/>
    <w:rsid w:val="00945471"/>
    <w:rsid w:val="009456A1"/>
    <w:rsid w:val="009472B2"/>
    <w:rsid w:val="00947D93"/>
    <w:rsid w:val="009506C6"/>
    <w:rsid w:val="00951194"/>
    <w:rsid w:val="00951B2C"/>
    <w:rsid w:val="00955F01"/>
    <w:rsid w:val="0095631E"/>
    <w:rsid w:val="00960575"/>
    <w:rsid w:val="00960838"/>
    <w:rsid w:val="009611D2"/>
    <w:rsid w:val="00963501"/>
    <w:rsid w:val="009643D7"/>
    <w:rsid w:val="0096521E"/>
    <w:rsid w:val="00967E9E"/>
    <w:rsid w:val="00967F49"/>
    <w:rsid w:val="00970D13"/>
    <w:rsid w:val="00970E5D"/>
    <w:rsid w:val="00973DD7"/>
    <w:rsid w:val="009802E4"/>
    <w:rsid w:val="00980DBF"/>
    <w:rsid w:val="00981451"/>
    <w:rsid w:val="009858A7"/>
    <w:rsid w:val="00991F56"/>
    <w:rsid w:val="00993D61"/>
    <w:rsid w:val="00995FF3"/>
    <w:rsid w:val="009977F5"/>
    <w:rsid w:val="0099783A"/>
    <w:rsid w:val="009A0212"/>
    <w:rsid w:val="009A2C45"/>
    <w:rsid w:val="009A5F46"/>
    <w:rsid w:val="009B1453"/>
    <w:rsid w:val="009B1768"/>
    <w:rsid w:val="009B2653"/>
    <w:rsid w:val="009B5315"/>
    <w:rsid w:val="009B5E61"/>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7A3D"/>
    <w:rsid w:val="009E0157"/>
    <w:rsid w:val="009E08B9"/>
    <w:rsid w:val="009E49EA"/>
    <w:rsid w:val="009E5124"/>
    <w:rsid w:val="009E65B8"/>
    <w:rsid w:val="009F0C54"/>
    <w:rsid w:val="009F207F"/>
    <w:rsid w:val="009F3E1C"/>
    <w:rsid w:val="009F421F"/>
    <w:rsid w:val="009F630A"/>
    <w:rsid w:val="009F7884"/>
    <w:rsid w:val="00A02B0C"/>
    <w:rsid w:val="00A0396F"/>
    <w:rsid w:val="00A040C4"/>
    <w:rsid w:val="00A04588"/>
    <w:rsid w:val="00A076FE"/>
    <w:rsid w:val="00A10C68"/>
    <w:rsid w:val="00A12C4A"/>
    <w:rsid w:val="00A13559"/>
    <w:rsid w:val="00A13942"/>
    <w:rsid w:val="00A159E5"/>
    <w:rsid w:val="00A23559"/>
    <w:rsid w:val="00A241E0"/>
    <w:rsid w:val="00A2667B"/>
    <w:rsid w:val="00A26DDC"/>
    <w:rsid w:val="00A32398"/>
    <w:rsid w:val="00A349C5"/>
    <w:rsid w:val="00A34A93"/>
    <w:rsid w:val="00A34C07"/>
    <w:rsid w:val="00A40FC8"/>
    <w:rsid w:val="00A419ED"/>
    <w:rsid w:val="00A434AD"/>
    <w:rsid w:val="00A43A60"/>
    <w:rsid w:val="00A45B2B"/>
    <w:rsid w:val="00A503C7"/>
    <w:rsid w:val="00A50A75"/>
    <w:rsid w:val="00A51ACB"/>
    <w:rsid w:val="00A51B76"/>
    <w:rsid w:val="00A52015"/>
    <w:rsid w:val="00A52474"/>
    <w:rsid w:val="00A527FD"/>
    <w:rsid w:val="00A53EAE"/>
    <w:rsid w:val="00A560A7"/>
    <w:rsid w:val="00A565DE"/>
    <w:rsid w:val="00A57887"/>
    <w:rsid w:val="00A57CD9"/>
    <w:rsid w:val="00A62CE2"/>
    <w:rsid w:val="00A62EAE"/>
    <w:rsid w:val="00A646B7"/>
    <w:rsid w:val="00A662EC"/>
    <w:rsid w:val="00A66ECC"/>
    <w:rsid w:val="00A72AFF"/>
    <w:rsid w:val="00A738DD"/>
    <w:rsid w:val="00A73C79"/>
    <w:rsid w:val="00A73E3B"/>
    <w:rsid w:val="00A76BA4"/>
    <w:rsid w:val="00A77F36"/>
    <w:rsid w:val="00A829C4"/>
    <w:rsid w:val="00A83501"/>
    <w:rsid w:val="00A838A9"/>
    <w:rsid w:val="00A85DA6"/>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6735"/>
    <w:rsid w:val="00AF06B2"/>
    <w:rsid w:val="00AF2FAE"/>
    <w:rsid w:val="00AF51E1"/>
    <w:rsid w:val="00AF7875"/>
    <w:rsid w:val="00B02A18"/>
    <w:rsid w:val="00B03C1E"/>
    <w:rsid w:val="00B04017"/>
    <w:rsid w:val="00B04AF4"/>
    <w:rsid w:val="00B04B28"/>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7B48"/>
    <w:rsid w:val="00B416A2"/>
    <w:rsid w:val="00B4242C"/>
    <w:rsid w:val="00B42CA6"/>
    <w:rsid w:val="00B42CAD"/>
    <w:rsid w:val="00B42FD7"/>
    <w:rsid w:val="00B44039"/>
    <w:rsid w:val="00B44BB7"/>
    <w:rsid w:val="00B50655"/>
    <w:rsid w:val="00B51322"/>
    <w:rsid w:val="00B51619"/>
    <w:rsid w:val="00B51A19"/>
    <w:rsid w:val="00B52C9E"/>
    <w:rsid w:val="00B5375D"/>
    <w:rsid w:val="00B56C8D"/>
    <w:rsid w:val="00B56F0F"/>
    <w:rsid w:val="00B60360"/>
    <w:rsid w:val="00B6109A"/>
    <w:rsid w:val="00B638FD"/>
    <w:rsid w:val="00B6419D"/>
    <w:rsid w:val="00B64282"/>
    <w:rsid w:val="00B65A8C"/>
    <w:rsid w:val="00B667B0"/>
    <w:rsid w:val="00B66DDA"/>
    <w:rsid w:val="00B726F1"/>
    <w:rsid w:val="00B72D83"/>
    <w:rsid w:val="00B730CF"/>
    <w:rsid w:val="00B76226"/>
    <w:rsid w:val="00B7682C"/>
    <w:rsid w:val="00B77760"/>
    <w:rsid w:val="00B77E77"/>
    <w:rsid w:val="00B806DE"/>
    <w:rsid w:val="00B81D53"/>
    <w:rsid w:val="00B82778"/>
    <w:rsid w:val="00B83869"/>
    <w:rsid w:val="00B83E80"/>
    <w:rsid w:val="00B86B0C"/>
    <w:rsid w:val="00B9114A"/>
    <w:rsid w:val="00B91700"/>
    <w:rsid w:val="00B91F62"/>
    <w:rsid w:val="00B9202B"/>
    <w:rsid w:val="00B93E6C"/>
    <w:rsid w:val="00B93ED2"/>
    <w:rsid w:val="00B94F6D"/>
    <w:rsid w:val="00B96778"/>
    <w:rsid w:val="00BA07F8"/>
    <w:rsid w:val="00BA1E34"/>
    <w:rsid w:val="00BA3629"/>
    <w:rsid w:val="00BA3E7A"/>
    <w:rsid w:val="00BA40C8"/>
    <w:rsid w:val="00BA5AD6"/>
    <w:rsid w:val="00BA7580"/>
    <w:rsid w:val="00BB08F5"/>
    <w:rsid w:val="00BB15D0"/>
    <w:rsid w:val="00BB1C51"/>
    <w:rsid w:val="00BB2A0E"/>
    <w:rsid w:val="00BB47AA"/>
    <w:rsid w:val="00BB4AC9"/>
    <w:rsid w:val="00BC19E2"/>
    <w:rsid w:val="00BC1C3C"/>
    <w:rsid w:val="00BC2201"/>
    <w:rsid w:val="00BC5A90"/>
    <w:rsid w:val="00BC7894"/>
    <w:rsid w:val="00BC7DAE"/>
    <w:rsid w:val="00BD00D9"/>
    <w:rsid w:val="00BD0BD6"/>
    <w:rsid w:val="00BD0CD7"/>
    <w:rsid w:val="00BD2FC8"/>
    <w:rsid w:val="00BD7A85"/>
    <w:rsid w:val="00BE19E2"/>
    <w:rsid w:val="00BE2619"/>
    <w:rsid w:val="00BE7C32"/>
    <w:rsid w:val="00BF02BF"/>
    <w:rsid w:val="00BF1210"/>
    <w:rsid w:val="00BF2EB4"/>
    <w:rsid w:val="00BF30B4"/>
    <w:rsid w:val="00BF3A5F"/>
    <w:rsid w:val="00BF52EA"/>
    <w:rsid w:val="00BF5E69"/>
    <w:rsid w:val="00BF6E01"/>
    <w:rsid w:val="00BF7211"/>
    <w:rsid w:val="00BF77BC"/>
    <w:rsid w:val="00BF79E2"/>
    <w:rsid w:val="00BF7BC4"/>
    <w:rsid w:val="00BF7D12"/>
    <w:rsid w:val="00C00FB3"/>
    <w:rsid w:val="00C01CAC"/>
    <w:rsid w:val="00C0217F"/>
    <w:rsid w:val="00C030E1"/>
    <w:rsid w:val="00C03B4F"/>
    <w:rsid w:val="00C03CB5"/>
    <w:rsid w:val="00C048F0"/>
    <w:rsid w:val="00C06107"/>
    <w:rsid w:val="00C0642B"/>
    <w:rsid w:val="00C07518"/>
    <w:rsid w:val="00C075EA"/>
    <w:rsid w:val="00C11F1E"/>
    <w:rsid w:val="00C135F2"/>
    <w:rsid w:val="00C14134"/>
    <w:rsid w:val="00C14DD7"/>
    <w:rsid w:val="00C15641"/>
    <w:rsid w:val="00C159A0"/>
    <w:rsid w:val="00C15A38"/>
    <w:rsid w:val="00C17FF7"/>
    <w:rsid w:val="00C2394F"/>
    <w:rsid w:val="00C23E02"/>
    <w:rsid w:val="00C241E6"/>
    <w:rsid w:val="00C245E4"/>
    <w:rsid w:val="00C2463A"/>
    <w:rsid w:val="00C24B2E"/>
    <w:rsid w:val="00C25978"/>
    <w:rsid w:val="00C25A38"/>
    <w:rsid w:val="00C26260"/>
    <w:rsid w:val="00C26776"/>
    <w:rsid w:val="00C27082"/>
    <w:rsid w:val="00C32045"/>
    <w:rsid w:val="00C32A2A"/>
    <w:rsid w:val="00C32BFE"/>
    <w:rsid w:val="00C343FC"/>
    <w:rsid w:val="00C3447E"/>
    <w:rsid w:val="00C35F54"/>
    <w:rsid w:val="00C41CED"/>
    <w:rsid w:val="00C41D2D"/>
    <w:rsid w:val="00C438FF"/>
    <w:rsid w:val="00C46582"/>
    <w:rsid w:val="00C468BC"/>
    <w:rsid w:val="00C50398"/>
    <w:rsid w:val="00C5113F"/>
    <w:rsid w:val="00C527E4"/>
    <w:rsid w:val="00C53348"/>
    <w:rsid w:val="00C604C5"/>
    <w:rsid w:val="00C61EFB"/>
    <w:rsid w:val="00C6230B"/>
    <w:rsid w:val="00C63524"/>
    <w:rsid w:val="00C63631"/>
    <w:rsid w:val="00C66EEA"/>
    <w:rsid w:val="00C702DE"/>
    <w:rsid w:val="00C716E7"/>
    <w:rsid w:val="00C7186D"/>
    <w:rsid w:val="00C721EE"/>
    <w:rsid w:val="00C724E1"/>
    <w:rsid w:val="00C72D06"/>
    <w:rsid w:val="00C732BF"/>
    <w:rsid w:val="00C73873"/>
    <w:rsid w:val="00C747E2"/>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14FB"/>
    <w:rsid w:val="00C92D87"/>
    <w:rsid w:val="00C9472F"/>
    <w:rsid w:val="00C95A8F"/>
    <w:rsid w:val="00C95DC5"/>
    <w:rsid w:val="00CA2588"/>
    <w:rsid w:val="00CA32E1"/>
    <w:rsid w:val="00CA3896"/>
    <w:rsid w:val="00CA7474"/>
    <w:rsid w:val="00CB1C8B"/>
    <w:rsid w:val="00CB1E0D"/>
    <w:rsid w:val="00CB3E84"/>
    <w:rsid w:val="00CB51B6"/>
    <w:rsid w:val="00CB6DFE"/>
    <w:rsid w:val="00CB7DA0"/>
    <w:rsid w:val="00CC0B9C"/>
    <w:rsid w:val="00CC196D"/>
    <w:rsid w:val="00CC25CC"/>
    <w:rsid w:val="00CC3C84"/>
    <w:rsid w:val="00CC4779"/>
    <w:rsid w:val="00CD05F6"/>
    <w:rsid w:val="00CD220E"/>
    <w:rsid w:val="00CD263B"/>
    <w:rsid w:val="00CD3DEC"/>
    <w:rsid w:val="00CD40B4"/>
    <w:rsid w:val="00CD5B0D"/>
    <w:rsid w:val="00CD5D4B"/>
    <w:rsid w:val="00CD61B8"/>
    <w:rsid w:val="00CD6C9D"/>
    <w:rsid w:val="00CD7172"/>
    <w:rsid w:val="00CE2EE8"/>
    <w:rsid w:val="00CE3D61"/>
    <w:rsid w:val="00CE4592"/>
    <w:rsid w:val="00CE4E00"/>
    <w:rsid w:val="00CE5C7A"/>
    <w:rsid w:val="00CE751E"/>
    <w:rsid w:val="00CF0270"/>
    <w:rsid w:val="00CF5126"/>
    <w:rsid w:val="00CF5419"/>
    <w:rsid w:val="00CF5475"/>
    <w:rsid w:val="00CF5989"/>
    <w:rsid w:val="00CF5E5C"/>
    <w:rsid w:val="00CF60EE"/>
    <w:rsid w:val="00CF64F0"/>
    <w:rsid w:val="00CF7967"/>
    <w:rsid w:val="00D032BF"/>
    <w:rsid w:val="00D03644"/>
    <w:rsid w:val="00D05A88"/>
    <w:rsid w:val="00D068FC"/>
    <w:rsid w:val="00D073C9"/>
    <w:rsid w:val="00D07D3E"/>
    <w:rsid w:val="00D1129F"/>
    <w:rsid w:val="00D12192"/>
    <w:rsid w:val="00D13E00"/>
    <w:rsid w:val="00D15C83"/>
    <w:rsid w:val="00D216BC"/>
    <w:rsid w:val="00D227EF"/>
    <w:rsid w:val="00D2324A"/>
    <w:rsid w:val="00D239B9"/>
    <w:rsid w:val="00D2410A"/>
    <w:rsid w:val="00D24896"/>
    <w:rsid w:val="00D24C9D"/>
    <w:rsid w:val="00D255D8"/>
    <w:rsid w:val="00D26990"/>
    <w:rsid w:val="00D275B4"/>
    <w:rsid w:val="00D30554"/>
    <w:rsid w:val="00D30672"/>
    <w:rsid w:val="00D313E6"/>
    <w:rsid w:val="00D322A4"/>
    <w:rsid w:val="00D326E0"/>
    <w:rsid w:val="00D34A99"/>
    <w:rsid w:val="00D34AD6"/>
    <w:rsid w:val="00D36BC4"/>
    <w:rsid w:val="00D40851"/>
    <w:rsid w:val="00D415CD"/>
    <w:rsid w:val="00D41946"/>
    <w:rsid w:val="00D421D4"/>
    <w:rsid w:val="00D44C19"/>
    <w:rsid w:val="00D45FA0"/>
    <w:rsid w:val="00D46D63"/>
    <w:rsid w:val="00D50996"/>
    <w:rsid w:val="00D519F6"/>
    <w:rsid w:val="00D52DA6"/>
    <w:rsid w:val="00D54700"/>
    <w:rsid w:val="00D550E8"/>
    <w:rsid w:val="00D55AB0"/>
    <w:rsid w:val="00D56180"/>
    <w:rsid w:val="00D56CC2"/>
    <w:rsid w:val="00D60B1D"/>
    <w:rsid w:val="00D62385"/>
    <w:rsid w:val="00D64166"/>
    <w:rsid w:val="00D656F0"/>
    <w:rsid w:val="00D6573D"/>
    <w:rsid w:val="00D65C47"/>
    <w:rsid w:val="00D672D1"/>
    <w:rsid w:val="00D7079C"/>
    <w:rsid w:val="00D7343A"/>
    <w:rsid w:val="00D76CC7"/>
    <w:rsid w:val="00D77814"/>
    <w:rsid w:val="00D80B52"/>
    <w:rsid w:val="00D81574"/>
    <w:rsid w:val="00D815C4"/>
    <w:rsid w:val="00D81E0F"/>
    <w:rsid w:val="00D84CB0"/>
    <w:rsid w:val="00D857FC"/>
    <w:rsid w:val="00D876F3"/>
    <w:rsid w:val="00D90CEB"/>
    <w:rsid w:val="00D90E9C"/>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64AE"/>
    <w:rsid w:val="00DB7F16"/>
    <w:rsid w:val="00DB7F88"/>
    <w:rsid w:val="00DC00E5"/>
    <w:rsid w:val="00DC0368"/>
    <w:rsid w:val="00DC1935"/>
    <w:rsid w:val="00DC1FB5"/>
    <w:rsid w:val="00DC254D"/>
    <w:rsid w:val="00DC28BB"/>
    <w:rsid w:val="00DC3223"/>
    <w:rsid w:val="00DC5204"/>
    <w:rsid w:val="00DC5ED9"/>
    <w:rsid w:val="00DC6342"/>
    <w:rsid w:val="00DC63A2"/>
    <w:rsid w:val="00DC6BDB"/>
    <w:rsid w:val="00DC6EBB"/>
    <w:rsid w:val="00DD01FE"/>
    <w:rsid w:val="00DD0479"/>
    <w:rsid w:val="00DD0A22"/>
    <w:rsid w:val="00DD11D3"/>
    <w:rsid w:val="00DD276C"/>
    <w:rsid w:val="00DD28C4"/>
    <w:rsid w:val="00DD3D9A"/>
    <w:rsid w:val="00DD4547"/>
    <w:rsid w:val="00DD5E0E"/>
    <w:rsid w:val="00DD6A9F"/>
    <w:rsid w:val="00DD6AB3"/>
    <w:rsid w:val="00DD7151"/>
    <w:rsid w:val="00DD7FBA"/>
    <w:rsid w:val="00DE1D3D"/>
    <w:rsid w:val="00DF0AC3"/>
    <w:rsid w:val="00DF0B24"/>
    <w:rsid w:val="00DF11B2"/>
    <w:rsid w:val="00DF1241"/>
    <w:rsid w:val="00DF1894"/>
    <w:rsid w:val="00DF3E90"/>
    <w:rsid w:val="00DF5812"/>
    <w:rsid w:val="00DF6BED"/>
    <w:rsid w:val="00E0040D"/>
    <w:rsid w:val="00E01DB2"/>
    <w:rsid w:val="00E03739"/>
    <w:rsid w:val="00E0394A"/>
    <w:rsid w:val="00E03D72"/>
    <w:rsid w:val="00E05319"/>
    <w:rsid w:val="00E06568"/>
    <w:rsid w:val="00E10A40"/>
    <w:rsid w:val="00E110E8"/>
    <w:rsid w:val="00E12723"/>
    <w:rsid w:val="00E13F01"/>
    <w:rsid w:val="00E154A6"/>
    <w:rsid w:val="00E16BCE"/>
    <w:rsid w:val="00E1728F"/>
    <w:rsid w:val="00E17B1D"/>
    <w:rsid w:val="00E20C7C"/>
    <w:rsid w:val="00E20FAF"/>
    <w:rsid w:val="00E211D5"/>
    <w:rsid w:val="00E21ACD"/>
    <w:rsid w:val="00E21DE4"/>
    <w:rsid w:val="00E2448C"/>
    <w:rsid w:val="00E27489"/>
    <w:rsid w:val="00E30365"/>
    <w:rsid w:val="00E311C4"/>
    <w:rsid w:val="00E31DA7"/>
    <w:rsid w:val="00E33F8E"/>
    <w:rsid w:val="00E40965"/>
    <w:rsid w:val="00E41934"/>
    <w:rsid w:val="00E435B5"/>
    <w:rsid w:val="00E43AFA"/>
    <w:rsid w:val="00E43EBE"/>
    <w:rsid w:val="00E44063"/>
    <w:rsid w:val="00E44AE6"/>
    <w:rsid w:val="00E44E58"/>
    <w:rsid w:val="00E4509D"/>
    <w:rsid w:val="00E56023"/>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4648"/>
    <w:rsid w:val="00E8581C"/>
    <w:rsid w:val="00E863E9"/>
    <w:rsid w:val="00E86CBE"/>
    <w:rsid w:val="00E86D67"/>
    <w:rsid w:val="00E86F5B"/>
    <w:rsid w:val="00E87C6D"/>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84"/>
    <w:rsid w:val="00EC30A4"/>
    <w:rsid w:val="00EC4E41"/>
    <w:rsid w:val="00EC7C32"/>
    <w:rsid w:val="00ED054A"/>
    <w:rsid w:val="00ED0EA8"/>
    <w:rsid w:val="00ED1102"/>
    <w:rsid w:val="00ED1825"/>
    <w:rsid w:val="00ED1FC0"/>
    <w:rsid w:val="00ED27C7"/>
    <w:rsid w:val="00ED2BDC"/>
    <w:rsid w:val="00ED3E4F"/>
    <w:rsid w:val="00ED50D9"/>
    <w:rsid w:val="00ED5D32"/>
    <w:rsid w:val="00ED650C"/>
    <w:rsid w:val="00ED695E"/>
    <w:rsid w:val="00EE39E0"/>
    <w:rsid w:val="00EE621A"/>
    <w:rsid w:val="00EE6C5B"/>
    <w:rsid w:val="00EE6D29"/>
    <w:rsid w:val="00EF01D9"/>
    <w:rsid w:val="00EF0CBF"/>
    <w:rsid w:val="00EF13AC"/>
    <w:rsid w:val="00EF13F3"/>
    <w:rsid w:val="00EF1E50"/>
    <w:rsid w:val="00EF31F0"/>
    <w:rsid w:val="00EF3904"/>
    <w:rsid w:val="00EF464A"/>
    <w:rsid w:val="00EF555B"/>
    <w:rsid w:val="00EF6C0B"/>
    <w:rsid w:val="00EF6FE5"/>
    <w:rsid w:val="00EF732E"/>
    <w:rsid w:val="00F013C5"/>
    <w:rsid w:val="00F018F6"/>
    <w:rsid w:val="00F0332C"/>
    <w:rsid w:val="00F039D5"/>
    <w:rsid w:val="00F051B3"/>
    <w:rsid w:val="00F05E18"/>
    <w:rsid w:val="00F0653F"/>
    <w:rsid w:val="00F0665E"/>
    <w:rsid w:val="00F06841"/>
    <w:rsid w:val="00F10053"/>
    <w:rsid w:val="00F10AD3"/>
    <w:rsid w:val="00F11953"/>
    <w:rsid w:val="00F11BA8"/>
    <w:rsid w:val="00F1227E"/>
    <w:rsid w:val="00F12335"/>
    <w:rsid w:val="00F128A5"/>
    <w:rsid w:val="00F12FC6"/>
    <w:rsid w:val="00F1465F"/>
    <w:rsid w:val="00F147B9"/>
    <w:rsid w:val="00F21BD9"/>
    <w:rsid w:val="00F21E59"/>
    <w:rsid w:val="00F21EC4"/>
    <w:rsid w:val="00F2309F"/>
    <w:rsid w:val="00F23AAA"/>
    <w:rsid w:val="00F23FE9"/>
    <w:rsid w:val="00F24DE9"/>
    <w:rsid w:val="00F320F6"/>
    <w:rsid w:val="00F3363B"/>
    <w:rsid w:val="00F33891"/>
    <w:rsid w:val="00F33B2B"/>
    <w:rsid w:val="00F3452C"/>
    <w:rsid w:val="00F34B90"/>
    <w:rsid w:val="00F42312"/>
    <w:rsid w:val="00F42F4A"/>
    <w:rsid w:val="00F43692"/>
    <w:rsid w:val="00F445F7"/>
    <w:rsid w:val="00F45049"/>
    <w:rsid w:val="00F467F1"/>
    <w:rsid w:val="00F562B5"/>
    <w:rsid w:val="00F56335"/>
    <w:rsid w:val="00F56E71"/>
    <w:rsid w:val="00F61623"/>
    <w:rsid w:val="00F61AB3"/>
    <w:rsid w:val="00F61BF0"/>
    <w:rsid w:val="00F61E45"/>
    <w:rsid w:val="00F6346E"/>
    <w:rsid w:val="00F635EE"/>
    <w:rsid w:val="00F64F19"/>
    <w:rsid w:val="00F6601D"/>
    <w:rsid w:val="00F71606"/>
    <w:rsid w:val="00F73B18"/>
    <w:rsid w:val="00F7403C"/>
    <w:rsid w:val="00F74135"/>
    <w:rsid w:val="00F749BC"/>
    <w:rsid w:val="00F74F5B"/>
    <w:rsid w:val="00F754AE"/>
    <w:rsid w:val="00F7720D"/>
    <w:rsid w:val="00F821BC"/>
    <w:rsid w:val="00F82FEB"/>
    <w:rsid w:val="00F84E16"/>
    <w:rsid w:val="00F85EEF"/>
    <w:rsid w:val="00F85F08"/>
    <w:rsid w:val="00F860E9"/>
    <w:rsid w:val="00F86575"/>
    <w:rsid w:val="00F86DFD"/>
    <w:rsid w:val="00F87FE1"/>
    <w:rsid w:val="00F91425"/>
    <w:rsid w:val="00F94D3F"/>
    <w:rsid w:val="00F96F5E"/>
    <w:rsid w:val="00F9796B"/>
    <w:rsid w:val="00F97A1F"/>
    <w:rsid w:val="00F97CA3"/>
    <w:rsid w:val="00FA01D4"/>
    <w:rsid w:val="00FA3190"/>
    <w:rsid w:val="00FA3492"/>
    <w:rsid w:val="00FA3905"/>
    <w:rsid w:val="00FA4AB0"/>
    <w:rsid w:val="00FA56F1"/>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6FED"/>
    <w:rsid w:val="00FC7D1F"/>
    <w:rsid w:val="00FD02DC"/>
    <w:rsid w:val="00FD0B0E"/>
    <w:rsid w:val="00FD0C2D"/>
    <w:rsid w:val="00FD1712"/>
    <w:rsid w:val="00FD1949"/>
    <w:rsid w:val="00FD1975"/>
    <w:rsid w:val="00FD24CF"/>
    <w:rsid w:val="00FD31E6"/>
    <w:rsid w:val="00FD371B"/>
    <w:rsid w:val="00FD57D2"/>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0.12358</cdr:x>
      <cdr:y>0.00388</cdr:y>
    </cdr:from>
    <cdr:to>
      <cdr:x>0.23287</cdr:x>
      <cdr:y>0.72734</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734519" y="13381"/>
          <a:ext cx="649574" cy="2494973"/>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0.30246</cdr:x>
      <cdr:y>0.00243</cdr:y>
    </cdr:from>
    <cdr:to>
      <cdr:x>0.4111</cdr:x>
      <cdr:y>0.72444</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97700" y="8384"/>
          <a:ext cx="645697" cy="248997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0.44732</cdr:x>
      <cdr:y>0.00587</cdr:y>
    </cdr:from>
    <cdr:to>
      <cdr:x>0.55654</cdr:x>
      <cdr:y>0.72444</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58691" y="20244"/>
          <a:ext cx="649139" cy="247811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0.09567</cdr:x>
      <cdr:y>0.02224</cdr:y>
    </cdr:from>
    <cdr:to>
      <cdr:x>0.25389</cdr:x>
      <cdr:y>0.07824</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68612" y="76713"/>
          <a:ext cx="940398" cy="19311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0.27911</cdr:x>
      <cdr:y>0.02191</cdr:y>
    </cdr:from>
    <cdr:to>
      <cdr:x>0.44472</cdr:x>
      <cdr:y>0.07244</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58911" y="75545"/>
          <a:ext cx="984353" cy="1742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0.43197</cdr:x>
      <cdr:y>0.10472</cdr:y>
    </cdr:from>
    <cdr:to>
      <cdr:x>0.57335</cdr:x>
      <cdr:y>0.1898</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67453" y="361139"/>
          <a:ext cx="840311" cy="29343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
      <w:docPartPr>
        <w:name w:val="602B1083841944FF9B8FC238EDE56F03"/>
        <w:category>
          <w:name w:val="General"/>
          <w:gallery w:val="placeholder"/>
        </w:category>
        <w:types>
          <w:type w:val="bbPlcHdr"/>
        </w:types>
        <w:behaviors>
          <w:behavior w:val="content"/>
        </w:behaviors>
        <w:guid w:val="{3A6C336A-BD21-4820-8434-45EFE48BB7DD}"/>
      </w:docPartPr>
      <w:docPartBody>
        <w:p w:rsidR="00683DAB" w:rsidRDefault="00683DAB" w:rsidP="00683DAB">
          <w:pPr>
            <w:pStyle w:val="602B1083841944FF9B8FC238EDE56F03"/>
          </w:pPr>
          <w:r w:rsidRPr="00FA4A2B">
            <w:rPr>
              <w:rStyle w:val="PlaceholderText"/>
            </w:rPr>
            <w:t>Click or tap here to enter text.</w:t>
          </w:r>
        </w:p>
      </w:docPartBody>
    </w:docPart>
    <w:docPart>
      <w:docPartPr>
        <w:name w:val="FB8CA347059049D79C2964EB1A1378E2"/>
        <w:category>
          <w:name w:val="General"/>
          <w:gallery w:val="placeholder"/>
        </w:category>
        <w:types>
          <w:type w:val="bbPlcHdr"/>
        </w:types>
        <w:behaviors>
          <w:behavior w:val="content"/>
        </w:behaviors>
        <w:guid w:val="{6F1B371B-FBC4-497E-BA2D-E60E0EC3A2D6}"/>
      </w:docPartPr>
      <w:docPartBody>
        <w:p w:rsidR="00683DAB" w:rsidRDefault="00683DAB" w:rsidP="00683DAB">
          <w:pPr>
            <w:pStyle w:val="FB8CA347059049D79C2964EB1A1378E2"/>
          </w:pPr>
          <w:r w:rsidRPr="00FA4A2B">
            <w:rPr>
              <w:rStyle w:val="PlaceholderText"/>
            </w:rPr>
            <w:t>Click or tap here to enter text.</w:t>
          </w:r>
        </w:p>
      </w:docPartBody>
    </w:docPart>
    <w:docPart>
      <w:docPartPr>
        <w:name w:val="486BB00DCC7E44BCBE3E0D9F1E9E9D30"/>
        <w:category>
          <w:name w:val="General"/>
          <w:gallery w:val="placeholder"/>
        </w:category>
        <w:types>
          <w:type w:val="bbPlcHdr"/>
        </w:types>
        <w:behaviors>
          <w:behavior w:val="content"/>
        </w:behaviors>
        <w:guid w:val="{7D168502-CC6B-450F-9032-70D7DBC7687E}"/>
      </w:docPartPr>
      <w:docPartBody>
        <w:p w:rsidR="00683DAB" w:rsidRDefault="00683DAB" w:rsidP="00683DAB">
          <w:pPr>
            <w:pStyle w:val="486BB00DCC7E44BCBE3E0D9F1E9E9D30"/>
          </w:pPr>
          <w:r w:rsidRPr="00FA4A2B">
            <w:rPr>
              <w:rStyle w:val="PlaceholderText"/>
            </w:rPr>
            <w:t>Click or tap here to enter text.</w:t>
          </w:r>
        </w:p>
      </w:docPartBody>
    </w:docPart>
    <w:docPart>
      <w:docPartPr>
        <w:name w:val="A845C9CB662D48B0A0B2C18C769A68E4"/>
        <w:category>
          <w:name w:val="General"/>
          <w:gallery w:val="placeholder"/>
        </w:category>
        <w:types>
          <w:type w:val="bbPlcHdr"/>
        </w:types>
        <w:behaviors>
          <w:behavior w:val="content"/>
        </w:behaviors>
        <w:guid w:val="{00904212-D729-47A4-AB41-164DE9E62DF2}"/>
      </w:docPartPr>
      <w:docPartBody>
        <w:p w:rsidR="00683DAB" w:rsidRDefault="00683DAB" w:rsidP="00683DAB">
          <w:pPr>
            <w:pStyle w:val="A845C9CB662D48B0A0B2C18C769A68E4"/>
          </w:pPr>
          <w:r w:rsidRPr="00FA4A2B">
            <w:rPr>
              <w:rStyle w:val="PlaceholderText"/>
            </w:rPr>
            <w:t>Click or tap here to enter text.</w:t>
          </w:r>
        </w:p>
      </w:docPartBody>
    </w:docPart>
    <w:docPart>
      <w:docPartPr>
        <w:name w:val="9E51A276845744929B46222F56DB95D6"/>
        <w:category>
          <w:name w:val="General"/>
          <w:gallery w:val="placeholder"/>
        </w:category>
        <w:types>
          <w:type w:val="bbPlcHdr"/>
        </w:types>
        <w:behaviors>
          <w:behavior w:val="content"/>
        </w:behaviors>
        <w:guid w:val="{FB02A3F5-8662-4D9E-9664-93AF6042D537}"/>
      </w:docPartPr>
      <w:docPartBody>
        <w:p w:rsidR="00683DAB" w:rsidRDefault="00683DAB" w:rsidP="00683DAB">
          <w:pPr>
            <w:pStyle w:val="9E51A276845744929B46222F56DB95D6"/>
          </w:pPr>
          <w:r w:rsidRPr="00FA4A2B">
            <w:rPr>
              <w:rStyle w:val="PlaceholderText"/>
            </w:rPr>
            <w:t>Click or tap here to enter text.</w:t>
          </w:r>
        </w:p>
      </w:docPartBody>
    </w:docPart>
    <w:docPart>
      <w:docPartPr>
        <w:name w:val="31EA1A0EB2C34F9D95C642055382166C"/>
        <w:category>
          <w:name w:val="General"/>
          <w:gallery w:val="placeholder"/>
        </w:category>
        <w:types>
          <w:type w:val="bbPlcHdr"/>
        </w:types>
        <w:behaviors>
          <w:behavior w:val="content"/>
        </w:behaviors>
        <w:guid w:val="{9A8E98C6-BED8-4EFC-BCF6-3CF88C2C4A5D}"/>
      </w:docPartPr>
      <w:docPartBody>
        <w:p w:rsidR="00683DAB" w:rsidRDefault="00683DAB" w:rsidP="00683DAB">
          <w:pPr>
            <w:pStyle w:val="31EA1A0EB2C34F9D95C642055382166C"/>
          </w:pPr>
          <w:r w:rsidRPr="00FA4A2B">
            <w:rPr>
              <w:rStyle w:val="PlaceholderText"/>
            </w:rPr>
            <w:t>Click or tap here to enter text.</w:t>
          </w:r>
        </w:p>
      </w:docPartBody>
    </w:docPart>
    <w:docPart>
      <w:docPartPr>
        <w:name w:val="5E3E558281684EABA55D24FB27EF03C6"/>
        <w:category>
          <w:name w:val="General"/>
          <w:gallery w:val="placeholder"/>
        </w:category>
        <w:types>
          <w:type w:val="bbPlcHdr"/>
        </w:types>
        <w:behaviors>
          <w:behavior w:val="content"/>
        </w:behaviors>
        <w:guid w:val="{0B498563-C113-439A-BB06-711162A2517A}"/>
      </w:docPartPr>
      <w:docPartBody>
        <w:p w:rsidR="00683DAB" w:rsidRDefault="00683DAB" w:rsidP="00683DAB">
          <w:pPr>
            <w:pStyle w:val="5E3E558281684EABA55D24FB27EF03C6"/>
          </w:pPr>
          <w:r w:rsidRPr="00FA4A2B">
            <w:rPr>
              <w:rStyle w:val="PlaceholderText"/>
            </w:rPr>
            <w:t>Click or tap here to enter text.</w:t>
          </w:r>
        </w:p>
      </w:docPartBody>
    </w:docPart>
    <w:docPart>
      <w:docPartPr>
        <w:name w:val="2D15B18303BF49CEADB788E22EB1DB56"/>
        <w:category>
          <w:name w:val="General"/>
          <w:gallery w:val="placeholder"/>
        </w:category>
        <w:types>
          <w:type w:val="bbPlcHdr"/>
        </w:types>
        <w:behaviors>
          <w:behavior w:val="content"/>
        </w:behaviors>
        <w:guid w:val="{30576D3D-1C94-419F-AC20-CDBA758C73E8}"/>
      </w:docPartPr>
      <w:docPartBody>
        <w:p w:rsidR="00683DAB" w:rsidRDefault="00683DAB" w:rsidP="00683DAB">
          <w:pPr>
            <w:pStyle w:val="2D15B18303BF49CEADB788E22EB1DB56"/>
          </w:pPr>
          <w:r w:rsidRPr="00FA4A2B">
            <w:rPr>
              <w:rStyle w:val="PlaceholderText"/>
            </w:rPr>
            <w:t>Click or tap here to enter text.</w:t>
          </w:r>
        </w:p>
      </w:docPartBody>
    </w:docPart>
    <w:docPart>
      <w:docPartPr>
        <w:name w:val="EAE09F6B1DBF464EB963001FF9E1143E"/>
        <w:category>
          <w:name w:val="General"/>
          <w:gallery w:val="placeholder"/>
        </w:category>
        <w:types>
          <w:type w:val="bbPlcHdr"/>
        </w:types>
        <w:behaviors>
          <w:behavior w:val="content"/>
        </w:behaviors>
        <w:guid w:val="{649E4F8F-1496-46E0-BB80-1142F13E5464}"/>
      </w:docPartPr>
      <w:docPartBody>
        <w:p w:rsidR="00683DAB" w:rsidRDefault="00683DAB" w:rsidP="00683DAB">
          <w:pPr>
            <w:pStyle w:val="EAE09F6B1DBF464EB963001FF9E1143E"/>
          </w:pPr>
          <w:r w:rsidRPr="00FA4A2B">
            <w:rPr>
              <w:rStyle w:val="PlaceholderText"/>
            </w:rPr>
            <w:t>Click or tap here to enter text.</w:t>
          </w:r>
        </w:p>
      </w:docPartBody>
    </w:docPart>
    <w:docPart>
      <w:docPartPr>
        <w:name w:val="13372F93E4634CFCA2C736174C92F06E"/>
        <w:category>
          <w:name w:val="General"/>
          <w:gallery w:val="placeholder"/>
        </w:category>
        <w:types>
          <w:type w:val="bbPlcHdr"/>
        </w:types>
        <w:behaviors>
          <w:behavior w:val="content"/>
        </w:behaviors>
        <w:guid w:val="{D40766A8-C343-4951-ACD9-3C8212E1CBEE}"/>
      </w:docPartPr>
      <w:docPartBody>
        <w:p w:rsidR="00683DAB" w:rsidRDefault="00683DAB" w:rsidP="00683DAB">
          <w:pPr>
            <w:pStyle w:val="13372F93E4634CFCA2C736174C92F06E"/>
          </w:pPr>
          <w:r w:rsidRPr="00FA4A2B">
            <w:rPr>
              <w:rStyle w:val="PlaceholderText"/>
            </w:rPr>
            <w:t>Click or tap here to enter text.</w:t>
          </w:r>
        </w:p>
      </w:docPartBody>
    </w:docPart>
    <w:docPart>
      <w:docPartPr>
        <w:name w:val="40CA543595CF46119A710B8D5F2ED57F"/>
        <w:category>
          <w:name w:val="General"/>
          <w:gallery w:val="placeholder"/>
        </w:category>
        <w:types>
          <w:type w:val="bbPlcHdr"/>
        </w:types>
        <w:behaviors>
          <w:behavior w:val="content"/>
        </w:behaviors>
        <w:guid w:val="{F4A10604-D46B-4630-997A-C9D71B61587B}"/>
      </w:docPartPr>
      <w:docPartBody>
        <w:p w:rsidR="00683DAB" w:rsidRDefault="00683DAB" w:rsidP="00683DAB">
          <w:pPr>
            <w:pStyle w:val="40CA543595CF46119A710B8D5F2ED57F"/>
          </w:pPr>
          <w:r w:rsidRPr="00FA4A2B">
            <w:rPr>
              <w:rStyle w:val="PlaceholderText"/>
            </w:rPr>
            <w:t>Click or tap here to enter text.</w:t>
          </w:r>
        </w:p>
      </w:docPartBody>
    </w:docPart>
    <w:docPart>
      <w:docPartPr>
        <w:name w:val="8A9C08CB40DC4992B66E48D2F3B62B8F"/>
        <w:category>
          <w:name w:val="General"/>
          <w:gallery w:val="placeholder"/>
        </w:category>
        <w:types>
          <w:type w:val="bbPlcHdr"/>
        </w:types>
        <w:behaviors>
          <w:behavior w:val="content"/>
        </w:behaviors>
        <w:guid w:val="{DAFDAC3B-027D-45DC-A288-19CC0A848DBC}"/>
      </w:docPartPr>
      <w:docPartBody>
        <w:p w:rsidR="005416FB" w:rsidRDefault="00DD4B6D" w:rsidP="00DD4B6D">
          <w:pPr>
            <w:pStyle w:val="8A9C08CB40DC4992B66E48D2F3B62B8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5225C"/>
    <w:rsid w:val="00076FCB"/>
    <w:rsid w:val="000840D1"/>
    <w:rsid w:val="000A3D8C"/>
    <w:rsid w:val="000C27CE"/>
    <w:rsid w:val="001517A0"/>
    <w:rsid w:val="001A762B"/>
    <w:rsid w:val="001D137C"/>
    <w:rsid w:val="001D1A96"/>
    <w:rsid w:val="001D404D"/>
    <w:rsid w:val="00215CDE"/>
    <w:rsid w:val="00247819"/>
    <w:rsid w:val="00247A8D"/>
    <w:rsid w:val="00283249"/>
    <w:rsid w:val="002B1259"/>
    <w:rsid w:val="00311E98"/>
    <w:rsid w:val="00342CC9"/>
    <w:rsid w:val="0035301B"/>
    <w:rsid w:val="00374D30"/>
    <w:rsid w:val="003B0D8D"/>
    <w:rsid w:val="003E48DE"/>
    <w:rsid w:val="003F144A"/>
    <w:rsid w:val="004830AE"/>
    <w:rsid w:val="004C27E9"/>
    <w:rsid w:val="00505650"/>
    <w:rsid w:val="005416FB"/>
    <w:rsid w:val="0057647E"/>
    <w:rsid w:val="00582021"/>
    <w:rsid w:val="006228F3"/>
    <w:rsid w:val="00634BA0"/>
    <w:rsid w:val="00650BB5"/>
    <w:rsid w:val="00683DAB"/>
    <w:rsid w:val="006E51EB"/>
    <w:rsid w:val="006E6BFB"/>
    <w:rsid w:val="00716FF1"/>
    <w:rsid w:val="007C042A"/>
    <w:rsid w:val="007D0A94"/>
    <w:rsid w:val="007E4BA4"/>
    <w:rsid w:val="008930AC"/>
    <w:rsid w:val="0093528D"/>
    <w:rsid w:val="009A2C45"/>
    <w:rsid w:val="009E73EC"/>
    <w:rsid w:val="00A60FC9"/>
    <w:rsid w:val="00AF5AFB"/>
    <w:rsid w:val="00B326C4"/>
    <w:rsid w:val="00B6106A"/>
    <w:rsid w:val="00C0217F"/>
    <w:rsid w:val="00CA32E1"/>
    <w:rsid w:val="00CA3896"/>
    <w:rsid w:val="00CB30CE"/>
    <w:rsid w:val="00CB4871"/>
    <w:rsid w:val="00CC536B"/>
    <w:rsid w:val="00DB6294"/>
    <w:rsid w:val="00DC0C45"/>
    <w:rsid w:val="00DD4B6D"/>
    <w:rsid w:val="00DF4A94"/>
    <w:rsid w:val="00E0022B"/>
    <w:rsid w:val="00E05319"/>
    <w:rsid w:val="00E72B1B"/>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0C45"/>
    <w:rPr>
      <w:color w:val="666666"/>
    </w:rPr>
  </w:style>
  <w:style w:type="paragraph" w:customStyle="1" w:styleId="5AED5326B7D948FEADABF16504428B8C">
    <w:name w:val="5AED5326B7D948FEADABF16504428B8C"/>
    <w:rsid w:val="00F93D50"/>
  </w:style>
  <w:style w:type="paragraph" w:customStyle="1" w:styleId="8A9C08CB40DC4992B66E48D2F3B62B8F">
    <w:name w:val="8A9C08CB40DC4992B66E48D2F3B62B8F"/>
    <w:rsid w:val="00DD4B6D"/>
  </w:style>
  <w:style w:type="paragraph" w:customStyle="1" w:styleId="B63B88A60D834D1884931989B8896150">
    <w:name w:val="B63B88A60D834D1884931989B8896150"/>
    <w:rsid w:val="001A762B"/>
  </w:style>
  <w:style w:type="paragraph" w:customStyle="1" w:styleId="3C5C70AC7021400EA1599D2B816F4583">
    <w:name w:val="3C5C70AC7021400EA1599D2B816F4583"/>
    <w:rsid w:val="00AF5AFB"/>
  </w:style>
  <w:style w:type="paragraph" w:customStyle="1" w:styleId="B20F9CE632BE47C6835056C05D0B5091">
    <w:name w:val="B20F9CE632BE47C6835056C05D0B5091"/>
    <w:rsid w:val="00683DAB"/>
  </w:style>
  <w:style w:type="paragraph" w:customStyle="1" w:styleId="602B1083841944FF9B8FC238EDE56F03">
    <w:name w:val="602B1083841944FF9B8FC238EDE56F03"/>
    <w:rsid w:val="00683DAB"/>
  </w:style>
  <w:style w:type="paragraph" w:customStyle="1" w:styleId="FB8CA347059049D79C2964EB1A1378E2">
    <w:name w:val="FB8CA347059049D79C2964EB1A1378E2"/>
    <w:rsid w:val="00683DAB"/>
  </w:style>
  <w:style w:type="paragraph" w:customStyle="1" w:styleId="486BB00DCC7E44BCBE3E0D9F1E9E9D30">
    <w:name w:val="486BB00DCC7E44BCBE3E0D9F1E9E9D30"/>
    <w:rsid w:val="00683DAB"/>
  </w:style>
  <w:style w:type="paragraph" w:customStyle="1" w:styleId="A845C9CB662D48B0A0B2C18C769A68E4">
    <w:name w:val="A845C9CB662D48B0A0B2C18C769A68E4"/>
    <w:rsid w:val="00683DAB"/>
  </w:style>
  <w:style w:type="paragraph" w:customStyle="1" w:styleId="9E51A276845744929B46222F56DB95D6">
    <w:name w:val="9E51A276845744929B46222F56DB95D6"/>
    <w:rsid w:val="00683DAB"/>
  </w:style>
  <w:style w:type="paragraph" w:customStyle="1" w:styleId="31EA1A0EB2C34F9D95C642055382166C">
    <w:name w:val="31EA1A0EB2C34F9D95C642055382166C"/>
    <w:rsid w:val="00683DAB"/>
  </w:style>
  <w:style w:type="paragraph" w:customStyle="1" w:styleId="5E3E558281684EABA55D24FB27EF03C6">
    <w:name w:val="5E3E558281684EABA55D24FB27EF03C6"/>
    <w:rsid w:val="00683DAB"/>
  </w:style>
  <w:style w:type="paragraph" w:customStyle="1" w:styleId="2D15B18303BF49CEADB788E22EB1DB56">
    <w:name w:val="2D15B18303BF49CEADB788E22EB1DB56"/>
    <w:rsid w:val="00683DAB"/>
  </w:style>
  <w:style w:type="paragraph" w:customStyle="1" w:styleId="EAE09F6B1DBF464EB963001FF9E1143E">
    <w:name w:val="EAE09F6B1DBF464EB963001FF9E1143E"/>
    <w:rsid w:val="00683DAB"/>
  </w:style>
  <w:style w:type="paragraph" w:customStyle="1" w:styleId="13372F93E4634CFCA2C736174C92F06E">
    <w:name w:val="13372F93E4634CFCA2C736174C92F06E"/>
    <w:rsid w:val="00683DAB"/>
  </w:style>
  <w:style w:type="paragraph" w:customStyle="1" w:styleId="40CA543595CF46119A710B8D5F2ED57F">
    <w:name w:val="40CA543595CF46119A710B8D5F2ED57F"/>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23</Pages>
  <Words>6836</Words>
  <Characters>38967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34</cp:revision>
  <dcterms:created xsi:type="dcterms:W3CDTF">2024-12-09T22:21:00Z</dcterms:created>
  <dcterms:modified xsi:type="dcterms:W3CDTF">2024-12-13T22:58:00Z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