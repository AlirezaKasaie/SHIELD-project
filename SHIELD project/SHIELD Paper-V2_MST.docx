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B42B2" w14:textId="7456C81F" w:rsidR="008D7D62" w:rsidRDefault="008D7D62" w:rsidP="00C55096">
      <w:pPr>
        <w:jc w:val="center"/>
        <w:rPr>
          <w:rFonts w:ascii="Times New Roman" w:eastAsia="Times New Roman" w:hAnsi="Times New Roman" w:cs="Times New Roman"/>
          <w:sz w:val="24"/>
          <w:szCs w:val="24"/>
        </w:rPr>
      </w:pPr>
      <w:r w:rsidRPr="00915A59">
        <w:rPr>
          <w:rFonts w:ascii="Times New Roman" w:hAnsi="Times New Roman" w:cs="Times New Roman"/>
          <w:b/>
          <w:bCs/>
          <w:sz w:val="24"/>
          <w:szCs w:val="24"/>
        </w:rPr>
        <w:t>Evaluate the effectiveness of SHIELD Illinois COVID testing program in underrepresented zip codes</w:t>
      </w:r>
    </w:p>
    <w:p w14:paraId="16DCC11F" w14:textId="6B7489D2" w:rsidR="008D7D62" w:rsidRPr="00BA6499" w:rsidRDefault="008D7D62" w:rsidP="00AB0DF5">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PhD</w:t>
      </w:r>
      <w:r w:rsidRPr="000A0E2B">
        <w:rPr>
          <w:rFonts w:ascii="Times New Roman" w:eastAsia="Times New Roman" w:hAnsi="Times New Roman" w:cs="Times New Roman"/>
          <w:sz w:val="24"/>
          <w:szCs w:val="24"/>
          <w:vertAlign w:val="superscript"/>
        </w:rPr>
        <w:t>1</w:t>
      </w:r>
      <w:r w:rsidRPr="000A0E2B">
        <w:rPr>
          <w:rFonts w:ascii="Times New Roman" w:eastAsia="Times New Roman" w:hAnsi="Times New Roman" w:cs="Times New Roman"/>
          <w:sz w:val="24"/>
          <w:szCs w:val="24"/>
        </w:rPr>
        <w:t xml:space="preserve">, </w:t>
      </w:r>
      <w:ins w:id="0" w:author="Tootooni, Mohammad Samie" w:date="2024-08-13T19:21:00Z" w16du:dateUtc="2024-08-14T00:21:00Z">
        <w:r w:rsidR="00AB0DF5">
          <w:rPr>
            <w:rFonts w:ascii="Times New Roman" w:eastAsia="Times New Roman" w:hAnsi="Times New Roman" w:cs="Times New Roman"/>
            <w:sz w:val="24"/>
            <w:szCs w:val="24"/>
          </w:rPr>
          <w:t xml:space="preserve">Amy, Fatir, </w:t>
        </w:r>
      </w:ins>
      <w:ins w:id="1" w:author="Tootooni, Mohammad Samie" w:date="2024-08-13T19:22:00Z" w16du:dateUtc="2024-08-14T00:22:00Z">
        <w:r w:rsidR="00AB0DF5">
          <w:rPr>
            <w:rFonts w:ascii="Times New Roman" w:eastAsia="Times New Roman" w:hAnsi="Times New Roman" w:cs="Times New Roman"/>
            <w:sz w:val="24"/>
            <w:szCs w:val="24"/>
          </w:rPr>
          <w:t xml:space="preserve">Micheal, </w:t>
        </w:r>
      </w:ins>
      <w:del w:id="2" w:author="Tootooni, Mohammad Samie" w:date="2024-08-13T19:21:00Z" w16du:dateUtc="2024-08-14T00:21:00Z">
        <w:r w:rsidRPr="000A0E2B" w:rsidDel="00AB0DF5">
          <w:rPr>
            <w:rFonts w:ascii="Times New Roman" w:eastAsia="Times New Roman" w:hAnsi="Times New Roman" w:cs="Times New Roman"/>
            <w:sz w:val="24"/>
            <w:szCs w:val="24"/>
          </w:rPr>
          <w:delText>Mohammad Samie Tootooni, PhD</w:delText>
        </w:r>
        <w:r w:rsidRPr="000A0E2B" w:rsidDel="00AB0DF5">
          <w:rPr>
            <w:rFonts w:ascii="Times New Roman" w:eastAsia="Times New Roman" w:hAnsi="Times New Roman" w:cs="Times New Roman"/>
            <w:sz w:val="24"/>
            <w:szCs w:val="24"/>
            <w:vertAlign w:val="superscript"/>
          </w:rPr>
          <w:delText>1*</w:delText>
        </w:r>
        <w:r w:rsidDel="00AB0DF5">
          <w:rPr>
            <w:rFonts w:ascii="Times New Roman" w:eastAsia="Times New Roman" w:hAnsi="Times New Roman" w:cs="Times New Roman"/>
            <w:sz w:val="24"/>
            <w:szCs w:val="24"/>
          </w:rPr>
          <w:delText xml:space="preserve">, </w:delText>
        </w:r>
        <w:r w:rsidR="00C55096" w:rsidDel="00AB0DF5">
          <w:rPr>
            <w:rFonts w:ascii="Times New Roman" w:eastAsia="Times New Roman" w:hAnsi="Times New Roman" w:cs="Times New Roman"/>
            <w:sz w:val="24"/>
            <w:szCs w:val="24"/>
          </w:rPr>
          <w:delText>Sina Ansari, PhD</w:delText>
        </w:r>
        <w:r w:rsidR="006E053C" w:rsidDel="00AB0DF5">
          <w:rPr>
            <w:rFonts w:ascii="Times New Roman" w:eastAsia="Times New Roman" w:hAnsi="Times New Roman" w:cs="Times New Roman"/>
            <w:sz w:val="24"/>
            <w:szCs w:val="24"/>
            <w:vertAlign w:val="superscript"/>
          </w:rPr>
          <w:delText>2</w:delText>
        </w:r>
        <w:r w:rsidR="006E053C" w:rsidDel="00AB0DF5">
          <w:rPr>
            <w:rFonts w:ascii="Times New Roman" w:eastAsia="Times New Roman" w:hAnsi="Times New Roman" w:cs="Times New Roman"/>
            <w:sz w:val="24"/>
            <w:szCs w:val="24"/>
          </w:rPr>
          <w:delText xml:space="preserve">, </w:delText>
        </w:r>
      </w:del>
      <w:r w:rsidR="00771CA5">
        <w:rPr>
          <w:rFonts w:ascii="Times New Roman" w:eastAsia="Times New Roman" w:hAnsi="Times New Roman" w:cs="Times New Roman"/>
          <w:sz w:val="24"/>
          <w:szCs w:val="24"/>
        </w:rPr>
        <w:t>William F. Parker, MD, PhD</w:t>
      </w:r>
      <w:r w:rsidR="0033550C">
        <w:rPr>
          <w:rFonts w:ascii="Times New Roman" w:eastAsia="Times New Roman" w:hAnsi="Times New Roman" w:cs="Times New Roman"/>
          <w:sz w:val="24"/>
          <w:szCs w:val="24"/>
          <w:vertAlign w:val="superscript"/>
        </w:rPr>
        <w:t>3 4 5</w:t>
      </w:r>
      <w:r w:rsidR="0033550C">
        <w:rPr>
          <w:rFonts w:ascii="Times New Roman" w:eastAsia="Times New Roman" w:hAnsi="Times New Roman" w:cs="Times New Roman"/>
          <w:sz w:val="24"/>
          <w:szCs w:val="24"/>
        </w:rPr>
        <w:t xml:space="preserve">, </w:t>
      </w:r>
      <w:r w:rsidR="007F5AA9" w:rsidRPr="004E19BE">
        <w:rPr>
          <w:rFonts w:asciiTheme="majorBidi" w:eastAsia="Times New Roman" w:hAnsiTheme="majorBidi" w:cstheme="majorBidi"/>
          <w:sz w:val="24"/>
          <w:szCs w:val="24"/>
        </w:rPr>
        <w:t>Milda Saunders</w:t>
      </w:r>
      <w:r w:rsidR="003666D1" w:rsidRPr="003666D1">
        <w:rPr>
          <w:rFonts w:asciiTheme="majorBidi" w:eastAsia="Times New Roman" w:hAnsiTheme="majorBidi" w:cstheme="majorBidi"/>
          <w:sz w:val="24"/>
          <w:szCs w:val="24"/>
        </w:rPr>
        <w:t xml:space="preserve"> </w:t>
      </w:r>
      <w:r w:rsidR="003666D1" w:rsidRPr="004E19BE">
        <w:rPr>
          <w:rFonts w:asciiTheme="majorBidi" w:eastAsia="Times New Roman" w:hAnsiTheme="majorBidi" w:cstheme="majorBidi"/>
          <w:sz w:val="24"/>
          <w:szCs w:val="24"/>
        </w:rPr>
        <w:t xml:space="preserve">M.D., </w:t>
      </w:r>
      <w:proofErr w:type="gramStart"/>
      <w:r w:rsidR="003666D1" w:rsidRPr="004E19BE">
        <w:rPr>
          <w:rFonts w:asciiTheme="majorBidi" w:eastAsia="Times New Roman" w:hAnsiTheme="majorBidi" w:cstheme="majorBidi"/>
          <w:sz w:val="24"/>
          <w:szCs w:val="24"/>
        </w:rPr>
        <w:t>M.P.H</w:t>
      </w:r>
      <w:r w:rsidR="00BA6499">
        <w:rPr>
          <w:rFonts w:asciiTheme="majorBidi" w:eastAsia="Times New Roman" w:hAnsiTheme="majorBidi" w:cstheme="majorBidi"/>
          <w:sz w:val="24"/>
          <w:szCs w:val="24"/>
          <w:vertAlign w:val="superscript"/>
        </w:rPr>
        <w:t>3</w:t>
      </w:r>
      <w:ins w:id="3" w:author="Tootooni, Mohammad Samie" w:date="2024-08-13T19:21:00Z" w16du:dateUtc="2024-08-14T00:21:00Z">
        <w:r w:rsidR="00AB0DF5" w:rsidRPr="00AB0DF5">
          <w:rPr>
            <w:rFonts w:ascii="Times New Roman" w:eastAsia="Times New Roman" w:hAnsi="Times New Roman" w:cs="Times New Roman"/>
            <w:sz w:val="24"/>
            <w:szCs w:val="24"/>
          </w:rPr>
          <w:t xml:space="preserve"> </w:t>
        </w:r>
        <w:r w:rsidR="00AB0DF5">
          <w:rPr>
            <w:rFonts w:ascii="Times New Roman" w:eastAsia="Times New Roman" w:hAnsi="Times New Roman" w:cs="Times New Roman"/>
            <w:sz w:val="24"/>
            <w:szCs w:val="24"/>
          </w:rPr>
          <w:t>,</w:t>
        </w:r>
        <w:proofErr w:type="gramEnd"/>
        <w:r w:rsidR="00AB0DF5">
          <w:rPr>
            <w:rFonts w:ascii="Times New Roman" w:eastAsia="Times New Roman" w:hAnsi="Times New Roman" w:cs="Times New Roman"/>
            <w:sz w:val="24"/>
            <w:szCs w:val="24"/>
          </w:rPr>
          <w:t xml:space="preserve"> </w:t>
        </w:r>
        <w:r w:rsidR="00AB0DF5">
          <w:rPr>
            <w:rFonts w:ascii="Times New Roman" w:eastAsia="Times New Roman" w:hAnsi="Times New Roman" w:cs="Times New Roman"/>
            <w:sz w:val="24"/>
            <w:szCs w:val="24"/>
          </w:rPr>
          <w:t>Sina Ansari, PhD</w:t>
        </w:r>
        <w:r w:rsidR="00AB0DF5">
          <w:rPr>
            <w:rFonts w:ascii="Times New Roman" w:eastAsia="Times New Roman" w:hAnsi="Times New Roman" w:cs="Times New Roman"/>
            <w:sz w:val="24"/>
            <w:szCs w:val="24"/>
            <w:vertAlign w:val="superscript"/>
          </w:rPr>
          <w:t>2</w:t>
        </w:r>
        <w:r w:rsidR="00AB0DF5">
          <w:rPr>
            <w:rFonts w:ascii="Times New Roman" w:eastAsia="Times New Roman" w:hAnsi="Times New Roman" w:cs="Times New Roman"/>
            <w:sz w:val="24"/>
            <w:szCs w:val="24"/>
          </w:rPr>
          <w:t xml:space="preserve">, </w:t>
        </w:r>
        <w:r w:rsidR="00AB0DF5" w:rsidRPr="000A0E2B">
          <w:rPr>
            <w:rFonts w:ascii="Times New Roman" w:eastAsia="Times New Roman" w:hAnsi="Times New Roman" w:cs="Times New Roman"/>
            <w:sz w:val="24"/>
            <w:szCs w:val="24"/>
          </w:rPr>
          <w:t>Mohammad Samie Tootooni, PhD</w:t>
        </w:r>
        <w:r w:rsidR="00AB0DF5" w:rsidRPr="000A0E2B">
          <w:rPr>
            <w:rFonts w:ascii="Times New Roman" w:eastAsia="Times New Roman" w:hAnsi="Times New Roman" w:cs="Times New Roman"/>
            <w:sz w:val="24"/>
            <w:szCs w:val="24"/>
            <w:vertAlign w:val="superscript"/>
          </w:rPr>
          <w:t>1*</w:t>
        </w:r>
        <w:r w:rsidR="00AB0DF5">
          <w:rPr>
            <w:rFonts w:ascii="Times New Roman" w:eastAsia="Times New Roman" w:hAnsi="Times New Roman" w:cs="Times New Roman"/>
            <w:sz w:val="24"/>
            <w:szCs w:val="24"/>
          </w:rPr>
          <w:t>,</w:t>
        </w:r>
      </w:ins>
    </w:p>
    <w:p w14:paraId="2DE98FBD" w14:textId="7B07835C" w:rsidR="008D7D62" w:rsidRPr="00C13FC4" w:rsidRDefault="008D7D62" w:rsidP="008D7D62">
      <w:pPr>
        <w:jc w:val="center"/>
        <w:rPr>
          <w:rFonts w:ascii="Times New Roman" w:eastAsia="Times New Roman" w:hAnsi="Times New Roman" w:cs="Times New Roman"/>
          <w:sz w:val="24"/>
          <w:szCs w:val="24"/>
        </w:rPr>
      </w:pPr>
      <w:r w:rsidRPr="000A0E2B">
        <w:rPr>
          <w:rFonts w:ascii="Times New Roman" w:eastAsia="Times New Roman" w:hAnsi="Times New Roman" w:cs="Times New Roman"/>
          <w:sz w:val="24"/>
          <w:szCs w:val="24"/>
          <w:vertAlign w:val="superscript"/>
        </w:rPr>
        <w:t>1</w:t>
      </w:r>
      <w:r w:rsidRPr="000A0E2B">
        <w:rPr>
          <w:rFonts w:ascii="Times New Roman" w:eastAsia="Times New Roman" w:hAnsi="Times New Roman" w:cs="Times New Roman"/>
          <w:sz w:val="24"/>
          <w:szCs w:val="24"/>
        </w:rPr>
        <w:t>Parkinson School of Health Sciences and Public Health, Loyola University Chicago, Maywood, IL</w:t>
      </w:r>
      <w:r w:rsidR="003A340F">
        <w:rPr>
          <w:rFonts w:ascii="Times New Roman" w:eastAsia="Times New Roman" w:hAnsi="Times New Roman" w:cs="Times New Roman"/>
          <w:sz w:val="24"/>
          <w:szCs w:val="24"/>
        </w:rPr>
        <w:t xml:space="preserve"> 60153</w:t>
      </w:r>
      <w:r w:rsidR="00880D2C">
        <w:rPr>
          <w:rFonts w:ascii="Times New Roman" w:eastAsia="Times New Roman" w:hAnsi="Times New Roman" w:cs="Times New Roman"/>
          <w:sz w:val="24"/>
          <w:szCs w:val="24"/>
        </w:rPr>
        <w:t>, USA</w:t>
      </w:r>
      <w:r>
        <w:rPr>
          <w:rFonts w:ascii="Times New Roman" w:eastAsia="Times New Roman" w:hAnsi="Times New Roman" w:cs="Times New Roman"/>
          <w:sz w:val="24"/>
          <w:szCs w:val="24"/>
        </w:rPr>
        <w:t xml:space="preserve">; </w:t>
      </w:r>
      <w:r w:rsidRPr="00A1495D">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vertAlign w:val="superscript"/>
        </w:rPr>
        <w:t xml:space="preserve"> </w:t>
      </w:r>
      <w:r w:rsidR="003A340F" w:rsidRPr="003A340F">
        <w:rPr>
          <w:rFonts w:ascii="Times New Roman" w:eastAsia="Times New Roman" w:hAnsi="Times New Roman" w:cs="Times New Roman"/>
          <w:sz w:val="24"/>
          <w:szCs w:val="24"/>
        </w:rPr>
        <w:t>Driehaus College of Business, DePaul University, Chicago, IL 60604, USA</w:t>
      </w:r>
      <w:r w:rsidR="00C16285">
        <w:rPr>
          <w:rFonts w:ascii="Times New Roman" w:eastAsia="Times New Roman" w:hAnsi="Times New Roman" w:cs="Times New Roman"/>
          <w:sz w:val="24"/>
          <w:szCs w:val="24"/>
        </w:rPr>
        <w:t>;</w:t>
      </w:r>
      <w:r w:rsidR="00880D2C">
        <w:rPr>
          <w:rFonts w:ascii="Times New Roman" w:eastAsia="Times New Roman" w:hAnsi="Times New Roman" w:cs="Times New Roman"/>
          <w:sz w:val="24"/>
          <w:szCs w:val="24"/>
          <w:vertAlign w:val="superscript"/>
        </w:rPr>
        <w:t>3</w:t>
      </w:r>
      <w:r w:rsidR="0099506F" w:rsidRPr="0099506F">
        <w:rPr>
          <w:rFonts w:ascii="Arial" w:hAnsi="Arial" w:cs="Arial"/>
          <w:color w:val="707070"/>
        </w:rPr>
        <w:t xml:space="preserve"> </w:t>
      </w:r>
      <w:r w:rsidR="0099506F" w:rsidRPr="0099506F">
        <w:rPr>
          <w:rFonts w:ascii="Times New Roman" w:eastAsia="Times New Roman" w:hAnsi="Times New Roman" w:cs="Times New Roman"/>
          <w:sz w:val="24"/>
          <w:szCs w:val="24"/>
        </w:rPr>
        <w:t xml:space="preserve">Department of Medicine, University of Chicago, Chicago, </w:t>
      </w:r>
      <w:r w:rsidR="00AC2769">
        <w:rPr>
          <w:rFonts w:ascii="Times New Roman" w:eastAsia="Times New Roman" w:hAnsi="Times New Roman" w:cs="Times New Roman"/>
          <w:sz w:val="24"/>
          <w:szCs w:val="24"/>
        </w:rPr>
        <w:t>IL</w:t>
      </w:r>
      <w:r w:rsidR="00FC0FA4">
        <w:rPr>
          <w:rFonts w:ascii="Times New Roman" w:eastAsia="Times New Roman" w:hAnsi="Times New Roman" w:cs="Times New Roman"/>
          <w:sz w:val="24"/>
          <w:szCs w:val="24"/>
        </w:rPr>
        <w:t>, 60637 USA</w:t>
      </w:r>
      <w:r w:rsidR="00C16285">
        <w:rPr>
          <w:rFonts w:ascii="Times New Roman" w:eastAsia="Times New Roman" w:hAnsi="Times New Roman" w:cs="Times New Roman"/>
          <w:sz w:val="24"/>
          <w:szCs w:val="24"/>
        </w:rPr>
        <w:t>;</w:t>
      </w:r>
      <w:r w:rsidR="00FC0FA4">
        <w:rPr>
          <w:rFonts w:ascii="Times New Roman" w:eastAsia="Times New Roman" w:hAnsi="Times New Roman" w:cs="Times New Roman"/>
          <w:sz w:val="24"/>
          <w:szCs w:val="24"/>
          <w:vertAlign w:val="superscript"/>
        </w:rPr>
        <w:t>4</w:t>
      </w:r>
      <w:r w:rsidR="005829C4" w:rsidRPr="005829C4">
        <w:rPr>
          <w:rFonts w:ascii="Arial" w:hAnsi="Arial" w:cs="Arial"/>
          <w:color w:val="707070"/>
        </w:rPr>
        <w:t xml:space="preserve"> </w:t>
      </w:r>
      <w:r w:rsidR="005829C4" w:rsidRPr="005829C4">
        <w:rPr>
          <w:rFonts w:ascii="Times New Roman" w:eastAsia="Times New Roman" w:hAnsi="Times New Roman" w:cs="Times New Roman"/>
          <w:sz w:val="24"/>
          <w:szCs w:val="24"/>
        </w:rPr>
        <w:t>MacLean Center for Clinical</w:t>
      </w:r>
      <w:r w:rsidR="005829C4" w:rsidRPr="005829C4">
        <w:rPr>
          <w:rFonts w:ascii="Times New Roman" w:eastAsia="Times New Roman" w:hAnsi="Times New Roman" w:cs="Times New Roman"/>
          <w:sz w:val="24"/>
          <w:szCs w:val="24"/>
          <w:vertAlign w:val="superscript"/>
        </w:rPr>
        <w:t xml:space="preserve"> </w:t>
      </w:r>
      <w:r w:rsidR="005829C4" w:rsidRPr="005829C4">
        <w:rPr>
          <w:rFonts w:ascii="Times New Roman" w:eastAsia="Times New Roman" w:hAnsi="Times New Roman" w:cs="Times New Roman"/>
          <w:sz w:val="24"/>
          <w:szCs w:val="24"/>
        </w:rPr>
        <w:t xml:space="preserve">Medical Ethics, University of Chicago, Chicago, </w:t>
      </w:r>
      <w:r w:rsidR="005829C4">
        <w:rPr>
          <w:rFonts w:ascii="Times New Roman" w:eastAsia="Times New Roman" w:hAnsi="Times New Roman" w:cs="Times New Roman"/>
          <w:sz w:val="24"/>
          <w:szCs w:val="24"/>
        </w:rPr>
        <w:t>IL</w:t>
      </w:r>
      <w:r w:rsidR="00C16285">
        <w:rPr>
          <w:rFonts w:ascii="Times New Roman" w:eastAsia="Times New Roman" w:hAnsi="Times New Roman" w:cs="Times New Roman"/>
          <w:sz w:val="24"/>
          <w:szCs w:val="24"/>
        </w:rPr>
        <w:t xml:space="preserve"> 60637, USA;</w:t>
      </w:r>
      <w:r w:rsidR="00C16285">
        <w:rPr>
          <w:rFonts w:ascii="Times New Roman" w:eastAsia="Times New Roman" w:hAnsi="Times New Roman" w:cs="Times New Roman"/>
          <w:sz w:val="24"/>
          <w:szCs w:val="24"/>
          <w:vertAlign w:val="superscript"/>
        </w:rPr>
        <w:t>5</w:t>
      </w:r>
      <w:r w:rsidR="00C13FC4" w:rsidRPr="00C13FC4">
        <w:rPr>
          <w:rFonts w:ascii="Arial" w:hAnsi="Arial" w:cs="Arial"/>
          <w:color w:val="707070"/>
        </w:rPr>
        <w:t xml:space="preserve"> </w:t>
      </w:r>
      <w:r w:rsidR="00C13FC4" w:rsidRPr="00C13FC4">
        <w:rPr>
          <w:rFonts w:ascii="Times New Roman" w:eastAsia="Times New Roman" w:hAnsi="Times New Roman" w:cs="Times New Roman"/>
          <w:sz w:val="24"/>
          <w:szCs w:val="24"/>
        </w:rPr>
        <w:t xml:space="preserve">Department of Public Health Sciences, University of Chicago, Chicago, </w:t>
      </w:r>
      <w:r w:rsidR="00C13FC4">
        <w:rPr>
          <w:rFonts w:ascii="Times New Roman" w:eastAsia="Times New Roman" w:hAnsi="Times New Roman" w:cs="Times New Roman"/>
          <w:sz w:val="24"/>
          <w:szCs w:val="24"/>
        </w:rPr>
        <w:t>IL</w:t>
      </w:r>
      <w:r w:rsidR="00F501A5">
        <w:rPr>
          <w:rFonts w:ascii="Times New Roman" w:eastAsia="Times New Roman" w:hAnsi="Times New Roman" w:cs="Times New Roman"/>
          <w:sz w:val="24"/>
          <w:szCs w:val="24"/>
        </w:rPr>
        <w:t>, 60637 USA</w:t>
      </w:r>
      <w:r w:rsidR="00C13FC4">
        <w:rPr>
          <w:rFonts w:ascii="Times New Roman" w:eastAsia="Times New Roman" w:hAnsi="Times New Roman" w:cs="Times New Roman"/>
          <w:sz w:val="24"/>
          <w:szCs w:val="24"/>
        </w:rPr>
        <w:t xml:space="preserve"> </w:t>
      </w:r>
      <w:r w:rsidR="00C16285" w:rsidRPr="00C13FC4">
        <w:rPr>
          <w:rFonts w:ascii="Times New Roman" w:eastAsia="Times New Roman" w:hAnsi="Times New Roman" w:cs="Times New Roman"/>
          <w:sz w:val="24"/>
          <w:szCs w:val="24"/>
        </w:rPr>
        <w:t xml:space="preserve"> </w:t>
      </w:r>
      <w:r w:rsidR="005829C4" w:rsidRPr="00C13FC4">
        <w:rPr>
          <w:rFonts w:ascii="Times New Roman" w:eastAsia="Times New Roman" w:hAnsi="Times New Roman" w:cs="Times New Roman"/>
          <w:sz w:val="24"/>
          <w:szCs w:val="24"/>
        </w:rPr>
        <w:t xml:space="preserve"> </w:t>
      </w:r>
      <w:r w:rsidR="00AC2769" w:rsidRPr="00C13FC4">
        <w:rPr>
          <w:rFonts w:ascii="Times New Roman" w:eastAsia="Times New Roman" w:hAnsi="Times New Roman" w:cs="Times New Roman"/>
          <w:sz w:val="24"/>
          <w:szCs w:val="24"/>
        </w:rPr>
        <w:t xml:space="preserve"> </w:t>
      </w:r>
    </w:p>
    <w:p w14:paraId="743C1874"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830F54"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EFE6A6"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70660A"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0771A9"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A04D0A"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B86128"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74245C"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A39552"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A43198" w14:textId="77777777" w:rsidR="008D7D62" w:rsidRDefault="008D7D62" w:rsidP="008D7D6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0F8702"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 xml:space="preserve"> *Corresponding Author: Mohammad Samie Tootooni, PhD</w:t>
      </w:r>
    </w:p>
    <w:p w14:paraId="7BBB3C0D"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Parkinson School of Health Sciences and Public Health</w:t>
      </w:r>
    </w:p>
    <w:p w14:paraId="58FBC751"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Loyola University Chicago</w:t>
      </w:r>
    </w:p>
    <w:p w14:paraId="4E1A4D5C"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2160 S. First Ave</w:t>
      </w:r>
    </w:p>
    <w:p w14:paraId="6216A194"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Maywood, IL, 60153</w:t>
      </w:r>
    </w:p>
    <w:p w14:paraId="19419ED5" w14:textId="77777777" w:rsidR="008D7D62" w:rsidRPr="00E67983" w:rsidRDefault="008D7D62" w:rsidP="008D7D62">
      <w:pPr>
        <w:spacing w:before="240" w:after="240"/>
        <w:rPr>
          <w:rFonts w:ascii="Times New Roman" w:eastAsia="Times New Roman" w:hAnsi="Times New Roman" w:cs="Times New Roman"/>
          <w:sz w:val="24"/>
          <w:szCs w:val="24"/>
        </w:rPr>
      </w:pPr>
      <w:r w:rsidRPr="00E67983">
        <w:rPr>
          <w:rFonts w:ascii="Times New Roman" w:eastAsia="Times New Roman" w:hAnsi="Times New Roman" w:cs="Times New Roman"/>
          <w:sz w:val="24"/>
          <w:szCs w:val="24"/>
        </w:rPr>
        <w:t>708 216 9181</w:t>
      </w:r>
    </w:p>
    <w:p w14:paraId="057712B8" w14:textId="77777777" w:rsidR="008D7D62" w:rsidRPr="00E67983" w:rsidRDefault="008D7D62" w:rsidP="008D7D62">
      <w:pPr>
        <w:spacing w:before="240" w:after="240"/>
        <w:rPr>
          <w:rFonts w:ascii="Times New Roman" w:eastAsia="Times New Roman" w:hAnsi="Times New Roman" w:cs="Times New Roman"/>
          <w:color w:val="1155CC"/>
          <w:sz w:val="24"/>
          <w:szCs w:val="24"/>
          <w:u w:val="single"/>
        </w:rPr>
      </w:pPr>
      <w:r w:rsidRPr="00E67983">
        <w:rPr>
          <w:rFonts w:ascii="Times New Roman" w:eastAsia="Times New Roman" w:hAnsi="Times New Roman" w:cs="Times New Roman"/>
          <w:sz w:val="24"/>
          <w:szCs w:val="24"/>
        </w:rPr>
        <w:t xml:space="preserve">Email: </w:t>
      </w:r>
      <w:hyperlink r:id="rId6">
        <w:r w:rsidRPr="00E67983">
          <w:rPr>
            <w:rFonts w:ascii="Times New Roman" w:eastAsia="Times New Roman" w:hAnsi="Times New Roman" w:cs="Times New Roman"/>
            <w:color w:val="1155CC"/>
            <w:sz w:val="24"/>
            <w:szCs w:val="24"/>
            <w:u w:val="single"/>
          </w:rPr>
          <w:t>mtootooni@luc.edu</w:t>
        </w:r>
      </w:hyperlink>
    </w:p>
    <w:p w14:paraId="3A5B403E" w14:textId="77777777" w:rsidR="00AD7EFD" w:rsidRDefault="00AD7EFD">
      <w:pPr>
        <w:pBdr>
          <w:bottom w:val="single" w:sz="6" w:space="1" w:color="auto"/>
        </w:pBdr>
        <w:rPr>
          <w:rFonts w:ascii="Times New Roman" w:hAnsi="Times New Roman" w:cs="Times New Roman"/>
          <w:b/>
          <w:bCs/>
          <w:sz w:val="20"/>
          <w:szCs w:val="20"/>
        </w:rPr>
      </w:pPr>
    </w:p>
    <w:p w14:paraId="7CF064EC" w14:textId="5A7478FA" w:rsidR="006C1B72" w:rsidRPr="00915A59" w:rsidRDefault="006C1B72">
      <w:pPr>
        <w:pBdr>
          <w:bottom w:val="single" w:sz="6" w:space="1" w:color="auto"/>
        </w:pBdr>
        <w:rPr>
          <w:rFonts w:ascii="Times New Roman" w:hAnsi="Times New Roman" w:cs="Times New Roman"/>
          <w:b/>
          <w:bCs/>
          <w:sz w:val="20"/>
          <w:szCs w:val="20"/>
        </w:rPr>
      </w:pPr>
      <w:r w:rsidRPr="00915A59">
        <w:rPr>
          <w:rFonts w:ascii="Times New Roman" w:hAnsi="Times New Roman" w:cs="Times New Roman"/>
          <w:b/>
          <w:bCs/>
          <w:sz w:val="20"/>
          <w:szCs w:val="20"/>
        </w:rPr>
        <w:lastRenderedPageBreak/>
        <w:t>Background</w:t>
      </w:r>
    </w:p>
    <w:p w14:paraId="1147E326" w14:textId="7D887B4E" w:rsidR="00EA6B6A" w:rsidRPr="00915A59" w:rsidRDefault="006C1B72" w:rsidP="00915A59">
      <w:pPr>
        <w:spacing w:after="0" w:line="360" w:lineRule="auto"/>
        <w:jc w:val="both"/>
        <w:rPr>
          <w:rFonts w:ascii="Times New Roman" w:eastAsia="Times New Roman" w:hAnsi="Times New Roman" w:cs="Times New Roman"/>
          <w:kern w:val="0"/>
          <w:sz w:val="20"/>
          <w:szCs w:val="20"/>
          <w14:ligatures w14:val="none"/>
        </w:rPr>
      </w:pPr>
      <w:r w:rsidRPr="00915A59">
        <w:rPr>
          <w:rFonts w:ascii="Times New Roman" w:eastAsia="Times New Roman" w:hAnsi="Times New Roman" w:cs="Times New Roman"/>
          <w:kern w:val="0"/>
          <w:sz w:val="20"/>
          <w:szCs w:val="20"/>
          <w14:ligatures w14:val="none"/>
        </w:rPr>
        <w:t>SARS-CoV-2 is the virus strain that causes Coronavirus Disease 2019 (COVID-19)</w:t>
      </w:r>
      <w:del w:id="4" w:author="Tootooni, Mohammad Samie" w:date="2024-08-13T19:27:00Z" w16du:dateUtc="2024-08-14T00:27:00Z">
        <w:r w:rsidR="00934A51" w:rsidRPr="00915A59" w:rsidDel="00610672">
          <w:rPr>
            <w:rFonts w:ascii="Times New Roman" w:eastAsia="Times New Roman" w:hAnsi="Times New Roman" w:cs="Times New Roman"/>
            <w:color w:val="000000"/>
            <w:kern w:val="0"/>
            <w:sz w:val="20"/>
            <w:szCs w:val="20"/>
            <w14:ligatures w14:val="none"/>
          </w:rPr>
          <w:delText xml:space="preserve">. </w:delText>
        </w:r>
        <w:r w:rsidR="00827A29" w:rsidRPr="00915A59" w:rsidDel="00610672">
          <w:rPr>
            <w:rFonts w:ascii="Times New Roman" w:eastAsia="Times New Roman" w:hAnsi="Times New Roman" w:cs="Times New Roman"/>
            <w:kern w:val="0"/>
            <w:sz w:val="20"/>
            <w:szCs w:val="20"/>
            <w14:ligatures w14:val="none"/>
          </w:rPr>
          <w:delText xml:space="preserve">It was discovered for the first time in Wuhan, China, around the end of December 2019, and it quickly spread to almost every nation. As of early April 2020, COVID-19 had infected over 1.5 million people and </w:delText>
        </w:r>
      </w:del>
      <w:ins w:id="5" w:author="Tootooni, Mohammad Samie" w:date="2024-08-13T19:27:00Z" w16du:dateUtc="2024-08-14T00:27:00Z">
        <w:r w:rsidR="00610672">
          <w:rPr>
            <w:rFonts w:ascii="Times New Roman" w:eastAsia="Times New Roman" w:hAnsi="Times New Roman" w:cs="Times New Roman"/>
            <w:color w:val="000000"/>
            <w:kern w:val="0"/>
            <w:sz w:val="20"/>
            <w:szCs w:val="20"/>
            <w14:ligatures w14:val="none"/>
          </w:rPr>
          <w:t xml:space="preserve"> which </w:t>
        </w:r>
      </w:ins>
      <w:r w:rsidR="00827A29" w:rsidRPr="00915A59">
        <w:rPr>
          <w:rFonts w:ascii="Times New Roman" w:eastAsia="Times New Roman" w:hAnsi="Times New Roman" w:cs="Times New Roman"/>
          <w:kern w:val="0"/>
          <w:sz w:val="20"/>
          <w:szCs w:val="20"/>
          <w14:ligatures w14:val="none"/>
        </w:rPr>
        <w:t>killed over 88 thousand people globally</w:t>
      </w:r>
      <w:r w:rsidR="00D51C00" w:rsidRPr="00915A59">
        <w:rPr>
          <w:rFonts w:ascii="Times New Roman" w:eastAsia="Times New Roman" w:hAnsi="Times New Roman" w:cs="Times New Roman"/>
          <w:kern w:val="0"/>
          <w:sz w:val="20"/>
          <w:szCs w:val="20"/>
          <w14:ligatures w14:val="none"/>
        </w:rPr>
        <w:t xml:space="preserve"> </w:t>
      </w:r>
      <w:sdt>
        <w:sdtPr>
          <w:rPr>
            <w:rFonts w:ascii="Times New Roman" w:eastAsia="Times New Roman" w:hAnsi="Times New Roman" w:cs="Times New Roman"/>
            <w:color w:val="000000"/>
            <w:kern w:val="0"/>
            <w:sz w:val="20"/>
            <w:szCs w:val="20"/>
            <w:highlight w:val="yellow"/>
            <w14:ligatures w14:val="none"/>
            <w:rPrChange w:id="6" w:author="Tootooni, Mohammad Samie" w:date="2024-08-13T19:29:00Z" w16du:dateUtc="2024-08-14T00:29:00Z">
              <w:rPr>
                <w:rFonts w:ascii="Times New Roman" w:eastAsia="Times New Roman" w:hAnsi="Times New Roman" w:cs="Times New Roman"/>
                <w:color w:val="000000"/>
                <w:kern w:val="0"/>
                <w:sz w:val="20"/>
                <w:szCs w:val="20"/>
                <w14:ligatures w14:val="none"/>
              </w:rPr>
            </w:rPrChange>
          </w:rPr>
          <w:tag w:val="MENDELEY_CITATION_v3_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"/>
          <w:id w:val="-630791782"/>
          <w:placeholder>
            <w:docPart w:val="C5BB9E3D0E364E10BF072A98588F253F"/>
          </w:placeholder>
        </w:sdtPr>
        <w:sdtEndPr>
          <w:rPr>
            <w:rPrChange w:id="7" w:author="Tootooni, Mohammad Samie" w:date="2024-08-13T19:29:00Z" w16du:dateUtc="2024-08-14T00:29:00Z">
              <w:rPr/>
            </w:rPrChange>
          </w:rPr>
        </w:sdtEndPr>
        <w:sdtContent>
          <w:r w:rsidR="00292026" w:rsidRPr="00610672">
            <w:rPr>
              <w:rFonts w:ascii="Times New Roman" w:eastAsia="Times New Roman" w:hAnsi="Times New Roman" w:cs="Times New Roman"/>
              <w:color w:val="000000"/>
              <w:kern w:val="0"/>
              <w:sz w:val="20"/>
              <w:szCs w:val="20"/>
              <w:highlight w:val="yellow"/>
              <w14:ligatures w14:val="none"/>
              <w:rPrChange w:id="8" w:author="Tootooni, Mohammad Samie" w:date="2024-08-13T19:29:00Z" w16du:dateUtc="2024-08-14T00:29:00Z">
                <w:rPr>
                  <w:rFonts w:ascii="Times New Roman" w:eastAsia="Times New Roman" w:hAnsi="Times New Roman" w:cs="Times New Roman"/>
                  <w:color w:val="000000"/>
                  <w:kern w:val="0"/>
                  <w:sz w:val="20"/>
                  <w:szCs w:val="20"/>
                  <w14:ligatures w14:val="none"/>
                </w:rPr>
              </w:rPrChange>
            </w:rPr>
            <w:t>[1]</w:t>
          </w:r>
        </w:sdtContent>
      </w:sdt>
      <w:r w:rsidR="001B52ED" w:rsidRPr="00610672">
        <w:rPr>
          <w:rFonts w:ascii="Times New Roman" w:eastAsia="Times New Roman" w:hAnsi="Times New Roman" w:cs="Times New Roman"/>
          <w:color w:val="000000"/>
          <w:kern w:val="0"/>
          <w:sz w:val="20"/>
          <w:szCs w:val="20"/>
          <w:highlight w:val="yellow"/>
          <w14:ligatures w14:val="none"/>
          <w:rPrChange w:id="9" w:author="Tootooni, Mohammad Samie" w:date="2024-08-13T19:29:00Z" w16du:dateUtc="2024-08-14T00:29:00Z">
            <w:rPr>
              <w:rFonts w:ascii="Times New Roman" w:eastAsia="Times New Roman" w:hAnsi="Times New Roman" w:cs="Times New Roman"/>
              <w:color w:val="000000"/>
              <w:kern w:val="0"/>
              <w:sz w:val="20"/>
              <w:szCs w:val="20"/>
              <w14:ligatures w14:val="none"/>
            </w:rPr>
          </w:rPrChange>
        </w:rPr>
        <w:t>.</w:t>
      </w:r>
      <w:r w:rsidR="0053333F" w:rsidRPr="00915A59">
        <w:rPr>
          <w:rFonts w:ascii="Times New Roman" w:eastAsia="Times New Roman" w:hAnsi="Times New Roman" w:cs="Times New Roman"/>
          <w:color w:val="000000"/>
          <w:kern w:val="0"/>
          <w:sz w:val="20"/>
          <w:szCs w:val="20"/>
          <w14:ligatures w14:val="none"/>
        </w:rPr>
        <w:t xml:space="preserve"> </w:t>
      </w:r>
      <w:del w:id="10" w:author="Tootooni, Mohammad Samie" w:date="2024-08-13T19:29:00Z" w16du:dateUtc="2024-08-14T00:29:00Z">
        <w:r w:rsidR="007524AD" w:rsidRPr="00915A59" w:rsidDel="00610672">
          <w:rPr>
            <w:rFonts w:ascii="Times New Roman" w:eastAsia="Times New Roman" w:hAnsi="Times New Roman" w:cs="Times New Roman"/>
            <w:color w:val="000000"/>
            <w:kern w:val="0"/>
            <w:sz w:val="20"/>
            <w:szCs w:val="20"/>
            <w14:ligatures w14:val="none"/>
          </w:rPr>
          <w:delText xml:space="preserve">The COVID-19 outbreak created many difficulties for US hospitals trying to maintain high standards of treatment </w:delText>
        </w:r>
      </w:del>
      <w:customXmlDelRangeStart w:id="11" w:author="Tootooni, Mohammad Samie" w:date="2024-08-13T19:29:00Z"/>
      <w:sdt>
        <w:sdtPr>
          <w:rPr>
            <w:rFonts w:ascii="Times New Roman" w:eastAsia="Times New Roman" w:hAnsi="Times New Roman" w:cs="Times New Roman"/>
            <w:color w:val="000000"/>
            <w:kern w:val="0"/>
            <w:sz w:val="20"/>
            <w:szCs w:val="20"/>
            <w14:ligatures w14:val="none"/>
          </w:rPr>
          <w:tag w:val="MENDELEY_CITATION_v3_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"/>
          <w:id w:val="-1504039660"/>
          <w:placeholder>
            <w:docPart w:val="DefaultPlaceholder_-1854013440"/>
          </w:placeholder>
        </w:sdtPr>
        <w:sdtEndPr/>
        <w:sdtContent>
          <w:customXmlDelRangeEnd w:id="11"/>
          <w:del w:id="12" w:author="Tootooni, Mohammad Samie" w:date="2024-08-13T19:29:00Z" w16du:dateUtc="2024-08-14T00:29:00Z">
            <w:r w:rsidR="00292026" w:rsidRPr="00915A59" w:rsidDel="00610672">
              <w:rPr>
                <w:rFonts w:ascii="Times New Roman" w:eastAsia="Times New Roman" w:hAnsi="Times New Roman" w:cs="Times New Roman"/>
                <w:color w:val="000000"/>
                <w:kern w:val="0"/>
                <w:sz w:val="20"/>
                <w:szCs w:val="20"/>
                <w14:ligatures w14:val="none"/>
              </w:rPr>
              <w:delText>[2]</w:delText>
            </w:r>
          </w:del>
          <w:customXmlDelRangeStart w:id="13" w:author="Tootooni, Mohammad Samie" w:date="2024-08-13T19:29:00Z"/>
        </w:sdtContent>
      </w:sdt>
      <w:customXmlDelRangeEnd w:id="13"/>
      <w:del w:id="14" w:author="Tootooni, Mohammad Samie" w:date="2024-08-13T19:29:00Z" w16du:dateUtc="2024-08-14T00:29:00Z">
        <w:r w:rsidR="007524AD" w:rsidRPr="00915A59" w:rsidDel="00610672">
          <w:rPr>
            <w:rFonts w:ascii="Times New Roman" w:eastAsia="Times New Roman" w:hAnsi="Times New Roman" w:cs="Times New Roman"/>
            <w:color w:val="000000"/>
            <w:kern w:val="0"/>
            <w:sz w:val="20"/>
            <w:szCs w:val="20"/>
            <w14:ligatures w14:val="none"/>
          </w:rPr>
          <w:delText>.</w:delText>
        </w:r>
        <w:r w:rsidR="008A75B2" w:rsidRPr="00915A59" w:rsidDel="00610672">
          <w:rPr>
            <w:rFonts w:ascii="Times New Roman" w:eastAsia="Times New Roman" w:hAnsi="Times New Roman" w:cs="Times New Roman"/>
            <w:color w:val="000000"/>
            <w:kern w:val="0"/>
            <w:sz w:val="20"/>
            <w:szCs w:val="20"/>
            <w14:ligatures w14:val="none"/>
          </w:rPr>
          <w:delText xml:space="preserve"> </w:delText>
        </w:r>
        <w:r w:rsidR="00E7240D" w:rsidRPr="00915A59" w:rsidDel="00610672">
          <w:rPr>
            <w:rFonts w:ascii="Times New Roman" w:eastAsia="Times New Roman" w:hAnsi="Times New Roman" w:cs="Times New Roman"/>
            <w:kern w:val="0"/>
            <w:sz w:val="20"/>
            <w:szCs w:val="20"/>
            <w14:ligatures w14:val="none"/>
          </w:rPr>
          <w:delText>Research findings indicate that patients with co-morbid conditions such as asthma, COPD, tuberculosis, pneumonia, acute respiratory distress syndrome, diabetes mellitus, hypertension, renal disease, hepatic disease, and cardiac disease, as well as male gender and age over 60, are at an increased risk of dying or experiencing unfavorable outcomes.</w:delText>
        </w:r>
        <w:r w:rsidR="008F203F" w:rsidRPr="00915A59" w:rsidDel="00610672">
          <w:rPr>
            <w:rFonts w:ascii="Times New Roman" w:eastAsia="Times New Roman" w:hAnsi="Times New Roman" w:cs="Times New Roman"/>
            <w:kern w:val="0"/>
            <w:sz w:val="20"/>
            <w:szCs w:val="20"/>
            <w14:ligatures w14:val="none"/>
          </w:rPr>
          <w:delText xml:space="preserve"> </w:delText>
        </w:r>
      </w:del>
      <w:r w:rsidR="008F203F" w:rsidRPr="00915A59">
        <w:rPr>
          <w:rFonts w:ascii="Times New Roman" w:eastAsia="Times New Roman" w:hAnsi="Times New Roman" w:cs="Times New Roman"/>
          <w:kern w:val="0"/>
          <w:sz w:val="20"/>
          <w:szCs w:val="20"/>
          <w14:ligatures w14:val="none"/>
        </w:rPr>
        <w:t>Patients with coronavirus infections have highly varied outcomes. Research also revealed that between 3% and 100% of verified cases, a larger percentage of coronavirus-infected individuals required ICU admission. Additionally, studies revealed that between 6% and 86% of hospitalized patients in critical care had a coronavirus infection, which was a very high rate of mortality</w:t>
      </w:r>
      <w:r w:rsidR="00CF595F" w:rsidRPr="00915A59">
        <w:rPr>
          <w:rFonts w:ascii="Times New Roman" w:eastAsia="Times New Roman" w:hAnsi="Times New Roman" w:cs="Times New Roman"/>
          <w:kern w:val="0"/>
          <w:sz w:val="20"/>
          <w:szCs w:val="20"/>
          <w14:ligatures w14:val="none"/>
        </w:rPr>
        <w:t xml:space="preserve"> </w:t>
      </w:r>
      <w:sdt>
        <w:sdtPr>
          <w:rPr>
            <w:rFonts w:ascii="Times New Roman" w:eastAsia="Times New Roman" w:hAnsi="Times New Roman" w:cs="Times New Roman"/>
            <w:color w:val="000000"/>
            <w:kern w:val="0"/>
            <w:sz w:val="20"/>
            <w:szCs w:val="20"/>
            <w14:ligatures w14:val="none"/>
          </w:rPr>
          <w:tag w:val="MENDELEY_CITATION_v3_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"/>
          <w:id w:val="-991020206"/>
          <w:placeholder>
            <w:docPart w:val="DefaultPlaceholder_-1854013440"/>
          </w:placeholder>
        </w:sdtPr>
        <w:sdtEndPr/>
        <w:sdtContent>
          <w:r w:rsidR="00292026" w:rsidRPr="00915A59">
            <w:rPr>
              <w:rFonts w:ascii="Times New Roman" w:eastAsia="Times New Roman" w:hAnsi="Times New Roman" w:cs="Times New Roman"/>
              <w:color w:val="000000"/>
              <w:kern w:val="0"/>
              <w:sz w:val="20"/>
              <w:szCs w:val="20"/>
              <w14:ligatures w14:val="none"/>
            </w:rPr>
            <w:t>[3]</w:t>
          </w:r>
        </w:sdtContent>
      </w:sdt>
      <w:r w:rsidR="008F203F" w:rsidRPr="00915A59">
        <w:rPr>
          <w:rFonts w:ascii="Times New Roman" w:eastAsia="Times New Roman" w:hAnsi="Times New Roman" w:cs="Times New Roman"/>
          <w:kern w:val="0"/>
          <w:sz w:val="20"/>
          <w:szCs w:val="20"/>
          <w14:ligatures w14:val="none"/>
        </w:rPr>
        <w:t>.</w:t>
      </w:r>
    </w:p>
    <w:p w14:paraId="042728D1" w14:textId="2AF95AD4" w:rsidR="009C6039" w:rsidRPr="00915A59" w:rsidRDefault="00EA6B6A" w:rsidP="00915A59">
      <w:pPr>
        <w:spacing w:after="0" w:line="360" w:lineRule="auto"/>
        <w:jc w:val="both"/>
        <w:rPr>
          <w:rFonts w:ascii="Times New Roman" w:eastAsia="Times New Roman" w:hAnsi="Times New Roman" w:cs="Times New Roman"/>
          <w:kern w:val="0"/>
          <w:sz w:val="20"/>
          <w:szCs w:val="20"/>
          <w14:ligatures w14:val="none"/>
        </w:rPr>
      </w:pPr>
      <w:r w:rsidRPr="00915A59">
        <w:rPr>
          <w:rFonts w:ascii="Times New Roman" w:eastAsia="Times New Roman" w:hAnsi="Times New Roman" w:cs="Times New Roman"/>
          <w:kern w:val="0"/>
          <w:sz w:val="20"/>
          <w:szCs w:val="20"/>
          <w14:ligatures w14:val="none"/>
        </w:rPr>
        <w:t>The</w:t>
      </w:r>
      <w:r w:rsidR="00962F08" w:rsidRPr="00915A59">
        <w:rPr>
          <w:rFonts w:ascii="Times New Roman" w:eastAsia="Times New Roman" w:hAnsi="Times New Roman" w:cs="Times New Roman"/>
          <w:kern w:val="0"/>
          <w:sz w:val="20"/>
          <w:szCs w:val="20"/>
          <w14:ligatures w14:val="none"/>
        </w:rPr>
        <w:t xml:space="preserve"> COVID pandemic has made health inequities worse, with underrepresented communities seeing greater rates of morbidity and mortality than the overall population </w:t>
      </w:r>
      <w:sdt>
        <w:sdtPr>
          <w:rPr>
            <w:rFonts w:ascii="Times New Roman" w:eastAsia="Times New Roman" w:hAnsi="Times New Roman" w:cs="Times New Roman"/>
            <w:color w:val="000000"/>
            <w:kern w:val="0"/>
            <w:sz w:val="20"/>
            <w:szCs w:val="20"/>
            <w14:ligatures w14:val="none"/>
          </w:rPr>
          <w:tag w:val="MENDELEY_CITATION_v3_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"/>
          <w:id w:val="821162114"/>
          <w:placeholder>
            <w:docPart w:val="DefaultPlaceholder_-1854013440"/>
          </w:placeholder>
        </w:sdtPr>
        <w:sdtEndPr/>
        <w:sdtContent>
          <w:r w:rsidR="00292026" w:rsidRPr="00915A59">
            <w:rPr>
              <w:rFonts w:ascii="Times New Roman" w:eastAsia="Times New Roman" w:hAnsi="Times New Roman" w:cs="Times New Roman"/>
              <w:color w:val="000000"/>
              <w:kern w:val="0"/>
              <w:sz w:val="20"/>
              <w:szCs w:val="20"/>
              <w14:ligatures w14:val="none"/>
            </w:rPr>
            <w:t>[4]</w:t>
          </w:r>
        </w:sdtContent>
      </w:sdt>
      <w:r w:rsidR="00962F08" w:rsidRPr="00915A59">
        <w:rPr>
          <w:rFonts w:ascii="Times New Roman" w:eastAsia="Times New Roman" w:hAnsi="Times New Roman" w:cs="Times New Roman"/>
          <w:kern w:val="0"/>
          <w:sz w:val="20"/>
          <w:szCs w:val="20"/>
          <w14:ligatures w14:val="none"/>
        </w:rPr>
        <w:t>.</w:t>
      </w:r>
      <w:r w:rsidR="00291072" w:rsidRPr="00915A59">
        <w:rPr>
          <w:rFonts w:ascii="Times New Roman" w:eastAsia="Times New Roman" w:hAnsi="Times New Roman" w:cs="Times New Roman"/>
          <w:kern w:val="0"/>
          <w:sz w:val="20"/>
          <w:szCs w:val="20"/>
          <w14:ligatures w14:val="none"/>
        </w:rPr>
        <w:t xml:space="preserve"> </w:t>
      </w:r>
      <w:r w:rsidR="00385680" w:rsidRPr="00915A59">
        <w:rPr>
          <w:rFonts w:ascii="Times New Roman" w:eastAsia="Times New Roman" w:hAnsi="Times New Roman" w:cs="Times New Roman"/>
          <w:kern w:val="0"/>
          <w:sz w:val="20"/>
          <w:szCs w:val="20"/>
          <w14:ligatures w14:val="none"/>
        </w:rPr>
        <w:t>According to earlier research, socioeconomic risk factors like food insecurity, homelessness, and poverty can also have a negative impact on people's health during a pandemic</w:t>
      </w:r>
      <w:r w:rsidRPr="00915A59">
        <w:rPr>
          <w:rFonts w:ascii="Times New Roman" w:eastAsia="Times New Roman" w:hAnsi="Times New Roman" w:cs="Times New Roman"/>
          <w:kern w:val="0"/>
          <w:sz w:val="20"/>
          <w:szCs w:val="20"/>
          <w14:ligatures w14:val="none"/>
        </w:rPr>
        <w:t xml:space="preserve"> </w:t>
      </w:r>
      <w:sdt>
        <w:sdtPr>
          <w:rPr>
            <w:rFonts w:ascii="Times New Roman" w:eastAsia="Times New Roman" w:hAnsi="Times New Roman" w:cs="Times New Roman"/>
            <w:color w:val="000000"/>
            <w:kern w:val="0"/>
            <w:sz w:val="20"/>
            <w:szCs w:val="20"/>
            <w14:ligatures w14:val="none"/>
          </w:rPr>
          <w:tag w:val="MENDELEY_CITATION_v3_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"/>
          <w:id w:val="649803125"/>
          <w:placeholder>
            <w:docPart w:val="DefaultPlaceholder_-1854013440"/>
          </w:placeholder>
        </w:sdtPr>
        <w:sdtEndPr/>
        <w:sdtContent>
          <w:r w:rsidR="00292026" w:rsidRPr="00915A59">
            <w:rPr>
              <w:rFonts w:ascii="Times New Roman" w:eastAsia="Times New Roman" w:hAnsi="Times New Roman" w:cs="Times New Roman"/>
              <w:color w:val="000000"/>
              <w:kern w:val="0"/>
              <w:sz w:val="20"/>
              <w:szCs w:val="20"/>
              <w14:ligatures w14:val="none"/>
            </w:rPr>
            <w:t>[5], [6]</w:t>
          </w:r>
        </w:sdtContent>
      </w:sdt>
      <w:r w:rsidR="00385680" w:rsidRPr="00915A59">
        <w:rPr>
          <w:rFonts w:ascii="Times New Roman" w:eastAsia="Times New Roman" w:hAnsi="Times New Roman" w:cs="Times New Roman"/>
          <w:kern w:val="0"/>
          <w:sz w:val="20"/>
          <w:szCs w:val="20"/>
          <w14:ligatures w14:val="none"/>
        </w:rPr>
        <w:t>.</w:t>
      </w:r>
      <w:r w:rsidR="00BE6FF4" w:rsidRPr="00915A59">
        <w:rPr>
          <w:rFonts w:ascii="Times New Roman" w:eastAsia="Times New Roman" w:hAnsi="Times New Roman" w:cs="Times New Roman"/>
          <w:kern w:val="0"/>
          <w:sz w:val="20"/>
          <w:szCs w:val="20"/>
          <w14:ligatures w14:val="none"/>
        </w:rPr>
        <w:t xml:space="preserve"> </w:t>
      </w:r>
      <w:r w:rsidR="009C6039" w:rsidRPr="00915A59">
        <w:rPr>
          <w:rFonts w:ascii="Times New Roman" w:eastAsia="Times New Roman" w:hAnsi="Times New Roman" w:cs="Times New Roman"/>
          <w:kern w:val="0"/>
          <w:sz w:val="20"/>
          <w:szCs w:val="20"/>
          <w14:ligatures w14:val="none"/>
        </w:rPr>
        <w:t xml:space="preserve">Research by Zeng et al. (2022) revealed that low vaccination rates in some Chicago zip codes were linked to greater COVID mortality rates, aggravating already-existing racial and ethnic differences in death rates </w:t>
      </w:r>
      <w:sdt>
        <w:sdtPr>
          <w:rPr>
            <w:rFonts w:ascii="Times New Roman" w:eastAsia="Times New Roman" w:hAnsi="Times New Roman" w:cs="Times New Roman"/>
            <w:color w:val="000000"/>
            <w:kern w:val="0"/>
            <w:sz w:val="20"/>
            <w:szCs w:val="20"/>
            <w14:ligatures w14:val="none"/>
          </w:rPr>
          <w:tag w:val="MENDELEY_CITATION_v3_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"/>
          <w:id w:val="-1582370101"/>
          <w:placeholder>
            <w:docPart w:val="DefaultPlaceholder_-1854013440"/>
          </w:placeholder>
        </w:sdtPr>
        <w:sdtEndPr/>
        <w:sdtContent>
          <w:r w:rsidR="00292026" w:rsidRPr="00915A59">
            <w:rPr>
              <w:rFonts w:ascii="Times New Roman" w:eastAsia="Times New Roman" w:hAnsi="Times New Roman" w:cs="Times New Roman"/>
              <w:color w:val="000000"/>
              <w:kern w:val="0"/>
              <w:sz w:val="20"/>
              <w:szCs w:val="20"/>
              <w14:ligatures w14:val="none"/>
            </w:rPr>
            <w:t>[7]</w:t>
          </w:r>
        </w:sdtContent>
      </w:sdt>
      <w:r w:rsidR="009C6039" w:rsidRPr="00915A59">
        <w:rPr>
          <w:rFonts w:ascii="Times New Roman" w:eastAsia="Times New Roman" w:hAnsi="Times New Roman" w:cs="Times New Roman"/>
          <w:kern w:val="0"/>
          <w:sz w:val="20"/>
          <w:szCs w:val="20"/>
          <w14:ligatures w14:val="none"/>
        </w:rPr>
        <w:t>.</w:t>
      </w:r>
      <w:r w:rsidR="004F4402" w:rsidRPr="00915A59">
        <w:rPr>
          <w:rFonts w:ascii="Times New Roman" w:eastAsia="Times New Roman" w:hAnsi="Times New Roman" w:cs="Times New Roman"/>
          <w:kern w:val="0"/>
          <w:sz w:val="20"/>
          <w:szCs w:val="20"/>
          <w14:ligatures w14:val="none"/>
        </w:rPr>
        <w:t xml:space="preserve"> </w:t>
      </w:r>
    </w:p>
    <w:p w14:paraId="49D658E0" w14:textId="77777777" w:rsidR="00224DA1" w:rsidRDefault="00031E11" w:rsidP="00915A59">
      <w:pPr>
        <w:spacing w:after="0" w:line="360" w:lineRule="auto"/>
        <w:jc w:val="both"/>
        <w:rPr>
          <w:rFonts w:ascii="Times New Roman" w:eastAsia="Times New Roman" w:hAnsi="Times New Roman" w:cs="Times New Roman"/>
          <w:kern w:val="0"/>
          <w:sz w:val="20"/>
          <w:szCs w:val="20"/>
          <w14:ligatures w14:val="none"/>
        </w:rPr>
      </w:pPr>
      <w:r w:rsidRPr="00915A59">
        <w:rPr>
          <w:rFonts w:ascii="Times New Roman" w:eastAsia="Times New Roman" w:hAnsi="Times New Roman" w:cs="Times New Roman"/>
          <w:kern w:val="0"/>
          <w:sz w:val="20"/>
          <w:szCs w:val="20"/>
          <w14:ligatures w14:val="none"/>
        </w:rPr>
        <w:t xml:space="preserve">Soon after the virus genome was made public, tests to identify COVID-19 were created </w:t>
      </w:r>
      <w:sdt>
        <w:sdtPr>
          <w:rPr>
            <w:rFonts w:ascii="Times New Roman" w:eastAsia="Times New Roman" w:hAnsi="Times New Roman" w:cs="Times New Roman"/>
            <w:color w:val="000000"/>
            <w:kern w:val="0"/>
            <w:sz w:val="20"/>
            <w:szCs w:val="20"/>
            <w14:ligatures w14:val="none"/>
          </w:rPr>
          <w:tag w:val="MENDELEY_CITATION_v3_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"/>
          <w:id w:val="1280997246"/>
          <w:placeholder>
            <w:docPart w:val="DefaultPlaceholder_-1854013440"/>
          </w:placeholder>
        </w:sdtPr>
        <w:sdtEndPr/>
        <w:sdtContent>
          <w:r w:rsidR="00292026" w:rsidRPr="00915A59">
            <w:rPr>
              <w:rFonts w:ascii="Times New Roman" w:eastAsia="Times New Roman" w:hAnsi="Times New Roman" w:cs="Times New Roman"/>
              <w:color w:val="000000"/>
              <w:kern w:val="0"/>
              <w:sz w:val="20"/>
              <w:szCs w:val="20"/>
              <w14:ligatures w14:val="none"/>
            </w:rPr>
            <w:t>[8]</w:t>
          </w:r>
        </w:sdtContent>
      </w:sdt>
      <w:r w:rsidRPr="00915A59">
        <w:rPr>
          <w:rFonts w:ascii="Times New Roman" w:eastAsia="Times New Roman" w:hAnsi="Times New Roman" w:cs="Times New Roman"/>
          <w:kern w:val="0"/>
          <w:sz w:val="20"/>
          <w:szCs w:val="20"/>
          <w14:ligatures w14:val="none"/>
        </w:rPr>
        <w:t>.</w:t>
      </w:r>
      <w:r w:rsidR="00546E59" w:rsidRPr="00915A59">
        <w:rPr>
          <w:rFonts w:ascii="Times New Roman" w:eastAsia="Times New Roman" w:hAnsi="Times New Roman" w:cs="Times New Roman"/>
          <w:kern w:val="0"/>
          <w:sz w:val="20"/>
          <w:szCs w:val="20"/>
          <w14:ligatures w14:val="none"/>
        </w:rPr>
        <w:t xml:space="preserve"> </w:t>
      </w:r>
      <w:r w:rsidR="00E07637" w:rsidRPr="00915A59">
        <w:rPr>
          <w:rFonts w:ascii="Times New Roman" w:eastAsia="Times New Roman" w:hAnsi="Times New Roman" w:cs="Times New Roman"/>
          <w:kern w:val="0"/>
          <w:sz w:val="20"/>
          <w:szCs w:val="20"/>
          <w14:ligatures w14:val="none"/>
        </w:rPr>
        <w:t xml:space="preserve">For clinical and public health applications, a wide range of COVID-19 tests are available. The point of care (POC), a central laboratory, or a community setting like a home, workplace, or school can all be used for testing </w:t>
      </w:r>
      <w:sdt>
        <w:sdtPr>
          <w:rPr>
            <w:rFonts w:ascii="Times New Roman" w:eastAsia="Times New Roman" w:hAnsi="Times New Roman" w:cs="Times New Roman"/>
            <w:color w:val="000000"/>
            <w:kern w:val="0"/>
            <w:sz w:val="20"/>
            <w:szCs w:val="20"/>
            <w14:ligatures w14:val="none"/>
          </w:rPr>
          <w:tag w:val="MENDELEY_CITATION_v3_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"/>
          <w:id w:val="-1292670694"/>
          <w:placeholder>
            <w:docPart w:val="DefaultPlaceholder_-1854013440"/>
          </w:placeholder>
        </w:sdtPr>
        <w:sdtEndPr/>
        <w:sdtContent>
          <w:r w:rsidR="00292026" w:rsidRPr="00915A59">
            <w:rPr>
              <w:rFonts w:ascii="Times New Roman" w:eastAsia="Times New Roman" w:hAnsi="Times New Roman" w:cs="Times New Roman"/>
              <w:color w:val="000000"/>
              <w:kern w:val="0"/>
              <w:sz w:val="20"/>
              <w:szCs w:val="20"/>
              <w14:ligatures w14:val="none"/>
            </w:rPr>
            <w:t>[9]</w:t>
          </w:r>
        </w:sdtContent>
      </w:sdt>
      <w:r w:rsidR="00E07637" w:rsidRPr="00915A59">
        <w:rPr>
          <w:rFonts w:ascii="Times New Roman" w:eastAsia="Times New Roman" w:hAnsi="Times New Roman" w:cs="Times New Roman"/>
          <w:kern w:val="0"/>
          <w:sz w:val="20"/>
          <w:szCs w:val="20"/>
          <w14:ligatures w14:val="none"/>
        </w:rPr>
        <w:t xml:space="preserve">. </w:t>
      </w:r>
    </w:p>
    <w:p w14:paraId="6AC2E0F9" w14:textId="61EC85D0" w:rsidR="00704047" w:rsidRPr="00915A59" w:rsidRDefault="00935B66" w:rsidP="00915A59">
      <w:pPr>
        <w:spacing w:after="0" w:line="360" w:lineRule="auto"/>
        <w:jc w:val="both"/>
        <w:rPr>
          <w:rFonts w:ascii="Times New Roman" w:eastAsia="Times New Roman" w:hAnsi="Times New Roman" w:cs="Times New Roman"/>
          <w:kern w:val="0"/>
          <w:sz w:val="20"/>
          <w:szCs w:val="20"/>
          <w14:ligatures w14:val="none"/>
        </w:rPr>
      </w:pPr>
      <w:r w:rsidRPr="00915A59">
        <w:rPr>
          <w:rFonts w:ascii="Times New Roman" w:eastAsia="Times New Roman" w:hAnsi="Times New Roman" w:cs="Times New Roman"/>
          <w:kern w:val="0"/>
          <w:sz w:val="20"/>
          <w:szCs w:val="20"/>
          <w14:ligatures w14:val="none"/>
        </w:rPr>
        <w:t>The University of Illinois System's SHIELD Illinois (</w:t>
      </w:r>
      <w:r w:rsidR="00136989" w:rsidRPr="00915A59">
        <w:rPr>
          <w:rFonts w:ascii="Times New Roman" w:eastAsia="Times New Roman" w:hAnsi="Times New Roman" w:cs="Times New Roman"/>
          <w:kern w:val="0"/>
          <w:sz w:val="20"/>
          <w:szCs w:val="20"/>
          <w14:ligatures w14:val="none"/>
        </w:rPr>
        <w:t>also referred to as</w:t>
      </w:r>
      <w:r w:rsidRPr="00915A59">
        <w:rPr>
          <w:rFonts w:ascii="Times New Roman" w:eastAsia="Times New Roman" w:hAnsi="Times New Roman" w:cs="Times New Roman"/>
          <w:kern w:val="0"/>
          <w:sz w:val="20"/>
          <w:szCs w:val="20"/>
          <w14:ligatures w14:val="none"/>
        </w:rPr>
        <w:t xml:space="preserve"> "SHIELD") effort aims to provide the cutting-edge saliva-based COVID-19 test to K–12 schools, colleges, universities, businesses, and the </w:t>
      </w:r>
      <w:r w:rsidR="00860072" w:rsidRPr="00915A59">
        <w:rPr>
          <w:rFonts w:ascii="Times New Roman" w:eastAsia="Times New Roman" w:hAnsi="Times New Roman" w:cs="Times New Roman"/>
          <w:kern w:val="0"/>
          <w:sz w:val="20"/>
          <w:szCs w:val="20"/>
          <w14:ligatures w14:val="none"/>
        </w:rPr>
        <w:t>public</w:t>
      </w:r>
      <w:r w:rsidRPr="00915A59">
        <w:rPr>
          <w:rFonts w:ascii="Times New Roman" w:eastAsia="Times New Roman" w:hAnsi="Times New Roman" w:cs="Times New Roman"/>
          <w:kern w:val="0"/>
          <w:sz w:val="20"/>
          <w:szCs w:val="20"/>
          <w14:ligatures w14:val="none"/>
        </w:rPr>
        <w:t xml:space="preserve"> throughout the state of Illinois. Testing for SHIELD started in the fall of 2020.</w:t>
      </w:r>
      <w:r w:rsidR="00704047" w:rsidRPr="00915A59">
        <w:rPr>
          <w:rFonts w:ascii="Times New Roman" w:eastAsia="Times New Roman" w:hAnsi="Times New Roman" w:cs="Times New Roman"/>
          <w:kern w:val="0"/>
          <w:sz w:val="20"/>
          <w:szCs w:val="20"/>
          <w14:ligatures w14:val="none"/>
        </w:rPr>
        <w:t xml:space="preserve"> During its time, SHIELD expanded quickly. In the fall of 2020, SHIELD processed less than 5,000 tests; by May 2021, it processed 85,500 tests; and by January 2022, it processed slightly under 900,000 tests. In May 2022, SHIELD cleared the 6-million-test level, and in February 2023, it surpassed the 7-million-test threshold. </w:t>
      </w:r>
      <w:r w:rsidR="00ED4D8A" w:rsidRPr="00915A59">
        <w:rPr>
          <w:rFonts w:ascii="Times New Roman" w:eastAsia="Times New Roman" w:hAnsi="Times New Roman" w:cs="Times New Roman"/>
          <w:kern w:val="0"/>
          <w:sz w:val="20"/>
          <w:szCs w:val="20"/>
          <w14:ligatures w14:val="none"/>
        </w:rPr>
        <w:t>SHIELD Illinois is a statewide initiative offering free COVID testing to all residents. While the program has successfully increased testing rates across Illinois, its effectiveness in improving COVID outcomes in underserved communities remains unclear. The program has amassed extensive data on testing, encompassing the number and types of tests conducted, test results, and demographic information of those tested. This presents a unique opportunity to gain a comprehensive understanding of the impact of SHIELD Illinois on the health of underrepresented communities in Chicago, especially when combined with data from the Chicago Department of Public Health and Electronic Health Records.</w:t>
      </w:r>
      <w:r w:rsidR="00F0545A" w:rsidRPr="00915A59">
        <w:rPr>
          <w:rFonts w:ascii="Times New Roman" w:eastAsia="Times New Roman" w:hAnsi="Times New Roman" w:cs="Times New Roman"/>
          <w:kern w:val="0"/>
          <w:sz w:val="20"/>
          <w:szCs w:val="20"/>
          <w14:ligatures w14:val="none"/>
        </w:rPr>
        <w:t xml:space="preserve"> </w:t>
      </w:r>
    </w:p>
    <w:p w14:paraId="7E8734E0" w14:textId="5950493B" w:rsidR="005A7286" w:rsidRDefault="00A84101" w:rsidP="00052845">
      <w:pPr>
        <w:spacing w:after="0" w:line="360" w:lineRule="auto"/>
        <w:jc w:val="both"/>
        <w:rPr>
          <w:rFonts w:ascii="Times New Roman" w:eastAsia="Times New Roman" w:hAnsi="Times New Roman" w:cs="Times New Roman"/>
          <w:kern w:val="0"/>
          <w:sz w:val="20"/>
          <w:szCs w:val="20"/>
          <w14:ligatures w14:val="none"/>
        </w:rPr>
      </w:pPr>
      <w:del w:id="15" w:author="Tootooni, Mohammad Samie" w:date="2024-08-13T19:23:00Z" w16du:dateUtc="2024-08-14T00:23:00Z">
        <w:r w:rsidRPr="00A84101" w:rsidDel="00AB0DF5">
          <w:rPr>
            <w:rFonts w:ascii="Times New Roman" w:eastAsia="Times New Roman" w:hAnsi="Times New Roman" w:cs="Times New Roman"/>
            <w:kern w:val="0"/>
            <w:sz w:val="20"/>
            <w:szCs w:val="20"/>
            <w14:ligatures w14:val="none"/>
          </w:rPr>
          <w:delText>To the best of our knowledge, this study represents the first evaluation of the impact of the SHIELD testing program on COVID-19 ICU admission rates. Through this research, w</w:delText>
        </w:r>
      </w:del>
      <w:ins w:id="16" w:author="Tootooni, Mohammad Samie" w:date="2024-08-13T19:23:00Z" w16du:dateUtc="2024-08-14T00:23:00Z">
        <w:r w:rsidR="00AB0DF5">
          <w:rPr>
            <w:rFonts w:ascii="Times New Roman" w:eastAsia="Times New Roman" w:hAnsi="Times New Roman" w:cs="Times New Roman"/>
            <w:kern w:val="0"/>
            <w:sz w:val="20"/>
            <w:szCs w:val="20"/>
            <w14:ligatures w14:val="none"/>
          </w:rPr>
          <w:t xml:space="preserve">Our </w:t>
        </w:r>
      </w:ins>
      <w:del w:id="17" w:author="Tootooni, Mohammad Samie" w:date="2024-08-13T19:23:00Z" w16du:dateUtc="2024-08-14T00:23:00Z">
        <w:r w:rsidRPr="00A84101" w:rsidDel="00AB0DF5">
          <w:rPr>
            <w:rFonts w:ascii="Times New Roman" w:eastAsia="Times New Roman" w:hAnsi="Times New Roman" w:cs="Times New Roman"/>
            <w:kern w:val="0"/>
            <w:sz w:val="20"/>
            <w:szCs w:val="20"/>
            <w14:ligatures w14:val="none"/>
          </w:rPr>
          <w:delText xml:space="preserve">e </w:delText>
        </w:r>
      </w:del>
      <w:r w:rsidRPr="00A84101">
        <w:rPr>
          <w:rFonts w:ascii="Times New Roman" w:eastAsia="Times New Roman" w:hAnsi="Times New Roman" w:cs="Times New Roman"/>
          <w:kern w:val="0"/>
          <w:sz w:val="20"/>
          <w:szCs w:val="20"/>
          <w14:ligatures w14:val="none"/>
        </w:rPr>
        <w:t xml:space="preserve">aim </w:t>
      </w:r>
      <w:ins w:id="18" w:author="Tootooni, Mohammad Samie" w:date="2024-08-13T19:23:00Z" w16du:dateUtc="2024-08-14T00:23:00Z">
        <w:r w:rsidR="00AB0DF5">
          <w:rPr>
            <w:rFonts w:ascii="Times New Roman" w:eastAsia="Times New Roman" w:hAnsi="Times New Roman" w:cs="Times New Roman"/>
            <w:kern w:val="0"/>
            <w:sz w:val="20"/>
            <w:szCs w:val="20"/>
            <w14:ligatures w14:val="none"/>
          </w:rPr>
          <w:t xml:space="preserve">is </w:t>
        </w:r>
      </w:ins>
      <w:r w:rsidRPr="00A84101">
        <w:rPr>
          <w:rFonts w:ascii="Times New Roman" w:eastAsia="Times New Roman" w:hAnsi="Times New Roman" w:cs="Times New Roman"/>
          <w:kern w:val="0"/>
          <w:sz w:val="20"/>
          <w:szCs w:val="20"/>
          <w14:ligatures w14:val="none"/>
        </w:rPr>
        <w:t xml:space="preserve">to </w:t>
      </w:r>
      <w:del w:id="19" w:author="Tootooni, Mohammad Samie" w:date="2024-08-13T19:23:00Z" w16du:dateUtc="2024-08-14T00:23:00Z">
        <w:r w:rsidRPr="00A84101" w:rsidDel="00AB0DF5">
          <w:rPr>
            <w:rFonts w:ascii="Times New Roman" w:eastAsia="Times New Roman" w:hAnsi="Times New Roman" w:cs="Times New Roman"/>
            <w:kern w:val="0"/>
            <w:sz w:val="20"/>
            <w:szCs w:val="20"/>
            <w14:ligatures w14:val="none"/>
          </w:rPr>
          <w:delText xml:space="preserve">address </w:delText>
        </w:r>
      </w:del>
      <w:ins w:id="20" w:author="Tootooni, Mohammad Samie" w:date="2024-08-13T19:23:00Z" w16du:dateUtc="2024-08-14T00:23:00Z">
        <w:r w:rsidR="00AB0DF5">
          <w:rPr>
            <w:rFonts w:ascii="Times New Roman" w:eastAsia="Times New Roman" w:hAnsi="Times New Roman" w:cs="Times New Roman"/>
            <w:kern w:val="0"/>
            <w:sz w:val="20"/>
            <w:szCs w:val="20"/>
            <w14:ligatures w14:val="none"/>
          </w:rPr>
          <w:t>evalu</w:t>
        </w:r>
      </w:ins>
      <w:ins w:id="21" w:author="Tootooni, Mohammad Samie" w:date="2024-08-13T19:24:00Z" w16du:dateUtc="2024-08-14T00:24:00Z">
        <w:r w:rsidR="00AB0DF5">
          <w:rPr>
            <w:rFonts w:ascii="Times New Roman" w:eastAsia="Times New Roman" w:hAnsi="Times New Roman" w:cs="Times New Roman"/>
            <w:kern w:val="0"/>
            <w:sz w:val="20"/>
            <w:szCs w:val="20"/>
            <w14:ligatures w14:val="none"/>
          </w:rPr>
          <w:t xml:space="preserve">ate </w:t>
        </w:r>
      </w:ins>
      <w:del w:id="22" w:author="Tootooni, Mohammad Samie" w:date="2024-08-13T19:22:00Z" w16du:dateUtc="2024-08-14T00:22:00Z">
        <w:r w:rsidRPr="00A84101" w:rsidDel="00AB0DF5">
          <w:rPr>
            <w:rFonts w:ascii="Times New Roman" w:eastAsia="Times New Roman" w:hAnsi="Times New Roman" w:cs="Times New Roman"/>
            <w:kern w:val="0"/>
            <w:sz w:val="20"/>
            <w:szCs w:val="20"/>
            <w14:ligatures w14:val="none"/>
          </w:rPr>
          <w:delText xml:space="preserve">the following question: What is </w:delText>
        </w:r>
      </w:del>
      <w:r w:rsidRPr="00A84101">
        <w:rPr>
          <w:rFonts w:ascii="Times New Roman" w:eastAsia="Times New Roman" w:hAnsi="Times New Roman" w:cs="Times New Roman"/>
          <w:kern w:val="0"/>
          <w:sz w:val="20"/>
          <w:szCs w:val="20"/>
          <w14:ligatures w14:val="none"/>
        </w:rPr>
        <w:t>the</w:t>
      </w:r>
      <w:ins w:id="23" w:author="Tootooni, Mohammad Samie" w:date="2024-08-13T19:26:00Z" w16du:dateUtc="2024-08-14T00:26:00Z">
        <w:r w:rsidR="00610672">
          <w:rPr>
            <w:rFonts w:ascii="Times New Roman" w:eastAsia="Times New Roman" w:hAnsi="Times New Roman" w:cs="Times New Roman"/>
            <w:kern w:val="0"/>
            <w:sz w:val="20"/>
            <w:szCs w:val="20"/>
            <w14:ligatures w14:val="none"/>
          </w:rPr>
          <w:t xml:space="preserve"> relation between</w:t>
        </w:r>
      </w:ins>
      <w:r w:rsidRPr="00A84101">
        <w:rPr>
          <w:rFonts w:ascii="Times New Roman" w:eastAsia="Times New Roman" w:hAnsi="Times New Roman" w:cs="Times New Roman"/>
          <w:kern w:val="0"/>
          <w:sz w:val="20"/>
          <w:szCs w:val="20"/>
          <w14:ligatures w14:val="none"/>
        </w:rPr>
        <w:t xml:space="preserve"> </w:t>
      </w:r>
      <w:del w:id="24" w:author="Tootooni, Mohammad Samie" w:date="2024-08-13T19:24:00Z" w16du:dateUtc="2024-08-14T00:24:00Z">
        <w:r w:rsidRPr="00A84101" w:rsidDel="00AB0DF5">
          <w:rPr>
            <w:rFonts w:ascii="Times New Roman" w:eastAsia="Times New Roman" w:hAnsi="Times New Roman" w:cs="Times New Roman"/>
            <w:kern w:val="0"/>
            <w:sz w:val="20"/>
            <w:szCs w:val="20"/>
            <w14:ligatures w14:val="none"/>
          </w:rPr>
          <w:delText xml:space="preserve">impact </w:delText>
        </w:r>
      </w:del>
      <w:del w:id="25" w:author="Tootooni, Mohammad Samie" w:date="2024-08-13T19:26:00Z" w16du:dateUtc="2024-08-14T00:26:00Z">
        <w:r w:rsidRPr="00A84101" w:rsidDel="00610672">
          <w:rPr>
            <w:rFonts w:ascii="Times New Roman" w:eastAsia="Times New Roman" w:hAnsi="Times New Roman" w:cs="Times New Roman"/>
            <w:kern w:val="0"/>
            <w:sz w:val="20"/>
            <w:szCs w:val="20"/>
            <w14:ligatures w14:val="none"/>
          </w:rPr>
          <w:delText xml:space="preserve">of </w:delText>
        </w:r>
      </w:del>
      <w:r w:rsidRPr="00A84101">
        <w:rPr>
          <w:rFonts w:ascii="Times New Roman" w:eastAsia="Times New Roman" w:hAnsi="Times New Roman" w:cs="Times New Roman"/>
          <w:kern w:val="0"/>
          <w:sz w:val="20"/>
          <w:szCs w:val="20"/>
          <w14:ligatures w14:val="none"/>
        </w:rPr>
        <w:t xml:space="preserve">the number </w:t>
      </w:r>
      <w:del w:id="26" w:author="Tootooni, Mohammad Samie" w:date="2024-08-13T19:22:00Z" w16du:dateUtc="2024-08-14T00:22:00Z">
        <w:r w:rsidRPr="00A84101" w:rsidDel="00AB0DF5">
          <w:rPr>
            <w:rFonts w:ascii="Times New Roman" w:eastAsia="Times New Roman" w:hAnsi="Times New Roman" w:cs="Times New Roman"/>
            <w:kern w:val="0"/>
            <w:sz w:val="20"/>
            <w:szCs w:val="20"/>
            <w14:ligatures w14:val="none"/>
          </w:rPr>
          <w:delText xml:space="preserve">and/or effective number </w:delText>
        </w:r>
      </w:del>
      <w:r w:rsidRPr="00A84101">
        <w:rPr>
          <w:rFonts w:ascii="Times New Roman" w:eastAsia="Times New Roman" w:hAnsi="Times New Roman" w:cs="Times New Roman"/>
          <w:kern w:val="0"/>
          <w:sz w:val="20"/>
          <w:szCs w:val="20"/>
          <w14:ligatures w14:val="none"/>
        </w:rPr>
        <w:t>of SHIELD test centers on COVID-19 ICU admission rates across different COVID-19 waves (i.e., Alpha, Delta, and Omicron</w:t>
      </w:r>
      <w:del w:id="27" w:author="Tootooni, Mohammad Samie" w:date="2024-08-13T19:23:00Z" w16du:dateUtc="2024-08-14T00:23:00Z">
        <w:r w:rsidRPr="00A84101" w:rsidDel="00AB0DF5">
          <w:rPr>
            <w:rFonts w:ascii="Times New Roman" w:eastAsia="Times New Roman" w:hAnsi="Times New Roman" w:cs="Times New Roman"/>
            <w:kern w:val="0"/>
            <w:sz w:val="20"/>
            <w:szCs w:val="20"/>
            <w14:ligatures w14:val="none"/>
          </w:rPr>
          <w:delText>)?</w:delText>
        </w:r>
      </w:del>
      <w:ins w:id="28" w:author="Tootooni, Mohammad Samie" w:date="2024-08-13T19:23:00Z" w16du:dateUtc="2024-08-14T00:23:00Z">
        <w:r w:rsidR="00AB0DF5" w:rsidRPr="00A84101">
          <w:rPr>
            <w:rFonts w:ascii="Times New Roman" w:eastAsia="Times New Roman" w:hAnsi="Times New Roman" w:cs="Times New Roman"/>
            <w:kern w:val="0"/>
            <w:sz w:val="20"/>
            <w:szCs w:val="20"/>
            <w14:ligatures w14:val="none"/>
          </w:rPr>
          <w:t>)</w:t>
        </w:r>
        <w:r w:rsidR="00AB0DF5">
          <w:rPr>
            <w:rFonts w:ascii="Times New Roman" w:eastAsia="Times New Roman" w:hAnsi="Times New Roman" w:cs="Times New Roman"/>
            <w:kern w:val="0"/>
            <w:sz w:val="20"/>
            <w:szCs w:val="20"/>
            <w14:ligatures w14:val="none"/>
          </w:rPr>
          <w:t>.</w:t>
        </w:r>
      </w:ins>
      <w:ins w:id="29" w:author="Tootooni, Mohammad Samie" w:date="2024-08-13T19:24:00Z" w16du:dateUtc="2024-08-14T00:24:00Z">
        <w:r w:rsidR="00AB0DF5">
          <w:rPr>
            <w:rFonts w:ascii="Times New Roman" w:eastAsia="Times New Roman" w:hAnsi="Times New Roman" w:cs="Times New Roman"/>
            <w:kern w:val="0"/>
            <w:sz w:val="20"/>
            <w:szCs w:val="20"/>
            <w14:ligatures w14:val="none"/>
          </w:rPr>
          <w:t xml:space="preserve"> We further analyze the </w:t>
        </w:r>
      </w:ins>
      <w:ins w:id="30" w:author="Tootooni, Mohammad Samie" w:date="2024-08-13T19:25:00Z" w16du:dateUtc="2024-08-14T00:25:00Z">
        <w:r w:rsidR="00610672">
          <w:rPr>
            <w:rFonts w:ascii="Times New Roman" w:eastAsia="Times New Roman" w:hAnsi="Times New Roman" w:cs="Times New Roman"/>
            <w:kern w:val="0"/>
            <w:sz w:val="20"/>
            <w:szCs w:val="20"/>
            <w14:ligatures w14:val="none"/>
          </w:rPr>
          <w:t xml:space="preserve">impact </w:t>
        </w:r>
      </w:ins>
      <w:ins w:id="31" w:author="Tootooni, Mohammad Samie" w:date="2024-08-13T19:24:00Z" w16du:dateUtc="2024-08-14T00:24:00Z">
        <w:r w:rsidR="00AB0DF5">
          <w:rPr>
            <w:rFonts w:ascii="Times New Roman" w:eastAsia="Times New Roman" w:hAnsi="Times New Roman" w:cs="Times New Roman"/>
            <w:kern w:val="0"/>
            <w:sz w:val="20"/>
            <w:szCs w:val="20"/>
            <w14:ligatures w14:val="none"/>
          </w:rPr>
          <w:t xml:space="preserve">of the </w:t>
        </w:r>
      </w:ins>
      <w:ins w:id="32" w:author="Tootooni, Mohammad Samie" w:date="2024-08-13T19:25:00Z" w16du:dateUtc="2024-08-14T00:25:00Z">
        <w:r w:rsidR="00AB0DF5">
          <w:rPr>
            <w:rFonts w:ascii="Times New Roman" w:eastAsia="Times New Roman" w:hAnsi="Times New Roman" w:cs="Times New Roman"/>
            <w:kern w:val="0"/>
            <w:sz w:val="20"/>
            <w:szCs w:val="20"/>
            <w14:ligatures w14:val="none"/>
          </w:rPr>
          <w:t xml:space="preserve">geospatial </w:t>
        </w:r>
      </w:ins>
      <w:ins w:id="33" w:author="Tootooni, Mohammad Samie" w:date="2024-08-13T19:24:00Z" w16du:dateUtc="2024-08-14T00:24:00Z">
        <w:r w:rsidR="00AB0DF5">
          <w:rPr>
            <w:rFonts w:ascii="Times New Roman" w:eastAsia="Times New Roman" w:hAnsi="Times New Roman" w:cs="Times New Roman"/>
            <w:kern w:val="0"/>
            <w:sz w:val="20"/>
            <w:szCs w:val="20"/>
            <w14:ligatures w14:val="none"/>
          </w:rPr>
          <w:t xml:space="preserve">determinants of health </w:t>
        </w:r>
      </w:ins>
      <w:ins w:id="34" w:author="Tootooni, Mohammad Samie" w:date="2024-08-13T19:25:00Z" w16du:dateUtc="2024-08-14T00:25:00Z">
        <w:r w:rsidR="00AB0DF5">
          <w:rPr>
            <w:rFonts w:ascii="Times New Roman" w:eastAsia="Times New Roman" w:hAnsi="Times New Roman" w:cs="Times New Roman"/>
            <w:kern w:val="0"/>
            <w:sz w:val="20"/>
            <w:szCs w:val="20"/>
            <w14:ligatures w14:val="none"/>
          </w:rPr>
          <w:t xml:space="preserve">factors including the socioeconomic status in zip code level on </w:t>
        </w:r>
        <w:r w:rsidR="00610672">
          <w:rPr>
            <w:rFonts w:ascii="Times New Roman" w:eastAsia="Times New Roman" w:hAnsi="Times New Roman" w:cs="Times New Roman"/>
            <w:kern w:val="0"/>
            <w:sz w:val="20"/>
            <w:szCs w:val="20"/>
            <w14:ligatures w14:val="none"/>
          </w:rPr>
          <w:t xml:space="preserve">the </w:t>
        </w:r>
      </w:ins>
      <w:ins w:id="35" w:author="Tootooni, Mohammad Samie" w:date="2024-08-13T19:26:00Z" w16du:dateUtc="2024-08-14T00:26:00Z">
        <w:r w:rsidR="00610672">
          <w:rPr>
            <w:rFonts w:ascii="Times New Roman" w:eastAsia="Times New Roman" w:hAnsi="Times New Roman" w:cs="Times New Roman"/>
            <w:kern w:val="0"/>
            <w:sz w:val="20"/>
            <w:szCs w:val="20"/>
            <w14:ligatures w14:val="none"/>
          </w:rPr>
          <w:t xml:space="preserve">effectiveness of the number of SHIELD centers. </w:t>
        </w:r>
      </w:ins>
      <w:ins w:id="36" w:author="Tootooni, Mohammad Samie" w:date="2024-08-13T19:35:00Z" w16du:dateUtc="2024-08-14T00:35:00Z">
        <w:r w:rsidR="00610672">
          <w:rPr>
            <w:rFonts w:ascii="Times New Roman" w:eastAsia="Times New Roman" w:hAnsi="Times New Roman" w:cs="Times New Roman"/>
            <w:kern w:val="0"/>
            <w:sz w:val="20"/>
            <w:szCs w:val="20"/>
            <w14:ligatures w14:val="none"/>
          </w:rPr>
          <w:t xml:space="preserve">We particularly focus on </w:t>
        </w:r>
      </w:ins>
      <w:ins w:id="37" w:author="Tootooni, Mohammad Samie" w:date="2024-08-13T19:37:00Z" w16du:dateUtc="2024-08-14T00:37:00Z">
        <w:r w:rsidR="00052845">
          <w:rPr>
            <w:rFonts w:ascii="Times New Roman" w:eastAsia="Times New Roman" w:hAnsi="Times New Roman" w:cs="Times New Roman"/>
            <w:kern w:val="0"/>
            <w:sz w:val="20"/>
            <w:szCs w:val="20"/>
            <w14:ligatures w14:val="none"/>
          </w:rPr>
          <w:t xml:space="preserve">a </w:t>
        </w:r>
        <w:r w:rsidR="00052845">
          <w:rPr>
            <w:rFonts w:ascii="Times New Roman" w:eastAsia="Times New Roman" w:hAnsi="Times New Roman" w:cs="Times New Roman"/>
            <w:kern w:val="0"/>
            <w:sz w:val="20"/>
            <w:szCs w:val="20"/>
            <w14:ligatures w14:val="none"/>
          </w:rPr>
          <w:t xml:space="preserve">large academic </w:t>
        </w:r>
        <w:r w:rsidR="00052845">
          <w:rPr>
            <w:rFonts w:ascii="Times New Roman" w:eastAsia="Times New Roman" w:hAnsi="Times New Roman" w:cs="Times New Roman"/>
            <w:kern w:val="0"/>
            <w:sz w:val="20"/>
            <w:szCs w:val="20"/>
            <w14:ligatures w14:val="none"/>
          </w:rPr>
          <w:t>hospital</w:t>
        </w:r>
        <w:r w:rsidR="00052845">
          <w:rPr>
            <w:rFonts w:ascii="Times New Roman" w:eastAsia="Times New Roman" w:hAnsi="Times New Roman" w:cs="Times New Roman"/>
            <w:kern w:val="0"/>
            <w:sz w:val="20"/>
            <w:szCs w:val="20"/>
            <w14:ligatures w14:val="none"/>
          </w:rPr>
          <w:t xml:space="preserve"> which serves a </w:t>
        </w:r>
      </w:ins>
      <w:ins w:id="38" w:author="Tootooni, Mohammad Samie" w:date="2024-08-13T19:36:00Z" w16du:dateUtc="2024-08-14T00:36:00Z">
        <w:r w:rsidR="00052845">
          <w:rPr>
            <w:rFonts w:ascii="Times New Roman" w:eastAsia="Times New Roman" w:hAnsi="Times New Roman" w:cs="Times New Roman"/>
            <w:kern w:val="0"/>
            <w:sz w:val="20"/>
            <w:szCs w:val="20"/>
            <w14:ligatures w14:val="none"/>
          </w:rPr>
          <w:t>diverse population with highly different socioeconomic status</w:t>
        </w:r>
      </w:ins>
      <w:ins w:id="39" w:author="Tootooni, Mohammad Samie" w:date="2024-08-13T19:37:00Z" w16du:dateUtc="2024-08-14T00:37:00Z">
        <w:r w:rsidR="00052845">
          <w:rPr>
            <w:rFonts w:ascii="Times New Roman" w:eastAsia="Times New Roman" w:hAnsi="Times New Roman" w:cs="Times New Roman"/>
            <w:kern w:val="0"/>
            <w:sz w:val="20"/>
            <w:szCs w:val="20"/>
            <w14:ligatures w14:val="none"/>
          </w:rPr>
          <w:t xml:space="preserve"> </w:t>
        </w:r>
        <w:r w:rsidR="00052845">
          <w:rPr>
            <w:rFonts w:ascii="Times New Roman" w:eastAsia="Times New Roman" w:hAnsi="Times New Roman" w:cs="Times New Roman"/>
            <w:kern w:val="0"/>
            <w:sz w:val="20"/>
            <w:szCs w:val="20"/>
            <w14:ligatures w14:val="none"/>
          </w:rPr>
          <w:t>in the western suburbs of Chicago</w:t>
        </w:r>
      </w:ins>
      <w:ins w:id="40" w:author="Tootooni, Mohammad Samie" w:date="2024-08-13T19:36:00Z" w16du:dateUtc="2024-08-14T00:36:00Z">
        <w:r w:rsidR="00052845">
          <w:rPr>
            <w:rFonts w:ascii="Times New Roman" w:eastAsia="Times New Roman" w:hAnsi="Times New Roman" w:cs="Times New Roman"/>
            <w:kern w:val="0"/>
            <w:sz w:val="20"/>
            <w:szCs w:val="20"/>
            <w14:ligatures w14:val="none"/>
          </w:rPr>
          <w:t xml:space="preserve">. </w:t>
        </w:r>
      </w:ins>
      <w:ins w:id="41" w:author="Tootooni, Mohammad Samie" w:date="2024-08-13T19:31:00Z" w16du:dateUtc="2024-08-14T00:31:00Z">
        <w:r w:rsidR="00610672">
          <w:rPr>
            <w:rFonts w:ascii="Times New Roman" w:eastAsia="Times New Roman" w:hAnsi="Times New Roman" w:cs="Times New Roman"/>
            <w:kern w:val="0"/>
            <w:sz w:val="20"/>
            <w:szCs w:val="20"/>
            <w14:ligatures w14:val="none"/>
          </w:rPr>
          <w:t xml:space="preserve">By addressing this aim, our study provide insight for public health officials </w:t>
        </w:r>
      </w:ins>
      <w:ins w:id="42" w:author="Tootooni, Mohammad Samie" w:date="2024-08-13T19:32:00Z" w16du:dateUtc="2024-08-14T00:32:00Z">
        <w:r w:rsidR="00610672">
          <w:rPr>
            <w:rFonts w:ascii="Times New Roman" w:eastAsia="Times New Roman" w:hAnsi="Times New Roman" w:cs="Times New Roman"/>
            <w:kern w:val="0"/>
            <w:sz w:val="20"/>
            <w:szCs w:val="20"/>
            <w14:ligatures w14:val="none"/>
          </w:rPr>
          <w:t xml:space="preserve">to make more </w:t>
        </w:r>
        <w:r w:rsidR="00610672">
          <w:rPr>
            <w:rFonts w:ascii="Times New Roman" w:eastAsia="Times New Roman" w:hAnsi="Times New Roman" w:cs="Times New Roman"/>
            <w:kern w:val="0"/>
            <w:sz w:val="20"/>
            <w:szCs w:val="20"/>
            <w14:ligatures w14:val="none"/>
          </w:rPr>
          <w:t xml:space="preserve">informed </w:t>
        </w:r>
      </w:ins>
      <w:ins w:id="43" w:author="Tootooni, Mohammad Samie" w:date="2024-08-13T19:31:00Z" w16du:dateUtc="2024-08-14T00:31:00Z">
        <w:r w:rsidR="00610672">
          <w:rPr>
            <w:rFonts w:ascii="Times New Roman" w:eastAsia="Times New Roman" w:hAnsi="Times New Roman" w:cs="Times New Roman"/>
            <w:kern w:val="0"/>
            <w:sz w:val="20"/>
            <w:szCs w:val="20"/>
            <w14:ligatures w14:val="none"/>
          </w:rPr>
          <w:t>decision</w:t>
        </w:r>
      </w:ins>
      <w:ins w:id="44" w:author="Tootooni, Mohammad Samie" w:date="2024-08-13T19:32:00Z" w16du:dateUtc="2024-08-14T00:32:00Z">
        <w:r w:rsidR="00610672">
          <w:rPr>
            <w:rFonts w:ascii="Times New Roman" w:eastAsia="Times New Roman" w:hAnsi="Times New Roman" w:cs="Times New Roman"/>
            <w:kern w:val="0"/>
            <w:sz w:val="20"/>
            <w:szCs w:val="20"/>
            <w14:ligatures w14:val="none"/>
          </w:rPr>
          <w:t xml:space="preserve">s in </w:t>
        </w:r>
      </w:ins>
      <w:ins w:id="45" w:author="Tootooni, Mohammad Samie" w:date="2024-08-13T19:33:00Z" w16du:dateUtc="2024-08-14T00:33:00Z">
        <w:r w:rsidR="00610672">
          <w:rPr>
            <w:rFonts w:ascii="Times New Roman" w:eastAsia="Times New Roman" w:hAnsi="Times New Roman" w:cs="Times New Roman"/>
            <w:kern w:val="0"/>
            <w:sz w:val="20"/>
            <w:szCs w:val="20"/>
            <w14:ligatures w14:val="none"/>
          </w:rPr>
          <w:t xml:space="preserve">mitigating the outcome of </w:t>
        </w:r>
      </w:ins>
      <w:ins w:id="46" w:author="Tootooni, Mohammad Samie" w:date="2024-08-13T19:32:00Z" w16du:dateUtc="2024-08-14T00:32:00Z">
        <w:r w:rsidR="00610672">
          <w:rPr>
            <w:rFonts w:ascii="Times New Roman" w:eastAsia="Times New Roman" w:hAnsi="Times New Roman" w:cs="Times New Roman"/>
            <w:kern w:val="0"/>
            <w:sz w:val="20"/>
            <w:szCs w:val="20"/>
            <w14:ligatures w14:val="none"/>
          </w:rPr>
          <w:t>future pandemic</w:t>
        </w:r>
      </w:ins>
      <w:ins w:id="47" w:author="Tootooni, Mohammad Samie" w:date="2024-08-13T19:33:00Z" w16du:dateUtc="2024-08-14T00:33:00Z">
        <w:r w:rsidR="00610672">
          <w:rPr>
            <w:rFonts w:ascii="Times New Roman" w:eastAsia="Times New Roman" w:hAnsi="Times New Roman" w:cs="Times New Roman"/>
            <w:kern w:val="0"/>
            <w:sz w:val="20"/>
            <w:szCs w:val="20"/>
            <w14:ligatures w14:val="none"/>
          </w:rPr>
          <w:t>s.</w:t>
        </w:r>
      </w:ins>
      <w:del w:id="48" w:author="Tootooni, Mohammad Samie" w:date="2024-08-13T19:32:00Z" w16du:dateUtc="2024-08-14T00:32:00Z">
        <w:r w:rsidR="00610672" w:rsidDel="00610672">
          <w:rPr>
            <w:rFonts w:ascii="Times New Roman" w:eastAsia="Times New Roman" w:hAnsi="Times New Roman" w:cs="Times New Roman"/>
            <w:kern w:val="0"/>
            <w:sz w:val="20"/>
            <w:szCs w:val="20"/>
            <w14:ligatures w14:val="none"/>
          </w:rPr>
          <w:delText xml:space="preserve">effective </w:delText>
        </w:r>
      </w:del>
    </w:p>
    <w:p w14:paraId="5A6793C7" w14:textId="77777777" w:rsidR="00362732" w:rsidRPr="00915A59" w:rsidRDefault="00362732" w:rsidP="00915A59">
      <w:pPr>
        <w:spacing w:after="0" w:line="360" w:lineRule="auto"/>
        <w:jc w:val="both"/>
        <w:rPr>
          <w:rFonts w:ascii="Times New Roman" w:eastAsia="Times New Roman" w:hAnsi="Times New Roman" w:cs="Times New Roman"/>
          <w:sz w:val="20"/>
          <w:szCs w:val="20"/>
        </w:rPr>
      </w:pPr>
    </w:p>
    <w:p w14:paraId="5B16B564" w14:textId="0D0CDFEF" w:rsidR="005A7286" w:rsidRPr="00915A59" w:rsidRDefault="005A7286" w:rsidP="00915A59">
      <w:pPr>
        <w:pBdr>
          <w:bottom w:val="single" w:sz="6" w:space="1" w:color="auto"/>
        </w:pBdr>
        <w:spacing w:after="0" w:line="360" w:lineRule="auto"/>
        <w:jc w:val="both"/>
        <w:rPr>
          <w:rFonts w:ascii="Times New Roman" w:eastAsia="Times New Roman" w:hAnsi="Times New Roman" w:cs="Times New Roman"/>
          <w:b/>
          <w:bCs/>
          <w:sz w:val="20"/>
          <w:szCs w:val="20"/>
        </w:rPr>
      </w:pPr>
      <w:r w:rsidRPr="00915A59">
        <w:rPr>
          <w:rFonts w:ascii="Times New Roman" w:eastAsia="Times New Roman" w:hAnsi="Times New Roman" w:cs="Times New Roman"/>
          <w:b/>
          <w:bCs/>
          <w:sz w:val="20"/>
          <w:szCs w:val="20"/>
        </w:rPr>
        <w:t>Methods</w:t>
      </w:r>
    </w:p>
    <w:p w14:paraId="044209AC" w14:textId="77777777" w:rsidR="005A7286" w:rsidRPr="00915A59" w:rsidRDefault="005A7286" w:rsidP="00915A59">
      <w:pPr>
        <w:spacing w:after="0" w:line="360" w:lineRule="auto"/>
        <w:jc w:val="both"/>
        <w:rPr>
          <w:rFonts w:ascii="Times New Roman" w:eastAsia="Times New Roman" w:hAnsi="Times New Roman" w:cs="Times New Roman"/>
          <w:sz w:val="20"/>
          <w:szCs w:val="20"/>
        </w:rPr>
      </w:pPr>
    </w:p>
    <w:p w14:paraId="5FCAF04B" w14:textId="29646ADA" w:rsidR="00B70ADA" w:rsidRPr="00915A59" w:rsidRDefault="002E7CD8" w:rsidP="00915A59">
      <w:pPr>
        <w:spacing w:line="360" w:lineRule="auto"/>
        <w:jc w:val="both"/>
        <w:rPr>
          <w:rFonts w:ascii="Times New Roman" w:hAnsi="Times New Roman" w:cs="Times New Roman"/>
          <w:b/>
          <w:bCs/>
          <w:sz w:val="20"/>
          <w:szCs w:val="20"/>
        </w:rPr>
      </w:pPr>
      <w:r w:rsidRPr="00915A59">
        <w:rPr>
          <w:rFonts w:ascii="Times New Roman" w:hAnsi="Times New Roman" w:cs="Times New Roman"/>
          <w:b/>
          <w:bCs/>
          <w:sz w:val="20"/>
          <w:szCs w:val="20"/>
        </w:rPr>
        <w:t>Study Design and Populati</w:t>
      </w:r>
      <w:r w:rsidR="00020D22" w:rsidRPr="00915A59">
        <w:rPr>
          <w:rFonts w:ascii="Times New Roman" w:hAnsi="Times New Roman" w:cs="Times New Roman"/>
          <w:b/>
          <w:bCs/>
          <w:sz w:val="20"/>
          <w:szCs w:val="20"/>
        </w:rPr>
        <w:t>on</w:t>
      </w:r>
    </w:p>
    <w:p w14:paraId="507C8C39" w14:textId="7BEB0F6A" w:rsidR="00334E1D" w:rsidRDefault="00375DDD" w:rsidP="00915A59">
      <w:pPr>
        <w:spacing w:line="360" w:lineRule="auto"/>
        <w:jc w:val="both"/>
        <w:rPr>
          <w:rFonts w:ascii="Times New Roman" w:hAnsi="Times New Roman" w:cs="Times New Roman"/>
          <w:sz w:val="20"/>
          <w:szCs w:val="20"/>
        </w:rPr>
      </w:pPr>
      <w:r w:rsidRPr="00915A59">
        <w:rPr>
          <w:rFonts w:ascii="Times New Roman" w:hAnsi="Times New Roman" w:cs="Times New Roman"/>
          <w:sz w:val="20"/>
          <w:szCs w:val="20"/>
        </w:rPr>
        <w:lastRenderedPageBreak/>
        <w:t>We utilized datasets from the ICU at Loyola University Chicago covering the period from January 2020 to December 202</w:t>
      </w:r>
      <w:r w:rsidR="00957BCB">
        <w:rPr>
          <w:rFonts w:ascii="Times New Roman" w:hAnsi="Times New Roman" w:cs="Times New Roman"/>
          <w:sz w:val="20"/>
          <w:szCs w:val="20"/>
        </w:rPr>
        <w:t>3</w:t>
      </w:r>
      <w:r w:rsidRPr="00915A59">
        <w:rPr>
          <w:rFonts w:ascii="Times New Roman" w:hAnsi="Times New Roman" w:cs="Times New Roman"/>
          <w:sz w:val="20"/>
          <w:szCs w:val="20"/>
        </w:rPr>
        <w:t>.</w:t>
      </w:r>
      <w:r w:rsidR="00C876A4">
        <w:rPr>
          <w:rFonts w:ascii="Times New Roman" w:hAnsi="Times New Roman" w:cs="Times New Roman"/>
          <w:sz w:val="20"/>
          <w:szCs w:val="20"/>
        </w:rPr>
        <w:t xml:space="preserve"> Figure 1 illustrates </w:t>
      </w:r>
      <w:r w:rsidR="00C876A4" w:rsidRPr="00C876A4">
        <w:rPr>
          <w:rFonts w:ascii="Times New Roman" w:hAnsi="Times New Roman" w:cs="Times New Roman"/>
          <w:sz w:val="20"/>
          <w:szCs w:val="20"/>
        </w:rPr>
        <w:t>the data filtration process used to refine the ICU dataset for the study, focusing on the COVID ICU admission rates.</w:t>
      </w:r>
      <w:r w:rsidR="00C876A4">
        <w:rPr>
          <w:rFonts w:ascii="Times New Roman" w:hAnsi="Times New Roman" w:cs="Times New Roman"/>
          <w:sz w:val="20"/>
          <w:szCs w:val="20"/>
        </w:rPr>
        <w:t xml:space="preserve"> </w:t>
      </w:r>
      <w:r w:rsidR="00500EDC" w:rsidRPr="00500EDC">
        <w:rPr>
          <w:rFonts w:ascii="Times New Roman" w:hAnsi="Times New Roman" w:cs="Times New Roman"/>
          <w:sz w:val="20"/>
          <w:szCs w:val="20"/>
        </w:rPr>
        <w:t>The process begins with an initial dataset comprising ICU admissions from 585 zip codes, collected between 2020 and 2023.</w:t>
      </w:r>
      <w:r w:rsidR="00500EDC">
        <w:rPr>
          <w:rFonts w:ascii="Times New Roman" w:hAnsi="Times New Roman" w:cs="Times New Roman"/>
          <w:sz w:val="20"/>
          <w:szCs w:val="20"/>
        </w:rPr>
        <w:t xml:space="preserve"> </w:t>
      </w:r>
      <w:r w:rsidR="00500EDC" w:rsidRPr="00500EDC">
        <w:rPr>
          <w:rFonts w:ascii="Times New Roman" w:hAnsi="Times New Roman" w:cs="Times New Roman"/>
          <w:sz w:val="20"/>
          <w:szCs w:val="20"/>
        </w:rPr>
        <w:t xml:space="preserve">From this dataset, the top 25% of zip codes with the highest frequency of patients served by Loyola </w:t>
      </w:r>
      <w:r w:rsidR="003B3202">
        <w:rPr>
          <w:rFonts w:ascii="Times New Roman" w:hAnsi="Times New Roman" w:cs="Times New Roman"/>
          <w:sz w:val="20"/>
          <w:szCs w:val="20"/>
        </w:rPr>
        <w:t>Hospital</w:t>
      </w:r>
      <w:r w:rsidR="00500EDC" w:rsidRPr="00500EDC">
        <w:rPr>
          <w:rFonts w:ascii="Times New Roman" w:hAnsi="Times New Roman" w:cs="Times New Roman"/>
          <w:sz w:val="20"/>
          <w:szCs w:val="20"/>
        </w:rPr>
        <w:t xml:space="preserve"> are extracted. This step reduces the dataset to 147 zip codes, focusing on the areas most impacted by ICU admissions at Loyola.</w:t>
      </w:r>
      <w:r w:rsidR="004F229D">
        <w:rPr>
          <w:rFonts w:ascii="Times New Roman" w:hAnsi="Times New Roman" w:cs="Times New Roman"/>
          <w:sz w:val="20"/>
          <w:szCs w:val="20"/>
        </w:rPr>
        <w:t xml:space="preserve"> T</w:t>
      </w:r>
      <w:r w:rsidR="004F229D" w:rsidRPr="004F229D">
        <w:rPr>
          <w:rFonts w:ascii="Times New Roman" w:hAnsi="Times New Roman" w:cs="Times New Roman"/>
          <w:sz w:val="20"/>
          <w:szCs w:val="20"/>
        </w:rPr>
        <w:t>he next step involves filtering the dataset to focus exclusively on COVID-19 patients. Non-COVID patients are excluded from the dataset based on COVID-19 ICD-10 codes</w:t>
      </w:r>
      <w:r w:rsidR="000B32D6">
        <w:rPr>
          <w:rFonts w:ascii="Times New Roman" w:hAnsi="Times New Roman" w:cs="Times New Roman"/>
          <w:sz w:val="20"/>
          <w:szCs w:val="20"/>
        </w:rPr>
        <w:t xml:space="preserve"> (Table 1)</w:t>
      </w:r>
      <w:r w:rsidR="004F229D" w:rsidRPr="004F229D">
        <w:rPr>
          <w:rFonts w:ascii="Times New Roman" w:hAnsi="Times New Roman" w:cs="Times New Roman"/>
          <w:sz w:val="20"/>
          <w:szCs w:val="20"/>
        </w:rPr>
        <w:t>, which are standardized codes used to identify and classify COVID-19 cases.</w:t>
      </w:r>
      <w:r w:rsidR="000B32D6">
        <w:rPr>
          <w:rFonts w:ascii="Times New Roman" w:hAnsi="Times New Roman" w:cs="Times New Roman"/>
          <w:sz w:val="20"/>
          <w:szCs w:val="20"/>
        </w:rPr>
        <w:t xml:space="preserve"> </w:t>
      </w:r>
      <w:r w:rsidR="00BE657C" w:rsidRPr="00BE657C">
        <w:rPr>
          <w:rFonts w:ascii="Times New Roman" w:hAnsi="Times New Roman" w:cs="Times New Roman"/>
          <w:sz w:val="20"/>
          <w:szCs w:val="20"/>
        </w:rPr>
        <w:t>The final dataset includes only COVID-19 patients from the 147 selected zip codes, spanning the same 2020-2023 timeframe. This refined dataset is used for further analysis in the study.</w:t>
      </w:r>
    </w:p>
    <w:p w14:paraId="38ED80A2" w14:textId="1382927E" w:rsidR="00334E1D" w:rsidRDefault="00E92271" w:rsidP="00B33F89">
      <w:pPr>
        <w:spacing w:after="0" w:line="360" w:lineRule="auto"/>
        <w:jc w:val="center"/>
        <w:rPr>
          <w:rFonts w:ascii="Times New Roman" w:hAnsi="Times New Roman" w:cs="Times New Roman"/>
          <w:sz w:val="20"/>
          <w:szCs w:val="20"/>
        </w:rPr>
      </w:pPr>
      <w:r w:rsidRPr="00E92271">
        <w:rPr>
          <w:rFonts w:ascii="Times New Roman" w:hAnsi="Times New Roman" w:cs="Times New Roman"/>
          <w:noProof/>
          <w:sz w:val="20"/>
          <w:szCs w:val="20"/>
        </w:rPr>
        <w:drawing>
          <wp:inline distT="0" distB="0" distL="0" distR="0" wp14:anchorId="6DE1E1E7" wp14:editId="48335760">
            <wp:extent cx="3061252" cy="2274720"/>
            <wp:effectExtent l="0" t="0" r="6350" b="0"/>
            <wp:docPr id="10" name="Picture 9" descr="A flowchart of datasets&#10;&#10;Description automatically generated">
              <a:extLst xmlns:a="http://schemas.openxmlformats.org/drawingml/2006/main">
                <a:ext uri="{FF2B5EF4-FFF2-40B4-BE49-F238E27FC236}">
                  <a16:creationId xmlns:a16="http://schemas.microsoft.com/office/drawing/2014/main" id="{0E516B66-6394-5A88-D0CB-761030CCC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flowchart of datasets&#10;&#10;Description automatically generated">
                      <a:extLst>
                        <a:ext uri="{FF2B5EF4-FFF2-40B4-BE49-F238E27FC236}">
                          <a16:creationId xmlns:a16="http://schemas.microsoft.com/office/drawing/2014/main" id="{0E516B66-6394-5A88-D0CB-761030CCCB0D}"/>
                        </a:ext>
                      </a:extLst>
                    </pic:cNvPr>
                    <pic:cNvPicPr>
                      <a:picLocks noChangeAspect="1"/>
                    </pic:cNvPicPr>
                  </pic:nvPicPr>
                  <pic:blipFill>
                    <a:blip r:embed="rId7"/>
                    <a:stretch>
                      <a:fillRect/>
                    </a:stretch>
                  </pic:blipFill>
                  <pic:spPr>
                    <a:xfrm>
                      <a:off x="0" y="0"/>
                      <a:ext cx="3074494" cy="2284560"/>
                    </a:xfrm>
                    <a:prstGeom prst="rect">
                      <a:avLst/>
                    </a:prstGeom>
                  </pic:spPr>
                </pic:pic>
              </a:graphicData>
            </a:graphic>
          </wp:inline>
        </w:drawing>
      </w:r>
    </w:p>
    <w:p w14:paraId="04F8B0FE" w14:textId="57E898FE" w:rsidR="00334E1D" w:rsidRPr="00BE6404" w:rsidRDefault="00E92271" w:rsidP="00AF4718">
      <w:pPr>
        <w:spacing w:after="240" w:line="360" w:lineRule="auto"/>
        <w:jc w:val="center"/>
        <w:rPr>
          <w:rFonts w:ascii="Times New Roman" w:hAnsi="Times New Roman" w:cs="Times New Roman"/>
          <w:sz w:val="18"/>
          <w:szCs w:val="18"/>
        </w:rPr>
      </w:pPr>
      <w:r w:rsidRPr="00BE6404">
        <w:rPr>
          <w:rFonts w:ascii="Times New Roman" w:hAnsi="Times New Roman" w:cs="Times New Roman"/>
          <w:b/>
          <w:bCs/>
          <w:sz w:val="18"/>
          <w:szCs w:val="18"/>
        </w:rPr>
        <w:t>Figure 1</w:t>
      </w:r>
      <w:r w:rsidRPr="00BE6404">
        <w:rPr>
          <w:rFonts w:ascii="Times New Roman" w:hAnsi="Times New Roman" w:cs="Times New Roman"/>
          <w:sz w:val="18"/>
          <w:szCs w:val="18"/>
        </w:rPr>
        <w:t>: Data Filtration Diagram</w:t>
      </w:r>
    </w:p>
    <w:p w14:paraId="57D29201" w14:textId="4A2510AB" w:rsidR="00334E1D" w:rsidRPr="00BE6404" w:rsidRDefault="00AF4718" w:rsidP="00AF4718">
      <w:pPr>
        <w:spacing w:after="0" w:line="360" w:lineRule="auto"/>
        <w:jc w:val="center"/>
        <w:rPr>
          <w:rFonts w:ascii="Times New Roman" w:hAnsi="Times New Roman" w:cs="Times New Roman"/>
          <w:sz w:val="18"/>
          <w:szCs w:val="18"/>
        </w:rPr>
      </w:pPr>
      <w:r w:rsidRPr="00BE6404">
        <w:rPr>
          <w:rFonts w:ascii="Times New Roman" w:hAnsi="Times New Roman" w:cs="Times New Roman"/>
          <w:b/>
          <w:bCs/>
          <w:sz w:val="18"/>
          <w:szCs w:val="18"/>
        </w:rPr>
        <w:t>Table1:</w:t>
      </w:r>
      <w:r w:rsidRPr="00BE6404">
        <w:rPr>
          <w:rFonts w:ascii="Times New Roman" w:hAnsi="Times New Roman" w:cs="Times New Roman"/>
          <w:sz w:val="18"/>
          <w:szCs w:val="18"/>
        </w:rPr>
        <w:t xml:space="preserve"> ICD-10 codes related to the COVID-19</w:t>
      </w:r>
    </w:p>
    <w:tbl>
      <w:tblPr>
        <w:tblW w:w="7380" w:type="dxa"/>
        <w:jc w:val="center"/>
        <w:tblBorders>
          <w:top w:val="single" w:sz="4" w:space="0" w:color="auto"/>
          <w:bottom w:val="single" w:sz="4" w:space="0" w:color="auto"/>
        </w:tblBorders>
        <w:tblCellMar>
          <w:left w:w="0" w:type="dxa"/>
          <w:right w:w="0" w:type="dxa"/>
        </w:tblCellMar>
        <w:tblLook w:val="0420" w:firstRow="1" w:lastRow="0" w:firstColumn="0" w:lastColumn="0" w:noHBand="0" w:noVBand="1"/>
      </w:tblPr>
      <w:tblGrid>
        <w:gridCol w:w="3049"/>
        <w:gridCol w:w="4331"/>
      </w:tblGrid>
      <w:tr w:rsidR="00B33F89" w:rsidRPr="00B33F89" w14:paraId="31C18457" w14:textId="77777777" w:rsidTr="00793ABC">
        <w:trPr>
          <w:trHeight w:val="230"/>
          <w:jc w:val="center"/>
        </w:trPr>
        <w:tc>
          <w:tcPr>
            <w:tcW w:w="3049" w:type="dxa"/>
            <w:tcBorders>
              <w:bottom w:val="single" w:sz="4" w:space="0" w:color="auto"/>
            </w:tcBorders>
            <w:shd w:val="clear" w:color="auto" w:fill="auto"/>
            <w:tcMar>
              <w:top w:w="72" w:type="dxa"/>
              <w:left w:w="144" w:type="dxa"/>
              <w:bottom w:w="72" w:type="dxa"/>
              <w:right w:w="144" w:type="dxa"/>
            </w:tcMar>
            <w:hideMark/>
          </w:tcPr>
          <w:p w14:paraId="74ABE44D" w14:textId="0EF94D65" w:rsidR="00B33F89" w:rsidRPr="00B33F89" w:rsidRDefault="00AF4718" w:rsidP="00AE6585">
            <w:pPr>
              <w:spacing w:line="360" w:lineRule="auto"/>
              <w:jc w:val="center"/>
              <w:rPr>
                <w:rFonts w:ascii="Times New Roman" w:hAnsi="Times New Roman" w:cs="Times New Roman"/>
                <w:sz w:val="18"/>
                <w:szCs w:val="18"/>
              </w:rPr>
            </w:pPr>
            <w:r>
              <w:rPr>
                <w:rFonts w:ascii="Times New Roman" w:hAnsi="Times New Roman" w:cs="Times New Roman"/>
                <w:b/>
                <w:bCs/>
                <w:sz w:val="18"/>
                <w:szCs w:val="18"/>
              </w:rPr>
              <w:t>COVID</w:t>
            </w:r>
            <w:r w:rsidR="00B33F89" w:rsidRPr="00B33F89">
              <w:rPr>
                <w:rFonts w:ascii="Times New Roman" w:hAnsi="Times New Roman" w:cs="Times New Roman"/>
                <w:b/>
                <w:bCs/>
                <w:sz w:val="18"/>
                <w:szCs w:val="18"/>
              </w:rPr>
              <w:t xml:space="preserve"> related ICD-10 code</w:t>
            </w:r>
          </w:p>
        </w:tc>
        <w:tc>
          <w:tcPr>
            <w:tcW w:w="4331" w:type="dxa"/>
            <w:tcBorders>
              <w:bottom w:val="single" w:sz="4" w:space="0" w:color="auto"/>
            </w:tcBorders>
            <w:shd w:val="clear" w:color="auto" w:fill="auto"/>
            <w:tcMar>
              <w:top w:w="72" w:type="dxa"/>
              <w:left w:w="144" w:type="dxa"/>
              <w:bottom w:w="72" w:type="dxa"/>
              <w:right w:w="144" w:type="dxa"/>
            </w:tcMar>
            <w:hideMark/>
          </w:tcPr>
          <w:p w14:paraId="0162436E"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b/>
                <w:bCs/>
                <w:sz w:val="18"/>
                <w:szCs w:val="18"/>
              </w:rPr>
              <w:t>Description</w:t>
            </w:r>
          </w:p>
        </w:tc>
      </w:tr>
      <w:tr w:rsidR="00B33F89" w:rsidRPr="00B33F89" w14:paraId="33ACD24C" w14:textId="77777777" w:rsidTr="00793ABC">
        <w:trPr>
          <w:trHeight w:val="160"/>
          <w:jc w:val="center"/>
        </w:trPr>
        <w:tc>
          <w:tcPr>
            <w:tcW w:w="3049" w:type="dxa"/>
            <w:tcBorders>
              <w:top w:val="single" w:sz="4" w:space="0" w:color="auto"/>
            </w:tcBorders>
            <w:shd w:val="clear" w:color="auto" w:fill="auto"/>
            <w:tcMar>
              <w:top w:w="72" w:type="dxa"/>
              <w:left w:w="144" w:type="dxa"/>
              <w:bottom w:w="72" w:type="dxa"/>
              <w:right w:w="144" w:type="dxa"/>
            </w:tcMar>
            <w:hideMark/>
          </w:tcPr>
          <w:p w14:paraId="67FECBFB"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Z11.52</w:t>
            </w:r>
            <w:r w:rsidRPr="00B33F89">
              <w:rPr>
                <w:rFonts w:ascii="Times New Roman" w:hAnsi="Times New Roman" w:cs="Times New Roman"/>
                <w:color w:val="000000"/>
                <w:sz w:val="18"/>
                <w:szCs w:val="18"/>
              </w:rPr>
              <w:t xml:space="preserve"> </w:t>
            </w:r>
            <w:sdt>
              <w:sdtPr>
                <w:rPr>
                  <w:rFonts w:ascii="Times New Roman" w:hAnsi="Times New Roman" w:cs="Times New Roman"/>
                  <w:color w:val="000000"/>
                  <w:sz w:val="18"/>
                  <w:szCs w:val="18"/>
                  <w:vertAlign w:val="superscript"/>
                </w:rPr>
                <w:tag w:val="MENDELEY_CITATION_v3_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"/>
                <w:id w:val="-26642108"/>
                <w:placeholder>
                  <w:docPart w:val="284A1554E6F54C7198D09D50ECD47DAD"/>
                </w:placeholder>
              </w:sdtPr>
              <w:sdtEndPr/>
              <w:sdtContent>
                <w:r w:rsidRPr="00B33F89">
                  <w:rPr>
                    <w:rFonts w:ascii="Times New Roman" w:hAnsi="Times New Roman" w:cs="Times New Roman"/>
                    <w:color w:val="000000"/>
                    <w:sz w:val="18"/>
                    <w:szCs w:val="18"/>
                    <w:vertAlign w:val="superscript"/>
                  </w:rPr>
                  <w:t>[13], [14]</w:t>
                </w:r>
              </w:sdtContent>
            </w:sdt>
            <w:r w:rsidRPr="00B33F89">
              <w:rPr>
                <w:rFonts w:ascii="Times New Roman" w:hAnsi="Times New Roman" w:cs="Times New Roman"/>
                <w:sz w:val="18"/>
                <w:szCs w:val="18"/>
              </w:rPr>
              <w:t xml:space="preserve">  </w:t>
            </w:r>
          </w:p>
        </w:tc>
        <w:tc>
          <w:tcPr>
            <w:tcW w:w="4331" w:type="dxa"/>
            <w:tcBorders>
              <w:top w:val="single" w:sz="4" w:space="0" w:color="auto"/>
            </w:tcBorders>
            <w:shd w:val="clear" w:color="auto" w:fill="auto"/>
            <w:tcMar>
              <w:top w:w="72" w:type="dxa"/>
              <w:left w:w="144" w:type="dxa"/>
              <w:bottom w:w="72" w:type="dxa"/>
              <w:right w:w="144" w:type="dxa"/>
            </w:tcMar>
            <w:hideMark/>
          </w:tcPr>
          <w:p w14:paraId="34E44160"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Contact with and (suspected)exposure to COVID-19</w:t>
            </w:r>
          </w:p>
        </w:tc>
      </w:tr>
      <w:tr w:rsidR="00B33F89" w:rsidRPr="00B33F89" w14:paraId="21F6701A" w14:textId="77777777" w:rsidTr="00793ABC">
        <w:trPr>
          <w:trHeight w:val="266"/>
          <w:jc w:val="center"/>
        </w:trPr>
        <w:tc>
          <w:tcPr>
            <w:tcW w:w="3049" w:type="dxa"/>
            <w:shd w:val="clear" w:color="auto" w:fill="auto"/>
            <w:tcMar>
              <w:top w:w="72" w:type="dxa"/>
              <w:left w:w="144" w:type="dxa"/>
              <w:bottom w:w="72" w:type="dxa"/>
              <w:right w:w="144" w:type="dxa"/>
            </w:tcMar>
            <w:hideMark/>
          </w:tcPr>
          <w:p w14:paraId="080C7FF6"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M35.81 </w:t>
            </w:r>
            <w:sdt>
              <w:sdtPr>
                <w:rPr>
                  <w:rFonts w:ascii="Times New Roman" w:hAnsi="Times New Roman" w:cs="Times New Roman"/>
                  <w:color w:val="000000"/>
                  <w:sz w:val="18"/>
                  <w:szCs w:val="18"/>
                  <w:vertAlign w:val="superscript"/>
                </w:rPr>
                <w:tag w:val="MENDELEY_CITATION_v3_eyJjaXRhdGlvbklEIjoiTUVOREVMRVlfQ0lUQVRJT05fNTYyYzNmMTctNjgyMy00OGJhLWFiYjItYmIxYjc2YjhjMGFjIiwicHJvcGVydGllcyI6eyJub3RlSW5kZXgiOjB9LCJpc0VkaXRlZCI6ZmFsc2UsIm1hbnVhbE92ZXJyaWRlIjp7ImlzTWFudWFsbHlPdmVycmlkZGVuIjpmYWxzZSwiY2l0ZXByb2NUZXh0IjoiWzE0XSwgWzE1XSwgWzE2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19LCJpc1RlbXBvcmFyeSI6ZmFsc2V9XX0="/>
                <w:id w:val="1441642752"/>
                <w:placeholder>
                  <w:docPart w:val="AB20FCF2A6F24ED68333629A240673C1"/>
                </w:placeholder>
              </w:sdtPr>
              <w:sdtEndPr/>
              <w:sdtContent>
                <w:r w:rsidRPr="00B33F89">
                  <w:rPr>
                    <w:rFonts w:ascii="Times New Roman" w:hAnsi="Times New Roman" w:cs="Times New Roman"/>
                    <w:color w:val="000000"/>
                    <w:sz w:val="18"/>
                    <w:szCs w:val="18"/>
                    <w:vertAlign w:val="superscript"/>
                  </w:rPr>
                  <w:t>[14], [15], [16]</w:t>
                </w:r>
              </w:sdtContent>
            </w:sdt>
          </w:p>
        </w:tc>
        <w:tc>
          <w:tcPr>
            <w:tcW w:w="4331" w:type="dxa"/>
            <w:shd w:val="clear" w:color="auto" w:fill="auto"/>
            <w:tcMar>
              <w:top w:w="72" w:type="dxa"/>
              <w:left w:w="144" w:type="dxa"/>
              <w:bottom w:w="72" w:type="dxa"/>
              <w:right w:w="144" w:type="dxa"/>
            </w:tcMar>
            <w:hideMark/>
          </w:tcPr>
          <w:p w14:paraId="6295A561"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Multisystem Inflammatory Syndrome (MIS)</w:t>
            </w:r>
          </w:p>
        </w:tc>
      </w:tr>
      <w:tr w:rsidR="00B33F89" w:rsidRPr="00B33F89" w14:paraId="7FA5ABD2" w14:textId="77777777" w:rsidTr="00793ABC">
        <w:trPr>
          <w:trHeight w:val="340"/>
          <w:jc w:val="center"/>
        </w:trPr>
        <w:tc>
          <w:tcPr>
            <w:tcW w:w="3049" w:type="dxa"/>
            <w:shd w:val="clear" w:color="auto" w:fill="auto"/>
            <w:tcMar>
              <w:top w:w="72" w:type="dxa"/>
              <w:left w:w="144" w:type="dxa"/>
              <w:bottom w:w="72" w:type="dxa"/>
              <w:right w:w="144" w:type="dxa"/>
            </w:tcMar>
            <w:hideMark/>
          </w:tcPr>
          <w:p w14:paraId="06376493" w14:textId="77777777" w:rsidR="00B33F89" w:rsidRPr="00B33F89" w:rsidRDefault="00B33F89" w:rsidP="00AE6585">
            <w:pPr>
              <w:spacing w:line="360" w:lineRule="auto"/>
              <w:jc w:val="center"/>
              <w:rPr>
                <w:rFonts w:ascii="Times New Roman" w:hAnsi="Times New Roman" w:cs="Times New Roman"/>
                <w:sz w:val="18"/>
                <w:szCs w:val="18"/>
                <w:vertAlign w:val="superscript"/>
              </w:rPr>
            </w:pPr>
            <w:r w:rsidRPr="00B33F89">
              <w:rPr>
                <w:rFonts w:ascii="Times New Roman" w:hAnsi="Times New Roman" w:cs="Times New Roman"/>
                <w:sz w:val="18"/>
                <w:szCs w:val="18"/>
              </w:rPr>
              <w:t xml:space="preserve">J12.82 </w:t>
            </w:r>
            <w:sdt>
              <w:sdtPr>
                <w:rPr>
                  <w:rFonts w:ascii="Times New Roman" w:hAnsi="Times New Roman" w:cs="Times New Roman"/>
                  <w:color w:val="000000"/>
                  <w:sz w:val="18"/>
                  <w:szCs w:val="18"/>
                  <w:vertAlign w:val="superscript"/>
                </w:rPr>
                <w:tag w:val="MENDELEY_CITATION_v3_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"/>
                <w:id w:val="1399868557"/>
                <w:placeholder>
                  <w:docPart w:val="AB20FCF2A6F24ED68333629A240673C1"/>
                </w:placeholder>
              </w:sdtPr>
              <w:sdtEndPr/>
              <w:sdtContent>
                <w:r w:rsidRPr="00B33F89">
                  <w:rPr>
                    <w:rFonts w:ascii="Times New Roman" w:hAnsi="Times New Roman" w:cs="Times New Roman"/>
                    <w:color w:val="000000"/>
                    <w:sz w:val="18"/>
                    <w:szCs w:val="18"/>
                    <w:vertAlign w:val="superscript"/>
                  </w:rPr>
                  <w:t>[13], [14]</w:t>
                </w:r>
              </w:sdtContent>
            </w:sdt>
          </w:p>
        </w:tc>
        <w:tc>
          <w:tcPr>
            <w:tcW w:w="4331" w:type="dxa"/>
            <w:shd w:val="clear" w:color="auto" w:fill="auto"/>
            <w:tcMar>
              <w:top w:w="72" w:type="dxa"/>
              <w:left w:w="144" w:type="dxa"/>
              <w:bottom w:w="72" w:type="dxa"/>
              <w:right w:w="144" w:type="dxa"/>
            </w:tcMar>
            <w:hideMark/>
          </w:tcPr>
          <w:p w14:paraId="161A07B0"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Pneumonia due to Coronavirus disease 2019</w:t>
            </w:r>
          </w:p>
        </w:tc>
      </w:tr>
      <w:tr w:rsidR="00B33F89" w:rsidRPr="00B33F89" w14:paraId="0FE917D7" w14:textId="77777777" w:rsidTr="00793ABC">
        <w:trPr>
          <w:trHeight w:val="266"/>
          <w:jc w:val="center"/>
        </w:trPr>
        <w:tc>
          <w:tcPr>
            <w:tcW w:w="3049" w:type="dxa"/>
            <w:shd w:val="clear" w:color="auto" w:fill="auto"/>
            <w:tcMar>
              <w:top w:w="72" w:type="dxa"/>
              <w:left w:w="144" w:type="dxa"/>
              <w:bottom w:w="72" w:type="dxa"/>
              <w:right w:w="144" w:type="dxa"/>
            </w:tcMar>
            <w:hideMark/>
          </w:tcPr>
          <w:p w14:paraId="11BDA309"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U07.1</w:t>
            </w:r>
            <w:r w:rsidRPr="00B33F89">
              <w:rPr>
                <w:rFonts w:ascii="Times New Roman" w:hAnsi="Times New Roman" w:cs="Times New Roman"/>
                <w:color w:val="000000"/>
                <w:sz w:val="18"/>
                <w:szCs w:val="18"/>
              </w:rPr>
              <w:t xml:space="preserve"> </w:t>
            </w:r>
            <w:sdt>
              <w:sdtPr>
                <w:rPr>
                  <w:rFonts w:ascii="Times New Roman" w:hAnsi="Times New Roman" w:cs="Times New Roman"/>
                  <w:color w:val="000000"/>
                  <w:sz w:val="18"/>
                  <w:szCs w:val="18"/>
                  <w:vertAlign w:val="superscript"/>
                </w:rPr>
                <w:tag w:val="MENDELEY_CITATION_v3_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0s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"/>
                <w:id w:val="2029599966"/>
                <w:placeholder>
                  <w:docPart w:val="963C304FAAB5402296894E8B4A67B6A0"/>
                </w:placeholder>
              </w:sdtPr>
              <w:sdtEndPr/>
              <w:sdtContent>
                <w:r w:rsidRPr="00B33F89">
                  <w:rPr>
                    <w:rFonts w:ascii="Times New Roman" w:hAnsi="Times New Roman" w:cs="Times New Roman"/>
                    <w:color w:val="000000"/>
                    <w:sz w:val="18"/>
                    <w:szCs w:val="18"/>
                    <w:vertAlign w:val="superscript"/>
                  </w:rPr>
                  <w:t>[13], [14], [15], [16], [17], [18], [19]</w:t>
                </w:r>
              </w:sdtContent>
            </w:sdt>
          </w:p>
        </w:tc>
        <w:tc>
          <w:tcPr>
            <w:tcW w:w="4331" w:type="dxa"/>
            <w:shd w:val="clear" w:color="auto" w:fill="auto"/>
            <w:tcMar>
              <w:top w:w="72" w:type="dxa"/>
              <w:left w:w="144" w:type="dxa"/>
              <w:bottom w:w="72" w:type="dxa"/>
              <w:right w:w="144" w:type="dxa"/>
            </w:tcMar>
            <w:hideMark/>
          </w:tcPr>
          <w:p w14:paraId="33243A9B"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COVID-19</w:t>
            </w:r>
          </w:p>
        </w:tc>
      </w:tr>
      <w:tr w:rsidR="00B33F89" w:rsidRPr="00B33F89" w14:paraId="0EEAD3C4" w14:textId="77777777" w:rsidTr="00793ABC">
        <w:trPr>
          <w:trHeight w:val="266"/>
          <w:jc w:val="center"/>
        </w:trPr>
        <w:tc>
          <w:tcPr>
            <w:tcW w:w="3049" w:type="dxa"/>
            <w:shd w:val="clear" w:color="auto" w:fill="auto"/>
            <w:tcMar>
              <w:top w:w="72" w:type="dxa"/>
              <w:left w:w="144" w:type="dxa"/>
              <w:bottom w:w="72" w:type="dxa"/>
              <w:right w:w="144" w:type="dxa"/>
            </w:tcMar>
            <w:hideMark/>
          </w:tcPr>
          <w:p w14:paraId="7C444A2D"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U09.9 </w:t>
            </w:r>
            <w:sdt>
              <w:sdtPr>
                <w:rPr>
                  <w:rFonts w:ascii="Times New Roman" w:hAnsi="Times New Roman" w:cs="Times New Roman"/>
                  <w:color w:val="000000"/>
                  <w:sz w:val="18"/>
                  <w:szCs w:val="18"/>
                  <w:vertAlign w:val="superscript"/>
                </w:rPr>
                <w:tag w:val="MENDELEY_CITATION_v3_eyJjaXRhdGlvbklEIjoiTUVOREVMRVlfQ0lUQVRJT05fMGQyZGFhMWYtZTlmMy00MjNkLWIxYjgtYjZmMmEzMGJiZDdjIiwicHJvcGVydGllcyI6eyJub3RlSW5kZXgiOjB9LCJpc0VkaXRlZCI6ZmFsc2UsIm1hbnVhbE92ZXJyaWRlIjp7ImlzTWFudWFsbHlPdmVycmlkZGVuIjpmYWxzZSwiY2l0ZXByb2NUZXh0IjoiWzE1XSwgWzE2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
                <w:id w:val="328639358"/>
                <w:placeholder>
                  <w:docPart w:val="AB20FCF2A6F24ED68333629A240673C1"/>
                </w:placeholder>
              </w:sdtPr>
              <w:sdtEndPr/>
              <w:sdtContent>
                <w:r w:rsidRPr="00B33F89">
                  <w:rPr>
                    <w:rFonts w:ascii="Times New Roman" w:hAnsi="Times New Roman" w:cs="Times New Roman"/>
                    <w:color w:val="000000"/>
                    <w:sz w:val="18"/>
                    <w:szCs w:val="18"/>
                    <w:vertAlign w:val="superscript"/>
                  </w:rPr>
                  <w:t>[15], [16]</w:t>
                </w:r>
              </w:sdtContent>
            </w:sdt>
          </w:p>
        </w:tc>
        <w:tc>
          <w:tcPr>
            <w:tcW w:w="4331" w:type="dxa"/>
            <w:shd w:val="clear" w:color="auto" w:fill="auto"/>
            <w:tcMar>
              <w:top w:w="72" w:type="dxa"/>
              <w:left w:w="144" w:type="dxa"/>
              <w:bottom w:w="72" w:type="dxa"/>
              <w:right w:w="144" w:type="dxa"/>
            </w:tcMar>
            <w:hideMark/>
          </w:tcPr>
          <w:p w14:paraId="62DE8D97"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Post-COVID-19 condition, unspecified</w:t>
            </w:r>
          </w:p>
        </w:tc>
      </w:tr>
      <w:tr w:rsidR="00B33F89" w:rsidRPr="00B33F89" w14:paraId="7471E4DC" w14:textId="77777777" w:rsidTr="00793ABC">
        <w:trPr>
          <w:trHeight w:val="438"/>
          <w:jc w:val="center"/>
        </w:trPr>
        <w:tc>
          <w:tcPr>
            <w:tcW w:w="3049" w:type="dxa"/>
            <w:shd w:val="clear" w:color="auto" w:fill="auto"/>
            <w:tcMar>
              <w:top w:w="72" w:type="dxa"/>
              <w:left w:w="144" w:type="dxa"/>
              <w:bottom w:w="72" w:type="dxa"/>
              <w:right w:w="144" w:type="dxa"/>
            </w:tcMar>
            <w:hideMark/>
          </w:tcPr>
          <w:p w14:paraId="61CACDFC"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B97.29 </w:t>
            </w:r>
            <w:sdt>
              <w:sdtPr>
                <w:rPr>
                  <w:rFonts w:ascii="Times New Roman" w:hAnsi="Times New Roman" w:cs="Times New Roman"/>
                  <w:color w:val="000000"/>
                  <w:sz w:val="18"/>
                  <w:szCs w:val="18"/>
                  <w:vertAlign w:val="superscript"/>
                </w:rPr>
                <w:tag w:val="MENDELEY_CITATION_v3_eyJjaXRhdGlvbklEIjoiTUVOREVMRVlfQ0lUQVRJT05fNzA3ODYwNjItYjZjYi00NWQ0LWJkZmYtNTlmMTQ3MDI2MGFlIiwicHJvcGVydGllcyI6eyJub3RlSW5kZXgiOjB9LCJpc0VkaXRlZCI6ZmFsc2UsIm1hbnVhbE92ZXJyaWRlIjp7ImlzTWFudWFsbHlPdmVycmlkZGVuIjpmYWxzZSwiY2l0ZXByb2NUZXh0IjoiWzE4XSwgWzE5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fSwiaXNUZW1wb3JhcnkiOmZhbHNlfV19"/>
                <w:id w:val="-1276790111"/>
                <w:placeholder>
                  <w:docPart w:val="AB20FCF2A6F24ED68333629A240673C1"/>
                </w:placeholder>
              </w:sdtPr>
              <w:sdtEndPr/>
              <w:sdtContent>
                <w:r w:rsidRPr="00B33F89">
                  <w:rPr>
                    <w:rFonts w:ascii="Times New Roman" w:hAnsi="Times New Roman" w:cs="Times New Roman"/>
                    <w:color w:val="000000"/>
                    <w:sz w:val="18"/>
                    <w:szCs w:val="18"/>
                    <w:vertAlign w:val="superscript"/>
                  </w:rPr>
                  <w:t>[18], [19]</w:t>
                </w:r>
              </w:sdtContent>
            </w:sdt>
          </w:p>
        </w:tc>
        <w:tc>
          <w:tcPr>
            <w:tcW w:w="4331" w:type="dxa"/>
            <w:shd w:val="clear" w:color="auto" w:fill="auto"/>
            <w:tcMar>
              <w:top w:w="72" w:type="dxa"/>
              <w:left w:w="144" w:type="dxa"/>
              <w:bottom w:w="72" w:type="dxa"/>
              <w:right w:w="144" w:type="dxa"/>
            </w:tcMar>
            <w:hideMark/>
          </w:tcPr>
          <w:p w14:paraId="3C4D16D6"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Other Coronavirus as the cause of disease classified elsewhere</w:t>
            </w:r>
          </w:p>
        </w:tc>
      </w:tr>
      <w:tr w:rsidR="00B33F89" w:rsidRPr="00B33F89" w14:paraId="4CED569B" w14:textId="77777777" w:rsidTr="00793ABC">
        <w:trPr>
          <w:trHeight w:val="340"/>
          <w:jc w:val="center"/>
        </w:trPr>
        <w:tc>
          <w:tcPr>
            <w:tcW w:w="3049" w:type="dxa"/>
            <w:shd w:val="clear" w:color="auto" w:fill="auto"/>
            <w:tcMar>
              <w:top w:w="72" w:type="dxa"/>
              <w:left w:w="144" w:type="dxa"/>
              <w:bottom w:w="72" w:type="dxa"/>
              <w:right w:w="144" w:type="dxa"/>
            </w:tcMar>
            <w:hideMark/>
          </w:tcPr>
          <w:p w14:paraId="5065B2F3"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lastRenderedPageBreak/>
              <w:t xml:space="preserve">J20.8 </w:t>
            </w:r>
            <w:sdt>
              <w:sdtPr>
                <w:rPr>
                  <w:rFonts w:ascii="Times New Roman" w:hAnsi="Times New Roman" w:cs="Times New Roman"/>
                  <w:color w:val="000000"/>
                  <w:sz w:val="18"/>
                  <w:szCs w:val="18"/>
                  <w:vertAlign w:val="superscript"/>
                </w:rPr>
                <w:tag w:val="MENDELEY_CITATION_v3_eyJjaXRhdGlvbklEIjoiTUVOREVMRVlfQ0lUQVRJT05fY2Y5M2M3ZDgtZWJiNi00NzEzLWI1NTAtZTJlMWEyMjdjMTM5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661929228"/>
                <w:placeholder>
                  <w:docPart w:val="AB20FCF2A6F24ED68333629A240673C1"/>
                </w:placeholder>
              </w:sdtPr>
              <w:sdtEndPr/>
              <w:sdtContent>
                <w:r w:rsidRPr="00B33F89">
                  <w:rPr>
                    <w:rFonts w:ascii="Times New Roman" w:hAnsi="Times New Roman" w:cs="Times New Roman"/>
                    <w:color w:val="000000"/>
                    <w:sz w:val="18"/>
                    <w:szCs w:val="18"/>
                    <w:vertAlign w:val="superscript"/>
                  </w:rPr>
                  <w:t>[19]</w:t>
                </w:r>
              </w:sdtContent>
            </w:sdt>
          </w:p>
        </w:tc>
        <w:tc>
          <w:tcPr>
            <w:tcW w:w="4331" w:type="dxa"/>
            <w:shd w:val="clear" w:color="auto" w:fill="auto"/>
            <w:tcMar>
              <w:top w:w="72" w:type="dxa"/>
              <w:left w:w="144" w:type="dxa"/>
              <w:bottom w:w="72" w:type="dxa"/>
              <w:right w:w="144" w:type="dxa"/>
            </w:tcMar>
            <w:hideMark/>
          </w:tcPr>
          <w:p w14:paraId="688EE4D3"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Acute bronchitis confirmed as due to COVID-19</w:t>
            </w:r>
          </w:p>
        </w:tc>
      </w:tr>
      <w:tr w:rsidR="00B33F89" w:rsidRPr="00B33F89" w14:paraId="6BAA756F" w14:textId="77777777" w:rsidTr="00793ABC">
        <w:trPr>
          <w:trHeight w:val="438"/>
          <w:jc w:val="center"/>
        </w:trPr>
        <w:tc>
          <w:tcPr>
            <w:tcW w:w="3049" w:type="dxa"/>
            <w:shd w:val="clear" w:color="auto" w:fill="auto"/>
            <w:tcMar>
              <w:top w:w="72" w:type="dxa"/>
              <w:left w:w="144" w:type="dxa"/>
              <w:bottom w:w="72" w:type="dxa"/>
              <w:right w:w="144" w:type="dxa"/>
            </w:tcMar>
            <w:hideMark/>
          </w:tcPr>
          <w:p w14:paraId="48205DFC"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J22 </w:t>
            </w:r>
            <w:sdt>
              <w:sdtPr>
                <w:rPr>
                  <w:rFonts w:ascii="Times New Roman" w:hAnsi="Times New Roman" w:cs="Times New Roman"/>
                  <w:color w:val="000000"/>
                  <w:sz w:val="18"/>
                  <w:szCs w:val="18"/>
                  <w:vertAlign w:val="superscript"/>
                </w:rPr>
                <w:tag w:val="MENDELEY_CITATION_v3_eyJjaXRhdGlvbklEIjoiTUVOREVMRVlfQ0lUQVRJT05fNzE5Y2Y4MjQtZjZkZS00MDczLWFiZjktMTRjZTRkZmY0N2U0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983343325"/>
                <w:placeholder>
                  <w:docPart w:val="AB20FCF2A6F24ED68333629A240673C1"/>
                </w:placeholder>
              </w:sdtPr>
              <w:sdtEndPr/>
              <w:sdtContent>
                <w:r w:rsidRPr="00B33F89">
                  <w:rPr>
                    <w:rFonts w:ascii="Times New Roman" w:hAnsi="Times New Roman" w:cs="Times New Roman"/>
                    <w:color w:val="000000"/>
                    <w:sz w:val="18"/>
                    <w:szCs w:val="18"/>
                    <w:vertAlign w:val="superscript"/>
                  </w:rPr>
                  <w:t>[19]</w:t>
                </w:r>
              </w:sdtContent>
            </w:sdt>
          </w:p>
        </w:tc>
        <w:tc>
          <w:tcPr>
            <w:tcW w:w="4331" w:type="dxa"/>
            <w:shd w:val="clear" w:color="auto" w:fill="auto"/>
            <w:tcMar>
              <w:top w:w="72" w:type="dxa"/>
              <w:left w:w="144" w:type="dxa"/>
              <w:bottom w:w="72" w:type="dxa"/>
              <w:right w:w="144" w:type="dxa"/>
            </w:tcMar>
            <w:hideMark/>
          </w:tcPr>
          <w:p w14:paraId="1CC2790C"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Lower or acute respiratory infection due to COVID-19</w:t>
            </w:r>
          </w:p>
        </w:tc>
      </w:tr>
      <w:tr w:rsidR="00B33F89" w:rsidRPr="00B33F89" w14:paraId="0A92F526" w14:textId="77777777" w:rsidTr="00793ABC">
        <w:trPr>
          <w:trHeight w:val="266"/>
          <w:jc w:val="center"/>
        </w:trPr>
        <w:tc>
          <w:tcPr>
            <w:tcW w:w="3049" w:type="dxa"/>
            <w:shd w:val="clear" w:color="auto" w:fill="auto"/>
            <w:tcMar>
              <w:top w:w="72" w:type="dxa"/>
              <w:left w:w="144" w:type="dxa"/>
              <w:bottom w:w="72" w:type="dxa"/>
              <w:right w:w="144" w:type="dxa"/>
            </w:tcMar>
            <w:hideMark/>
          </w:tcPr>
          <w:p w14:paraId="05680662"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J98.8 </w:t>
            </w:r>
            <w:sdt>
              <w:sdtPr>
                <w:rPr>
                  <w:rFonts w:ascii="Times New Roman" w:hAnsi="Times New Roman" w:cs="Times New Roman"/>
                  <w:color w:val="000000"/>
                  <w:sz w:val="18"/>
                  <w:szCs w:val="18"/>
                  <w:vertAlign w:val="superscript"/>
                </w:rPr>
                <w:tag w:val="MENDELEY_CITATION_v3_eyJjaXRhdGlvbklEIjoiTUVOREVMRVlfQ0lUQVRJT05fMzZhZTcyYzYtOTdhMC00OTE4LTliMjQtMzhhZjdhYWU3YjRk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941134617"/>
                <w:placeholder>
                  <w:docPart w:val="AB20FCF2A6F24ED68333629A240673C1"/>
                </w:placeholder>
              </w:sdtPr>
              <w:sdtEndPr/>
              <w:sdtContent>
                <w:r w:rsidRPr="00B33F89">
                  <w:rPr>
                    <w:rFonts w:ascii="Times New Roman" w:hAnsi="Times New Roman" w:cs="Times New Roman"/>
                    <w:color w:val="000000"/>
                    <w:sz w:val="18"/>
                    <w:szCs w:val="18"/>
                    <w:vertAlign w:val="superscript"/>
                  </w:rPr>
                  <w:t>[19]</w:t>
                </w:r>
              </w:sdtContent>
            </w:sdt>
          </w:p>
        </w:tc>
        <w:tc>
          <w:tcPr>
            <w:tcW w:w="4331" w:type="dxa"/>
            <w:shd w:val="clear" w:color="auto" w:fill="auto"/>
            <w:tcMar>
              <w:top w:w="72" w:type="dxa"/>
              <w:left w:w="144" w:type="dxa"/>
              <w:bottom w:w="72" w:type="dxa"/>
              <w:right w:w="144" w:type="dxa"/>
            </w:tcMar>
            <w:hideMark/>
          </w:tcPr>
          <w:p w14:paraId="02C9962D"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Respiratory infection due to COVID-19</w:t>
            </w:r>
          </w:p>
        </w:tc>
      </w:tr>
      <w:tr w:rsidR="00B33F89" w:rsidRPr="00B33F89" w14:paraId="52EE1D67" w14:textId="77777777" w:rsidTr="00793ABC">
        <w:trPr>
          <w:trHeight w:val="531"/>
          <w:jc w:val="center"/>
        </w:trPr>
        <w:tc>
          <w:tcPr>
            <w:tcW w:w="3049" w:type="dxa"/>
            <w:shd w:val="clear" w:color="auto" w:fill="auto"/>
            <w:tcMar>
              <w:top w:w="72" w:type="dxa"/>
              <w:left w:w="144" w:type="dxa"/>
              <w:bottom w:w="72" w:type="dxa"/>
              <w:right w:w="144" w:type="dxa"/>
            </w:tcMar>
            <w:hideMark/>
          </w:tcPr>
          <w:p w14:paraId="42D35A25"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 xml:space="preserve">J80 </w:t>
            </w:r>
            <w:sdt>
              <w:sdtPr>
                <w:rPr>
                  <w:rFonts w:ascii="Times New Roman" w:hAnsi="Times New Roman" w:cs="Times New Roman"/>
                  <w:color w:val="000000"/>
                  <w:sz w:val="18"/>
                  <w:szCs w:val="18"/>
                  <w:vertAlign w:val="superscript"/>
                </w:rPr>
                <w:tag w:val="MENDELEY_CITATION_v3_eyJjaXRhdGlvbklEIjoiTUVOREVMRVlfQ0lUQVRJT05fNDQ2MmZhZjgtOTFhOC00MjgyLTgwNmMtZmE1MjcwZDRhMjI5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890948554"/>
                <w:placeholder>
                  <w:docPart w:val="AB20FCF2A6F24ED68333629A240673C1"/>
                </w:placeholder>
              </w:sdtPr>
              <w:sdtEndPr/>
              <w:sdtContent>
                <w:r w:rsidRPr="00B33F89">
                  <w:rPr>
                    <w:rFonts w:ascii="Times New Roman" w:hAnsi="Times New Roman" w:cs="Times New Roman"/>
                    <w:color w:val="000000"/>
                    <w:sz w:val="18"/>
                    <w:szCs w:val="18"/>
                    <w:vertAlign w:val="superscript"/>
                  </w:rPr>
                  <w:t>[19]</w:t>
                </w:r>
              </w:sdtContent>
            </w:sdt>
          </w:p>
        </w:tc>
        <w:tc>
          <w:tcPr>
            <w:tcW w:w="4331" w:type="dxa"/>
            <w:shd w:val="clear" w:color="auto" w:fill="auto"/>
            <w:tcMar>
              <w:top w:w="72" w:type="dxa"/>
              <w:left w:w="144" w:type="dxa"/>
              <w:bottom w:w="72" w:type="dxa"/>
              <w:right w:w="144" w:type="dxa"/>
            </w:tcMar>
            <w:hideMark/>
          </w:tcPr>
          <w:p w14:paraId="413615C6" w14:textId="77777777" w:rsidR="00B33F89" w:rsidRPr="00B33F89" w:rsidRDefault="00B33F89" w:rsidP="00AE6585">
            <w:pPr>
              <w:spacing w:line="360" w:lineRule="auto"/>
              <w:jc w:val="center"/>
              <w:rPr>
                <w:rFonts w:ascii="Times New Roman" w:hAnsi="Times New Roman" w:cs="Times New Roman"/>
                <w:sz w:val="18"/>
                <w:szCs w:val="18"/>
              </w:rPr>
            </w:pPr>
            <w:r w:rsidRPr="00B33F89">
              <w:rPr>
                <w:rFonts w:ascii="Times New Roman" w:hAnsi="Times New Roman" w:cs="Times New Roman"/>
                <w:sz w:val="18"/>
                <w:szCs w:val="18"/>
              </w:rPr>
              <w:t>Acute Respiratory Distress Syndrome (ARDS) due to COVID-19</w:t>
            </w:r>
          </w:p>
        </w:tc>
      </w:tr>
    </w:tbl>
    <w:p w14:paraId="0DB1F0C5" w14:textId="6B6CEBD5" w:rsidR="002430EF" w:rsidRDefault="00822143" w:rsidP="00DF6A38">
      <w:pPr>
        <w:spacing w:before="120" w:line="360" w:lineRule="auto"/>
        <w:jc w:val="both"/>
        <w:rPr>
          <w:ins w:id="49" w:author="Tootooni, Mohammad Samie" w:date="2024-08-13T19:42:00Z" w16du:dateUtc="2024-08-14T00:42:00Z"/>
          <w:rFonts w:ascii="Times New Roman" w:hAnsi="Times New Roman" w:cs="Times New Roman"/>
          <w:sz w:val="20"/>
          <w:szCs w:val="20"/>
        </w:rPr>
      </w:pPr>
      <w:r w:rsidRPr="00822143">
        <w:rPr>
          <w:rFonts w:ascii="Times New Roman" w:hAnsi="Times New Roman" w:cs="Times New Roman"/>
          <w:sz w:val="20"/>
          <w:szCs w:val="20"/>
        </w:rPr>
        <w:t>The primary objective of this study is to assess whether the number or effective presence of SHIELD test centers has a mitigating effect on COVID-19 ICU admission rates, particularly in more disadvantaged zip codes, during the different waves of the COVID-19 pandemi</w:t>
      </w:r>
      <w:r w:rsidR="005C79FB">
        <w:rPr>
          <w:rFonts w:ascii="Times New Roman" w:hAnsi="Times New Roman" w:cs="Times New Roman"/>
          <w:sz w:val="20"/>
          <w:szCs w:val="20"/>
        </w:rPr>
        <w:t>c</w:t>
      </w:r>
      <w:r w:rsidR="002430EF" w:rsidRPr="00915A59">
        <w:rPr>
          <w:rFonts w:ascii="Times New Roman" w:hAnsi="Times New Roman" w:cs="Times New Roman"/>
          <w:sz w:val="20"/>
          <w:szCs w:val="20"/>
        </w:rPr>
        <w:t>. These waves include the Alpha wave (March 2021- June 2021), Delta wave (August 2021-November 2021)</w:t>
      </w:r>
      <w:r w:rsidR="005A795A" w:rsidRPr="00915A59">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OGNkMmJhMGYtYWRhOC00ZGExLTg5NjUtZTU0ZjExNzVkMzY2IiwicHJvcGVydGllcyI6eyJub3RlSW5kZXgiOjB9LCJpc0VkaXRlZCI6ZmFsc2UsIm1hbnVhbE92ZXJyaWRlIjp7ImlzTWFudWFsbHlPdmVycmlkZGVuIjpmYWxzZSwiY2l0ZXByb2NUZXh0IjoiWzEw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266626455"/>
          <w:placeholder>
            <w:docPart w:val="DefaultPlaceholder_-1854013440"/>
          </w:placeholder>
        </w:sdtPr>
        <w:sdtEndPr/>
        <w:sdtContent>
          <w:r w:rsidR="00292026" w:rsidRPr="00915A59">
            <w:rPr>
              <w:rFonts w:ascii="Times New Roman" w:hAnsi="Times New Roman" w:cs="Times New Roman"/>
              <w:color w:val="000000"/>
              <w:sz w:val="20"/>
              <w:szCs w:val="20"/>
            </w:rPr>
            <w:t>[10]</w:t>
          </w:r>
        </w:sdtContent>
      </w:sdt>
      <w:r w:rsidR="002430EF" w:rsidRPr="00915A59">
        <w:rPr>
          <w:rFonts w:ascii="Times New Roman" w:hAnsi="Times New Roman" w:cs="Times New Roman"/>
          <w:sz w:val="20"/>
          <w:szCs w:val="20"/>
        </w:rPr>
        <w:t>, and Omicron wave (December 2021-March 2022)</w:t>
      </w:r>
      <w:r w:rsidR="002A05F3" w:rsidRPr="00915A59">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"/>
          <w:id w:val="-271253629"/>
          <w:placeholder>
            <w:docPart w:val="DefaultPlaceholder_-1854013440"/>
          </w:placeholder>
        </w:sdtPr>
        <w:sdtEndPr/>
        <w:sdtContent>
          <w:r w:rsidR="00292026" w:rsidRPr="00915A59">
            <w:rPr>
              <w:rFonts w:ascii="Times New Roman" w:hAnsi="Times New Roman" w:cs="Times New Roman"/>
              <w:color w:val="000000"/>
              <w:sz w:val="20"/>
              <w:szCs w:val="20"/>
            </w:rPr>
            <w:t>[11]</w:t>
          </w:r>
        </w:sdtContent>
      </w:sdt>
      <w:r w:rsidR="002430EF" w:rsidRPr="00915A59">
        <w:rPr>
          <w:rFonts w:ascii="Times New Roman" w:hAnsi="Times New Roman" w:cs="Times New Roman"/>
          <w:sz w:val="20"/>
          <w:szCs w:val="20"/>
        </w:rPr>
        <w:t>.</w:t>
      </w:r>
      <w:r w:rsidR="00BA7E4F" w:rsidRPr="00915A59">
        <w:rPr>
          <w:rFonts w:ascii="Times New Roman" w:hAnsi="Times New Roman" w:cs="Times New Roman"/>
          <w:sz w:val="20"/>
          <w:szCs w:val="20"/>
        </w:rPr>
        <w:t xml:space="preserve"> </w:t>
      </w:r>
    </w:p>
    <w:p w14:paraId="5FA3183C" w14:textId="34A35000" w:rsidR="00052845" w:rsidRDefault="00052845" w:rsidP="00DF6A38">
      <w:pPr>
        <w:spacing w:before="120" w:line="360" w:lineRule="auto"/>
        <w:jc w:val="both"/>
        <w:rPr>
          <w:ins w:id="50" w:author="Tootooni, Mohammad Samie" w:date="2024-08-13T19:42:00Z" w16du:dateUtc="2024-08-14T00:42:00Z"/>
          <w:rFonts w:ascii="Times New Roman" w:hAnsi="Times New Roman" w:cs="Times New Roman"/>
          <w:sz w:val="20"/>
          <w:szCs w:val="20"/>
        </w:rPr>
      </w:pPr>
      <w:ins w:id="51" w:author="Tootooni, Mohammad Samie" w:date="2024-08-13T19:43:00Z" w16du:dateUtc="2024-08-14T00:43:00Z">
        <w:r>
          <w:rPr>
            <w:rFonts w:ascii="Times New Roman" w:hAnsi="Times New Roman" w:cs="Times New Roman"/>
            <w:sz w:val="20"/>
            <w:szCs w:val="20"/>
          </w:rPr>
          <w:t xml:space="preserve">Effective </w:t>
        </w:r>
      </w:ins>
      <w:ins w:id="52" w:author="Tootooni, Mohammad Samie" w:date="2024-08-13T19:42:00Z" w16du:dateUtc="2024-08-14T00:42:00Z">
        <w:r>
          <w:rPr>
            <w:rFonts w:ascii="Times New Roman" w:hAnsi="Times New Roman" w:cs="Times New Roman"/>
            <w:sz w:val="20"/>
            <w:szCs w:val="20"/>
          </w:rPr>
          <w:t xml:space="preserve">Number of SHIELD </w:t>
        </w:r>
      </w:ins>
      <w:ins w:id="53" w:author="Tootooni, Mohammad Samie" w:date="2024-08-13T19:43:00Z" w16du:dateUtc="2024-08-14T00:43:00Z">
        <w:r>
          <w:rPr>
            <w:rFonts w:ascii="Times New Roman" w:hAnsi="Times New Roman" w:cs="Times New Roman"/>
            <w:sz w:val="20"/>
            <w:szCs w:val="20"/>
          </w:rPr>
          <w:t>Centers</w:t>
        </w:r>
      </w:ins>
      <w:ins w:id="54" w:author="Tootooni, Mohammad Samie" w:date="2024-08-13T19:42:00Z" w16du:dateUtc="2024-08-14T00:42:00Z">
        <w:r>
          <w:rPr>
            <w:rFonts w:ascii="Times New Roman" w:hAnsi="Times New Roman" w:cs="Times New Roman"/>
            <w:sz w:val="20"/>
            <w:szCs w:val="20"/>
          </w:rPr>
          <w:t>:</w:t>
        </w:r>
      </w:ins>
    </w:p>
    <w:p w14:paraId="0A74E1C9" w14:textId="0FD997B7" w:rsidR="00052845" w:rsidRPr="00052845" w:rsidRDefault="00052845" w:rsidP="00052845">
      <w:pPr>
        <w:spacing w:after="0" w:line="360" w:lineRule="auto"/>
        <w:jc w:val="both"/>
        <w:rPr>
          <w:ins w:id="55" w:author="Tootooni, Mohammad Samie" w:date="2024-08-13T19:42:00Z" w16du:dateUtc="2024-08-14T00:42:00Z"/>
          <w:rFonts w:ascii="Times New Roman" w:hAnsi="Times New Roman" w:cs="Times New Roman"/>
          <w:sz w:val="20"/>
          <w:szCs w:val="20"/>
          <w:rPrChange w:id="56" w:author="Tootooni, Mohammad Samie" w:date="2024-08-13T19:42:00Z" w16du:dateUtc="2024-08-14T00:42:00Z">
            <w:rPr>
              <w:ins w:id="57" w:author="Tootooni, Mohammad Samie" w:date="2024-08-13T19:42:00Z" w16du:dateUtc="2024-08-14T00:42:00Z"/>
            </w:rPr>
          </w:rPrChange>
        </w:rPr>
        <w:pPrChange w:id="58" w:author="Tootooni, Mohammad Samie" w:date="2024-08-13T19:42:00Z" w16du:dateUtc="2024-08-14T00:42:00Z">
          <w:pPr>
            <w:pStyle w:val="ListParagraph"/>
            <w:numPr>
              <w:numId w:val="2"/>
            </w:numPr>
            <w:spacing w:after="0" w:line="360" w:lineRule="auto"/>
            <w:ind w:left="360" w:hanging="360"/>
            <w:jc w:val="both"/>
          </w:pPr>
        </w:pPrChange>
      </w:pPr>
      <w:ins w:id="59" w:author="Tootooni, Mohammad Samie" w:date="2024-08-13T19:42:00Z" w16du:dateUtc="2024-08-14T00:42:00Z">
        <w:r w:rsidRPr="00052845">
          <w:rPr>
            <w:rFonts w:ascii="Times New Roman" w:hAnsi="Times New Roman" w:cs="Times New Roman"/>
            <w:i/>
            <w:iCs/>
            <w:sz w:val="20"/>
            <w:szCs w:val="20"/>
            <w:rPrChange w:id="60" w:author="Tootooni, Mohammad Samie" w:date="2024-08-13T19:42:00Z" w16du:dateUtc="2024-08-14T00:42:00Z">
              <w:rPr>
                <w:i/>
                <w:iCs/>
              </w:rPr>
            </w:rPrChange>
          </w:rPr>
          <w:t>Number of SHIELD centers per zip code per month</w:t>
        </w:r>
        <w:r w:rsidRPr="00052845">
          <w:rPr>
            <w:rFonts w:ascii="Times New Roman" w:hAnsi="Times New Roman" w:cs="Times New Roman"/>
            <w:sz w:val="20"/>
            <w:szCs w:val="20"/>
            <w:rPrChange w:id="61" w:author="Tootooni, Mohammad Samie" w:date="2024-08-13T19:42:00Z" w16du:dateUtc="2024-08-14T00:42:00Z">
              <w:rPr/>
            </w:rPrChange>
          </w:rPr>
          <w:t xml:space="preserve">: The total number of SHIELD centers operating in each zip code each month is obtained. However, this number can be misleading as it may not represent how many of them “effectively” served the </w:t>
        </w:r>
        <w:proofErr w:type="spellStart"/>
        <w:r w:rsidRPr="00052845">
          <w:rPr>
            <w:rFonts w:ascii="Times New Roman" w:hAnsi="Times New Roman" w:cs="Times New Roman"/>
            <w:sz w:val="20"/>
            <w:szCs w:val="20"/>
            <w:rPrChange w:id="62" w:author="Tootooni, Mohammad Samie" w:date="2024-08-13T19:42:00Z" w16du:dateUtc="2024-08-14T00:42:00Z">
              <w:rPr/>
            </w:rPrChange>
          </w:rPr>
          <w:t>zipcode</w:t>
        </w:r>
        <w:proofErr w:type="spellEnd"/>
        <w:r w:rsidRPr="00052845">
          <w:rPr>
            <w:rFonts w:ascii="Times New Roman" w:hAnsi="Times New Roman" w:cs="Times New Roman"/>
            <w:sz w:val="20"/>
            <w:szCs w:val="20"/>
            <w:rPrChange w:id="63" w:author="Tootooni, Mohammad Samie" w:date="2024-08-13T19:42:00Z" w16du:dateUtc="2024-08-14T00:42:00Z">
              <w:rPr/>
            </w:rPrChange>
          </w:rPr>
          <w:t xml:space="preserve"> in which they are located. Therefore,</w:t>
        </w:r>
      </w:ins>
      <w:ins w:id="64" w:author="Tootooni, Mohammad Samie" w:date="2024-08-13T19:44:00Z" w16du:dateUtc="2024-08-14T00:44:00Z">
        <w:r>
          <w:rPr>
            <w:rFonts w:ascii="Times New Roman" w:hAnsi="Times New Roman" w:cs="Times New Roman"/>
            <w:sz w:val="20"/>
            <w:szCs w:val="20"/>
          </w:rPr>
          <w:t xml:space="preserve"> </w:t>
        </w:r>
      </w:ins>
      <w:ins w:id="65" w:author="Tootooni, Mohammad Samie" w:date="2024-08-13T19:42:00Z" w16du:dateUtc="2024-08-14T00:42:00Z">
        <w:r w:rsidRPr="00052845">
          <w:rPr>
            <w:rFonts w:ascii="Times New Roman" w:hAnsi="Times New Roman" w:cs="Times New Roman"/>
            <w:sz w:val="20"/>
            <w:szCs w:val="20"/>
            <w:rPrChange w:id="66" w:author="Tootooni, Mohammad Samie" w:date="2024-08-13T19:42:00Z" w16du:dateUtc="2024-08-14T00:42:00Z">
              <w:rPr/>
            </w:rPrChange>
          </w:rPr>
          <w:t>we calculated the effective number of SHIELD test centers in each month as follow:</w:t>
        </w:r>
      </w:ins>
    </w:p>
    <w:p w14:paraId="1EE9306A" w14:textId="662682B4" w:rsidR="00052845" w:rsidRDefault="00052845" w:rsidP="00DF6A38">
      <w:pPr>
        <w:spacing w:before="120" w:line="360" w:lineRule="auto"/>
        <w:jc w:val="both"/>
        <w:rPr>
          <w:ins w:id="67" w:author="Tootooni, Mohammad Samie" w:date="2024-08-13T19:44:00Z" w16du:dateUtc="2024-08-14T00:44:00Z"/>
          <w:rFonts w:ascii="Times New Roman" w:hAnsi="Times New Roman" w:cs="Times New Roman"/>
          <w:sz w:val="20"/>
          <w:szCs w:val="20"/>
        </w:rPr>
      </w:pPr>
      <w:ins w:id="68" w:author="Tootooni, Mohammad Samie" w:date="2024-08-13T19:42:00Z" w16du:dateUtc="2024-08-14T00:42:00Z">
        <w:r>
          <w:rPr>
            <w:rFonts w:ascii="Times New Roman" w:hAnsi="Times New Roman" w:cs="Times New Roman"/>
            <w:sz w:val="20"/>
            <w:szCs w:val="20"/>
          </w:rPr>
          <w:t>{HOW</w:t>
        </w:r>
      </w:ins>
      <w:ins w:id="69" w:author="Tootooni, Mohammad Samie" w:date="2024-08-13T19:43:00Z" w16du:dateUtc="2024-08-14T00:43:00Z">
        <w:r>
          <w:rPr>
            <w:rFonts w:ascii="Times New Roman" w:hAnsi="Times New Roman" w:cs="Times New Roman"/>
            <w:sz w:val="20"/>
            <w:szCs w:val="20"/>
          </w:rPr>
          <w:t xml:space="preserve"> DID YOU CALCULATE IT AND HOW THEY ARE RELATED TO EACH OTHER}</w:t>
        </w:r>
      </w:ins>
    </w:p>
    <w:p w14:paraId="5FB20A63" w14:textId="77777777" w:rsidR="00052845" w:rsidRDefault="00052845" w:rsidP="00DF6A38">
      <w:pPr>
        <w:spacing w:before="120" w:line="360" w:lineRule="auto"/>
        <w:jc w:val="both"/>
        <w:rPr>
          <w:ins w:id="70" w:author="Tootooni, Mohammad Samie" w:date="2024-08-13T19:44:00Z" w16du:dateUtc="2024-08-14T00:44:00Z"/>
          <w:rFonts w:ascii="Times New Roman" w:hAnsi="Times New Roman" w:cs="Times New Roman"/>
          <w:sz w:val="20"/>
          <w:szCs w:val="20"/>
        </w:rPr>
      </w:pPr>
    </w:p>
    <w:p w14:paraId="20B8EE51" w14:textId="77777777" w:rsidR="00052845" w:rsidRPr="00915A59" w:rsidRDefault="00052845" w:rsidP="00DF6A38">
      <w:pPr>
        <w:spacing w:before="120" w:line="360" w:lineRule="auto"/>
        <w:jc w:val="both"/>
        <w:rPr>
          <w:rFonts w:ascii="Times New Roman" w:hAnsi="Times New Roman" w:cs="Times New Roman"/>
          <w:sz w:val="20"/>
          <w:szCs w:val="20"/>
        </w:rPr>
      </w:pPr>
    </w:p>
    <w:p w14:paraId="295022A5" w14:textId="4594C017" w:rsidR="004E1675" w:rsidRPr="00915A59" w:rsidRDefault="004E1675" w:rsidP="00915A59">
      <w:pPr>
        <w:spacing w:line="360" w:lineRule="auto"/>
        <w:jc w:val="both"/>
        <w:rPr>
          <w:rFonts w:ascii="Times New Roman" w:hAnsi="Times New Roman" w:cs="Times New Roman"/>
          <w:b/>
          <w:bCs/>
          <w:sz w:val="20"/>
          <w:szCs w:val="20"/>
        </w:rPr>
      </w:pPr>
      <w:r w:rsidRPr="00915A59">
        <w:rPr>
          <w:rFonts w:ascii="Times New Roman" w:hAnsi="Times New Roman" w:cs="Times New Roman"/>
          <w:b/>
          <w:bCs/>
          <w:sz w:val="20"/>
          <w:szCs w:val="20"/>
        </w:rPr>
        <w:t>Data Description</w:t>
      </w:r>
    </w:p>
    <w:p w14:paraId="414A2694" w14:textId="7BE24FF1" w:rsidR="00564AAA" w:rsidRDefault="000D79DD" w:rsidP="00915A59">
      <w:pPr>
        <w:spacing w:line="360" w:lineRule="auto"/>
        <w:jc w:val="both"/>
        <w:rPr>
          <w:rFonts w:ascii="Times New Roman" w:hAnsi="Times New Roman" w:cs="Times New Roman"/>
          <w:sz w:val="20"/>
          <w:szCs w:val="20"/>
        </w:rPr>
      </w:pPr>
      <w:del w:id="71" w:author="Tootooni, Mohammad Samie" w:date="2024-08-13T19:38:00Z" w16du:dateUtc="2024-08-14T00:38:00Z">
        <w:r w:rsidRPr="00915A59" w:rsidDel="00052845">
          <w:rPr>
            <w:rFonts w:ascii="Times New Roman" w:hAnsi="Times New Roman" w:cs="Times New Roman"/>
            <w:sz w:val="20"/>
            <w:szCs w:val="20"/>
          </w:rPr>
          <w:delText>As previously mentioned, w</w:delText>
        </w:r>
      </w:del>
      <w:ins w:id="72" w:author="Tootooni, Mohammad Samie" w:date="2024-08-13T19:38:00Z" w16du:dateUtc="2024-08-14T00:38:00Z">
        <w:r w:rsidR="00052845">
          <w:rPr>
            <w:rFonts w:ascii="Times New Roman" w:hAnsi="Times New Roman" w:cs="Times New Roman"/>
            <w:sz w:val="20"/>
            <w:szCs w:val="20"/>
          </w:rPr>
          <w:t>W</w:t>
        </w:r>
      </w:ins>
      <w:r w:rsidRPr="00915A59">
        <w:rPr>
          <w:rFonts w:ascii="Times New Roman" w:hAnsi="Times New Roman" w:cs="Times New Roman"/>
          <w:sz w:val="20"/>
          <w:szCs w:val="20"/>
        </w:rPr>
        <w:t>e sourced the data from the ICU at Loyola University Chicago</w:t>
      </w:r>
      <w:r w:rsidR="007C5486">
        <w:rPr>
          <w:rFonts w:ascii="Times New Roman" w:hAnsi="Times New Roman" w:cs="Times New Roman"/>
          <w:sz w:val="20"/>
          <w:szCs w:val="20"/>
        </w:rPr>
        <w:t xml:space="preserve"> Hosp</w:t>
      </w:r>
      <w:r w:rsidR="00910C0E">
        <w:rPr>
          <w:rFonts w:ascii="Times New Roman" w:hAnsi="Times New Roman" w:cs="Times New Roman"/>
          <w:sz w:val="20"/>
          <w:szCs w:val="20"/>
        </w:rPr>
        <w:t>ital</w:t>
      </w:r>
      <w:r w:rsidRPr="00915A59">
        <w:rPr>
          <w:rFonts w:ascii="Times New Roman" w:hAnsi="Times New Roman" w:cs="Times New Roman"/>
          <w:sz w:val="20"/>
          <w:szCs w:val="20"/>
        </w:rPr>
        <w:t xml:space="preserve">. After </w:t>
      </w:r>
      <w:r w:rsidR="00910C0E">
        <w:rPr>
          <w:rFonts w:ascii="Times New Roman" w:hAnsi="Times New Roman" w:cs="Times New Roman"/>
          <w:sz w:val="20"/>
          <w:szCs w:val="20"/>
        </w:rPr>
        <w:t>filtering</w:t>
      </w:r>
      <w:r w:rsidRPr="00915A59">
        <w:rPr>
          <w:rFonts w:ascii="Times New Roman" w:hAnsi="Times New Roman" w:cs="Times New Roman"/>
          <w:sz w:val="20"/>
          <w:szCs w:val="20"/>
        </w:rPr>
        <w:t xml:space="preserve"> the data, we had a total of </w:t>
      </w:r>
      <w:r w:rsidR="00910C0E">
        <w:rPr>
          <w:rFonts w:ascii="Times New Roman" w:hAnsi="Times New Roman" w:cs="Times New Roman"/>
          <w:sz w:val="20"/>
          <w:szCs w:val="20"/>
        </w:rPr>
        <w:t xml:space="preserve">147 zip codes </w:t>
      </w:r>
      <w:r w:rsidRPr="00915A59">
        <w:rPr>
          <w:rFonts w:ascii="Times New Roman" w:hAnsi="Times New Roman" w:cs="Times New Roman"/>
          <w:sz w:val="20"/>
          <w:szCs w:val="20"/>
        </w:rPr>
        <w:t>between January 2020 and December 202</w:t>
      </w:r>
      <w:r w:rsidR="00910C0E">
        <w:rPr>
          <w:rFonts w:ascii="Times New Roman" w:hAnsi="Times New Roman" w:cs="Times New Roman"/>
          <w:sz w:val="20"/>
          <w:szCs w:val="20"/>
        </w:rPr>
        <w:t xml:space="preserve">3 </w:t>
      </w:r>
      <w:r w:rsidRPr="00915A59">
        <w:rPr>
          <w:rFonts w:ascii="Times New Roman" w:hAnsi="Times New Roman" w:cs="Times New Roman"/>
          <w:sz w:val="20"/>
          <w:szCs w:val="20"/>
        </w:rPr>
        <w:t>across Illinois.</w:t>
      </w:r>
      <w:r w:rsidR="00564AAA">
        <w:rPr>
          <w:rFonts w:ascii="Times New Roman" w:hAnsi="Times New Roman" w:cs="Times New Roman"/>
          <w:sz w:val="20"/>
          <w:szCs w:val="20"/>
        </w:rPr>
        <w:t xml:space="preserve"> Figure 2 </w:t>
      </w:r>
      <w:r w:rsidR="00564AAA" w:rsidRPr="00564AAA">
        <w:rPr>
          <w:rFonts w:ascii="Times New Roman" w:hAnsi="Times New Roman" w:cs="Times New Roman"/>
          <w:sz w:val="20"/>
          <w:szCs w:val="20"/>
        </w:rPr>
        <w:t xml:space="preserve">illustrates the geographical distribution of </w:t>
      </w:r>
      <w:r w:rsidR="00B05C2A">
        <w:rPr>
          <w:rFonts w:ascii="Times New Roman" w:hAnsi="Times New Roman" w:cs="Times New Roman"/>
          <w:sz w:val="20"/>
          <w:szCs w:val="20"/>
        </w:rPr>
        <w:t>all these</w:t>
      </w:r>
      <w:r w:rsidR="00564AAA" w:rsidRPr="00564AAA">
        <w:rPr>
          <w:rFonts w:ascii="Times New Roman" w:hAnsi="Times New Roman" w:cs="Times New Roman"/>
          <w:sz w:val="20"/>
          <w:szCs w:val="20"/>
        </w:rPr>
        <w:t xml:space="preserve"> zip codes with COVID-19 patients who were frequently served by Loyola Hospital. The highlighted areas, primarily concentrated around the Chicago metropolitan region and extending to various surrounding areas, represent the zip codes where Loyola Hospital</w:t>
      </w:r>
      <w:r w:rsidR="008F3EEE">
        <w:rPr>
          <w:rFonts w:ascii="Times New Roman" w:hAnsi="Times New Roman" w:cs="Times New Roman"/>
          <w:sz w:val="20"/>
          <w:szCs w:val="20"/>
        </w:rPr>
        <w:t>’</w:t>
      </w:r>
      <w:r w:rsidR="00564AAA" w:rsidRPr="00564AAA">
        <w:rPr>
          <w:rFonts w:ascii="Times New Roman" w:hAnsi="Times New Roman" w:cs="Times New Roman"/>
          <w:sz w:val="20"/>
          <w:szCs w:val="20"/>
        </w:rPr>
        <w:t xml:space="preserve">s ICU services were most utilized for treating COVID-19 patients during this period. </w:t>
      </w:r>
    </w:p>
    <w:p w14:paraId="062781BC" w14:textId="42859974" w:rsidR="00564AAA" w:rsidRPr="0024246E" w:rsidRDefault="00064432" w:rsidP="0024246E">
      <w:pPr>
        <w:spacing w:after="0" w:line="360" w:lineRule="auto"/>
        <w:jc w:val="center"/>
        <w:rPr>
          <w:rFonts w:ascii="Times New Roman" w:hAnsi="Times New Roman" w:cs="Times New Roman"/>
          <w:sz w:val="18"/>
          <w:szCs w:val="18"/>
        </w:rPr>
      </w:pPr>
      <w:r w:rsidRPr="0024246E">
        <w:rPr>
          <w:rFonts w:ascii="Times New Roman" w:hAnsi="Times New Roman" w:cs="Times New Roman"/>
          <w:noProof/>
          <w:sz w:val="18"/>
          <w:szCs w:val="18"/>
        </w:rPr>
        <w:lastRenderedPageBreak/>
        <w:drawing>
          <wp:inline distT="0" distB="0" distL="0" distR="0" wp14:anchorId="1A5CD34E" wp14:editId="5189DE56">
            <wp:extent cx="3063240" cy="2276856"/>
            <wp:effectExtent l="0" t="0" r="3810" b="9525"/>
            <wp:docPr id="628936116" name="Picture 4" descr="A map of a city&#10;&#10;Description automatically generated">
              <a:extLst xmlns:a="http://schemas.openxmlformats.org/drawingml/2006/main">
                <a:ext uri="{FF2B5EF4-FFF2-40B4-BE49-F238E27FC236}">
                  <a16:creationId xmlns:a16="http://schemas.microsoft.com/office/drawing/2014/main" id="{22D783BB-C5B0-32CC-27D4-50F3CD53FC34}"/>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descr="A map of a city&#10;&#10;Description automatically generated">
                      <a:extLst>
                        <a:ext uri="{FF2B5EF4-FFF2-40B4-BE49-F238E27FC236}">
                          <a16:creationId xmlns:a16="http://schemas.microsoft.com/office/drawing/2014/main" id="{22D783BB-C5B0-32CC-27D4-50F3CD53FC34}"/>
                        </a:ext>
                      </a:extLst>
                    </pic:cNvPr>
                    <pic:cNvPicPr preferRelativeResize="0">
                      <a:picLocks noChangeAspect="1"/>
                    </pic:cNvPicPr>
                  </pic:nvPicPr>
                  <pic:blipFill>
                    <a:blip r:embed="rId8"/>
                    <a:stretch>
                      <a:fillRect/>
                    </a:stretch>
                  </pic:blipFill>
                  <pic:spPr>
                    <a:xfrm>
                      <a:off x="0" y="0"/>
                      <a:ext cx="3063240" cy="2276856"/>
                    </a:xfrm>
                    <a:prstGeom prst="rect">
                      <a:avLst/>
                    </a:prstGeom>
                  </pic:spPr>
                </pic:pic>
              </a:graphicData>
            </a:graphic>
          </wp:inline>
        </w:drawing>
      </w:r>
    </w:p>
    <w:p w14:paraId="4428F9B0" w14:textId="6FB9A5C7" w:rsidR="00064432" w:rsidRPr="0024246E" w:rsidRDefault="00064432" w:rsidP="00A3529F">
      <w:pPr>
        <w:spacing w:after="120" w:line="360" w:lineRule="auto"/>
        <w:jc w:val="center"/>
        <w:rPr>
          <w:rFonts w:ascii="Times New Roman" w:hAnsi="Times New Roman" w:cs="Times New Roman"/>
          <w:sz w:val="18"/>
          <w:szCs w:val="18"/>
        </w:rPr>
      </w:pPr>
      <w:r w:rsidRPr="0024246E">
        <w:rPr>
          <w:rFonts w:ascii="Times New Roman" w:hAnsi="Times New Roman" w:cs="Times New Roman"/>
          <w:b/>
          <w:bCs/>
          <w:sz w:val="18"/>
          <w:szCs w:val="18"/>
        </w:rPr>
        <w:t>Figure 2:</w:t>
      </w:r>
      <w:r w:rsidRPr="0024246E">
        <w:rPr>
          <w:rFonts w:ascii="Times New Roman" w:hAnsi="Times New Roman" w:cs="Times New Roman"/>
          <w:sz w:val="18"/>
          <w:szCs w:val="18"/>
        </w:rPr>
        <w:t xml:space="preserve"> </w:t>
      </w:r>
      <w:r w:rsidR="0024246E" w:rsidRPr="0024246E">
        <w:rPr>
          <w:rFonts w:ascii="Times New Roman" w:hAnsi="Times New Roman" w:cs="Times New Roman"/>
          <w:sz w:val="18"/>
          <w:szCs w:val="18"/>
        </w:rPr>
        <w:t xml:space="preserve">Distribution of 147 zip codes with COVID patients frequently served by Loyola hospital </w:t>
      </w:r>
    </w:p>
    <w:p w14:paraId="00CC0601" w14:textId="56FB547F" w:rsidR="00A3529F" w:rsidRPr="00A3529F" w:rsidRDefault="00A3529F" w:rsidP="00A3529F">
      <w:pPr>
        <w:spacing w:line="360" w:lineRule="auto"/>
        <w:jc w:val="both"/>
        <w:rPr>
          <w:rFonts w:ascii="Times New Roman" w:hAnsi="Times New Roman" w:cs="Times New Roman"/>
          <w:sz w:val="20"/>
          <w:szCs w:val="20"/>
        </w:rPr>
      </w:pPr>
      <w:r w:rsidRPr="00A3529F">
        <w:rPr>
          <w:rFonts w:ascii="Times New Roman" w:hAnsi="Times New Roman" w:cs="Times New Roman"/>
          <w:sz w:val="20"/>
          <w:szCs w:val="20"/>
        </w:rPr>
        <w:t xml:space="preserve">The dataset comprises various variables essential for analyzing the impact of SHIELD </w:t>
      </w:r>
      <w:r w:rsidR="00FC166D">
        <w:rPr>
          <w:rFonts w:ascii="Times New Roman" w:hAnsi="Times New Roman" w:cs="Times New Roman"/>
          <w:sz w:val="20"/>
          <w:szCs w:val="20"/>
        </w:rPr>
        <w:t xml:space="preserve">test </w:t>
      </w:r>
      <w:r w:rsidRPr="00A3529F">
        <w:rPr>
          <w:rFonts w:ascii="Times New Roman" w:hAnsi="Times New Roman" w:cs="Times New Roman"/>
          <w:sz w:val="20"/>
          <w:szCs w:val="20"/>
        </w:rPr>
        <w:t>centers on COVID</w:t>
      </w:r>
      <w:r w:rsidR="00FC166D">
        <w:rPr>
          <w:rFonts w:ascii="Times New Roman" w:hAnsi="Times New Roman" w:cs="Times New Roman"/>
          <w:sz w:val="20"/>
          <w:szCs w:val="20"/>
        </w:rPr>
        <w:t xml:space="preserve"> </w:t>
      </w:r>
      <w:r w:rsidRPr="00A3529F">
        <w:rPr>
          <w:rFonts w:ascii="Times New Roman" w:hAnsi="Times New Roman" w:cs="Times New Roman"/>
          <w:sz w:val="20"/>
          <w:szCs w:val="20"/>
        </w:rPr>
        <w:t>ICU admissions</w:t>
      </w:r>
      <w:r w:rsidR="00FC166D">
        <w:rPr>
          <w:rFonts w:ascii="Times New Roman" w:hAnsi="Times New Roman" w:cs="Times New Roman"/>
          <w:sz w:val="20"/>
          <w:szCs w:val="20"/>
        </w:rPr>
        <w:t xml:space="preserve"> rate</w:t>
      </w:r>
      <w:r w:rsidRPr="00A3529F">
        <w:rPr>
          <w:rFonts w:ascii="Times New Roman" w:hAnsi="Times New Roman" w:cs="Times New Roman"/>
          <w:sz w:val="20"/>
          <w:szCs w:val="20"/>
        </w:rPr>
        <w:t xml:space="preserve"> across different zip codes. Below is a brief description of each variable included in the dataset:</w:t>
      </w:r>
    </w:p>
    <w:p w14:paraId="2E0F14BA" w14:textId="366FF94A" w:rsidR="00A3529F" w:rsidRPr="008C768D" w:rsidRDefault="00A3529F" w:rsidP="00A326DA">
      <w:pPr>
        <w:pStyle w:val="ListParagraph"/>
        <w:numPr>
          <w:ilvl w:val="0"/>
          <w:numId w:val="2"/>
        </w:numPr>
        <w:spacing w:after="0" w:line="360" w:lineRule="auto"/>
        <w:jc w:val="both"/>
        <w:rPr>
          <w:rFonts w:ascii="Times New Roman" w:hAnsi="Times New Roman" w:cs="Times New Roman"/>
          <w:sz w:val="20"/>
          <w:szCs w:val="20"/>
        </w:rPr>
      </w:pPr>
      <w:r w:rsidRPr="008C768D">
        <w:rPr>
          <w:rFonts w:ascii="Times New Roman" w:hAnsi="Times New Roman" w:cs="Times New Roman"/>
          <w:i/>
          <w:iCs/>
          <w:sz w:val="20"/>
          <w:szCs w:val="20"/>
        </w:rPr>
        <w:t xml:space="preserve">Zip </w:t>
      </w:r>
      <w:r w:rsidR="004F549C">
        <w:rPr>
          <w:rFonts w:ascii="Times New Roman" w:hAnsi="Times New Roman" w:cs="Times New Roman"/>
          <w:i/>
          <w:iCs/>
          <w:sz w:val="20"/>
          <w:szCs w:val="20"/>
        </w:rPr>
        <w:t>c</w:t>
      </w:r>
      <w:r w:rsidRPr="008C768D">
        <w:rPr>
          <w:rFonts w:ascii="Times New Roman" w:hAnsi="Times New Roman" w:cs="Times New Roman"/>
          <w:i/>
          <w:iCs/>
          <w:sz w:val="20"/>
          <w:szCs w:val="20"/>
        </w:rPr>
        <w:t>ode</w:t>
      </w:r>
      <w:r w:rsidRPr="008C768D">
        <w:rPr>
          <w:rFonts w:ascii="Times New Roman" w:hAnsi="Times New Roman" w:cs="Times New Roman"/>
          <w:sz w:val="20"/>
          <w:szCs w:val="20"/>
        </w:rPr>
        <w:t xml:space="preserve">: The dataset includes 147 unique zip codes across Illinois, where Loyola University Chicago Hospital frequently treated COVID-19 patients. </w:t>
      </w:r>
    </w:p>
    <w:p w14:paraId="139AFE8A" w14:textId="5C149338" w:rsidR="00A3529F" w:rsidRPr="008C768D" w:rsidRDefault="008C768D" w:rsidP="00A326DA">
      <w:pPr>
        <w:pStyle w:val="ListParagraph"/>
        <w:numPr>
          <w:ilvl w:val="0"/>
          <w:numId w:val="2"/>
        </w:numPr>
        <w:spacing w:after="0" w:line="360" w:lineRule="auto"/>
        <w:jc w:val="both"/>
        <w:rPr>
          <w:rFonts w:ascii="Times New Roman" w:hAnsi="Times New Roman" w:cs="Times New Roman"/>
          <w:sz w:val="20"/>
          <w:szCs w:val="20"/>
        </w:rPr>
      </w:pPr>
      <w:r>
        <w:rPr>
          <w:rFonts w:ascii="Times New Roman" w:hAnsi="Times New Roman" w:cs="Times New Roman"/>
          <w:i/>
          <w:iCs/>
          <w:sz w:val="20"/>
          <w:szCs w:val="20"/>
        </w:rPr>
        <w:t>Ti</w:t>
      </w:r>
      <w:r w:rsidR="00694EBD">
        <w:rPr>
          <w:rFonts w:ascii="Times New Roman" w:hAnsi="Times New Roman" w:cs="Times New Roman"/>
          <w:i/>
          <w:iCs/>
          <w:sz w:val="20"/>
          <w:szCs w:val="20"/>
        </w:rPr>
        <w:t>mespan</w:t>
      </w:r>
      <w:r w:rsidR="00A3529F" w:rsidRPr="008C768D">
        <w:rPr>
          <w:rFonts w:ascii="Times New Roman" w:hAnsi="Times New Roman" w:cs="Times New Roman"/>
          <w:i/>
          <w:iCs/>
          <w:sz w:val="20"/>
          <w:szCs w:val="20"/>
        </w:rPr>
        <w:t xml:space="preserve"> (Feb 2021 - Dec 2022)</w:t>
      </w:r>
      <w:r w:rsidR="00A3529F" w:rsidRPr="008C768D">
        <w:rPr>
          <w:rFonts w:ascii="Times New Roman" w:hAnsi="Times New Roman" w:cs="Times New Roman"/>
          <w:sz w:val="20"/>
          <w:szCs w:val="20"/>
        </w:rPr>
        <w:t xml:space="preserve">: The </w:t>
      </w:r>
      <w:proofErr w:type="gramStart"/>
      <w:r w:rsidR="00A3529F" w:rsidRPr="008C768D">
        <w:rPr>
          <w:rFonts w:ascii="Times New Roman" w:hAnsi="Times New Roman" w:cs="Times New Roman"/>
          <w:sz w:val="20"/>
          <w:szCs w:val="20"/>
        </w:rPr>
        <w:t>time period</w:t>
      </w:r>
      <w:proofErr w:type="gramEnd"/>
      <w:r w:rsidR="00A3529F" w:rsidRPr="008C768D">
        <w:rPr>
          <w:rFonts w:ascii="Times New Roman" w:hAnsi="Times New Roman" w:cs="Times New Roman"/>
          <w:sz w:val="20"/>
          <w:szCs w:val="20"/>
        </w:rPr>
        <w:t xml:space="preserve"> covered in the dataset</w:t>
      </w:r>
      <w:r w:rsidR="00694EBD">
        <w:rPr>
          <w:rFonts w:ascii="Times New Roman" w:hAnsi="Times New Roman" w:cs="Times New Roman"/>
          <w:sz w:val="20"/>
          <w:szCs w:val="20"/>
        </w:rPr>
        <w:t xml:space="preserve"> </w:t>
      </w:r>
      <w:r w:rsidR="00A3529F" w:rsidRPr="008C768D">
        <w:rPr>
          <w:rFonts w:ascii="Times New Roman" w:hAnsi="Times New Roman" w:cs="Times New Roman"/>
          <w:sz w:val="20"/>
          <w:szCs w:val="20"/>
        </w:rPr>
        <w:t>to focus on the impact of SHIELD center interventions and closures on ICU admission rates.</w:t>
      </w:r>
    </w:p>
    <w:p w14:paraId="3C23A061" w14:textId="2D586AE0" w:rsidR="00A3529F" w:rsidRPr="008C768D" w:rsidRDefault="00A3529F" w:rsidP="00A326DA">
      <w:pPr>
        <w:pStyle w:val="ListParagraph"/>
        <w:numPr>
          <w:ilvl w:val="0"/>
          <w:numId w:val="2"/>
        </w:numPr>
        <w:spacing w:after="0" w:line="360" w:lineRule="auto"/>
        <w:jc w:val="both"/>
        <w:rPr>
          <w:rFonts w:ascii="Times New Roman" w:hAnsi="Times New Roman" w:cs="Times New Roman"/>
          <w:sz w:val="20"/>
          <w:szCs w:val="20"/>
        </w:rPr>
      </w:pPr>
      <w:r w:rsidRPr="00D852D3">
        <w:rPr>
          <w:rFonts w:ascii="Times New Roman" w:hAnsi="Times New Roman" w:cs="Times New Roman"/>
          <w:i/>
          <w:iCs/>
          <w:sz w:val="20"/>
          <w:szCs w:val="20"/>
        </w:rPr>
        <w:t xml:space="preserve">Total COVID ICU </w:t>
      </w:r>
      <w:r w:rsidR="00D852D3">
        <w:rPr>
          <w:rFonts w:ascii="Times New Roman" w:hAnsi="Times New Roman" w:cs="Times New Roman"/>
          <w:i/>
          <w:iCs/>
          <w:sz w:val="20"/>
          <w:szCs w:val="20"/>
        </w:rPr>
        <w:t>a</w:t>
      </w:r>
      <w:r w:rsidRPr="00D852D3">
        <w:rPr>
          <w:rFonts w:ascii="Times New Roman" w:hAnsi="Times New Roman" w:cs="Times New Roman"/>
          <w:i/>
          <w:iCs/>
          <w:sz w:val="20"/>
          <w:szCs w:val="20"/>
        </w:rPr>
        <w:t xml:space="preserve">dmission per </w:t>
      </w:r>
      <w:r w:rsidR="00D852D3">
        <w:rPr>
          <w:rFonts w:ascii="Times New Roman" w:hAnsi="Times New Roman" w:cs="Times New Roman"/>
          <w:i/>
          <w:iCs/>
          <w:sz w:val="20"/>
          <w:szCs w:val="20"/>
        </w:rPr>
        <w:t>z</w:t>
      </w:r>
      <w:r w:rsidRPr="00D852D3">
        <w:rPr>
          <w:rFonts w:ascii="Times New Roman" w:hAnsi="Times New Roman" w:cs="Times New Roman"/>
          <w:i/>
          <w:iCs/>
          <w:sz w:val="20"/>
          <w:szCs w:val="20"/>
        </w:rPr>
        <w:t xml:space="preserve">ip </w:t>
      </w:r>
      <w:r w:rsidR="00D852D3">
        <w:rPr>
          <w:rFonts w:ascii="Times New Roman" w:hAnsi="Times New Roman" w:cs="Times New Roman"/>
          <w:i/>
          <w:iCs/>
          <w:sz w:val="20"/>
          <w:szCs w:val="20"/>
        </w:rPr>
        <w:t>c</w:t>
      </w:r>
      <w:r w:rsidRPr="00D852D3">
        <w:rPr>
          <w:rFonts w:ascii="Times New Roman" w:hAnsi="Times New Roman" w:cs="Times New Roman"/>
          <w:i/>
          <w:iCs/>
          <w:sz w:val="20"/>
          <w:szCs w:val="20"/>
        </w:rPr>
        <w:t xml:space="preserve">ode per </w:t>
      </w:r>
      <w:r w:rsidR="00D852D3">
        <w:rPr>
          <w:rFonts w:ascii="Times New Roman" w:hAnsi="Times New Roman" w:cs="Times New Roman"/>
          <w:i/>
          <w:iCs/>
          <w:sz w:val="20"/>
          <w:szCs w:val="20"/>
        </w:rPr>
        <w:t>m</w:t>
      </w:r>
      <w:r w:rsidRPr="00D852D3">
        <w:rPr>
          <w:rFonts w:ascii="Times New Roman" w:hAnsi="Times New Roman" w:cs="Times New Roman"/>
          <w:i/>
          <w:iCs/>
          <w:sz w:val="20"/>
          <w:szCs w:val="20"/>
        </w:rPr>
        <w:t>onth</w:t>
      </w:r>
      <w:r w:rsidRPr="008C768D">
        <w:rPr>
          <w:rFonts w:ascii="Times New Roman" w:hAnsi="Times New Roman" w:cs="Times New Roman"/>
          <w:sz w:val="20"/>
          <w:szCs w:val="20"/>
        </w:rPr>
        <w:t>: The total number of COVID-19 ICU admissions recorded each month for each zip code. This variable helps assess the severity and frequency of COVID-19 cases requiring intensive care.</w:t>
      </w:r>
    </w:p>
    <w:p w14:paraId="3DCC79D3" w14:textId="4536C0D3" w:rsidR="00A3529F" w:rsidRPr="008C768D" w:rsidRDefault="00A3529F" w:rsidP="00A326DA">
      <w:pPr>
        <w:pStyle w:val="ListParagraph"/>
        <w:numPr>
          <w:ilvl w:val="0"/>
          <w:numId w:val="2"/>
        </w:numPr>
        <w:spacing w:after="0" w:line="360" w:lineRule="auto"/>
        <w:jc w:val="both"/>
        <w:rPr>
          <w:rFonts w:ascii="Times New Roman" w:hAnsi="Times New Roman" w:cs="Times New Roman"/>
          <w:sz w:val="20"/>
          <w:szCs w:val="20"/>
        </w:rPr>
      </w:pPr>
      <w:r w:rsidRPr="004F549C">
        <w:rPr>
          <w:rFonts w:ascii="Times New Roman" w:hAnsi="Times New Roman" w:cs="Times New Roman"/>
          <w:i/>
          <w:iCs/>
          <w:sz w:val="20"/>
          <w:szCs w:val="20"/>
        </w:rPr>
        <w:t xml:space="preserve">Zip </w:t>
      </w:r>
      <w:r w:rsidR="004F549C">
        <w:rPr>
          <w:rFonts w:ascii="Times New Roman" w:hAnsi="Times New Roman" w:cs="Times New Roman"/>
          <w:i/>
          <w:iCs/>
          <w:sz w:val="20"/>
          <w:szCs w:val="20"/>
        </w:rPr>
        <w:t>c</w:t>
      </w:r>
      <w:r w:rsidRPr="004F549C">
        <w:rPr>
          <w:rFonts w:ascii="Times New Roman" w:hAnsi="Times New Roman" w:cs="Times New Roman"/>
          <w:i/>
          <w:iCs/>
          <w:sz w:val="20"/>
          <w:szCs w:val="20"/>
        </w:rPr>
        <w:t xml:space="preserve">ode </w:t>
      </w:r>
      <w:r w:rsidR="004F549C">
        <w:rPr>
          <w:rFonts w:ascii="Times New Roman" w:hAnsi="Times New Roman" w:cs="Times New Roman"/>
          <w:i/>
          <w:iCs/>
          <w:sz w:val="20"/>
          <w:szCs w:val="20"/>
        </w:rPr>
        <w:t>p</w:t>
      </w:r>
      <w:r w:rsidRPr="004F549C">
        <w:rPr>
          <w:rFonts w:ascii="Times New Roman" w:hAnsi="Times New Roman" w:cs="Times New Roman"/>
          <w:i/>
          <w:iCs/>
          <w:sz w:val="20"/>
          <w:szCs w:val="20"/>
        </w:rPr>
        <w:t>opulation</w:t>
      </w:r>
      <w:r w:rsidRPr="008C768D">
        <w:rPr>
          <w:rFonts w:ascii="Times New Roman" w:hAnsi="Times New Roman" w:cs="Times New Roman"/>
          <w:sz w:val="20"/>
          <w:szCs w:val="20"/>
        </w:rPr>
        <w:t>: The population of each zip code</w:t>
      </w:r>
    </w:p>
    <w:p w14:paraId="32C900E3" w14:textId="77777777" w:rsidR="00C53747" w:rsidRDefault="00A3529F" w:rsidP="00163287">
      <w:pPr>
        <w:pStyle w:val="ListParagraph"/>
        <w:numPr>
          <w:ilvl w:val="0"/>
          <w:numId w:val="2"/>
        </w:numPr>
        <w:spacing w:after="0" w:line="360" w:lineRule="auto"/>
        <w:jc w:val="both"/>
        <w:rPr>
          <w:rFonts w:ascii="Times New Roman" w:hAnsi="Times New Roman" w:cs="Times New Roman"/>
          <w:sz w:val="20"/>
          <w:szCs w:val="20"/>
        </w:rPr>
      </w:pPr>
      <w:r w:rsidRPr="00C53747">
        <w:rPr>
          <w:rFonts w:ascii="Times New Roman" w:hAnsi="Times New Roman" w:cs="Times New Roman"/>
          <w:i/>
          <w:iCs/>
          <w:sz w:val="20"/>
          <w:szCs w:val="20"/>
        </w:rPr>
        <w:t xml:space="preserve">COVID ICU </w:t>
      </w:r>
      <w:r w:rsidR="00950E02" w:rsidRPr="00C53747">
        <w:rPr>
          <w:rFonts w:ascii="Times New Roman" w:hAnsi="Times New Roman" w:cs="Times New Roman"/>
          <w:i/>
          <w:iCs/>
          <w:sz w:val="20"/>
          <w:szCs w:val="20"/>
        </w:rPr>
        <w:t>a</w:t>
      </w:r>
      <w:r w:rsidRPr="00C53747">
        <w:rPr>
          <w:rFonts w:ascii="Times New Roman" w:hAnsi="Times New Roman" w:cs="Times New Roman"/>
          <w:i/>
          <w:iCs/>
          <w:sz w:val="20"/>
          <w:szCs w:val="20"/>
        </w:rPr>
        <w:t xml:space="preserve">dmission </w:t>
      </w:r>
      <w:r w:rsidR="00950E02" w:rsidRPr="00C53747">
        <w:rPr>
          <w:rFonts w:ascii="Times New Roman" w:hAnsi="Times New Roman" w:cs="Times New Roman"/>
          <w:i/>
          <w:iCs/>
          <w:sz w:val="20"/>
          <w:szCs w:val="20"/>
        </w:rPr>
        <w:t>r</w:t>
      </w:r>
      <w:r w:rsidRPr="00C53747">
        <w:rPr>
          <w:rFonts w:ascii="Times New Roman" w:hAnsi="Times New Roman" w:cs="Times New Roman"/>
          <w:i/>
          <w:iCs/>
          <w:sz w:val="20"/>
          <w:szCs w:val="20"/>
        </w:rPr>
        <w:t>ate</w:t>
      </w:r>
      <w:r w:rsidRPr="00C53747">
        <w:rPr>
          <w:rFonts w:ascii="Times New Roman" w:hAnsi="Times New Roman" w:cs="Times New Roman"/>
          <w:sz w:val="20"/>
          <w:szCs w:val="20"/>
        </w:rPr>
        <w:t xml:space="preserve">: </w:t>
      </w:r>
      <w:r w:rsidR="00C53747" w:rsidRPr="00C53747">
        <w:rPr>
          <w:rFonts w:ascii="Times New Roman" w:hAnsi="Times New Roman" w:cs="Times New Roman"/>
          <w:sz w:val="20"/>
          <w:szCs w:val="20"/>
        </w:rPr>
        <w:t>This rate measures ICU admissions for COVID-19 per zip code, adjusted for population size. It is calculated by dividing the total COVID-19 ICU admissions by the zip code's population and then multiplying by 100,000 to standardize the rate per 100,000 people. This standardization facilitates fair comparisons across zip codes, highlighting the relative burden of severe COVID-19 cases in different areas.</w:t>
      </w:r>
    </w:p>
    <w:p w14:paraId="551FB625" w14:textId="0C21448A" w:rsidR="00A3529F" w:rsidRPr="00943EB8" w:rsidDel="00943EB8" w:rsidRDefault="00943EB8" w:rsidP="00052845">
      <w:pPr>
        <w:pStyle w:val="ListParagraph"/>
        <w:numPr>
          <w:ilvl w:val="0"/>
          <w:numId w:val="2"/>
        </w:numPr>
        <w:spacing w:after="0" w:line="360" w:lineRule="auto"/>
        <w:jc w:val="both"/>
        <w:rPr>
          <w:del w:id="73" w:author="Tootooni, Mohammad Samie" w:date="2024-08-13T19:39:00Z" w16du:dateUtc="2024-08-14T00:39:00Z"/>
          <w:rFonts w:ascii="Times New Roman" w:hAnsi="Times New Roman" w:cs="Times New Roman"/>
          <w:sz w:val="20"/>
          <w:szCs w:val="20"/>
          <w:rPrChange w:id="74" w:author="Tootooni, Mohammad Samie" w:date="2024-08-13T19:52:00Z" w16du:dateUtc="2024-08-14T00:52:00Z">
            <w:rPr>
              <w:del w:id="75" w:author="Tootooni, Mohammad Samie" w:date="2024-08-13T19:39:00Z" w16du:dateUtc="2024-08-14T00:39:00Z"/>
              <w:rFonts w:ascii="Times New Roman" w:hAnsi="Times New Roman" w:cs="Times New Roman"/>
              <w:i/>
              <w:iCs/>
              <w:sz w:val="20"/>
              <w:szCs w:val="20"/>
            </w:rPr>
          </w:rPrChange>
        </w:rPr>
      </w:pPr>
      <w:ins w:id="76" w:author="Tootooni, Mohammad Samie" w:date="2024-08-13T19:51:00Z" w16du:dateUtc="2024-08-14T00:51:00Z">
        <w:r>
          <w:rPr>
            <w:rFonts w:ascii="Times New Roman" w:hAnsi="Times New Roman" w:cs="Times New Roman"/>
            <w:i/>
            <w:iCs/>
            <w:sz w:val="20"/>
            <w:szCs w:val="20"/>
          </w:rPr>
          <w:t>NUMBER OF SHIELD CENTER</w:t>
        </w:r>
      </w:ins>
      <w:del w:id="77" w:author="Tootooni, Mohammad Samie" w:date="2024-08-13T19:38:00Z" w16du:dateUtc="2024-08-14T00:38:00Z">
        <w:r w:rsidR="00A3529F" w:rsidRPr="00052845" w:rsidDel="00052845">
          <w:rPr>
            <w:rFonts w:ascii="Times New Roman" w:hAnsi="Times New Roman" w:cs="Times New Roman"/>
            <w:i/>
            <w:iCs/>
            <w:sz w:val="20"/>
            <w:szCs w:val="20"/>
          </w:rPr>
          <w:delText xml:space="preserve">Total </w:delText>
        </w:r>
      </w:del>
      <w:del w:id="78" w:author="Tootooni, Mohammad Samie" w:date="2024-08-13T19:42:00Z" w16du:dateUtc="2024-08-14T00:42:00Z">
        <w:r w:rsidR="00A3529F" w:rsidRPr="00052845" w:rsidDel="00052845">
          <w:rPr>
            <w:rFonts w:ascii="Times New Roman" w:hAnsi="Times New Roman" w:cs="Times New Roman"/>
            <w:i/>
            <w:iCs/>
            <w:sz w:val="20"/>
            <w:szCs w:val="20"/>
          </w:rPr>
          <w:delText xml:space="preserve">SHIELD </w:delText>
        </w:r>
        <w:r w:rsidR="00E433F2" w:rsidRPr="00052845" w:rsidDel="00052845">
          <w:rPr>
            <w:rFonts w:ascii="Times New Roman" w:hAnsi="Times New Roman" w:cs="Times New Roman"/>
            <w:i/>
            <w:iCs/>
            <w:sz w:val="20"/>
            <w:szCs w:val="20"/>
          </w:rPr>
          <w:delText>c</w:delText>
        </w:r>
        <w:r w:rsidR="00A3529F" w:rsidRPr="00052845" w:rsidDel="00052845">
          <w:rPr>
            <w:rFonts w:ascii="Times New Roman" w:hAnsi="Times New Roman" w:cs="Times New Roman"/>
            <w:i/>
            <w:iCs/>
            <w:sz w:val="20"/>
            <w:szCs w:val="20"/>
          </w:rPr>
          <w:delText xml:space="preserve">enters per </w:delText>
        </w:r>
        <w:r w:rsidR="00E433F2" w:rsidRPr="00052845" w:rsidDel="00052845">
          <w:rPr>
            <w:rFonts w:ascii="Times New Roman" w:hAnsi="Times New Roman" w:cs="Times New Roman"/>
            <w:i/>
            <w:iCs/>
            <w:sz w:val="20"/>
            <w:szCs w:val="20"/>
          </w:rPr>
          <w:delText>z</w:delText>
        </w:r>
        <w:r w:rsidR="00A3529F" w:rsidRPr="00052845" w:rsidDel="00052845">
          <w:rPr>
            <w:rFonts w:ascii="Times New Roman" w:hAnsi="Times New Roman" w:cs="Times New Roman"/>
            <w:i/>
            <w:iCs/>
            <w:sz w:val="20"/>
            <w:szCs w:val="20"/>
          </w:rPr>
          <w:delText xml:space="preserve">ip </w:delText>
        </w:r>
        <w:r w:rsidR="00E433F2" w:rsidRPr="00052845" w:rsidDel="00052845">
          <w:rPr>
            <w:rFonts w:ascii="Times New Roman" w:hAnsi="Times New Roman" w:cs="Times New Roman"/>
            <w:i/>
            <w:iCs/>
            <w:sz w:val="20"/>
            <w:szCs w:val="20"/>
          </w:rPr>
          <w:delText>c</w:delText>
        </w:r>
        <w:r w:rsidR="00A3529F" w:rsidRPr="00052845" w:rsidDel="00052845">
          <w:rPr>
            <w:rFonts w:ascii="Times New Roman" w:hAnsi="Times New Roman" w:cs="Times New Roman"/>
            <w:i/>
            <w:iCs/>
            <w:sz w:val="20"/>
            <w:szCs w:val="20"/>
          </w:rPr>
          <w:delText xml:space="preserve">ode per </w:delText>
        </w:r>
        <w:r w:rsidR="00E433F2" w:rsidRPr="00052845" w:rsidDel="00052845">
          <w:rPr>
            <w:rFonts w:ascii="Times New Roman" w:hAnsi="Times New Roman" w:cs="Times New Roman"/>
            <w:i/>
            <w:iCs/>
            <w:sz w:val="20"/>
            <w:szCs w:val="20"/>
          </w:rPr>
          <w:delText>m</w:delText>
        </w:r>
        <w:r w:rsidR="00A3529F" w:rsidRPr="00052845" w:rsidDel="00052845">
          <w:rPr>
            <w:rFonts w:ascii="Times New Roman" w:hAnsi="Times New Roman" w:cs="Times New Roman"/>
            <w:i/>
            <w:iCs/>
            <w:sz w:val="20"/>
            <w:szCs w:val="20"/>
          </w:rPr>
          <w:delText>onth</w:delText>
        </w:r>
        <w:r w:rsidR="00A3529F" w:rsidRPr="00052845" w:rsidDel="00052845">
          <w:rPr>
            <w:rFonts w:ascii="Times New Roman" w:hAnsi="Times New Roman" w:cs="Times New Roman"/>
            <w:sz w:val="20"/>
            <w:szCs w:val="20"/>
          </w:rPr>
          <w:delText>: The total number of SHIELD centers operating in each zip code each month</w:delText>
        </w:r>
      </w:del>
      <w:del w:id="79" w:author="Tootooni, Mohammad Samie" w:date="2024-08-13T19:39:00Z" w16du:dateUtc="2024-08-14T00:39:00Z">
        <w:r w:rsidR="00A3529F" w:rsidRPr="00052845" w:rsidDel="00052845">
          <w:rPr>
            <w:rFonts w:ascii="Times New Roman" w:hAnsi="Times New Roman" w:cs="Times New Roman"/>
            <w:sz w:val="20"/>
            <w:szCs w:val="20"/>
          </w:rPr>
          <w:delText>. This variable tracks the availability of SHIELD testing facilities over time.</w:delText>
        </w:r>
      </w:del>
    </w:p>
    <w:p w14:paraId="50B3B687" w14:textId="7F85DF5B" w:rsidR="00943EB8" w:rsidRPr="00C53747" w:rsidRDefault="00943EB8" w:rsidP="00943EB8">
      <w:pPr>
        <w:pStyle w:val="ListParagraph"/>
        <w:numPr>
          <w:ilvl w:val="0"/>
          <w:numId w:val="2"/>
        </w:numPr>
        <w:spacing w:after="0" w:line="360" w:lineRule="auto"/>
        <w:jc w:val="both"/>
        <w:rPr>
          <w:ins w:id="80" w:author="Tootooni, Mohammad Samie" w:date="2024-08-13T19:52:00Z" w16du:dateUtc="2024-08-14T00:52:00Z"/>
          <w:rFonts w:ascii="Times New Roman" w:hAnsi="Times New Roman" w:cs="Times New Roman"/>
          <w:sz w:val="20"/>
          <w:szCs w:val="20"/>
        </w:rPr>
      </w:pPr>
      <w:ins w:id="81" w:author="Tootooni, Mohammad Samie" w:date="2024-08-13T19:52:00Z" w16du:dateUtc="2024-08-14T00:52:00Z">
        <w:r>
          <w:rPr>
            <w:rFonts w:ascii="Times New Roman" w:hAnsi="Times New Roman" w:cs="Times New Roman"/>
            <w:sz w:val="20"/>
            <w:szCs w:val="20"/>
          </w:rPr>
          <w:t>:</w:t>
        </w:r>
      </w:ins>
    </w:p>
    <w:p w14:paraId="45BC14A1" w14:textId="60FBF848" w:rsidR="00052845" w:rsidRDefault="00A3529F" w:rsidP="00052845">
      <w:pPr>
        <w:pStyle w:val="ListParagraph"/>
        <w:numPr>
          <w:ilvl w:val="0"/>
          <w:numId w:val="2"/>
        </w:numPr>
        <w:spacing w:after="0" w:line="360" w:lineRule="auto"/>
        <w:jc w:val="both"/>
        <w:rPr>
          <w:ins w:id="82" w:author="Tootooni, Mohammad Samie" w:date="2024-08-13T19:41:00Z" w16du:dateUtc="2024-08-14T00:41:00Z"/>
          <w:rFonts w:ascii="Times New Roman" w:hAnsi="Times New Roman" w:cs="Times New Roman"/>
          <w:sz w:val="20"/>
          <w:szCs w:val="20"/>
        </w:rPr>
      </w:pPr>
      <w:del w:id="83" w:author="Tootooni, Mohammad Samie" w:date="2024-08-13T19:39:00Z" w16du:dateUtc="2024-08-14T00:39:00Z">
        <w:r w:rsidRPr="00052845" w:rsidDel="00052845">
          <w:rPr>
            <w:rFonts w:ascii="Times New Roman" w:hAnsi="Times New Roman" w:cs="Times New Roman"/>
            <w:i/>
            <w:iCs/>
            <w:sz w:val="20"/>
            <w:szCs w:val="20"/>
          </w:rPr>
          <w:delText xml:space="preserve">Effective </w:delText>
        </w:r>
        <w:r w:rsidR="007E1B8F" w:rsidRPr="00052845" w:rsidDel="00052845">
          <w:rPr>
            <w:rFonts w:ascii="Times New Roman" w:hAnsi="Times New Roman" w:cs="Times New Roman"/>
            <w:i/>
            <w:iCs/>
            <w:sz w:val="20"/>
            <w:szCs w:val="20"/>
          </w:rPr>
          <w:delText>n</w:delText>
        </w:r>
        <w:r w:rsidRPr="00052845" w:rsidDel="00052845">
          <w:rPr>
            <w:rFonts w:ascii="Times New Roman" w:hAnsi="Times New Roman" w:cs="Times New Roman"/>
            <w:i/>
            <w:iCs/>
            <w:sz w:val="20"/>
            <w:szCs w:val="20"/>
          </w:rPr>
          <w:delText xml:space="preserve">umber of SHIELD </w:delText>
        </w:r>
        <w:r w:rsidR="007E1B8F" w:rsidRPr="00052845" w:rsidDel="00052845">
          <w:rPr>
            <w:rFonts w:ascii="Times New Roman" w:hAnsi="Times New Roman" w:cs="Times New Roman"/>
            <w:i/>
            <w:iCs/>
            <w:sz w:val="20"/>
            <w:szCs w:val="20"/>
          </w:rPr>
          <w:delText>c</w:delText>
        </w:r>
        <w:r w:rsidRPr="00052845" w:rsidDel="00052845">
          <w:rPr>
            <w:rFonts w:ascii="Times New Roman" w:hAnsi="Times New Roman" w:cs="Times New Roman"/>
            <w:i/>
            <w:iCs/>
            <w:sz w:val="20"/>
            <w:szCs w:val="20"/>
          </w:rPr>
          <w:delText xml:space="preserve">enters </w:delText>
        </w:r>
        <w:r w:rsidR="007E1B8F" w:rsidRPr="00052845" w:rsidDel="00052845">
          <w:rPr>
            <w:rFonts w:ascii="Times New Roman" w:hAnsi="Times New Roman" w:cs="Times New Roman"/>
            <w:i/>
            <w:iCs/>
            <w:sz w:val="20"/>
            <w:szCs w:val="20"/>
          </w:rPr>
          <w:delText>s</w:delText>
        </w:r>
        <w:r w:rsidRPr="00052845" w:rsidDel="00052845">
          <w:rPr>
            <w:rFonts w:ascii="Times New Roman" w:hAnsi="Times New Roman" w:cs="Times New Roman"/>
            <w:i/>
            <w:iCs/>
            <w:sz w:val="20"/>
            <w:szCs w:val="20"/>
          </w:rPr>
          <w:delText xml:space="preserve">erving a </w:delText>
        </w:r>
        <w:r w:rsidR="007E1B8F" w:rsidRPr="00052845" w:rsidDel="00052845">
          <w:rPr>
            <w:rFonts w:ascii="Times New Roman" w:hAnsi="Times New Roman" w:cs="Times New Roman"/>
            <w:i/>
            <w:iCs/>
            <w:sz w:val="20"/>
            <w:szCs w:val="20"/>
          </w:rPr>
          <w:delText>z</w:delText>
        </w:r>
        <w:r w:rsidRPr="00052845" w:rsidDel="00052845">
          <w:rPr>
            <w:rFonts w:ascii="Times New Roman" w:hAnsi="Times New Roman" w:cs="Times New Roman"/>
            <w:i/>
            <w:iCs/>
            <w:sz w:val="20"/>
            <w:szCs w:val="20"/>
          </w:rPr>
          <w:delText xml:space="preserve">ip </w:delText>
        </w:r>
        <w:r w:rsidR="007E1B8F" w:rsidRPr="00052845" w:rsidDel="00052845">
          <w:rPr>
            <w:rFonts w:ascii="Times New Roman" w:hAnsi="Times New Roman" w:cs="Times New Roman"/>
            <w:i/>
            <w:iCs/>
            <w:sz w:val="20"/>
            <w:szCs w:val="20"/>
          </w:rPr>
          <w:delText>c</w:delText>
        </w:r>
        <w:r w:rsidRPr="00052845" w:rsidDel="00052845">
          <w:rPr>
            <w:rFonts w:ascii="Times New Roman" w:hAnsi="Times New Roman" w:cs="Times New Roman"/>
            <w:i/>
            <w:iCs/>
            <w:sz w:val="20"/>
            <w:szCs w:val="20"/>
          </w:rPr>
          <w:delText>ode</w:delText>
        </w:r>
        <w:r w:rsidRPr="00052845" w:rsidDel="00052845">
          <w:rPr>
            <w:rFonts w:ascii="Times New Roman" w:hAnsi="Times New Roman" w:cs="Times New Roman"/>
            <w:sz w:val="20"/>
            <w:szCs w:val="20"/>
          </w:rPr>
          <w:delText xml:space="preserve">: The </w:delText>
        </w:r>
      </w:del>
      <w:del w:id="84" w:author="Tootooni, Mohammad Samie" w:date="2024-08-13T19:41:00Z" w16du:dateUtc="2024-08-14T00:41:00Z">
        <w:r w:rsidR="00D82100" w:rsidRPr="00052845" w:rsidDel="00052845">
          <w:rPr>
            <w:rFonts w:ascii="Times New Roman" w:hAnsi="Times New Roman" w:cs="Times New Roman"/>
            <w:sz w:val="20"/>
            <w:szCs w:val="20"/>
          </w:rPr>
          <w:delText xml:space="preserve">proportion of </w:delText>
        </w:r>
      </w:del>
      <w:del w:id="85" w:author="Tootooni, Mohammad Samie" w:date="2024-08-13T19:42:00Z" w16du:dateUtc="2024-08-14T00:42:00Z">
        <w:r w:rsidR="00D82100" w:rsidRPr="00052845" w:rsidDel="00052845">
          <w:rPr>
            <w:rFonts w:ascii="Times New Roman" w:hAnsi="Times New Roman" w:cs="Times New Roman"/>
            <w:sz w:val="20"/>
            <w:szCs w:val="20"/>
          </w:rPr>
          <w:delText xml:space="preserve">SHIELD test centers </w:delText>
        </w:r>
      </w:del>
    </w:p>
    <w:p w14:paraId="1C41B516" w14:textId="3F233BDB" w:rsidR="00D82100" w:rsidRPr="00052845" w:rsidRDefault="00D82100" w:rsidP="00052845">
      <w:pPr>
        <w:pStyle w:val="ListParagraph"/>
        <w:numPr>
          <w:ilvl w:val="0"/>
          <w:numId w:val="2"/>
        </w:numPr>
        <w:spacing w:after="0" w:line="360" w:lineRule="auto"/>
        <w:jc w:val="both"/>
        <w:rPr>
          <w:rFonts w:ascii="Times New Roman" w:hAnsi="Times New Roman" w:cs="Times New Roman"/>
          <w:sz w:val="20"/>
          <w:szCs w:val="20"/>
        </w:rPr>
      </w:pPr>
      <w:r w:rsidRPr="00052845">
        <w:rPr>
          <w:rFonts w:ascii="Times New Roman" w:hAnsi="Times New Roman" w:cs="Times New Roman"/>
          <w:sz w:val="20"/>
          <w:szCs w:val="20"/>
        </w:rPr>
        <w:t>that actively served each zip code. It reflects the actual accessibility and utilization of SHIELD testing facilities within a given area, providing a more accurate measure of the centers</w:t>
      </w:r>
      <w:r w:rsidR="00FD4CD6" w:rsidRPr="00052845">
        <w:rPr>
          <w:rFonts w:ascii="Times New Roman" w:hAnsi="Times New Roman" w:cs="Times New Roman"/>
          <w:sz w:val="20"/>
          <w:szCs w:val="20"/>
        </w:rPr>
        <w:t>’</w:t>
      </w:r>
      <w:r w:rsidRPr="00052845">
        <w:rPr>
          <w:rFonts w:ascii="Times New Roman" w:hAnsi="Times New Roman" w:cs="Times New Roman"/>
          <w:sz w:val="20"/>
          <w:szCs w:val="20"/>
        </w:rPr>
        <w:t xml:space="preserve"> impact on the local population.</w:t>
      </w:r>
    </w:p>
    <w:p w14:paraId="354A4FDB" w14:textId="326C44AF" w:rsidR="00A3529F" w:rsidRPr="00D82100" w:rsidRDefault="00A3529F" w:rsidP="00E27941">
      <w:pPr>
        <w:pStyle w:val="ListParagraph"/>
        <w:numPr>
          <w:ilvl w:val="0"/>
          <w:numId w:val="2"/>
        </w:numPr>
        <w:spacing w:after="0" w:line="360" w:lineRule="auto"/>
        <w:jc w:val="both"/>
        <w:rPr>
          <w:rFonts w:ascii="Times New Roman" w:hAnsi="Times New Roman" w:cs="Times New Roman"/>
          <w:sz w:val="20"/>
          <w:szCs w:val="20"/>
        </w:rPr>
      </w:pPr>
      <w:r w:rsidRPr="00FD4CD6">
        <w:rPr>
          <w:rFonts w:ascii="Times New Roman" w:hAnsi="Times New Roman" w:cs="Times New Roman"/>
          <w:i/>
          <w:iCs/>
          <w:sz w:val="20"/>
          <w:szCs w:val="20"/>
        </w:rPr>
        <w:t xml:space="preserve">ADI </w:t>
      </w:r>
      <w:r w:rsidR="00472D6C">
        <w:rPr>
          <w:rFonts w:ascii="Times New Roman" w:hAnsi="Times New Roman" w:cs="Times New Roman"/>
          <w:i/>
          <w:iCs/>
          <w:sz w:val="20"/>
          <w:szCs w:val="20"/>
        </w:rPr>
        <w:t>Category</w:t>
      </w:r>
      <w:r w:rsidRPr="00D82100">
        <w:rPr>
          <w:rFonts w:ascii="Times New Roman" w:hAnsi="Times New Roman" w:cs="Times New Roman"/>
          <w:sz w:val="20"/>
          <w:szCs w:val="20"/>
        </w:rPr>
        <w:t>: The Area Deprivation Index (ADI) score categorizes zip codes into "Less Disadvantaged" (scores 1 through 4) and "More Disadvantaged" (scores 5 through 9) based on socioeconomic factors. This variable is used to explore disparities in ICU admissions and the impact of SHIELD centers in different socioeconomic contexts.</w:t>
      </w:r>
    </w:p>
    <w:p w14:paraId="7116009C" w14:textId="77777777" w:rsidR="00472D6C" w:rsidRDefault="00472D6C" w:rsidP="00915A59">
      <w:pPr>
        <w:spacing w:line="360" w:lineRule="auto"/>
        <w:jc w:val="both"/>
        <w:rPr>
          <w:rFonts w:ascii="Times New Roman" w:hAnsi="Times New Roman" w:cs="Times New Roman"/>
          <w:b/>
          <w:bCs/>
          <w:sz w:val="20"/>
          <w:szCs w:val="20"/>
        </w:rPr>
      </w:pPr>
    </w:p>
    <w:p w14:paraId="14F169DA" w14:textId="643F726F" w:rsidR="00E510B4" w:rsidRPr="00915A59" w:rsidRDefault="00E510B4" w:rsidP="00915A59">
      <w:pPr>
        <w:spacing w:line="360" w:lineRule="auto"/>
        <w:jc w:val="both"/>
        <w:rPr>
          <w:rFonts w:ascii="Times New Roman" w:hAnsi="Times New Roman" w:cs="Times New Roman"/>
          <w:b/>
          <w:bCs/>
          <w:sz w:val="20"/>
          <w:szCs w:val="20"/>
        </w:rPr>
      </w:pPr>
      <w:r w:rsidRPr="00915A59">
        <w:rPr>
          <w:rFonts w:ascii="Times New Roman" w:hAnsi="Times New Roman" w:cs="Times New Roman"/>
          <w:b/>
          <w:bCs/>
          <w:sz w:val="20"/>
          <w:szCs w:val="20"/>
        </w:rPr>
        <w:t>Statistical Analysis</w:t>
      </w:r>
    </w:p>
    <w:p w14:paraId="60420497" w14:textId="77777777" w:rsidR="00AA386F" w:rsidRDefault="00AA386F" w:rsidP="00AA386F">
      <w:pPr>
        <w:spacing w:after="0" w:line="360" w:lineRule="auto"/>
        <w:jc w:val="both"/>
        <w:rPr>
          <w:rFonts w:ascii="Times New Roman" w:hAnsi="Times New Roman" w:cs="Times New Roman"/>
          <w:sz w:val="20"/>
          <w:szCs w:val="20"/>
        </w:rPr>
      </w:pPr>
      <w:r w:rsidRPr="00AA386F">
        <w:rPr>
          <w:rFonts w:ascii="Times New Roman" w:hAnsi="Times New Roman" w:cs="Times New Roman"/>
          <w:sz w:val="20"/>
          <w:szCs w:val="20"/>
        </w:rPr>
        <w:lastRenderedPageBreak/>
        <w:t>We investigated the association between the number and effective number of SHIELD test centers and the COVID ICU admission rate by employing a linear mixed-effects regression model. The analysis utilized data from March 2021 to June 2021 for the Alpha wave, August 2021 to November 2021 for the Delta wave, and December 2021 to March 2022 for the Omicron wave. The model included fixed effects such as the number of SHIELD centers per zip code per month, the effective number of SHIELD centers per zip code per month, and ADI category. To account for the clustering of the monthly COVID ICU admission rate, we incorporated a zip code-level random intercept.</w:t>
      </w:r>
    </w:p>
    <w:p w14:paraId="70AF5393" w14:textId="33864CF2" w:rsidR="001D6BCA" w:rsidRDefault="001D6BCA" w:rsidP="00AA386F">
      <w:pPr>
        <w:spacing w:after="0" w:line="360" w:lineRule="auto"/>
        <w:jc w:val="both"/>
        <w:rPr>
          <w:rFonts w:ascii="Times New Roman" w:hAnsi="Times New Roman" w:cs="Times New Roman"/>
          <w:sz w:val="20"/>
          <w:szCs w:val="20"/>
        </w:rPr>
      </w:pPr>
      <w:r w:rsidRPr="001D6BCA">
        <w:rPr>
          <w:rFonts w:ascii="Times New Roman" w:hAnsi="Times New Roman" w:cs="Times New Roman"/>
          <w:sz w:val="20"/>
          <w:szCs w:val="20"/>
        </w:rPr>
        <w:t xml:space="preserve">Additionally, we conducted robustness checks using lag analysis to assess the impact of SHIELD testing on the COVID ICU admission rate across different waves. Specifically, we examined the effects with one-month and two-month lags to determine whether the timing of testing influenced subsequent </w:t>
      </w:r>
      <w:r>
        <w:rPr>
          <w:rFonts w:ascii="Times New Roman" w:hAnsi="Times New Roman" w:cs="Times New Roman"/>
          <w:sz w:val="20"/>
          <w:szCs w:val="20"/>
        </w:rPr>
        <w:t xml:space="preserve">COVID </w:t>
      </w:r>
      <w:r w:rsidRPr="001D6BCA">
        <w:rPr>
          <w:rFonts w:ascii="Times New Roman" w:hAnsi="Times New Roman" w:cs="Times New Roman"/>
          <w:sz w:val="20"/>
          <w:szCs w:val="20"/>
        </w:rPr>
        <w:t>ICU admissions</w:t>
      </w:r>
      <w:r>
        <w:rPr>
          <w:rFonts w:ascii="Times New Roman" w:hAnsi="Times New Roman" w:cs="Times New Roman"/>
          <w:sz w:val="20"/>
          <w:szCs w:val="20"/>
        </w:rPr>
        <w:t>.</w:t>
      </w:r>
    </w:p>
    <w:p w14:paraId="7E6C8B65" w14:textId="2C5D1C59" w:rsidR="00B62987" w:rsidRDefault="00B62987" w:rsidP="00AA386F">
      <w:pPr>
        <w:spacing w:after="0" w:line="360" w:lineRule="auto"/>
        <w:jc w:val="both"/>
        <w:rPr>
          <w:rFonts w:ascii="Times New Roman" w:hAnsi="Times New Roman" w:cs="Times New Roman"/>
          <w:sz w:val="20"/>
          <w:szCs w:val="20"/>
        </w:rPr>
      </w:pPr>
      <w:r w:rsidRPr="00915A59">
        <w:rPr>
          <w:rFonts w:ascii="Times New Roman" w:hAnsi="Times New Roman" w:cs="Times New Roman"/>
          <w:sz w:val="20"/>
          <w:szCs w:val="20"/>
        </w:rPr>
        <w:t xml:space="preserve">All analyses were conducted using R statistical software version 2024.04.1 (R Project for Statistical Computing). The data analysis period spanned from March 1, 2024, to </w:t>
      </w:r>
      <w:r w:rsidR="00C11E11">
        <w:rPr>
          <w:rFonts w:ascii="Times New Roman" w:hAnsi="Times New Roman" w:cs="Times New Roman"/>
          <w:sz w:val="20"/>
          <w:szCs w:val="20"/>
        </w:rPr>
        <w:t>August</w:t>
      </w:r>
      <w:r w:rsidRPr="00915A59">
        <w:rPr>
          <w:rFonts w:ascii="Times New Roman" w:hAnsi="Times New Roman" w:cs="Times New Roman"/>
          <w:sz w:val="20"/>
          <w:szCs w:val="20"/>
        </w:rPr>
        <w:t xml:space="preserve"> </w:t>
      </w:r>
      <w:r w:rsidR="00C11E11">
        <w:rPr>
          <w:rFonts w:ascii="Times New Roman" w:hAnsi="Times New Roman" w:cs="Times New Roman"/>
          <w:sz w:val="20"/>
          <w:szCs w:val="20"/>
        </w:rPr>
        <w:t>9</w:t>
      </w:r>
      <w:r w:rsidRPr="00915A59">
        <w:rPr>
          <w:rFonts w:ascii="Times New Roman" w:hAnsi="Times New Roman" w:cs="Times New Roman"/>
          <w:sz w:val="20"/>
          <w:szCs w:val="20"/>
        </w:rPr>
        <w:t>, 2024.</w:t>
      </w:r>
    </w:p>
    <w:p w14:paraId="0A105D44" w14:textId="77777777" w:rsidR="00C11E11" w:rsidRDefault="00C11E11" w:rsidP="00AA386F">
      <w:pPr>
        <w:spacing w:after="0" w:line="360" w:lineRule="auto"/>
        <w:jc w:val="both"/>
        <w:rPr>
          <w:rFonts w:ascii="Times New Roman" w:hAnsi="Times New Roman" w:cs="Times New Roman"/>
          <w:sz w:val="20"/>
          <w:szCs w:val="20"/>
        </w:rPr>
      </w:pPr>
    </w:p>
    <w:p w14:paraId="4D7AF5C9" w14:textId="0856B91B" w:rsidR="00C11E11" w:rsidRPr="00C11E11" w:rsidRDefault="00C11E11" w:rsidP="00AA386F">
      <w:pPr>
        <w:pBdr>
          <w:bottom w:val="single" w:sz="6" w:space="1" w:color="auto"/>
        </w:pBdr>
        <w:spacing w:after="0" w:line="360" w:lineRule="auto"/>
        <w:jc w:val="both"/>
        <w:rPr>
          <w:rFonts w:ascii="Times New Roman" w:hAnsi="Times New Roman" w:cs="Times New Roman"/>
          <w:b/>
          <w:bCs/>
          <w:sz w:val="20"/>
          <w:szCs w:val="20"/>
        </w:rPr>
      </w:pPr>
      <w:r w:rsidRPr="00C11E11">
        <w:rPr>
          <w:rFonts w:ascii="Times New Roman" w:hAnsi="Times New Roman" w:cs="Times New Roman"/>
          <w:b/>
          <w:bCs/>
          <w:sz w:val="20"/>
          <w:szCs w:val="20"/>
        </w:rPr>
        <w:t>Results</w:t>
      </w:r>
    </w:p>
    <w:p w14:paraId="5521DB11" w14:textId="5A51E3E5" w:rsidR="00C11E11" w:rsidRDefault="00C11E11" w:rsidP="00AA386F">
      <w:pPr>
        <w:spacing w:after="0" w:line="360" w:lineRule="auto"/>
        <w:jc w:val="both"/>
        <w:rPr>
          <w:ins w:id="86" w:author="Tootooni, Mohammad Samie" w:date="2024-08-13T19:45:00Z" w16du:dateUtc="2024-08-14T00:45:00Z"/>
          <w:rFonts w:ascii="Times New Roman" w:hAnsi="Times New Roman" w:cs="Times New Roman"/>
          <w:sz w:val="20"/>
          <w:szCs w:val="20"/>
        </w:rPr>
      </w:pPr>
    </w:p>
    <w:p w14:paraId="3453B9A2" w14:textId="45C9B7F0" w:rsidR="00943EB8" w:rsidRDefault="00052845" w:rsidP="00943EB8">
      <w:pPr>
        <w:spacing w:after="120" w:line="360" w:lineRule="auto"/>
        <w:jc w:val="both"/>
        <w:rPr>
          <w:ins w:id="87" w:author="Tootooni, Mohammad Samie" w:date="2024-08-13T19:47:00Z" w16du:dateUtc="2024-08-14T00:47:00Z"/>
          <w:rFonts w:ascii="Times New Roman" w:hAnsi="Times New Roman" w:cs="Times New Roman"/>
          <w:sz w:val="20"/>
          <w:szCs w:val="20"/>
        </w:rPr>
      </w:pPr>
      <w:ins w:id="88" w:author="Tootooni, Mohammad Samie" w:date="2024-08-13T19:45:00Z" w16du:dateUtc="2024-08-14T00:45:00Z">
        <w:r>
          <w:rPr>
            <w:rFonts w:ascii="Times New Roman" w:hAnsi="Times New Roman" w:cs="Times New Roman"/>
            <w:sz w:val="20"/>
            <w:szCs w:val="20"/>
          </w:rPr>
          <w:t>We considered the</w:t>
        </w:r>
      </w:ins>
      <w:ins w:id="89" w:author="Tootooni, Mohammad Samie" w:date="2024-08-13T19:46:00Z" w16du:dateUtc="2024-08-14T00:46:00Z">
        <w:r>
          <w:rPr>
            <w:rFonts w:ascii="Times New Roman" w:hAnsi="Times New Roman" w:cs="Times New Roman"/>
            <w:sz w:val="20"/>
            <w:szCs w:val="20"/>
          </w:rPr>
          <w:t xml:space="preserve"> effective number of SHIELD center that served the zip code, instead of just the number of shied centers that </w:t>
        </w:r>
        <w:proofErr w:type="gramStart"/>
        <w:r>
          <w:rPr>
            <w:rFonts w:ascii="Times New Roman" w:hAnsi="Times New Roman" w:cs="Times New Roman"/>
            <w:sz w:val="20"/>
            <w:szCs w:val="20"/>
          </w:rPr>
          <w:t>are located in</w:t>
        </w:r>
        <w:proofErr w:type="gramEnd"/>
        <w:r>
          <w:rPr>
            <w:rFonts w:ascii="Times New Roman" w:hAnsi="Times New Roman" w:cs="Times New Roman"/>
            <w:sz w:val="20"/>
            <w:szCs w:val="20"/>
          </w:rPr>
          <w:t xml:space="preserve"> this zip code. </w:t>
        </w:r>
      </w:ins>
      <w:moveToRangeStart w:id="90" w:author="Tootooni, Mohammad Samie" w:date="2024-08-13T19:45:00Z" w:name="move174470695"/>
      <w:moveTo w:id="91" w:author="Tootooni, Mohammad Samie" w:date="2024-08-13T19:45:00Z" w16du:dateUtc="2024-08-14T00:45:00Z">
        <w:r>
          <w:rPr>
            <w:rFonts w:ascii="Times New Roman" w:hAnsi="Times New Roman" w:cs="Times New Roman"/>
            <w:sz w:val="20"/>
            <w:szCs w:val="20"/>
          </w:rPr>
          <w:t xml:space="preserve">Figure 4 </w:t>
        </w:r>
        <w:del w:id="92" w:author="Tootooni, Mohammad Samie" w:date="2024-08-13T19:46:00Z" w16du:dateUtc="2024-08-14T00:46:00Z">
          <w:r w:rsidRPr="00190E29" w:rsidDel="00052845">
            <w:rPr>
              <w:rFonts w:ascii="Times New Roman" w:hAnsi="Times New Roman" w:cs="Times New Roman"/>
              <w:sz w:val="20"/>
              <w:szCs w:val="20"/>
            </w:rPr>
            <w:delText xml:space="preserve">illustrates </w:delText>
          </w:r>
        </w:del>
      </w:moveTo>
      <w:ins w:id="93" w:author="Tootooni, Mohammad Samie" w:date="2024-08-13T19:46:00Z" w16du:dateUtc="2024-08-14T00:46:00Z">
        <w:r>
          <w:rPr>
            <w:rFonts w:ascii="Times New Roman" w:hAnsi="Times New Roman" w:cs="Times New Roman"/>
            <w:sz w:val="20"/>
            <w:szCs w:val="20"/>
          </w:rPr>
          <w:t xml:space="preserve">compares </w:t>
        </w:r>
      </w:ins>
      <w:moveTo w:id="94" w:author="Tootooni, Mohammad Samie" w:date="2024-08-13T19:45:00Z" w16du:dateUtc="2024-08-14T00:45:00Z">
        <w:r w:rsidRPr="00190E29">
          <w:rPr>
            <w:rFonts w:ascii="Times New Roman" w:hAnsi="Times New Roman" w:cs="Times New Roman"/>
            <w:sz w:val="20"/>
            <w:szCs w:val="20"/>
          </w:rPr>
          <w:t xml:space="preserve">the </w:t>
        </w:r>
        <w:del w:id="95" w:author="Tootooni, Mohammad Samie" w:date="2024-08-13T19:46:00Z" w16du:dateUtc="2024-08-14T00:46:00Z">
          <w:r w:rsidRPr="00190E29" w:rsidDel="00052845">
            <w:rPr>
              <w:rFonts w:ascii="Times New Roman" w:hAnsi="Times New Roman" w:cs="Times New Roman"/>
              <w:sz w:val="20"/>
              <w:szCs w:val="20"/>
            </w:rPr>
            <w:delText xml:space="preserve">trends in the </w:delText>
          </w:r>
        </w:del>
        <w:r w:rsidRPr="00190E29">
          <w:rPr>
            <w:rFonts w:ascii="Times New Roman" w:hAnsi="Times New Roman" w:cs="Times New Roman"/>
            <w:sz w:val="20"/>
            <w:szCs w:val="20"/>
          </w:rPr>
          <w:t>average number of SHIELD test centers and the average effective number of SHIELD test centers across all zip codes over time</w:t>
        </w:r>
        <w:r>
          <w:rPr>
            <w:rFonts w:ascii="Times New Roman" w:hAnsi="Times New Roman" w:cs="Times New Roman"/>
            <w:sz w:val="20"/>
            <w:szCs w:val="20"/>
          </w:rPr>
          <w:t xml:space="preserve">. </w:t>
        </w:r>
      </w:moveTo>
      <w:ins w:id="96" w:author="Tootooni, Mohammad Samie" w:date="2024-08-13T19:47:00Z" w16du:dateUtc="2024-08-14T00:47:00Z">
        <w:r w:rsidR="00943EB8">
          <w:rPr>
            <w:rFonts w:ascii="Times New Roman" w:hAnsi="Times New Roman" w:cs="Times New Roman"/>
            <w:sz w:val="20"/>
            <w:szCs w:val="20"/>
          </w:rPr>
          <w:t>T</w:t>
        </w:r>
        <w:r w:rsidR="00943EB8" w:rsidRPr="00192AA5">
          <w:rPr>
            <w:rFonts w:ascii="Times New Roman" w:hAnsi="Times New Roman" w:cs="Times New Roman"/>
            <w:sz w:val="20"/>
            <w:szCs w:val="20"/>
          </w:rPr>
          <w:t xml:space="preserve">he root mean square error (RMSE) between </w:t>
        </w:r>
        <w:r w:rsidR="00943EB8">
          <w:rPr>
            <w:rFonts w:ascii="Times New Roman" w:hAnsi="Times New Roman" w:cs="Times New Roman"/>
            <w:sz w:val="20"/>
            <w:szCs w:val="20"/>
          </w:rPr>
          <w:t>them</w:t>
        </w:r>
        <w:r w:rsidR="00943EB8" w:rsidRPr="00192AA5">
          <w:rPr>
            <w:rFonts w:ascii="Times New Roman" w:hAnsi="Times New Roman" w:cs="Times New Roman"/>
            <w:sz w:val="20"/>
            <w:szCs w:val="20"/>
          </w:rPr>
          <w:t xml:space="preserve"> is 0.94, indicating a close alignment between these two metrics. While some variations exist, this small RMSE suggests that the centers were generally effective in their operations relative to their number. </w:t>
        </w:r>
      </w:ins>
    </w:p>
    <w:p w14:paraId="3FCDD4FF" w14:textId="1F652DA3" w:rsidR="00052845" w:rsidRPr="00012244" w:rsidDel="00943EB8" w:rsidRDefault="00052845" w:rsidP="00052845">
      <w:pPr>
        <w:spacing w:after="0" w:line="360" w:lineRule="auto"/>
        <w:jc w:val="both"/>
        <w:rPr>
          <w:del w:id="97" w:author="Tootooni, Mohammad Samie" w:date="2024-08-13T19:48:00Z" w16du:dateUtc="2024-08-14T00:48:00Z"/>
          <w:moveTo w:id="98" w:author="Tootooni, Mohammad Samie" w:date="2024-08-13T19:45:00Z" w16du:dateUtc="2024-08-14T00:45:00Z"/>
          <w:rFonts w:ascii="Times New Roman" w:hAnsi="Times New Roman" w:cs="Times New Roman"/>
          <w:sz w:val="20"/>
          <w:szCs w:val="20"/>
        </w:rPr>
      </w:pPr>
    </w:p>
    <w:p w14:paraId="56710C3C" w14:textId="77777777" w:rsidR="00052845" w:rsidRPr="00012244" w:rsidRDefault="00052845" w:rsidP="00943EB8">
      <w:pPr>
        <w:spacing w:after="0" w:line="360" w:lineRule="auto"/>
        <w:jc w:val="center"/>
        <w:rPr>
          <w:moveTo w:id="99" w:author="Tootooni, Mohammad Samie" w:date="2024-08-13T19:45:00Z" w16du:dateUtc="2024-08-14T00:45:00Z"/>
          <w:rFonts w:ascii="Times New Roman" w:hAnsi="Times New Roman" w:cs="Times New Roman"/>
          <w:sz w:val="20"/>
          <w:szCs w:val="20"/>
        </w:rPr>
        <w:pPrChange w:id="100" w:author="Tootooni, Mohammad Samie" w:date="2024-08-13T19:48:00Z" w16du:dateUtc="2024-08-14T00:48:00Z">
          <w:pPr>
            <w:spacing w:after="0" w:line="360" w:lineRule="auto"/>
            <w:jc w:val="both"/>
          </w:pPr>
        </w:pPrChange>
      </w:pPr>
      <w:moveTo w:id="101" w:author="Tootooni, Mohammad Samie" w:date="2024-08-13T19:45:00Z" w16du:dateUtc="2024-08-14T00:45:00Z">
        <w:r>
          <w:rPr>
            <w:rFonts w:ascii="Times New Roman" w:hAnsi="Times New Roman" w:cs="Times New Roman"/>
            <w:noProof/>
            <w:sz w:val="20"/>
            <w:szCs w:val="20"/>
          </w:rPr>
          <w:drawing>
            <wp:inline distT="0" distB="0" distL="0" distR="0" wp14:anchorId="0C257BAF" wp14:editId="7605C500">
              <wp:extent cx="4285397" cy="2513550"/>
              <wp:effectExtent l="0" t="0" r="1270" b="1270"/>
              <wp:docPr id="1907396049" name="Picture 7" descr="A graph of a graph showing the value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07667" name="Picture 7" descr="A graph of a graph showing the value of a wav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2646" cy="2517802"/>
                      </a:xfrm>
                      <a:prstGeom prst="rect">
                        <a:avLst/>
                      </a:prstGeom>
                    </pic:spPr>
                  </pic:pic>
                </a:graphicData>
              </a:graphic>
            </wp:inline>
          </w:drawing>
        </w:r>
      </w:moveTo>
    </w:p>
    <w:p w14:paraId="49EF2C38" w14:textId="77777777" w:rsidR="00052845" w:rsidRPr="00BE6404" w:rsidRDefault="00052845" w:rsidP="00052845">
      <w:pPr>
        <w:spacing w:after="120" w:line="360" w:lineRule="auto"/>
        <w:jc w:val="center"/>
        <w:rPr>
          <w:moveTo w:id="102" w:author="Tootooni, Mohammad Samie" w:date="2024-08-13T19:45:00Z" w16du:dateUtc="2024-08-14T00:45:00Z"/>
          <w:rFonts w:ascii="Times New Roman" w:hAnsi="Times New Roman" w:cs="Times New Roman"/>
          <w:sz w:val="18"/>
          <w:szCs w:val="18"/>
        </w:rPr>
      </w:pPr>
      <w:moveTo w:id="103" w:author="Tootooni, Mohammad Samie" w:date="2024-08-13T19:45:00Z" w16du:dateUtc="2024-08-14T00:45:00Z">
        <w:r w:rsidRPr="00BE6404">
          <w:rPr>
            <w:rFonts w:ascii="Times New Roman" w:hAnsi="Times New Roman" w:cs="Times New Roman"/>
            <w:b/>
            <w:bCs/>
            <w:sz w:val="18"/>
            <w:szCs w:val="18"/>
          </w:rPr>
          <w:t>Figure 4:</w:t>
        </w:r>
        <w:r w:rsidRPr="00BE6404">
          <w:rPr>
            <w:rFonts w:ascii="Times New Roman" w:hAnsi="Times New Roman" w:cs="Times New Roman"/>
            <w:sz w:val="18"/>
            <w:szCs w:val="18"/>
          </w:rPr>
          <w:t xml:space="preserve"> Trends of SHIELD test centers and effective number of SHIELD centers over time for all zip codes</w:t>
        </w:r>
      </w:moveTo>
    </w:p>
    <w:p w14:paraId="778032B0" w14:textId="5C0DC88D" w:rsidR="00052845" w:rsidDel="00943EB8" w:rsidRDefault="00052845" w:rsidP="00052845">
      <w:pPr>
        <w:spacing w:after="120" w:line="360" w:lineRule="auto"/>
        <w:jc w:val="both"/>
        <w:rPr>
          <w:del w:id="104" w:author="Tootooni, Mohammad Samie" w:date="2024-08-13T19:47:00Z" w16du:dateUtc="2024-08-14T00:47:00Z"/>
          <w:moveTo w:id="105" w:author="Tootooni, Mohammad Samie" w:date="2024-08-13T19:45:00Z" w16du:dateUtc="2024-08-14T00:45:00Z"/>
          <w:rFonts w:ascii="Times New Roman" w:hAnsi="Times New Roman" w:cs="Times New Roman"/>
          <w:sz w:val="20"/>
          <w:szCs w:val="20"/>
        </w:rPr>
      </w:pPr>
      <w:moveTo w:id="106" w:author="Tootooni, Mohammad Samie" w:date="2024-08-13T19:45:00Z" w16du:dateUtc="2024-08-14T00:45:00Z">
        <w:del w:id="107" w:author="Tootooni, Mohammad Samie" w:date="2024-08-13T19:47:00Z" w16du:dateUtc="2024-08-14T00:47:00Z">
          <w:r w:rsidRPr="00192AA5" w:rsidDel="00943EB8">
            <w:rPr>
              <w:rFonts w:ascii="Times New Roman" w:hAnsi="Times New Roman" w:cs="Times New Roman"/>
              <w:sz w:val="20"/>
              <w:szCs w:val="20"/>
            </w:rPr>
            <w:delText xml:space="preserve">Notably, the root mean square error (RMSE) between </w:delText>
          </w:r>
          <w:r w:rsidDel="00943EB8">
            <w:rPr>
              <w:rFonts w:ascii="Times New Roman" w:hAnsi="Times New Roman" w:cs="Times New Roman"/>
              <w:sz w:val="20"/>
              <w:szCs w:val="20"/>
            </w:rPr>
            <w:delText>these two graphs</w:delText>
          </w:r>
          <w:r w:rsidRPr="00192AA5" w:rsidDel="00943EB8">
            <w:rPr>
              <w:rFonts w:ascii="Times New Roman" w:hAnsi="Times New Roman" w:cs="Times New Roman"/>
              <w:sz w:val="20"/>
              <w:szCs w:val="20"/>
            </w:rPr>
            <w:delText xml:space="preserve"> is 0.94, indicating a close alignment between these two metrics. While some variations exist, this small RMSE suggests that the centers were generally effective in their operations relative to their number. Consequently, we can reasonably consider the </w:delText>
          </w:r>
          <w:r w:rsidDel="00943EB8">
            <w:rPr>
              <w:rFonts w:ascii="Times New Roman" w:hAnsi="Times New Roman" w:cs="Times New Roman"/>
              <w:sz w:val="20"/>
              <w:szCs w:val="20"/>
            </w:rPr>
            <w:delText>“n</w:delText>
          </w:r>
          <w:r w:rsidRPr="00192AA5" w:rsidDel="00943EB8">
            <w:rPr>
              <w:rFonts w:ascii="Times New Roman" w:hAnsi="Times New Roman" w:cs="Times New Roman"/>
              <w:sz w:val="20"/>
              <w:szCs w:val="20"/>
            </w:rPr>
            <w:delText>umber of SHIELD</w:delText>
          </w:r>
          <w:r w:rsidDel="00943EB8">
            <w:rPr>
              <w:rFonts w:ascii="Times New Roman" w:hAnsi="Times New Roman" w:cs="Times New Roman"/>
              <w:sz w:val="20"/>
              <w:szCs w:val="20"/>
            </w:rPr>
            <w:delText xml:space="preserve"> test</w:delText>
          </w:r>
          <w:r w:rsidRPr="00192AA5" w:rsidDel="00943EB8">
            <w:rPr>
              <w:rFonts w:ascii="Times New Roman" w:hAnsi="Times New Roman" w:cs="Times New Roman"/>
              <w:sz w:val="20"/>
              <w:szCs w:val="20"/>
            </w:rPr>
            <w:delText xml:space="preserve"> </w:delText>
          </w:r>
          <w:r w:rsidDel="00943EB8">
            <w:rPr>
              <w:rFonts w:ascii="Times New Roman" w:hAnsi="Times New Roman" w:cs="Times New Roman"/>
              <w:sz w:val="20"/>
              <w:szCs w:val="20"/>
            </w:rPr>
            <w:delText>c</w:delText>
          </w:r>
          <w:r w:rsidRPr="00192AA5" w:rsidDel="00943EB8">
            <w:rPr>
              <w:rFonts w:ascii="Times New Roman" w:hAnsi="Times New Roman" w:cs="Times New Roman"/>
              <w:sz w:val="20"/>
              <w:szCs w:val="20"/>
            </w:rPr>
            <w:delText>enters</w:delText>
          </w:r>
          <w:r w:rsidDel="00943EB8">
            <w:rPr>
              <w:rFonts w:ascii="Times New Roman" w:hAnsi="Times New Roman" w:cs="Times New Roman"/>
              <w:sz w:val="20"/>
              <w:szCs w:val="20"/>
            </w:rPr>
            <w:delText>”</w:delText>
          </w:r>
          <w:r w:rsidRPr="00192AA5" w:rsidDel="00943EB8">
            <w:rPr>
              <w:rFonts w:ascii="Times New Roman" w:hAnsi="Times New Roman" w:cs="Times New Roman"/>
              <w:sz w:val="20"/>
              <w:szCs w:val="20"/>
            </w:rPr>
            <w:delText xml:space="preserve"> and </w:delText>
          </w:r>
          <w:r w:rsidDel="00943EB8">
            <w:rPr>
              <w:rFonts w:ascii="Times New Roman" w:hAnsi="Times New Roman" w:cs="Times New Roman"/>
              <w:sz w:val="20"/>
              <w:szCs w:val="20"/>
            </w:rPr>
            <w:delText>“e</w:delText>
          </w:r>
          <w:r w:rsidRPr="00192AA5" w:rsidDel="00943EB8">
            <w:rPr>
              <w:rFonts w:ascii="Times New Roman" w:hAnsi="Times New Roman" w:cs="Times New Roman"/>
              <w:sz w:val="20"/>
              <w:szCs w:val="20"/>
            </w:rPr>
            <w:delText xml:space="preserve">ffective </w:delText>
          </w:r>
          <w:r w:rsidDel="00943EB8">
            <w:rPr>
              <w:rFonts w:ascii="Times New Roman" w:hAnsi="Times New Roman" w:cs="Times New Roman"/>
              <w:sz w:val="20"/>
              <w:szCs w:val="20"/>
            </w:rPr>
            <w:delText>n</w:delText>
          </w:r>
          <w:r w:rsidRPr="00192AA5" w:rsidDel="00943EB8">
            <w:rPr>
              <w:rFonts w:ascii="Times New Roman" w:hAnsi="Times New Roman" w:cs="Times New Roman"/>
              <w:sz w:val="20"/>
              <w:szCs w:val="20"/>
            </w:rPr>
            <w:delText xml:space="preserve">umber of SHIELD </w:delText>
          </w:r>
          <w:r w:rsidDel="00943EB8">
            <w:rPr>
              <w:rFonts w:ascii="Times New Roman" w:hAnsi="Times New Roman" w:cs="Times New Roman"/>
              <w:sz w:val="20"/>
              <w:szCs w:val="20"/>
            </w:rPr>
            <w:delText>test c</w:delText>
          </w:r>
          <w:r w:rsidRPr="00192AA5" w:rsidDel="00943EB8">
            <w:rPr>
              <w:rFonts w:ascii="Times New Roman" w:hAnsi="Times New Roman" w:cs="Times New Roman"/>
              <w:sz w:val="20"/>
              <w:szCs w:val="20"/>
            </w:rPr>
            <w:delText>enters</w:delText>
          </w:r>
          <w:r w:rsidDel="00943EB8">
            <w:rPr>
              <w:rFonts w:ascii="Times New Roman" w:hAnsi="Times New Roman" w:cs="Times New Roman"/>
              <w:sz w:val="20"/>
              <w:szCs w:val="20"/>
            </w:rPr>
            <w:delText>”</w:delText>
          </w:r>
          <w:r w:rsidRPr="00192AA5" w:rsidDel="00943EB8">
            <w:rPr>
              <w:rFonts w:ascii="Times New Roman" w:hAnsi="Times New Roman" w:cs="Times New Roman"/>
              <w:sz w:val="20"/>
              <w:szCs w:val="20"/>
            </w:rPr>
            <w:delText xml:space="preserve"> metrics to be very similar in behavior, further supporting the notion that the SHIELD testing infrastructure was highly responsive and effective during critical periods of the pandemic.</w:delText>
          </w:r>
        </w:del>
      </w:moveTo>
    </w:p>
    <w:moveToRangeEnd w:id="90"/>
    <w:p w14:paraId="68F17B21" w14:textId="60A348A9" w:rsidR="00052845" w:rsidRDefault="00052845" w:rsidP="00AA386F">
      <w:pPr>
        <w:spacing w:after="0" w:line="360" w:lineRule="auto"/>
        <w:jc w:val="both"/>
        <w:rPr>
          <w:ins w:id="108" w:author="Tootooni, Mohammad Samie" w:date="2024-08-13T19:45:00Z" w16du:dateUtc="2024-08-14T00:45:00Z"/>
          <w:rFonts w:ascii="Times New Roman" w:hAnsi="Times New Roman" w:cs="Times New Roman"/>
          <w:sz w:val="20"/>
          <w:szCs w:val="20"/>
        </w:rPr>
      </w:pPr>
    </w:p>
    <w:p w14:paraId="6E9256F3" w14:textId="77777777" w:rsidR="00052845" w:rsidRDefault="00052845" w:rsidP="00AA386F">
      <w:pPr>
        <w:spacing w:after="0" w:line="360" w:lineRule="auto"/>
        <w:jc w:val="both"/>
        <w:rPr>
          <w:ins w:id="109" w:author="Tootooni, Mohammad Samie" w:date="2024-08-13T19:45:00Z" w16du:dateUtc="2024-08-14T00:45:00Z"/>
          <w:rFonts w:ascii="Times New Roman" w:hAnsi="Times New Roman" w:cs="Times New Roman"/>
          <w:sz w:val="20"/>
          <w:szCs w:val="20"/>
        </w:rPr>
      </w:pPr>
    </w:p>
    <w:p w14:paraId="7044249A" w14:textId="77777777" w:rsidR="00052845" w:rsidRDefault="00052845" w:rsidP="00AA386F">
      <w:pPr>
        <w:spacing w:after="0" w:line="360" w:lineRule="auto"/>
        <w:jc w:val="both"/>
        <w:rPr>
          <w:ins w:id="110" w:author="Tootooni, Mohammad Samie" w:date="2024-08-13T19:45:00Z" w16du:dateUtc="2024-08-14T00:45:00Z"/>
          <w:rFonts w:ascii="Times New Roman" w:hAnsi="Times New Roman" w:cs="Times New Roman"/>
          <w:sz w:val="20"/>
          <w:szCs w:val="20"/>
        </w:rPr>
      </w:pPr>
    </w:p>
    <w:p w14:paraId="533AFA77" w14:textId="77777777" w:rsidR="00052845" w:rsidRDefault="00052845" w:rsidP="00AA386F">
      <w:pPr>
        <w:spacing w:after="0" w:line="360" w:lineRule="auto"/>
        <w:jc w:val="both"/>
        <w:rPr>
          <w:ins w:id="111" w:author="Tootooni, Mohammad Samie" w:date="2024-08-13T19:45:00Z" w16du:dateUtc="2024-08-14T00:45:00Z"/>
          <w:rFonts w:ascii="Times New Roman" w:hAnsi="Times New Roman" w:cs="Times New Roman"/>
          <w:sz w:val="20"/>
          <w:szCs w:val="20"/>
        </w:rPr>
      </w:pPr>
    </w:p>
    <w:p w14:paraId="12032DEC" w14:textId="77777777" w:rsidR="00052845" w:rsidRDefault="00052845" w:rsidP="00AA386F">
      <w:pPr>
        <w:spacing w:after="0" w:line="360" w:lineRule="auto"/>
        <w:jc w:val="both"/>
        <w:rPr>
          <w:rFonts w:ascii="Times New Roman" w:hAnsi="Times New Roman" w:cs="Times New Roman"/>
          <w:sz w:val="20"/>
          <w:szCs w:val="20"/>
        </w:rPr>
      </w:pPr>
    </w:p>
    <w:p w14:paraId="30A78C7F" w14:textId="1CBFBD2A" w:rsidR="00C11E11" w:rsidRDefault="00E849AD" w:rsidP="00AA386F">
      <w:pPr>
        <w:spacing w:after="0" w:line="360" w:lineRule="auto"/>
        <w:jc w:val="both"/>
        <w:rPr>
          <w:rFonts w:ascii="Times New Roman" w:hAnsi="Times New Roman" w:cs="Times New Roman"/>
          <w:b/>
          <w:bCs/>
          <w:sz w:val="20"/>
          <w:szCs w:val="20"/>
        </w:rPr>
      </w:pPr>
      <w:r w:rsidRPr="00E849AD">
        <w:rPr>
          <w:rFonts w:ascii="Times New Roman" w:hAnsi="Times New Roman" w:cs="Times New Roman"/>
          <w:b/>
          <w:bCs/>
          <w:sz w:val="20"/>
          <w:szCs w:val="20"/>
        </w:rPr>
        <w:lastRenderedPageBreak/>
        <w:t>General Trend</w:t>
      </w:r>
    </w:p>
    <w:p w14:paraId="6A10A3DA" w14:textId="76B643E8" w:rsidR="00E849AD" w:rsidRPr="00A2613E" w:rsidRDefault="00A2613E" w:rsidP="00AA386F">
      <w:pPr>
        <w:spacing w:after="0" w:line="360" w:lineRule="auto"/>
        <w:jc w:val="both"/>
        <w:rPr>
          <w:rFonts w:ascii="Times New Roman" w:hAnsi="Times New Roman" w:cs="Times New Roman"/>
          <w:sz w:val="20"/>
          <w:szCs w:val="20"/>
        </w:rPr>
      </w:pPr>
      <w:r w:rsidRPr="00A2613E">
        <w:rPr>
          <w:rFonts w:ascii="Times New Roman" w:hAnsi="Times New Roman" w:cs="Times New Roman"/>
          <w:sz w:val="20"/>
          <w:szCs w:val="20"/>
        </w:rPr>
        <w:t xml:space="preserve">To begin our analysis, we examined the overall trends in the COVID ICU admission rate and the availability of SHIELD test centers across all zip codes over the study period. This preliminary analysis provides insight into how both the rate of </w:t>
      </w:r>
      <w:r>
        <w:rPr>
          <w:rFonts w:ascii="Times New Roman" w:hAnsi="Times New Roman" w:cs="Times New Roman"/>
          <w:sz w:val="20"/>
          <w:szCs w:val="20"/>
        </w:rPr>
        <w:t xml:space="preserve">COVID </w:t>
      </w:r>
      <w:r w:rsidRPr="00A2613E">
        <w:rPr>
          <w:rFonts w:ascii="Times New Roman" w:hAnsi="Times New Roman" w:cs="Times New Roman"/>
          <w:sz w:val="20"/>
          <w:szCs w:val="20"/>
        </w:rPr>
        <w:t>ICU admissions and the number</w:t>
      </w:r>
      <w:r w:rsidR="00480639">
        <w:rPr>
          <w:rFonts w:ascii="Times New Roman" w:hAnsi="Times New Roman" w:cs="Times New Roman"/>
          <w:sz w:val="20"/>
          <w:szCs w:val="20"/>
        </w:rPr>
        <w:t xml:space="preserve"> and effective number</w:t>
      </w:r>
      <w:r w:rsidRPr="00A2613E">
        <w:rPr>
          <w:rFonts w:ascii="Times New Roman" w:hAnsi="Times New Roman" w:cs="Times New Roman"/>
          <w:sz w:val="20"/>
          <w:szCs w:val="20"/>
        </w:rPr>
        <w:t xml:space="preserve"> of </w:t>
      </w:r>
      <w:r w:rsidR="00480639">
        <w:rPr>
          <w:rFonts w:ascii="Times New Roman" w:hAnsi="Times New Roman" w:cs="Times New Roman"/>
          <w:sz w:val="20"/>
          <w:szCs w:val="20"/>
        </w:rPr>
        <w:t>test</w:t>
      </w:r>
      <w:r w:rsidRPr="00A2613E">
        <w:rPr>
          <w:rFonts w:ascii="Times New Roman" w:hAnsi="Times New Roman" w:cs="Times New Roman"/>
          <w:sz w:val="20"/>
          <w:szCs w:val="20"/>
        </w:rPr>
        <w:t xml:space="preserve"> centers have evolved during the different COVID-19 waves</w:t>
      </w:r>
      <w:r w:rsidR="00313180">
        <w:rPr>
          <w:rFonts w:ascii="Times New Roman" w:hAnsi="Times New Roman" w:cs="Times New Roman"/>
          <w:sz w:val="20"/>
          <w:szCs w:val="20"/>
        </w:rPr>
        <w:t xml:space="preserve"> (Figure 3)</w:t>
      </w:r>
      <w:r w:rsidRPr="00A2613E">
        <w:rPr>
          <w:rFonts w:ascii="Times New Roman" w:hAnsi="Times New Roman" w:cs="Times New Roman"/>
          <w:sz w:val="20"/>
          <w:szCs w:val="20"/>
        </w:rPr>
        <w:t>.</w:t>
      </w:r>
    </w:p>
    <w:p w14:paraId="46D30ABF" w14:textId="69ABF44A" w:rsidR="004E1675" w:rsidRDefault="000C673E" w:rsidP="008719D0">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04C7AE5A" wp14:editId="30AF49B5">
            <wp:extent cx="5943600" cy="3199130"/>
            <wp:effectExtent l="0" t="0" r="0" b="1270"/>
            <wp:docPr id="436021852"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21852" name="Picture 6" descr="A graph with lines and numbe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217181E2" w14:textId="64214887" w:rsidR="008719D0" w:rsidRPr="00BE6404" w:rsidRDefault="008719D0" w:rsidP="008719D0">
      <w:pPr>
        <w:spacing w:after="0" w:line="360" w:lineRule="auto"/>
        <w:jc w:val="center"/>
        <w:rPr>
          <w:rFonts w:ascii="Times New Roman" w:hAnsi="Times New Roman" w:cs="Times New Roman"/>
          <w:sz w:val="18"/>
          <w:szCs w:val="18"/>
        </w:rPr>
      </w:pPr>
      <w:r w:rsidRPr="00BE6404">
        <w:rPr>
          <w:rFonts w:ascii="Times New Roman" w:hAnsi="Times New Roman" w:cs="Times New Roman"/>
          <w:b/>
          <w:bCs/>
          <w:sz w:val="18"/>
          <w:szCs w:val="18"/>
        </w:rPr>
        <w:t>Figure 3:</w:t>
      </w:r>
      <w:r w:rsidRPr="00BE6404">
        <w:rPr>
          <w:rFonts w:ascii="Times New Roman" w:hAnsi="Times New Roman" w:cs="Times New Roman"/>
          <w:sz w:val="18"/>
          <w:szCs w:val="18"/>
        </w:rPr>
        <w:t xml:space="preserve"> </w:t>
      </w:r>
      <w:r w:rsidR="00924F7C" w:rsidRPr="00BE6404">
        <w:rPr>
          <w:rFonts w:ascii="Times New Roman" w:hAnsi="Times New Roman" w:cs="Times New Roman"/>
          <w:sz w:val="18"/>
          <w:szCs w:val="18"/>
        </w:rPr>
        <w:t>Trends in COVID ICU admission rates and SHIELD test center across zip codes over time</w:t>
      </w:r>
    </w:p>
    <w:p w14:paraId="2D19EFEA" w14:textId="0E650EB7" w:rsidR="00012244" w:rsidRPr="00012244" w:rsidRDefault="00012244" w:rsidP="00F149A4">
      <w:pPr>
        <w:spacing w:before="120" w:after="0" w:line="360" w:lineRule="auto"/>
        <w:jc w:val="both"/>
        <w:rPr>
          <w:rFonts w:ascii="Times New Roman" w:hAnsi="Times New Roman" w:cs="Times New Roman"/>
          <w:sz w:val="20"/>
          <w:szCs w:val="20"/>
        </w:rPr>
      </w:pPr>
      <w:r>
        <w:rPr>
          <w:rFonts w:ascii="Times New Roman" w:hAnsi="Times New Roman" w:cs="Times New Roman"/>
          <w:sz w:val="20"/>
          <w:szCs w:val="20"/>
        </w:rPr>
        <w:t>According to these results, t</w:t>
      </w:r>
      <w:r w:rsidRPr="00012244">
        <w:rPr>
          <w:rFonts w:ascii="Times New Roman" w:hAnsi="Times New Roman" w:cs="Times New Roman"/>
          <w:sz w:val="20"/>
          <w:szCs w:val="20"/>
        </w:rPr>
        <w:t>he COVID ICU admission rate</w:t>
      </w:r>
      <w:r w:rsidR="00EA70B0">
        <w:rPr>
          <w:rFonts w:ascii="Times New Roman" w:hAnsi="Times New Roman" w:cs="Times New Roman"/>
          <w:sz w:val="20"/>
          <w:szCs w:val="20"/>
        </w:rPr>
        <w:t xml:space="preserve"> </w:t>
      </w:r>
      <w:r w:rsidRPr="00012244">
        <w:rPr>
          <w:rFonts w:ascii="Times New Roman" w:hAnsi="Times New Roman" w:cs="Times New Roman"/>
          <w:sz w:val="20"/>
          <w:szCs w:val="20"/>
        </w:rPr>
        <w:t xml:space="preserve">exhibits distinct peaks corresponding to the three major COVID-19 waves. During the Alpha wave there is a sharp increase in the </w:t>
      </w:r>
      <w:r w:rsidR="00EA70B0">
        <w:rPr>
          <w:rFonts w:ascii="Times New Roman" w:hAnsi="Times New Roman" w:cs="Times New Roman"/>
          <w:sz w:val="20"/>
          <w:szCs w:val="20"/>
        </w:rPr>
        <w:t xml:space="preserve">COVID </w:t>
      </w:r>
      <w:r w:rsidRPr="00012244">
        <w:rPr>
          <w:rFonts w:ascii="Times New Roman" w:hAnsi="Times New Roman" w:cs="Times New Roman"/>
          <w:sz w:val="20"/>
          <w:szCs w:val="20"/>
        </w:rPr>
        <w:t>ICU admission rate, peaking in March 2021. This indicates a significant burden on ICUs during this early period of the pandemic. The Delta wave, occurring sees the ICU admission rate rise again, reaching its highest point in October 2021. This suggests another period of severe strain on healthcare resources. The Omicron wave</w:t>
      </w:r>
      <w:r w:rsidR="00200B26">
        <w:rPr>
          <w:rFonts w:ascii="Times New Roman" w:hAnsi="Times New Roman" w:cs="Times New Roman"/>
          <w:sz w:val="20"/>
          <w:szCs w:val="20"/>
        </w:rPr>
        <w:t xml:space="preserve"> </w:t>
      </w:r>
      <w:r w:rsidRPr="00012244">
        <w:rPr>
          <w:rFonts w:ascii="Times New Roman" w:hAnsi="Times New Roman" w:cs="Times New Roman"/>
          <w:sz w:val="20"/>
          <w:szCs w:val="20"/>
        </w:rPr>
        <w:t xml:space="preserve">also shows an elevated </w:t>
      </w:r>
      <w:r w:rsidR="00633E04">
        <w:rPr>
          <w:rFonts w:ascii="Times New Roman" w:hAnsi="Times New Roman" w:cs="Times New Roman"/>
          <w:sz w:val="20"/>
          <w:szCs w:val="20"/>
        </w:rPr>
        <w:t xml:space="preserve">COVID </w:t>
      </w:r>
      <w:r w:rsidRPr="00012244">
        <w:rPr>
          <w:rFonts w:ascii="Times New Roman" w:hAnsi="Times New Roman" w:cs="Times New Roman"/>
          <w:sz w:val="20"/>
          <w:szCs w:val="20"/>
        </w:rPr>
        <w:t>ICU admission rate, peaking in January 2022, though this peak is slightly lower compared to the Delta wave. The rate remains high for a more sustained period during Omicron before gradually declining.</w:t>
      </w:r>
    </w:p>
    <w:p w14:paraId="5715BAA0" w14:textId="77777777" w:rsidR="00012244" w:rsidRPr="00012244" w:rsidRDefault="00012244" w:rsidP="00D70B77">
      <w:pPr>
        <w:spacing w:after="0" w:line="360" w:lineRule="auto"/>
        <w:jc w:val="both"/>
        <w:rPr>
          <w:rFonts w:ascii="Times New Roman" w:hAnsi="Times New Roman" w:cs="Times New Roman"/>
          <w:sz w:val="20"/>
          <w:szCs w:val="20"/>
        </w:rPr>
      </w:pPr>
      <w:r w:rsidRPr="00012244">
        <w:rPr>
          <w:rFonts w:ascii="Times New Roman" w:hAnsi="Times New Roman" w:cs="Times New Roman"/>
          <w:sz w:val="20"/>
          <w:szCs w:val="20"/>
        </w:rPr>
        <w:t>The orange bars represent the average number of SHIELD test centers, which significantly increased during the Alpha wave and reached their peak during the Delta wave. This reflects an expansion in testing capacity in response to the rising number of COVID-19 cases. The number of SHIELD centers remains high through the Omicron wave but begins to decrease after March 2022, indicating a reduction in testing capacity as the severity of the pandemic diminished.</w:t>
      </w:r>
    </w:p>
    <w:p w14:paraId="77A56510" w14:textId="218D0233" w:rsidR="00012244" w:rsidRDefault="00012244" w:rsidP="00D70B77">
      <w:pPr>
        <w:spacing w:after="0" w:line="360" w:lineRule="auto"/>
        <w:jc w:val="both"/>
        <w:rPr>
          <w:rFonts w:ascii="Times New Roman" w:hAnsi="Times New Roman" w:cs="Times New Roman"/>
          <w:sz w:val="20"/>
          <w:szCs w:val="20"/>
        </w:rPr>
      </w:pPr>
      <w:r w:rsidRPr="00012244">
        <w:rPr>
          <w:rFonts w:ascii="Times New Roman" w:hAnsi="Times New Roman" w:cs="Times New Roman"/>
          <w:sz w:val="20"/>
          <w:szCs w:val="20"/>
        </w:rPr>
        <w:t xml:space="preserve">The green bars show the effective number of SHIELD centers, which closely follows the trend of the total number of centers. This indicates that most of the available centers were actively serving their communities. During the Alpha wave, the number of effective centers gradually increases and remains high throughout the Delta wave, peaking in effectiveness during this period to meet the high demand for testing. After the Omicron wave, starting in March 2022, </w:t>
      </w:r>
      <w:r w:rsidRPr="00012244">
        <w:rPr>
          <w:rFonts w:ascii="Times New Roman" w:hAnsi="Times New Roman" w:cs="Times New Roman"/>
          <w:sz w:val="20"/>
          <w:szCs w:val="20"/>
        </w:rPr>
        <w:lastRenderedPageBreak/>
        <w:t>there is a noticeable decline in the effective number of SHIELD centers, corresponding with the general scale-back of testing efforts.</w:t>
      </w:r>
    </w:p>
    <w:p w14:paraId="6AA83461" w14:textId="6B1803E9" w:rsidR="00190E29" w:rsidRPr="00012244" w:rsidDel="00052845" w:rsidRDefault="00190E29" w:rsidP="00D70B77">
      <w:pPr>
        <w:spacing w:after="0" w:line="360" w:lineRule="auto"/>
        <w:jc w:val="both"/>
        <w:rPr>
          <w:moveFrom w:id="112" w:author="Tootooni, Mohammad Samie" w:date="2024-08-13T19:45:00Z" w16du:dateUtc="2024-08-14T00:45:00Z"/>
          <w:rFonts w:ascii="Times New Roman" w:hAnsi="Times New Roman" w:cs="Times New Roman"/>
          <w:sz w:val="20"/>
          <w:szCs w:val="20"/>
        </w:rPr>
      </w:pPr>
      <w:moveFromRangeStart w:id="113" w:author="Tootooni, Mohammad Samie" w:date="2024-08-13T19:45:00Z" w:name="move174470695"/>
      <w:moveFrom w:id="114" w:author="Tootooni, Mohammad Samie" w:date="2024-08-13T19:45:00Z" w16du:dateUtc="2024-08-14T00:45:00Z">
        <w:r w:rsidDel="00052845">
          <w:rPr>
            <w:rFonts w:ascii="Times New Roman" w:hAnsi="Times New Roman" w:cs="Times New Roman"/>
            <w:sz w:val="20"/>
            <w:szCs w:val="20"/>
          </w:rPr>
          <w:t xml:space="preserve">Figure 4 </w:t>
        </w:r>
        <w:r w:rsidRPr="00190E29" w:rsidDel="00052845">
          <w:rPr>
            <w:rFonts w:ascii="Times New Roman" w:hAnsi="Times New Roman" w:cs="Times New Roman"/>
            <w:sz w:val="20"/>
            <w:szCs w:val="20"/>
          </w:rPr>
          <w:t>illustrates the trends in the average number of SHIELD test centers and the average effective number of SHIELD test centers across all zip codes over time</w:t>
        </w:r>
        <w:r w:rsidR="00C33CA0" w:rsidDel="00052845">
          <w:rPr>
            <w:rFonts w:ascii="Times New Roman" w:hAnsi="Times New Roman" w:cs="Times New Roman"/>
            <w:sz w:val="20"/>
            <w:szCs w:val="20"/>
          </w:rPr>
          <w:t xml:space="preserve">. </w:t>
        </w:r>
      </w:moveFrom>
    </w:p>
    <w:p w14:paraId="1274AF30" w14:textId="28F292C7" w:rsidR="008719D0" w:rsidRPr="00012244" w:rsidDel="00052845" w:rsidRDefault="002F6BFC" w:rsidP="002F6BFC">
      <w:pPr>
        <w:spacing w:after="0" w:line="360" w:lineRule="auto"/>
        <w:jc w:val="both"/>
        <w:rPr>
          <w:moveFrom w:id="115" w:author="Tootooni, Mohammad Samie" w:date="2024-08-13T19:45:00Z" w16du:dateUtc="2024-08-14T00:45:00Z"/>
          <w:rFonts w:ascii="Times New Roman" w:hAnsi="Times New Roman" w:cs="Times New Roman"/>
          <w:sz w:val="20"/>
          <w:szCs w:val="20"/>
        </w:rPr>
      </w:pPr>
      <w:moveFrom w:id="116" w:author="Tootooni, Mohammad Samie" w:date="2024-08-13T19:45:00Z" w16du:dateUtc="2024-08-14T00:45:00Z">
        <w:r w:rsidDel="00052845">
          <w:rPr>
            <w:rFonts w:ascii="Times New Roman" w:hAnsi="Times New Roman" w:cs="Times New Roman"/>
            <w:noProof/>
            <w:sz w:val="20"/>
            <w:szCs w:val="20"/>
          </w:rPr>
          <w:drawing>
            <wp:inline distT="0" distB="0" distL="0" distR="0" wp14:anchorId="556525F0" wp14:editId="001E97B9">
              <wp:extent cx="5943600" cy="3486150"/>
              <wp:effectExtent l="0" t="0" r="0" b="0"/>
              <wp:docPr id="1878407667" name="Picture 7" descr="A graph of a graph showing the value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07667" name="Picture 7" descr="A graph of a graph showing the value of a wav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moveFrom>
    </w:p>
    <w:p w14:paraId="41C1F5D3" w14:textId="76151F84" w:rsidR="002F6BFC" w:rsidRPr="00BE6404" w:rsidDel="00052845" w:rsidRDefault="002F6BFC" w:rsidP="00F149A4">
      <w:pPr>
        <w:spacing w:after="120" w:line="360" w:lineRule="auto"/>
        <w:jc w:val="center"/>
        <w:rPr>
          <w:moveFrom w:id="117" w:author="Tootooni, Mohammad Samie" w:date="2024-08-13T19:45:00Z" w16du:dateUtc="2024-08-14T00:45:00Z"/>
          <w:rFonts w:ascii="Times New Roman" w:hAnsi="Times New Roman" w:cs="Times New Roman"/>
          <w:sz w:val="18"/>
          <w:szCs w:val="18"/>
        </w:rPr>
      </w:pPr>
      <w:moveFrom w:id="118" w:author="Tootooni, Mohammad Samie" w:date="2024-08-13T19:45:00Z" w16du:dateUtc="2024-08-14T00:45:00Z">
        <w:r w:rsidRPr="00BE6404" w:rsidDel="00052845">
          <w:rPr>
            <w:rFonts w:ascii="Times New Roman" w:hAnsi="Times New Roman" w:cs="Times New Roman"/>
            <w:b/>
            <w:bCs/>
            <w:sz w:val="18"/>
            <w:szCs w:val="18"/>
          </w:rPr>
          <w:t>Figure 4:</w:t>
        </w:r>
        <w:r w:rsidRPr="00BE6404" w:rsidDel="00052845">
          <w:rPr>
            <w:rFonts w:ascii="Times New Roman" w:hAnsi="Times New Roman" w:cs="Times New Roman"/>
            <w:sz w:val="18"/>
            <w:szCs w:val="18"/>
          </w:rPr>
          <w:t xml:space="preserve"> </w:t>
        </w:r>
        <w:r w:rsidR="00E04D2F" w:rsidRPr="00BE6404" w:rsidDel="00052845">
          <w:rPr>
            <w:rFonts w:ascii="Times New Roman" w:hAnsi="Times New Roman" w:cs="Times New Roman"/>
            <w:sz w:val="18"/>
            <w:szCs w:val="18"/>
          </w:rPr>
          <w:t xml:space="preserve">Trends of SHIELD test </w:t>
        </w:r>
        <w:r w:rsidR="00796242" w:rsidRPr="00BE6404" w:rsidDel="00052845">
          <w:rPr>
            <w:rFonts w:ascii="Times New Roman" w:hAnsi="Times New Roman" w:cs="Times New Roman"/>
            <w:sz w:val="18"/>
            <w:szCs w:val="18"/>
          </w:rPr>
          <w:t>c</w:t>
        </w:r>
        <w:r w:rsidR="00E04D2F" w:rsidRPr="00BE6404" w:rsidDel="00052845">
          <w:rPr>
            <w:rFonts w:ascii="Times New Roman" w:hAnsi="Times New Roman" w:cs="Times New Roman"/>
            <w:sz w:val="18"/>
            <w:szCs w:val="18"/>
          </w:rPr>
          <w:t xml:space="preserve">enters and </w:t>
        </w:r>
        <w:r w:rsidR="00796242" w:rsidRPr="00BE6404" w:rsidDel="00052845">
          <w:rPr>
            <w:rFonts w:ascii="Times New Roman" w:hAnsi="Times New Roman" w:cs="Times New Roman"/>
            <w:sz w:val="18"/>
            <w:szCs w:val="18"/>
          </w:rPr>
          <w:t>e</w:t>
        </w:r>
        <w:r w:rsidR="00E04D2F" w:rsidRPr="00BE6404" w:rsidDel="00052845">
          <w:rPr>
            <w:rFonts w:ascii="Times New Roman" w:hAnsi="Times New Roman" w:cs="Times New Roman"/>
            <w:sz w:val="18"/>
            <w:szCs w:val="18"/>
          </w:rPr>
          <w:t xml:space="preserve">ffective </w:t>
        </w:r>
        <w:r w:rsidR="00796242" w:rsidRPr="00BE6404" w:rsidDel="00052845">
          <w:rPr>
            <w:rFonts w:ascii="Times New Roman" w:hAnsi="Times New Roman" w:cs="Times New Roman"/>
            <w:sz w:val="18"/>
            <w:szCs w:val="18"/>
          </w:rPr>
          <w:t>n</w:t>
        </w:r>
        <w:r w:rsidR="00E04D2F" w:rsidRPr="00BE6404" w:rsidDel="00052845">
          <w:rPr>
            <w:rFonts w:ascii="Times New Roman" w:hAnsi="Times New Roman" w:cs="Times New Roman"/>
            <w:sz w:val="18"/>
            <w:szCs w:val="18"/>
          </w:rPr>
          <w:t xml:space="preserve">umber of SHIELD </w:t>
        </w:r>
        <w:r w:rsidR="00796242" w:rsidRPr="00BE6404" w:rsidDel="00052845">
          <w:rPr>
            <w:rFonts w:ascii="Times New Roman" w:hAnsi="Times New Roman" w:cs="Times New Roman"/>
            <w:sz w:val="18"/>
            <w:szCs w:val="18"/>
          </w:rPr>
          <w:t>c</w:t>
        </w:r>
        <w:r w:rsidR="00E04D2F" w:rsidRPr="00BE6404" w:rsidDel="00052845">
          <w:rPr>
            <w:rFonts w:ascii="Times New Roman" w:hAnsi="Times New Roman" w:cs="Times New Roman"/>
            <w:sz w:val="18"/>
            <w:szCs w:val="18"/>
          </w:rPr>
          <w:t xml:space="preserve">enters </w:t>
        </w:r>
        <w:r w:rsidR="00796242" w:rsidRPr="00BE6404" w:rsidDel="00052845">
          <w:rPr>
            <w:rFonts w:ascii="Times New Roman" w:hAnsi="Times New Roman" w:cs="Times New Roman"/>
            <w:sz w:val="18"/>
            <w:szCs w:val="18"/>
          </w:rPr>
          <w:t>o</w:t>
        </w:r>
        <w:r w:rsidR="00E04D2F" w:rsidRPr="00BE6404" w:rsidDel="00052845">
          <w:rPr>
            <w:rFonts w:ascii="Times New Roman" w:hAnsi="Times New Roman" w:cs="Times New Roman"/>
            <w:sz w:val="18"/>
            <w:szCs w:val="18"/>
          </w:rPr>
          <w:t xml:space="preserve">ver </w:t>
        </w:r>
        <w:r w:rsidR="00796242" w:rsidRPr="00BE6404" w:rsidDel="00052845">
          <w:rPr>
            <w:rFonts w:ascii="Times New Roman" w:hAnsi="Times New Roman" w:cs="Times New Roman"/>
            <w:sz w:val="18"/>
            <w:szCs w:val="18"/>
          </w:rPr>
          <w:t>t</w:t>
        </w:r>
        <w:r w:rsidR="00E04D2F" w:rsidRPr="00BE6404" w:rsidDel="00052845">
          <w:rPr>
            <w:rFonts w:ascii="Times New Roman" w:hAnsi="Times New Roman" w:cs="Times New Roman"/>
            <w:sz w:val="18"/>
            <w:szCs w:val="18"/>
          </w:rPr>
          <w:t xml:space="preserve">ime for all </w:t>
        </w:r>
        <w:r w:rsidR="00796242" w:rsidRPr="00BE6404" w:rsidDel="00052845">
          <w:rPr>
            <w:rFonts w:ascii="Times New Roman" w:hAnsi="Times New Roman" w:cs="Times New Roman"/>
            <w:sz w:val="18"/>
            <w:szCs w:val="18"/>
          </w:rPr>
          <w:t>z</w:t>
        </w:r>
        <w:r w:rsidR="00E04D2F" w:rsidRPr="00BE6404" w:rsidDel="00052845">
          <w:rPr>
            <w:rFonts w:ascii="Times New Roman" w:hAnsi="Times New Roman" w:cs="Times New Roman"/>
            <w:sz w:val="18"/>
            <w:szCs w:val="18"/>
          </w:rPr>
          <w:t xml:space="preserve">ip </w:t>
        </w:r>
        <w:r w:rsidR="00796242" w:rsidRPr="00BE6404" w:rsidDel="00052845">
          <w:rPr>
            <w:rFonts w:ascii="Times New Roman" w:hAnsi="Times New Roman" w:cs="Times New Roman"/>
            <w:sz w:val="18"/>
            <w:szCs w:val="18"/>
          </w:rPr>
          <w:t>c</w:t>
        </w:r>
        <w:r w:rsidR="00E04D2F" w:rsidRPr="00BE6404" w:rsidDel="00052845">
          <w:rPr>
            <w:rFonts w:ascii="Times New Roman" w:hAnsi="Times New Roman" w:cs="Times New Roman"/>
            <w:sz w:val="18"/>
            <w:szCs w:val="18"/>
          </w:rPr>
          <w:t>odes</w:t>
        </w:r>
      </w:moveFrom>
    </w:p>
    <w:p w14:paraId="3C685A1D" w14:textId="71216DA6" w:rsidR="00192AA5" w:rsidDel="00052845" w:rsidRDefault="00192AA5" w:rsidP="004B1886">
      <w:pPr>
        <w:spacing w:after="120" w:line="360" w:lineRule="auto"/>
        <w:jc w:val="both"/>
        <w:rPr>
          <w:moveFrom w:id="119" w:author="Tootooni, Mohammad Samie" w:date="2024-08-13T19:45:00Z" w16du:dateUtc="2024-08-14T00:45:00Z"/>
          <w:rFonts w:ascii="Times New Roman" w:hAnsi="Times New Roman" w:cs="Times New Roman"/>
          <w:sz w:val="20"/>
          <w:szCs w:val="20"/>
        </w:rPr>
      </w:pPr>
      <w:moveFrom w:id="120" w:author="Tootooni, Mohammad Samie" w:date="2024-08-13T19:45:00Z" w16du:dateUtc="2024-08-14T00:45:00Z">
        <w:r w:rsidRPr="00192AA5" w:rsidDel="00052845">
          <w:rPr>
            <w:rFonts w:ascii="Times New Roman" w:hAnsi="Times New Roman" w:cs="Times New Roman"/>
            <w:sz w:val="20"/>
            <w:szCs w:val="20"/>
          </w:rPr>
          <w:t xml:space="preserve">Notably, the root mean square error (RMSE) between </w:t>
        </w:r>
        <w:r w:rsidDel="00052845">
          <w:rPr>
            <w:rFonts w:ascii="Times New Roman" w:hAnsi="Times New Roman" w:cs="Times New Roman"/>
            <w:sz w:val="20"/>
            <w:szCs w:val="20"/>
          </w:rPr>
          <w:t>these two graphs</w:t>
        </w:r>
        <w:r w:rsidRPr="00192AA5" w:rsidDel="00052845">
          <w:rPr>
            <w:rFonts w:ascii="Times New Roman" w:hAnsi="Times New Roman" w:cs="Times New Roman"/>
            <w:sz w:val="20"/>
            <w:szCs w:val="20"/>
          </w:rPr>
          <w:t xml:space="preserve"> is 0.94, indicating a close alignment between these two metrics. While some variations exist, this small RMSE suggests that the centers were generally effective in their operations relative to their number. Consequently, we can reasonably consider the </w:t>
        </w:r>
        <w:r w:rsidR="004E41C9" w:rsidDel="00052845">
          <w:rPr>
            <w:rFonts w:ascii="Times New Roman" w:hAnsi="Times New Roman" w:cs="Times New Roman"/>
            <w:sz w:val="20"/>
            <w:szCs w:val="20"/>
          </w:rPr>
          <w:t>“n</w:t>
        </w:r>
        <w:r w:rsidRPr="00192AA5" w:rsidDel="00052845">
          <w:rPr>
            <w:rFonts w:ascii="Times New Roman" w:hAnsi="Times New Roman" w:cs="Times New Roman"/>
            <w:sz w:val="20"/>
            <w:szCs w:val="20"/>
          </w:rPr>
          <w:t>umber of SHIELD</w:t>
        </w:r>
        <w:r w:rsidR="004E41C9" w:rsidDel="00052845">
          <w:rPr>
            <w:rFonts w:ascii="Times New Roman" w:hAnsi="Times New Roman" w:cs="Times New Roman"/>
            <w:sz w:val="20"/>
            <w:szCs w:val="20"/>
          </w:rPr>
          <w:t xml:space="preserve"> test</w:t>
        </w:r>
        <w:r w:rsidRPr="00192AA5" w:rsidDel="00052845">
          <w:rPr>
            <w:rFonts w:ascii="Times New Roman" w:hAnsi="Times New Roman" w:cs="Times New Roman"/>
            <w:sz w:val="20"/>
            <w:szCs w:val="20"/>
          </w:rPr>
          <w:t xml:space="preserve"> </w:t>
        </w:r>
        <w:r w:rsidR="004E41C9" w:rsidDel="00052845">
          <w:rPr>
            <w:rFonts w:ascii="Times New Roman" w:hAnsi="Times New Roman" w:cs="Times New Roman"/>
            <w:sz w:val="20"/>
            <w:szCs w:val="20"/>
          </w:rPr>
          <w:t>c</w:t>
        </w:r>
        <w:r w:rsidRPr="00192AA5" w:rsidDel="00052845">
          <w:rPr>
            <w:rFonts w:ascii="Times New Roman" w:hAnsi="Times New Roman" w:cs="Times New Roman"/>
            <w:sz w:val="20"/>
            <w:szCs w:val="20"/>
          </w:rPr>
          <w:t>enters</w:t>
        </w:r>
        <w:r w:rsidR="004E41C9" w:rsidDel="00052845">
          <w:rPr>
            <w:rFonts w:ascii="Times New Roman" w:hAnsi="Times New Roman" w:cs="Times New Roman"/>
            <w:sz w:val="20"/>
            <w:szCs w:val="20"/>
          </w:rPr>
          <w:t>”</w:t>
        </w:r>
        <w:r w:rsidRPr="00192AA5" w:rsidDel="00052845">
          <w:rPr>
            <w:rFonts w:ascii="Times New Roman" w:hAnsi="Times New Roman" w:cs="Times New Roman"/>
            <w:sz w:val="20"/>
            <w:szCs w:val="20"/>
          </w:rPr>
          <w:t xml:space="preserve"> and </w:t>
        </w:r>
        <w:r w:rsidR="004E41C9" w:rsidDel="00052845">
          <w:rPr>
            <w:rFonts w:ascii="Times New Roman" w:hAnsi="Times New Roman" w:cs="Times New Roman"/>
            <w:sz w:val="20"/>
            <w:szCs w:val="20"/>
          </w:rPr>
          <w:t>“e</w:t>
        </w:r>
        <w:r w:rsidRPr="00192AA5" w:rsidDel="00052845">
          <w:rPr>
            <w:rFonts w:ascii="Times New Roman" w:hAnsi="Times New Roman" w:cs="Times New Roman"/>
            <w:sz w:val="20"/>
            <w:szCs w:val="20"/>
          </w:rPr>
          <w:t xml:space="preserve">ffective </w:t>
        </w:r>
        <w:r w:rsidR="004E41C9" w:rsidDel="00052845">
          <w:rPr>
            <w:rFonts w:ascii="Times New Roman" w:hAnsi="Times New Roman" w:cs="Times New Roman"/>
            <w:sz w:val="20"/>
            <w:szCs w:val="20"/>
          </w:rPr>
          <w:t>n</w:t>
        </w:r>
        <w:r w:rsidRPr="00192AA5" w:rsidDel="00052845">
          <w:rPr>
            <w:rFonts w:ascii="Times New Roman" w:hAnsi="Times New Roman" w:cs="Times New Roman"/>
            <w:sz w:val="20"/>
            <w:szCs w:val="20"/>
          </w:rPr>
          <w:t xml:space="preserve">umber of SHIELD </w:t>
        </w:r>
        <w:r w:rsidR="004E41C9" w:rsidDel="00052845">
          <w:rPr>
            <w:rFonts w:ascii="Times New Roman" w:hAnsi="Times New Roman" w:cs="Times New Roman"/>
            <w:sz w:val="20"/>
            <w:szCs w:val="20"/>
          </w:rPr>
          <w:t>test c</w:t>
        </w:r>
        <w:r w:rsidRPr="00192AA5" w:rsidDel="00052845">
          <w:rPr>
            <w:rFonts w:ascii="Times New Roman" w:hAnsi="Times New Roman" w:cs="Times New Roman"/>
            <w:sz w:val="20"/>
            <w:szCs w:val="20"/>
          </w:rPr>
          <w:t>enters</w:t>
        </w:r>
        <w:r w:rsidR="004E41C9" w:rsidDel="00052845">
          <w:rPr>
            <w:rFonts w:ascii="Times New Roman" w:hAnsi="Times New Roman" w:cs="Times New Roman"/>
            <w:sz w:val="20"/>
            <w:szCs w:val="20"/>
          </w:rPr>
          <w:t>”</w:t>
        </w:r>
        <w:r w:rsidRPr="00192AA5" w:rsidDel="00052845">
          <w:rPr>
            <w:rFonts w:ascii="Times New Roman" w:hAnsi="Times New Roman" w:cs="Times New Roman"/>
            <w:sz w:val="20"/>
            <w:szCs w:val="20"/>
          </w:rPr>
          <w:t xml:space="preserve"> metrics to be very similar in behavior, further supporting the notion that the SHIELD testing infrastructure was highly responsive and effective during critical periods of the pandemic.</w:t>
        </w:r>
      </w:moveFrom>
    </w:p>
    <w:moveFromRangeEnd w:id="113"/>
    <w:p w14:paraId="482FD9AB" w14:textId="7CC2591B" w:rsidR="00BF71AB" w:rsidRDefault="00D757B3" w:rsidP="004E41C9">
      <w:pPr>
        <w:spacing w:after="0" w:line="360" w:lineRule="auto"/>
        <w:jc w:val="both"/>
        <w:rPr>
          <w:rFonts w:ascii="Times New Roman" w:hAnsi="Times New Roman" w:cs="Times New Roman"/>
          <w:b/>
          <w:bCs/>
          <w:sz w:val="20"/>
          <w:szCs w:val="20"/>
        </w:rPr>
      </w:pPr>
      <w:r w:rsidRPr="004B1886">
        <w:rPr>
          <w:rFonts w:ascii="Times New Roman" w:hAnsi="Times New Roman" w:cs="Times New Roman"/>
          <w:b/>
          <w:bCs/>
          <w:sz w:val="20"/>
          <w:szCs w:val="20"/>
        </w:rPr>
        <w:t xml:space="preserve">Linear Mixed-Effect </w:t>
      </w:r>
      <w:r w:rsidR="004B1886" w:rsidRPr="004B1886">
        <w:rPr>
          <w:rFonts w:ascii="Times New Roman" w:hAnsi="Times New Roman" w:cs="Times New Roman"/>
          <w:b/>
          <w:bCs/>
          <w:sz w:val="20"/>
          <w:szCs w:val="20"/>
        </w:rPr>
        <w:t>Regression Model</w:t>
      </w:r>
    </w:p>
    <w:p w14:paraId="4EE366CE" w14:textId="4D6B72D8" w:rsidR="004B1886" w:rsidRDefault="004540FC" w:rsidP="000758F8">
      <w:pPr>
        <w:spacing w:after="120" w:line="360" w:lineRule="auto"/>
        <w:jc w:val="both"/>
        <w:rPr>
          <w:rFonts w:ascii="Times New Roman" w:hAnsi="Times New Roman" w:cs="Times New Roman"/>
          <w:sz w:val="20"/>
          <w:szCs w:val="20"/>
        </w:rPr>
      </w:pPr>
      <w:r>
        <w:rPr>
          <w:rFonts w:ascii="Times New Roman" w:hAnsi="Times New Roman" w:cs="Times New Roman"/>
          <w:sz w:val="20"/>
          <w:szCs w:val="20"/>
        </w:rPr>
        <w:t xml:space="preserve">Tables </w:t>
      </w:r>
      <w:r w:rsidR="000B0453">
        <w:rPr>
          <w:rFonts w:ascii="Times New Roman" w:hAnsi="Times New Roman" w:cs="Times New Roman"/>
          <w:sz w:val="20"/>
          <w:szCs w:val="20"/>
        </w:rPr>
        <w:t>2</w:t>
      </w:r>
      <w:r w:rsidRPr="004540FC">
        <w:rPr>
          <w:rFonts w:ascii="Times New Roman" w:hAnsi="Times New Roman" w:cs="Times New Roman"/>
          <w:sz w:val="20"/>
          <w:szCs w:val="20"/>
        </w:rPr>
        <w:t xml:space="preserve"> provide a summary of regression models examining the relationship between SHIELD test centers and COVID ICU admission rates during the Alpha</w:t>
      </w:r>
      <w:r w:rsidR="008556DB">
        <w:rPr>
          <w:rFonts w:ascii="Times New Roman" w:hAnsi="Times New Roman" w:cs="Times New Roman"/>
          <w:sz w:val="20"/>
          <w:szCs w:val="20"/>
        </w:rPr>
        <w:t xml:space="preserve">, </w:t>
      </w:r>
      <w:r w:rsidRPr="004540FC">
        <w:rPr>
          <w:rFonts w:ascii="Times New Roman" w:hAnsi="Times New Roman" w:cs="Times New Roman"/>
          <w:sz w:val="20"/>
          <w:szCs w:val="20"/>
        </w:rPr>
        <w:t>Delta</w:t>
      </w:r>
      <w:r w:rsidR="008556DB">
        <w:rPr>
          <w:rFonts w:ascii="Times New Roman" w:hAnsi="Times New Roman" w:cs="Times New Roman"/>
          <w:sz w:val="20"/>
          <w:szCs w:val="20"/>
        </w:rPr>
        <w:t>, and Omicron</w:t>
      </w:r>
      <w:r w:rsidRPr="004540FC">
        <w:rPr>
          <w:rFonts w:ascii="Times New Roman" w:hAnsi="Times New Roman" w:cs="Times New Roman"/>
          <w:sz w:val="20"/>
          <w:szCs w:val="20"/>
        </w:rPr>
        <w:t xml:space="preserve"> waves. Each model tests different combinations of predictors, including the number of SHIELD test centers, the effective number of test centers, the ADI category, specifically focusing on </w:t>
      </w:r>
      <w:r w:rsidR="008556DB">
        <w:rPr>
          <w:rFonts w:ascii="Times New Roman" w:hAnsi="Times New Roman" w:cs="Times New Roman"/>
          <w:sz w:val="20"/>
          <w:szCs w:val="20"/>
        </w:rPr>
        <w:t>“</w:t>
      </w:r>
      <w:r w:rsidRPr="004540FC">
        <w:rPr>
          <w:rFonts w:ascii="Times New Roman" w:hAnsi="Times New Roman" w:cs="Times New Roman"/>
          <w:sz w:val="20"/>
          <w:szCs w:val="20"/>
        </w:rPr>
        <w:t>More Disadvantaged</w:t>
      </w:r>
      <w:r w:rsidR="008556DB">
        <w:rPr>
          <w:rFonts w:ascii="Times New Roman" w:hAnsi="Times New Roman" w:cs="Times New Roman"/>
          <w:sz w:val="20"/>
          <w:szCs w:val="20"/>
        </w:rPr>
        <w:t>”</w:t>
      </w:r>
      <w:r w:rsidRPr="004540FC">
        <w:rPr>
          <w:rFonts w:ascii="Times New Roman" w:hAnsi="Times New Roman" w:cs="Times New Roman"/>
          <w:sz w:val="20"/>
          <w:szCs w:val="20"/>
        </w:rPr>
        <w:t xml:space="preserve"> areas, and interaction terms between SHIELD centers and ADI.</w:t>
      </w:r>
    </w:p>
    <w:p w14:paraId="43607D98" w14:textId="47A50E69" w:rsidR="00BE6404" w:rsidRPr="00BE6404" w:rsidRDefault="00BE6404" w:rsidP="00BE6404">
      <w:pPr>
        <w:spacing w:after="0" w:line="360" w:lineRule="auto"/>
        <w:jc w:val="center"/>
        <w:rPr>
          <w:rFonts w:ascii="Times New Roman" w:hAnsi="Times New Roman" w:cs="Times New Roman"/>
          <w:sz w:val="18"/>
          <w:szCs w:val="18"/>
        </w:rPr>
      </w:pPr>
      <w:r w:rsidRPr="00BE6404">
        <w:rPr>
          <w:rFonts w:ascii="Times New Roman" w:hAnsi="Times New Roman" w:cs="Times New Roman"/>
          <w:b/>
          <w:bCs/>
          <w:sz w:val="18"/>
          <w:szCs w:val="18"/>
        </w:rPr>
        <w:t>Table 2</w:t>
      </w:r>
      <w:r w:rsidRPr="00BE6404">
        <w:rPr>
          <w:rFonts w:ascii="Times New Roman" w:hAnsi="Times New Roman" w:cs="Times New Roman"/>
          <w:sz w:val="18"/>
          <w:szCs w:val="18"/>
        </w:rPr>
        <w:t xml:space="preserve">: Impact of SHIELD </w:t>
      </w:r>
      <w:r>
        <w:rPr>
          <w:rFonts w:ascii="Times New Roman" w:hAnsi="Times New Roman" w:cs="Times New Roman"/>
          <w:sz w:val="18"/>
          <w:szCs w:val="18"/>
        </w:rPr>
        <w:t>t</w:t>
      </w:r>
      <w:r w:rsidRPr="00BE6404">
        <w:rPr>
          <w:rFonts w:ascii="Times New Roman" w:hAnsi="Times New Roman" w:cs="Times New Roman"/>
          <w:sz w:val="18"/>
          <w:szCs w:val="18"/>
        </w:rPr>
        <w:t xml:space="preserve">est </w:t>
      </w:r>
      <w:r>
        <w:rPr>
          <w:rFonts w:ascii="Times New Roman" w:hAnsi="Times New Roman" w:cs="Times New Roman"/>
          <w:sz w:val="18"/>
          <w:szCs w:val="18"/>
        </w:rPr>
        <w:t>c</w:t>
      </w:r>
      <w:r w:rsidRPr="00BE6404">
        <w:rPr>
          <w:rFonts w:ascii="Times New Roman" w:hAnsi="Times New Roman" w:cs="Times New Roman"/>
          <w:sz w:val="18"/>
          <w:szCs w:val="18"/>
        </w:rPr>
        <w:t xml:space="preserve">enters and ADI on COVID ICU </w:t>
      </w:r>
      <w:r>
        <w:rPr>
          <w:rFonts w:ascii="Times New Roman" w:hAnsi="Times New Roman" w:cs="Times New Roman"/>
          <w:sz w:val="18"/>
          <w:szCs w:val="18"/>
        </w:rPr>
        <w:t>a</w:t>
      </w:r>
      <w:r w:rsidRPr="00BE6404">
        <w:rPr>
          <w:rFonts w:ascii="Times New Roman" w:hAnsi="Times New Roman" w:cs="Times New Roman"/>
          <w:sz w:val="18"/>
          <w:szCs w:val="18"/>
        </w:rPr>
        <w:t xml:space="preserve">dmission </w:t>
      </w:r>
      <w:r>
        <w:rPr>
          <w:rFonts w:ascii="Times New Roman" w:hAnsi="Times New Roman" w:cs="Times New Roman"/>
          <w:sz w:val="18"/>
          <w:szCs w:val="18"/>
        </w:rPr>
        <w:t>r</w:t>
      </w:r>
      <w:r w:rsidRPr="00BE6404">
        <w:rPr>
          <w:rFonts w:ascii="Times New Roman" w:hAnsi="Times New Roman" w:cs="Times New Roman"/>
          <w:sz w:val="18"/>
          <w:szCs w:val="18"/>
        </w:rPr>
        <w:t xml:space="preserve">ates </w:t>
      </w:r>
    </w:p>
    <w:tbl>
      <w:tblPr>
        <w:tblW w:w="9360" w:type="dxa"/>
        <w:jc w:val="center"/>
        <w:tblBorders>
          <w:top w:val="single" w:sz="4" w:space="0" w:color="auto"/>
          <w:bottom w:val="single" w:sz="4" w:space="0" w:color="auto"/>
        </w:tblBorders>
        <w:tblLook w:val="0600" w:firstRow="0" w:lastRow="0" w:firstColumn="0" w:lastColumn="0" w:noHBand="1" w:noVBand="1"/>
      </w:tblPr>
      <w:tblGrid>
        <w:gridCol w:w="832"/>
        <w:gridCol w:w="5770"/>
        <w:gridCol w:w="1437"/>
        <w:gridCol w:w="1321"/>
      </w:tblGrid>
      <w:tr w:rsidR="00F149A4" w:rsidRPr="00A63F30" w14:paraId="20754CA8" w14:textId="77777777" w:rsidTr="00F149A4">
        <w:trPr>
          <w:trHeight w:val="293"/>
          <w:jc w:val="center"/>
        </w:trPr>
        <w:tc>
          <w:tcPr>
            <w:tcW w:w="832" w:type="dxa"/>
            <w:tcBorders>
              <w:bottom w:val="single" w:sz="4" w:space="0" w:color="auto"/>
            </w:tcBorders>
            <w:shd w:val="clear" w:color="auto" w:fill="auto"/>
            <w:vAlign w:val="center"/>
            <w:hideMark/>
          </w:tcPr>
          <w:p w14:paraId="63B8B97B"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Model</w:t>
            </w:r>
          </w:p>
        </w:tc>
        <w:tc>
          <w:tcPr>
            <w:tcW w:w="5770" w:type="dxa"/>
            <w:tcBorders>
              <w:bottom w:val="single" w:sz="4" w:space="0" w:color="auto"/>
            </w:tcBorders>
            <w:shd w:val="clear" w:color="auto" w:fill="auto"/>
            <w:vAlign w:val="center"/>
            <w:hideMark/>
          </w:tcPr>
          <w:p w14:paraId="40B0943A" w14:textId="77777777" w:rsidR="00A63F30" w:rsidRPr="00A63F30" w:rsidRDefault="00A63F30" w:rsidP="00A63F30">
            <w:pPr>
              <w:spacing w:after="0" w:line="240" w:lineRule="auto"/>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Predictors</w:t>
            </w:r>
          </w:p>
        </w:tc>
        <w:tc>
          <w:tcPr>
            <w:tcW w:w="1437" w:type="dxa"/>
            <w:tcBorders>
              <w:bottom w:val="single" w:sz="4" w:space="0" w:color="auto"/>
            </w:tcBorders>
            <w:shd w:val="clear" w:color="auto" w:fill="auto"/>
            <w:vAlign w:val="center"/>
            <w:hideMark/>
          </w:tcPr>
          <w:p w14:paraId="5133482A"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Estimates</w:t>
            </w:r>
          </w:p>
        </w:tc>
        <w:tc>
          <w:tcPr>
            <w:tcW w:w="1321" w:type="dxa"/>
            <w:tcBorders>
              <w:bottom w:val="single" w:sz="4" w:space="0" w:color="auto"/>
            </w:tcBorders>
            <w:shd w:val="clear" w:color="auto" w:fill="auto"/>
            <w:vAlign w:val="center"/>
            <w:hideMark/>
          </w:tcPr>
          <w:p w14:paraId="37645DF5"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Significance Level</w:t>
            </w:r>
          </w:p>
        </w:tc>
      </w:tr>
      <w:tr w:rsidR="00A63F30" w:rsidRPr="00A63F30" w14:paraId="650BC2B5" w14:textId="77777777" w:rsidTr="00F149A4">
        <w:trPr>
          <w:trHeight w:val="293"/>
          <w:jc w:val="center"/>
        </w:trPr>
        <w:tc>
          <w:tcPr>
            <w:tcW w:w="9360" w:type="dxa"/>
            <w:gridSpan w:val="4"/>
            <w:tcBorders>
              <w:top w:val="single" w:sz="4" w:space="0" w:color="auto"/>
            </w:tcBorders>
            <w:shd w:val="clear" w:color="auto" w:fill="auto"/>
            <w:vAlign w:val="center"/>
            <w:hideMark/>
          </w:tcPr>
          <w:p w14:paraId="4F0A9BE7" w14:textId="0E9CE6E0"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Alpha</w:t>
            </w:r>
            <w:r w:rsidRPr="00A63F30">
              <w:rPr>
                <w:rFonts w:ascii="Times New Roman" w:eastAsia="Times New Roman" w:hAnsi="Times New Roman" w:cs="Times New Roman"/>
                <w:b/>
                <w:bCs/>
                <w:color w:val="000000"/>
                <w:kern w:val="0"/>
                <w:sz w:val="20"/>
                <w:szCs w:val="20"/>
                <w14:ligatures w14:val="none"/>
              </w:rPr>
              <w:t xml:space="preserve"> Wave</w:t>
            </w:r>
          </w:p>
        </w:tc>
      </w:tr>
      <w:tr w:rsidR="00A63F30" w:rsidRPr="00A63F30" w14:paraId="238351A9" w14:textId="77777777" w:rsidTr="00F149A4">
        <w:trPr>
          <w:trHeight w:val="293"/>
          <w:jc w:val="center"/>
        </w:trPr>
        <w:tc>
          <w:tcPr>
            <w:tcW w:w="832" w:type="dxa"/>
            <w:shd w:val="clear" w:color="auto" w:fill="auto"/>
            <w:vAlign w:val="bottom"/>
            <w:hideMark/>
          </w:tcPr>
          <w:p w14:paraId="0F399923"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1</w:t>
            </w:r>
          </w:p>
        </w:tc>
        <w:tc>
          <w:tcPr>
            <w:tcW w:w="5770" w:type="dxa"/>
            <w:shd w:val="clear" w:color="auto" w:fill="auto"/>
            <w:vAlign w:val="bottom"/>
            <w:hideMark/>
          </w:tcPr>
          <w:p w14:paraId="2FB47F1A"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SHIELD Test Centers</w:t>
            </w:r>
          </w:p>
        </w:tc>
        <w:tc>
          <w:tcPr>
            <w:tcW w:w="1437" w:type="dxa"/>
            <w:shd w:val="clear" w:color="auto" w:fill="auto"/>
            <w:vAlign w:val="bottom"/>
            <w:hideMark/>
          </w:tcPr>
          <w:p w14:paraId="3A7CC271"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-0.00302</w:t>
            </w:r>
          </w:p>
        </w:tc>
        <w:tc>
          <w:tcPr>
            <w:tcW w:w="1321" w:type="dxa"/>
            <w:shd w:val="clear" w:color="auto" w:fill="auto"/>
            <w:vAlign w:val="bottom"/>
            <w:hideMark/>
          </w:tcPr>
          <w:p w14:paraId="5F3C3327"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450A03DB" w14:textId="77777777" w:rsidTr="00F149A4">
        <w:trPr>
          <w:trHeight w:val="293"/>
          <w:jc w:val="center"/>
        </w:trPr>
        <w:tc>
          <w:tcPr>
            <w:tcW w:w="832" w:type="dxa"/>
            <w:shd w:val="clear" w:color="auto" w:fill="auto"/>
            <w:vAlign w:val="bottom"/>
            <w:hideMark/>
          </w:tcPr>
          <w:p w14:paraId="7FE088D9"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2</w:t>
            </w:r>
          </w:p>
        </w:tc>
        <w:tc>
          <w:tcPr>
            <w:tcW w:w="5770" w:type="dxa"/>
            <w:shd w:val="clear" w:color="auto" w:fill="auto"/>
            <w:vAlign w:val="bottom"/>
            <w:hideMark/>
          </w:tcPr>
          <w:p w14:paraId="63EEDF78"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w:t>
            </w:r>
          </w:p>
        </w:tc>
        <w:tc>
          <w:tcPr>
            <w:tcW w:w="1437" w:type="dxa"/>
            <w:shd w:val="clear" w:color="auto" w:fill="auto"/>
            <w:vAlign w:val="bottom"/>
            <w:hideMark/>
          </w:tcPr>
          <w:p w14:paraId="5DFFFB7F"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-0.00542</w:t>
            </w:r>
          </w:p>
        </w:tc>
        <w:tc>
          <w:tcPr>
            <w:tcW w:w="1321" w:type="dxa"/>
            <w:shd w:val="clear" w:color="auto" w:fill="auto"/>
            <w:vAlign w:val="bottom"/>
            <w:hideMark/>
          </w:tcPr>
          <w:p w14:paraId="40602F79"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3ADF4F99" w14:textId="77777777" w:rsidTr="00F149A4">
        <w:trPr>
          <w:trHeight w:val="293"/>
          <w:jc w:val="center"/>
        </w:trPr>
        <w:tc>
          <w:tcPr>
            <w:tcW w:w="832" w:type="dxa"/>
            <w:shd w:val="clear" w:color="auto" w:fill="auto"/>
            <w:vAlign w:val="bottom"/>
            <w:hideMark/>
          </w:tcPr>
          <w:p w14:paraId="2C42CCAA"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3</w:t>
            </w:r>
          </w:p>
        </w:tc>
        <w:tc>
          <w:tcPr>
            <w:tcW w:w="5770" w:type="dxa"/>
            <w:shd w:val="clear" w:color="auto" w:fill="auto"/>
            <w:vAlign w:val="bottom"/>
            <w:hideMark/>
          </w:tcPr>
          <w:p w14:paraId="19B26303"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ADI (More Disadvantaged)</w:t>
            </w:r>
          </w:p>
        </w:tc>
        <w:tc>
          <w:tcPr>
            <w:tcW w:w="1437" w:type="dxa"/>
            <w:shd w:val="clear" w:color="auto" w:fill="auto"/>
            <w:vAlign w:val="bottom"/>
            <w:hideMark/>
          </w:tcPr>
          <w:p w14:paraId="6B8D27FA"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0.00873</w:t>
            </w:r>
          </w:p>
        </w:tc>
        <w:tc>
          <w:tcPr>
            <w:tcW w:w="1321" w:type="dxa"/>
            <w:shd w:val="clear" w:color="auto" w:fill="auto"/>
            <w:vAlign w:val="bottom"/>
            <w:hideMark/>
          </w:tcPr>
          <w:p w14:paraId="2143A360"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440C8085" w14:textId="77777777" w:rsidTr="00F149A4">
        <w:trPr>
          <w:trHeight w:val="293"/>
          <w:jc w:val="center"/>
        </w:trPr>
        <w:tc>
          <w:tcPr>
            <w:tcW w:w="832" w:type="dxa"/>
            <w:shd w:val="clear" w:color="auto" w:fill="auto"/>
            <w:vAlign w:val="center"/>
            <w:hideMark/>
          </w:tcPr>
          <w:p w14:paraId="23FD837D"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4</w:t>
            </w:r>
          </w:p>
        </w:tc>
        <w:tc>
          <w:tcPr>
            <w:tcW w:w="5770" w:type="dxa"/>
            <w:shd w:val="clear" w:color="auto" w:fill="auto"/>
            <w:vAlign w:val="bottom"/>
            <w:hideMark/>
          </w:tcPr>
          <w:p w14:paraId="4FAA2342"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xml:space="preserve">SHIELD Test </w:t>
            </w:r>
            <w:proofErr w:type="spellStart"/>
            <w:proofErr w:type="gramStart"/>
            <w:r w:rsidRPr="00A63F30">
              <w:rPr>
                <w:rFonts w:ascii="Times New Roman" w:eastAsia="Times New Roman" w:hAnsi="Times New Roman" w:cs="Times New Roman"/>
                <w:color w:val="000000"/>
                <w:kern w:val="0"/>
                <w:sz w:val="20"/>
                <w:szCs w:val="20"/>
                <w14:ligatures w14:val="none"/>
              </w:rPr>
              <w:t>Centers:ADI</w:t>
            </w:r>
            <w:proofErr w:type="spellEnd"/>
            <w:proofErr w:type="gramEnd"/>
            <w:r w:rsidRPr="00A63F30">
              <w:rPr>
                <w:rFonts w:ascii="Times New Roman" w:eastAsia="Times New Roman" w:hAnsi="Times New Roman" w:cs="Times New Roman"/>
                <w:color w:val="000000"/>
                <w:kern w:val="0"/>
                <w:sz w:val="20"/>
                <w:szCs w:val="20"/>
                <w14:ligatures w14:val="none"/>
              </w:rPr>
              <w:t xml:space="preserve"> (More Disadvantaged)</w:t>
            </w:r>
          </w:p>
        </w:tc>
        <w:tc>
          <w:tcPr>
            <w:tcW w:w="1437" w:type="dxa"/>
            <w:shd w:val="clear" w:color="auto" w:fill="auto"/>
            <w:vAlign w:val="bottom"/>
            <w:hideMark/>
          </w:tcPr>
          <w:p w14:paraId="4D177471"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0.00224</w:t>
            </w:r>
          </w:p>
        </w:tc>
        <w:tc>
          <w:tcPr>
            <w:tcW w:w="1321" w:type="dxa"/>
            <w:shd w:val="clear" w:color="auto" w:fill="auto"/>
            <w:vAlign w:val="bottom"/>
            <w:hideMark/>
          </w:tcPr>
          <w:p w14:paraId="17DAE83F"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541DC0CF" w14:textId="77777777" w:rsidTr="00F149A4">
        <w:trPr>
          <w:trHeight w:val="293"/>
          <w:jc w:val="center"/>
        </w:trPr>
        <w:tc>
          <w:tcPr>
            <w:tcW w:w="832" w:type="dxa"/>
            <w:shd w:val="clear" w:color="auto" w:fill="auto"/>
            <w:vAlign w:val="center"/>
            <w:hideMark/>
          </w:tcPr>
          <w:p w14:paraId="2EAB3AAB"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5</w:t>
            </w:r>
          </w:p>
        </w:tc>
        <w:tc>
          <w:tcPr>
            <w:tcW w:w="5770" w:type="dxa"/>
            <w:shd w:val="clear" w:color="auto" w:fill="auto"/>
            <w:vAlign w:val="bottom"/>
            <w:hideMark/>
          </w:tcPr>
          <w:p w14:paraId="79F68F7B"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xml:space="preserve">Effective Number of Test </w:t>
            </w:r>
            <w:proofErr w:type="spellStart"/>
            <w:proofErr w:type="gramStart"/>
            <w:r w:rsidRPr="00A63F30">
              <w:rPr>
                <w:rFonts w:ascii="Times New Roman" w:eastAsia="Times New Roman" w:hAnsi="Times New Roman" w:cs="Times New Roman"/>
                <w:color w:val="000000"/>
                <w:kern w:val="0"/>
                <w:sz w:val="20"/>
                <w:szCs w:val="20"/>
                <w14:ligatures w14:val="none"/>
              </w:rPr>
              <w:t>Centers:ADI</w:t>
            </w:r>
            <w:proofErr w:type="spellEnd"/>
            <w:proofErr w:type="gramEnd"/>
            <w:r w:rsidRPr="00A63F30">
              <w:rPr>
                <w:rFonts w:ascii="Times New Roman" w:eastAsia="Times New Roman" w:hAnsi="Times New Roman" w:cs="Times New Roman"/>
                <w:color w:val="000000"/>
                <w:kern w:val="0"/>
                <w:sz w:val="20"/>
                <w:szCs w:val="20"/>
                <w14:ligatures w14:val="none"/>
              </w:rPr>
              <w:t xml:space="preserve"> (More Disadvantaged)</w:t>
            </w:r>
          </w:p>
        </w:tc>
        <w:tc>
          <w:tcPr>
            <w:tcW w:w="1437" w:type="dxa"/>
            <w:shd w:val="clear" w:color="auto" w:fill="auto"/>
            <w:vAlign w:val="bottom"/>
            <w:hideMark/>
          </w:tcPr>
          <w:p w14:paraId="02EB47F7"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0.00403</w:t>
            </w:r>
          </w:p>
        </w:tc>
        <w:tc>
          <w:tcPr>
            <w:tcW w:w="1321" w:type="dxa"/>
            <w:shd w:val="clear" w:color="auto" w:fill="auto"/>
            <w:vAlign w:val="bottom"/>
            <w:hideMark/>
          </w:tcPr>
          <w:p w14:paraId="17347FF6"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3E1D40DA" w14:textId="77777777" w:rsidTr="00F149A4">
        <w:trPr>
          <w:trHeight w:val="293"/>
          <w:jc w:val="center"/>
        </w:trPr>
        <w:tc>
          <w:tcPr>
            <w:tcW w:w="9360" w:type="dxa"/>
            <w:gridSpan w:val="4"/>
            <w:shd w:val="clear" w:color="auto" w:fill="auto"/>
            <w:vAlign w:val="center"/>
            <w:hideMark/>
          </w:tcPr>
          <w:p w14:paraId="147A97C6" w14:textId="75BF89A8"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Delta</w:t>
            </w:r>
            <w:r w:rsidRPr="00A63F30">
              <w:rPr>
                <w:rFonts w:ascii="Times New Roman" w:eastAsia="Times New Roman" w:hAnsi="Times New Roman" w:cs="Times New Roman"/>
                <w:b/>
                <w:bCs/>
                <w:color w:val="000000"/>
                <w:kern w:val="0"/>
                <w:sz w:val="20"/>
                <w:szCs w:val="20"/>
                <w14:ligatures w14:val="none"/>
              </w:rPr>
              <w:t xml:space="preserve"> Wave</w:t>
            </w:r>
          </w:p>
        </w:tc>
      </w:tr>
      <w:tr w:rsidR="00A63F30" w:rsidRPr="00A63F30" w14:paraId="45CC598A" w14:textId="77777777" w:rsidTr="00F149A4">
        <w:trPr>
          <w:trHeight w:val="293"/>
          <w:jc w:val="center"/>
        </w:trPr>
        <w:tc>
          <w:tcPr>
            <w:tcW w:w="832" w:type="dxa"/>
            <w:shd w:val="clear" w:color="auto" w:fill="auto"/>
            <w:vAlign w:val="bottom"/>
            <w:hideMark/>
          </w:tcPr>
          <w:p w14:paraId="034DAE56"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1</w:t>
            </w:r>
          </w:p>
        </w:tc>
        <w:tc>
          <w:tcPr>
            <w:tcW w:w="5770" w:type="dxa"/>
            <w:shd w:val="clear" w:color="auto" w:fill="auto"/>
            <w:vAlign w:val="bottom"/>
            <w:hideMark/>
          </w:tcPr>
          <w:p w14:paraId="5625C320"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SHIELD Test Centers</w:t>
            </w:r>
          </w:p>
        </w:tc>
        <w:tc>
          <w:tcPr>
            <w:tcW w:w="1437" w:type="dxa"/>
            <w:shd w:val="clear" w:color="auto" w:fill="auto"/>
            <w:vAlign w:val="bottom"/>
            <w:hideMark/>
          </w:tcPr>
          <w:p w14:paraId="01BB9113"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0.00021</w:t>
            </w:r>
          </w:p>
        </w:tc>
        <w:tc>
          <w:tcPr>
            <w:tcW w:w="1321" w:type="dxa"/>
            <w:shd w:val="clear" w:color="auto" w:fill="auto"/>
            <w:vAlign w:val="bottom"/>
            <w:hideMark/>
          </w:tcPr>
          <w:p w14:paraId="13B94658"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52D5AACC" w14:textId="77777777" w:rsidTr="00F149A4">
        <w:trPr>
          <w:trHeight w:val="293"/>
          <w:jc w:val="center"/>
        </w:trPr>
        <w:tc>
          <w:tcPr>
            <w:tcW w:w="832" w:type="dxa"/>
            <w:shd w:val="clear" w:color="auto" w:fill="auto"/>
            <w:vAlign w:val="bottom"/>
            <w:hideMark/>
          </w:tcPr>
          <w:p w14:paraId="4B93DD1F"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2</w:t>
            </w:r>
          </w:p>
        </w:tc>
        <w:tc>
          <w:tcPr>
            <w:tcW w:w="5770" w:type="dxa"/>
            <w:shd w:val="clear" w:color="auto" w:fill="auto"/>
            <w:vAlign w:val="bottom"/>
            <w:hideMark/>
          </w:tcPr>
          <w:p w14:paraId="0296CDE0"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w:t>
            </w:r>
          </w:p>
        </w:tc>
        <w:tc>
          <w:tcPr>
            <w:tcW w:w="1437" w:type="dxa"/>
            <w:shd w:val="clear" w:color="auto" w:fill="auto"/>
            <w:vAlign w:val="bottom"/>
            <w:hideMark/>
          </w:tcPr>
          <w:p w14:paraId="6E64B528"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0.00004</w:t>
            </w:r>
          </w:p>
        </w:tc>
        <w:tc>
          <w:tcPr>
            <w:tcW w:w="1321" w:type="dxa"/>
            <w:shd w:val="clear" w:color="auto" w:fill="auto"/>
            <w:vAlign w:val="bottom"/>
            <w:hideMark/>
          </w:tcPr>
          <w:p w14:paraId="2886B4E0"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6DB82A64" w14:textId="77777777" w:rsidTr="00F149A4">
        <w:trPr>
          <w:trHeight w:val="293"/>
          <w:jc w:val="center"/>
        </w:trPr>
        <w:tc>
          <w:tcPr>
            <w:tcW w:w="832" w:type="dxa"/>
            <w:shd w:val="clear" w:color="auto" w:fill="auto"/>
            <w:vAlign w:val="bottom"/>
            <w:hideMark/>
          </w:tcPr>
          <w:p w14:paraId="6A064181"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3</w:t>
            </w:r>
          </w:p>
        </w:tc>
        <w:tc>
          <w:tcPr>
            <w:tcW w:w="5770" w:type="dxa"/>
            <w:shd w:val="clear" w:color="auto" w:fill="auto"/>
            <w:vAlign w:val="bottom"/>
            <w:hideMark/>
          </w:tcPr>
          <w:p w14:paraId="0D0BD333"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ADI (More Disadvantaged)</w:t>
            </w:r>
          </w:p>
        </w:tc>
        <w:tc>
          <w:tcPr>
            <w:tcW w:w="1437" w:type="dxa"/>
            <w:shd w:val="clear" w:color="auto" w:fill="auto"/>
            <w:vAlign w:val="bottom"/>
            <w:hideMark/>
          </w:tcPr>
          <w:p w14:paraId="19B1FD22"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0.01622</w:t>
            </w:r>
          </w:p>
        </w:tc>
        <w:tc>
          <w:tcPr>
            <w:tcW w:w="1321" w:type="dxa"/>
            <w:shd w:val="clear" w:color="auto" w:fill="auto"/>
            <w:vAlign w:val="bottom"/>
            <w:hideMark/>
          </w:tcPr>
          <w:p w14:paraId="5C48BE44"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w:t>
            </w:r>
          </w:p>
        </w:tc>
      </w:tr>
      <w:tr w:rsidR="00A63F30" w:rsidRPr="00A63F30" w14:paraId="3B7FD49D" w14:textId="77777777" w:rsidTr="00F149A4">
        <w:trPr>
          <w:trHeight w:val="293"/>
          <w:jc w:val="center"/>
        </w:trPr>
        <w:tc>
          <w:tcPr>
            <w:tcW w:w="832" w:type="dxa"/>
            <w:shd w:val="clear" w:color="auto" w:fill="auto"/>
            <w:vAlign w:val="center"/>
            <w:hideMark/>
          </w:tcPr>
          <w:p w14:paraId="4D3F298D"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4</w:t>
            </w:r>
          </w:p>
        </w:tc>
        <w:tc>
          <w:tcPr>
            <w:tcW w:w="5770" w:type="dxa"/>
            <w:shd w:val="clear" w:color="auto" w:fill="auto"/>
            <w:vAlign w:val="bottom"/>
            <w:hideMark/>
          </w:tcPr>
          <w:p w14:paraId="0B29DD5E"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xml:space="preserve">SHIELD Test </w:t>
            </w:r>
            <w:proofErr w:type="spellStart"/>
            <w:proofErr w:type="gramStart"/>
            <w:r w:rsidRPr="00A63F30">
              <w:rPr>
                <w:rFonts w:ascii="Times New Roman" w:eastAsia="Times New Roman" w:hAnsi="Times New Roman" w:cs="Times New Roman"/>
                <w:color w:val="000000"/>
                <w:kern w:val="0"/>
                <w:sz w:val="20"/>
                <w:szCs w:val="20"/>
                <w14:ligatures w14:val="none"/>
              </w:rPr>
              <w:t>Centers:ADI</w:t>
            </w:r>
            <w:proofErr w:type="spellEnd"/>
            <w:proofErr w:type="gramEnd"/>
            <w:r w:rsidRPr="00A63F30">
              <w:rPr>
                <w:rFonts w:ascii="Times New Roman" w:eastAsia="Times New Roman" w:hAnsi="Times New Roman" w:cs="Times New Roman"/>
                <w:color w:val="000000"/>
                <w:kern w:val="0"/>
                <w:sz w:val="20"/>
                <w:szCs w:val="20"/>
                <w14:ligatures w14:val="none"/>
              </w:rPr>
              <w:t xml:space="preserve"> (More Disadvantaged)</w:t>
            </w:r>
          </w:p>
        </w:tc>
        <w:tc>
          <w:tcPr>
            <w:tcW w:w="1437" w:type="dxa"/>
            <w:shd w:val="clear" w:color="auto" w:fill="auto"/>
            <w:noWrap/>
            <w:vAlign w:val="bottom"/>
            <w:hideMark/>
          </w:tcPr>
          <w:p w14:paraId="601E1C23"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-0.00202</w:t>
            </w:r>
          </w:p>
        </w:tc>
        <w:tc>
          <w:tcPr>
            <w:tcW w:w="1321" w:type="dxa"/>
            <w:shd w:val="clear" w:color="auto" w:fill="auto"/>
            <w:vAlign w:val="bottom"/>
            <w:hideMark/>
          </w:tcPr>
          <w:p w14:paraId="7E2A655E"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30EDDDC4" w14:textId="77777777" w:rsidTr="00F149A4">
        <w:trPr>
          <w:trHeight w:val="293"/>
          <w:jc w:val="center"/>
        </w:trPr>
        <w:tc>
          <w:tcPr>
            <w:tcW w:w="832" w:type="dxa"/>
            <w:shd w:val="clear" w:color="auto" w:fill="auto"/>
            <w:vAlign w:val="center"/>
            <w:hideMark/>
          </w:tcPr>
          <w:p w14:paraId="320C627A"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5</w:t>
            </w:r>
          </w:p>
        </w:tc>
        <w:tc>
          <w:tcPr>
            <w:tcW w:w="5770" w:type="dxa"/>
            <w:shd w:val="clear" w:color="auto" w:fill="auto"/>
            <w:vAlign w:val="bottom"/>
            <w:hideMark/>
          </w:tcPr>
          <w:p w14:paraId="202ABB30"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xml:space="preserve">Effective Number of Test </w:t>
            </w:r>
            <w:proofErr w:type="spellStart"/>
            <w:proofErr w:type="gramStart"/>
            <w:r w:rsidRPr="00A63F30">
              <w:rPr>
                <w:rFonts w:ascii="Times New Roman" w:eastAsia="Times New Roman" w:hAnsi="Times New Roman" w:cs="Times New Roman"/>
                <w:color w:val="000000"/>
                <w:kern w:val="0"/>
                <w:sz w:val="20"/>
                <w:szCs w:val="20"/>
                <w14:ligatures w14:val="none"/>
              </w:rPr>
              <w:t>Centers:ADI</w:t>
            </w:r>
            <w:proofErr w:type="spellEnd"/>
            <w:proofErr w:type="gramEnd"/>
            <w:r w:rsidRPr="00A63F30">
              <w:rPr>
                <w:rFonts w:ascii="Times New Roman" w:eastAsia="Times New Roman" w:hAnsi="Times New Roman" w:cs="Times New Roman"/>
                <w:color w:val="000000"/>
                <w:kern w:val="0"/>
                <w:sz w:val="20"/>
                <w:szCs w:val="20"/>
                <w14:ligatures w14:val="none"/>
              </w:rPr>
              <w:t xml:space="preserve"> (More Disadvantaged)</w:t>
            </w:r>
          </w:p>
        </w:tc>
        <w:tc>
          <w:tcPr>
            <w:tcW w:w="1437" w:type="dxa"/>
            <w:shd w:val="clear" w:color="auto" w:fill="auto"/>
            <w:vAlign w:val="bottom"/>
            <w:hideMark/>
          </w:tcPr>
          <w:p w14:paraId="225BE440"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-0.00247</w:t>
            </w:r>
          </w:p>
        </w:tc>
        <w:tc>
          <w:tcPr>
            <w:tcW w:w="1321" w:type="dxa"/>
            <w:shd w:val="clear" w:color="auto" w:fill="auto"/>
            <w:vAlign w:val="bottom"/>
            <w:hideMark/>
          </w:tcPr>
          <w:p w14:paraId="3A502D7D"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26C6DD2E" w14:textId="77777777" w:rsidTr="00F149A4">
        <w:trPr>
          <w:trHeight w:val="293"/>
          <w:jc w:val="center"/>
        </w:trPr>
        <w:tc>
          <w:tcPr>
            <w:tcW w:w="9360" w:type="dxa"/>
            <w:gridSpan w:val="4"/>
            <w:shd w:val="clear" w:color="auto" w:fill="auto"/>
            <w:vAlign w:val="center"/>
            <w:hideMark/>
          </w:tcPr>
          <w:p w14:paraId="30617B60" w14:textId="6AEACF40"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Omicron</w:t>
            </w:r>
            <w:r w:rsidRPr="00A63F30">
              <w:rPr>
                <w:rFonts w:ascii="Times New Roman" w:eastAsia="Times New Roman" w:hAnsi="Times New Roman" w:cs="Times New Roman"/>
                <w:b/>
                <w:bCs/>
                <w:color w:val="000000"/>
                <w:kern w:val="0"/>
                <w:sz w:val="20"/>
                <w:szCs w:val="20"/>
                <w14:ligatures w14:val="none"/>
              </w:rPr>
              <w:t xml:space="preserve"> Wave</w:t>
            </w:r>
          </w:p>
        </w:tc>
      </w:tr>
      <w:tr w:rsidR="00A63F30" w:rsidRPr="00A63F30" w14:paraId="2881F494" w14:textId="77777777" w:rsidTr="00F149A4">
        <w:trPr>
          <w:trHeight w:val="293"/>
          <w:jc w:val="center"/>
        </w:trPr>
        <w:tc>
          <w:tcPr>
            <w:tcW w:w="832" w:type="dxa"/>
            <w:shd w:val="clear" w:color="auto" w:fill="auto"/>
            <w:vAlign w:val="bottom"/>
            <w:hideMark/>
          </w:tcPr>
          <w:p w14:paraId="361FF63E"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1</w:t>
            </w:r>
          </w:p>
        </w:tc>
        <w:tc>
          <w:tcPr>
            <w:tcW w:w="5770" w:type="dxa"/>
            <w:shd w:val="clear" w:color="auto" w:fill="auto"/>
            <w:vAlign w:val="bottom"/>
            <w:hideMark/>
          </w:tcPr>
          <w:p w14:paraId="03367BC6"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SHIELD Test Centers</w:t>
            </w:r>
          </w:p>
        </w:tc>
        <w:tc>
          <w:tcPr>
            <w:tcW w:w="1437" w:type="dxa"/>
            <w:shd w:val="clear" w:color="auto" w:fill="auto"/>
            <w:vAlign w:val="bottom"/>
            <w:hideMark/>
          </w:tcPr>
          <w:p w14:paraId="5C3706D6"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-0.00206</w:t>
            </w:r>
          </w:p>
        </w:tc>
        <w:tc>
          <w:tcPr>
            <w:tcW w:w="1321" w:type="dxa"/>
            <w:shd w:val="clear" w:color="auto" w:fill="auto"/>
            <w:vAlign w:val="bottom"/>
            <w:hideMark/>
          </w:tcPr>
          <w:p w14:paraId="460E2A84"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795976FA" w14:textId="77777777" w:rsidTr="00F149A4">
        <w:trPr>
          <w:trHeight w:val="293"/>
          <w:jc w:val="center"/>
        </w:trPr>
        <w:tc>
          <w:tcPr>
            <w:tcW w:w="832" w:type="dxa"/>
            <w:shd w:val="clear" w:color="auto" w:fill="auto"/>
            <w:vAlign w:val="bottom"/>
            <w:hideMark/>
          </w:tcPr>
          <w:p w14:paraId="1C909774"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2</w:t>
            </w:r>
          </w:p>
        </w:tc>
        <w:tc>
          <w:tcPr>
            <w:tcW w:w="5770" w:type="dxa"/>
            <w:shd w:val="clear" w:color="auto" w:fill="auto"/>
            <w:vAlign w:val="bottom"/>
            <w:hideMark/>
          </w:tcPr>
          <w:p w14:paraId="720EEDC4"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Effective Number of Test Centers</w:t>
            </w:r>
          </w:p>
        </w:tc>
        <w:tc>
          <w:tcPr>
            <w:tcW w:w="1437" w:type="dxa"/>
            <w:shd w:val="clear" w:color="auto" w:fill="auto"/>
            <w:vAlign w:val="bottom"/>
            <w:hideMark/>
          </w:tcPr>
          <w:p w14:paraId="41C473FC"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-0.00249</w:t>
            </w:r>
          </w:p>
        </w:tc>
        <w:tc>
          <w:tcPr>
            <w:tcW w:w="1321" w:type="dxa"/>
            <w:shd w:val="clear" w:color="auto" w:fill="auto"/>
            <w:vAlign w:val="bottom"/>
            <w:hideMark/>
          </w:tcPr>
          <w:p w14:paraId="28A26716"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w:t>
            </w:r>
          </w:p>
        </w:tc>
      </w:tr>
      <w:tr w:rsidR="00A63F30" w:rsidRPr="00A63F30" w14:paraId="612C0591" w14:textId="77777777" w:rsidTr="00F149A4">
        <w:trPr>
          <w:trHeight w:val="293"/>
          <w:jc w:val="center"/>
        </w:trPr>
        <w:tc>
          <w:tcPr>
            <w:tcW w:w="832" w:type="dxa"/>
            <w:shd w:val="clear" w:color="auto" w:fill="auto"/>
            <w:vAlign w:val="bottom"/>
            <w:hideMark/>
          </w:tcPr>
          <w:p w14:paraId="783659AA"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3</w:t>
            </w:r>
          </w:p>
        </w:tc>
        <w:tc>
          <w:tcPr>
            <w:tcW w:w="5770" w:type="dxa"/>
            <w:shd w:val="clear" w:color="auto" w:fill="auto"/>
            <w:vAlign w:val="bottom"/>
            <w:hideMark/>
          </w:tcPr>
          <w:p w14:paraId="581AD0E8"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ADI (More Disadvantaged)</w:t>
            </w:r>
          </w:p>
        </w:tc>
        <w:tc>
          <w:tcPr>
            <w:tcW w:w="1437" w:type="dxa"/>
            <w:shd w:val="clear" w:color="auto" w:fill="auto"/>
            <w:vAlign w:val="bottom"/>
            <w:hideMark/>
          </w:tcPr>
          <w:p w14:paraId="17CD41C1"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0.02097</w:t>
            </w:r>
          </w:p>
        </w:tc>
        <w:tc>
          <w:tcPr>
            <w:tcW w:w="1321" w:type="dxa"/>
            <w:shd w:val="clear" w:color="auto" w:fill="auto"/>
            <w:vAlign w:val="bottom"/>
            <w:hideMark/>
          </w:tcPr>
          <w:p w14:paraId="38604B0D"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w:t>
            </w:r>
          </w:p>
        </w:tc>
      </w:tr>
      <w:tr w:rsidR="00A63F30" w:rsidRPr="00A63F30" w14:paraId="65D1EAB1" w14:textId="77777777" w:rsidTr="00F149A4">
        <w:trPr>
          <w:trHeight w:val="293"/>
          <w:jc w:val="center"/>
        </w:trPr>
        <w:tc>
          <w:tcPr>
            <w:tcW w:w="832" w:type="dxa"/>
            <w:shd w:val="clear" w:color="auto" w:fill="auto"/>
            <w:vAlign w:val="center"/>
            <w:hideMark/>
          </w:tcPr>
          <w:p w14:paraId="70DE6F54"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4</w:t>
            </w:r>
          </w:p>
        </w:tc>
        <w:tc>
          <w:tcPr>
            <w:tcW w:w="5770" w:type="dxa"/>
            <w:shd w:val="clear" w:color="auto" w:fill="auto"/>
            <w:vAlign w:val="bottom"/>
            <w:hideMark/>
          </w:tcPr>
          <w:p w14:paraId="2061D9AF"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xml:space="preserve">SHIELD Test </w:t>
            </w:r>
            <w:proofErr w:type="spellStart"/>
            <w:proofErr w:type="gramStart"/>
            <w:r w:rsidRPr="00A63F30">
              <w:rPr>
                <w:rFonts w:ascii="Times New Roman" w:eastAsia="Times New Roman" w:hAnsi="Times New Roman" w:cs="Times New Roman"/>
                <w:color w:val="000000"/>
                <w:kern w:val="0"/>
                <w:sz w:val="20"/>
                <w:szCs w:val="20"/>
                <w14:ligatures w14:val="none"/>
              </w:rPr>
              <w:t>Centers:ADI</w:t>
            </w:r>
            <w:proofErr w:type="spellEnd"/>
            <w:proofErr w:type="gramEnd"/>
            <w:r w:rsidRPr="00A63F30">
              <w:rPr>
                <w:rFonts w:ascii="Times New Roman" w:eastAsia="Times New Roman" w:hAnsi="Times New Roman" w:cs="Times New Roman"/>
                <w:color w:val="000000"/>
                <w:kern w:val="0"/>
                <w:sz w:val="20"/>
                <w:szCs w:val="20"/>
                <w14:ligatures w14:val="none"/>
              </w:rPr>
              <w:t xml:space="preserve"> (More Disadvantaged)</w:t>
            </w:r>
          </w:p>
        </w:tc>
        <w:tc>
          <w:tcPr>
            <w:tcW w:w="1437" w:type="dxa"/>
            <w:shd w:val="clear" w:color="auto" w:fill="auto"/>
            <w:noWrap/>
            <w:vAlign w:val="bottom"/>
            <w:hideMark/>
          </w:tcPr>
          <w:p w14:paraId="64E8E544"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-0.00388</w:t>
            </w:r>
          </w:p>
        </w:tc>
        <w:tc>
          <w:tcPr>
            <w:tcW w:w="1321" w:type="dxa"/>
            <w:shd w:val="clear" w:color="auto" w:fill="auto"/>
            <w:vAlign w:val="bottom"/>
            <w:hideMark/>
          </w:tcPr>
          <w:p w14:paraId="55B0419C" w14:textId="77777777" w:rsidR="00A63F30" w:rsidRPr="00A63F30" w:rsidRDefault="00A63F30" w:rsidP="00A63F30">
            <w:pPr>
              <w:spacing w:after="0" w:line="240" w:lineRule="auto"/>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 </w:t>
            </w:r>
          </w:p>
        </w:tc>
      </w:tr>
      <w:tr w:rsidR="00A63F30" w:rsidRPr="00A63F30" w14:paraId="5F319554" w14:textId="77777777" w:rsidTr="00F149A4">
        <w:trPr>
          <w:trHeight w:val="293"/>
          <w:jc w:val="center"/>
        </w:trPr>
        <w:tc>
          <w:tcPr>
            <w:tcW w:w="832" w:type="dxa"/>
            <w:shd w:val="clear" w:color="auto" w:fill="auto"/>
            <w:vAlign w:val="center"/>
            <w:hideMark/>
          </w:tcPr>
          <w:p w14:paraId="41256D28"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5</w:t>
            </w:r>
          </w:p>
        </w:tc>
        <w:tc>
          <w:tcPr>
            <w:tcW w:w="5770" w:type="dxa"/>
            <w:shd w:val="clear" w:color="auto" w:fill="auto"/>
            <w:vAlign w:val="bottom"/>
            <w:hideMark/>
          </w:tcPr>
          <w:p w14:paraId="53D95DBD" w14:textId="77777777" w:rsidR="00A63F30" w:rsidRPr="00A63F30" w:rsidRDefault="00A63F30" w:rsidP="00A63F30">
            <w:pPr>
              <w:spacing w:after="0" w:line="240" w:lineRule="auto"/>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 xml:space="preserve">Effective Number of Test </w:t>
            </w:r>
            <w:proofErr w:type="spellStart"/>
            <w:proofErr w:type="gramStart"/>
            <w:r w:rsidRPr="00A63F30">
              <w:rPr>
                <w:rFonts w:ascii="Times New Roman" w:eastAsia="Times New Roman" w:hAnsi="Times New Roman" w:cs="Times New Roman"/>
                <w:color w:val="000000"/>
                <w:kern w:val="0"/>
                <w:sz w:val="20"/>
                <w:szCs w:val="20"/>
                <w14:ligatures w14:val="none"/>
              </w:rPr>
              <w:t>Centers:ADI</w:t>
            </w:r>
            <w:proofErr w:type="spellEnd"/>
            <w:proofErr w:type="gramEnd"/>
            <w:r w:rsidRPr="00A63F30">
              <w:rPr>
                <w:rFonts w:ascii="Times New Roman" w:eastAsia="Times New Roman" w:hAnsi="Times New Roman" w:cs="Times New Roman"/>
                <w:color w:val="000000"/>
                <w:kern w:val="0"/>
                <w:sz w:val="20"/>
                <w:szCs w:val="20"/>
                <w14:ligatures w14:val="none"/>
              </w:rPr>
              <w:t xml:space="preserve"> (More Disadvantaged)</w:t>
            </w:r>
          </w:p>
        </w:tc>
        <w:tc>
          <w:tcPr>
            <w:tcW w:w="1437" w:type="dxa"/>
            <w:shd w:val="clear" w:color="auto" w:fill="auto"/>
            <w:vAlign w:val="bottom"/>
            <w:hideMark/>
          </w:tcPr>
          <w:p w14:paraId="54EDFD11" w14:textId="77777777" w:rsidR="00A63F30" w:rsidRPr="00A63F30" w:rsidRDefault="00A63F30" w:rsidP="00A63F30">
            <w:pPr>
              <w:spacing w:after="0" w:line="240" w:lineRule="auto"/>
              <w:jc w:val="center"/>
              <w:rPr>
                <w:rFonts w:ascii="Times New Roman" w:eastAsia="Times New Roman" w:hAnsi="Times New Roman" w:cs="Times New Roman"/>
                <w:color w:val="000000"/>
                <w:kern w:val="0"/>
                <w:sz w:val="20"/>
                <w:szCs w:val="20"/>
                <w14:ligatures w14:val="none"/>
              </w:rPr>
            </w:pPr>
            <w:r w:rsidRPr="00A63F30">
              <w:rPr>
                <w:rFonts w:ascii="Times New Roman" w:eastAsia="Times New Roman" w:hAnsi="Times New Roman" w:cs="Times New Roman"/>
                <w:color w:val="000000"/>
                <w:kern w:val="0"/>
                <w:sz w:val="20"/>
                <w:szCs w:val="20"/>
                <w14:ligatures w14:val="none"/>
              </w:rPr>
              <w:t>-0.00594</w:t>
            </w:r>
          </w:p>
        </w:tc>
        <w:tc>
          <w:tcPr>
            <w:tcW w:w="1321" w:type="dxa"/>
            <w:shd w:val="clear" w:color="auto" w:fill="auto"/>
            <w:vAlign w:val="bottom"/>
            <w:hideMark/>
          </w:tcPr>
          <w:p w14:paraId="4912541C" w14:textId="77777777" w:rsidR="00A63F30" w:rsidRPr="00A63F30" w:rsidRDefault="00A63F30" w:rsidP="00A63F30">
            <w:pPr>
              <w:spacing w:after="0" w:line="240" w:lineRule="auto"/>
              <w:jc w:val="center"/>
              <w:rPr>
                <w:rFonts w:ascii="Times New Roman" w:eastAsia="Times New Roman" w:hAnsi="Times New Roman" w:cs="Times New Roman"/>
                <w:b/>
                <w:bCs/>
                <w:color w:val="000000"/>
                <w:kern w:val="0"/>
                <w:sz w:val="20"/>
                <w:szCs w:val="20"/>
                <w14:ligatures w14:val="none"/>
              </w:rPr>
            </w:pPr>
            <w:r w:rsidRPr="00A63F30">
              <w:rPr>
                <w:rFonts w:ascii="Times New Roman" w:eastAsia="Times New Roman" w:hAnsi="Times New Roman" w:cs="Times New Roman"/>
                <w:b/>
                <w:bCs/>
                <w:color w:val="000000"/>
                <w:kern w:val="0"/>
                <w:sz w:val="20"/>
                <w:szCs w:val="20"/>
                <w14:ligatures w14:val="none"/>
              </w:rPr>
              <w:t>*</w:t>
            </w:r>
          </w:p>
        </w:tc>
      </w:tr>
    </w:tbl>
    <w:p w14:paraId="496D746C" w14:textId="77777777" w:rsidR="00A0770B" w:rsidRPr="00A0770B" w:rsidRDefault="00A0770B" w:rsidP="00F149A4">
      <w:pPr>
        <w:spacing w:before="120" w:after="0" w:line="360" w:lineRule="auto"/>
        <w:jc w:val="both"/>
        <w:rPr>
          <w:rFonts w:ascii="Times New Roman" w:hAnsi="Times New Roman" w:cs="Times New Roman"/>
          <w:sz w:val="20"/>
          <w:szCs w:val="20"/>
        </w:rPr>
      </w:pPr>
      <w:r w:rsidRPr="00A0770B">
        <w:rPr>
          <w:rFonts w:ascii="Times New Roman" w:hAnsi="Times New Roman" w:cs="Times New Roman"/>
          <w:sz w:val="20"/>
          <w:szCs w:val="20"/>
        </w:rPr>
        <w:t>During the Alpha wave, the estimates for the number of SHIELD test centers and the effective number of test centers in Models 1 and 2 are negative, suggesting a potential reduction in COVID ICU admission rates associated with the presence of more test centers. However, these effects are not statistically significant. In Model 3, the ADI variable shows a positive estimate (0.873%), indicating a potential increase in ICU admissions in more disadvantaged areas, though this result is also not statistically significant. The interaction terms in Models 4 and 5 suggest small positive effects when combining SHIELD test centers with ADI, but neither interaction is statistically significant, indicating no substantial difference in the impact of SHIELD centers across socio-economic contexts during the Alpha wave.</w:t>
      </w:r>
    </w:p>
    <w:p w14:paraId="07183EE9" w14:textId="77777777" w:rsidR="00A0770B" w:rsidRPr="00A0770B" w:rsidRDefault="00A0770B" w:rsidP="00A0770B">
      <w:pPr>
        <w:spacing w:after="0" w:line="360" w:lineRule="auto"/>
        <w:jc w:val="both"/>
        <w:rPr>
          <w:rFonts w:ascii="Times New Roman" w:hAnsi="Times New Roman" w:cs="Times New Roman"/>
          <w:sz w:val="20"/>
          <w:szCs w:val="20"/>
        </w:rPr>
      </w:pPr>
      <w:r w:rsidRPr="00A0770B">
        <w:rPr>
          <w:rFonts w:ascii="Times New Roman" w:hAnsi="Times New Roman" w:cs="Times New Roman"/>
          <w:sz w:val="20"/>
          <w:szCs w:val="20"/>
        </w:rPr>
        <w:t xml:space="preserve">During the Delta wave, Model 3 presents a positive estimate (1.622%) for the more disadvantaged ADI, which is statistically significant at the </w:t>
      </w:r>
      <w:r w:rsidRPr="00A0770B">
        <w:rPr>
          <w:rFonts w:ascii="Times New Roman" w:hAnsi="Times New Roman" w:cs="Times New Roman"/>
          <w:i/>
          <w:iCs/>
          <w:sz w:val="20"/>
          <w:szCs w:val="20"/>
        </w:rPr>
        <w:t>p</w:t>
      </w:r>
      <w:r w:rsidRPr="00A0770B">
        <w:rPr>
          <w:rFonts w:ascii="Times New Roman" w:hAnsi="Times New Roman" w:cs="Times New Roman"/>
          <w:sz w:val="20"/>
          <w:szCs w:val="20"/>
        </w:rPr>
        <w:t xml:space="preserve"> &lt; 0.1 level. This suggests that these zip codes experienced higher COVID ICU admission rates, reflecting a socio-economic disparity in the burden of severe COVID-19 cases.</w:t>
      </w:r>
    </w:p>
    <w:p w14:paraId="483224CB" w14:textId="77777777" w:rsidR="00A0770B" w:rsidRDefault="00A0770B" w:rsidP="00A0770B">
      <w:pPr>
        <w:spacing w:after="0" w:line="360" w:lineRule="auto"/>
        <w:jc w:val="both"/>
        <w:rPr>
          <w:rFonts w:ascii="Times New Roman" w:hAnsi="Times New Roman" w:cs="Times New Roman"/>
          <w:sz w:val="20"/>
          <w:szCs w:val="20"/>
        </w:rPr>
      </w:pPr>
      <w:r w:rsidRPr="00A0770B">
        <w:rPr>
          <w:rFonts w:ascii="Times New Roman" w:hAnsi="Times New Roman" w:cs="Times New Roman"/>
          <w:sz w:val="20"/>
          <w:szCs w:val="20"/>
        </w:rPr>
        <w:t>Finally, during the Omicron wave, Model 3 shows a positive and statistically significant estimate (</w:t>
      </w:r>
      <w:r w:rsidRPr="00A0770B">
        <w:rPr>
          <w:rFonts w:ascii="Times New Roman" w:hAnsi="Times New Roman" w:cs="Times New Roman"/>
          <w:i/>
          <w:iCs/>
          <w:sz w:val="20"/>
          <w:szCs w:val="20"/>
        </w:rPr>
        <w:t>p</w:t>
      </w:r>
      <w:r w:rsidRPr="00A0770B">
        <w:rPr>
          <w:rFonts w:ascii="Times New Roman" w:hAnsi="Times New Roman" w:cs="Times New Roman"/>
          <w:sz w:val="20"/>
          <w:szCs w:val="20"/>
        </w:rPr>
        <w:t xml:space="preserve"> &lt; 0.1), indicating that more disadvantaged zip codes experienced higher COVID ICU admission rates compared to less disadvantaged </w:t>
      </w:r>
      <w:r w:rsidRPr="00A0770B">
        <w:rPr>
          <w:rFonts w:ascii="Times New Roman" w:hAnsi="Times New Roman" w:cs="Times New Roman"/>
          <w:sz w:val="20"/>
          <w:szCs w:val="20"/>
        </w:rPr>
        <w:lastRenderedPageBreak/>
        <w:t>areas. Additionally, Model 5 reveals that an increase in the effectiveness of SHIELD centers in more disadvantaged ADI areas is associated with a 0.5% reduction in the COVID ICU admission rate (</w:t>
      </w:r>
      <w:r w:rsidRPr="00A0770B">
        <w:rPr>
          <w:rFonts w:ascii="Times New Roman" w:hAnsi="Times New Roman" w:cs="Times New Roman"/>
          <w:i/>
          <w:iCs/>
          <w:sz w:val="20"/>
          <w:szCs w:val="20"/>
        </w:rPr>
        <w:t>p</w:t>
      </w:r>
      <w:r w:rsidRPr="00A0770B">
        <w:rPr>
          <w:rFonts w:ascii="Times New Roman" w:hAnsi="Times New Roman" w:cs="Times New Roman"/>
          <w:sz w:val="20"/>
          <w:szCs w:val="20"/>
        </w:rPr>
        <w:t xml:space="preserve"> &lt; 0.1). Our data indicates that the average COVID ICU rate in these disadvantaged areas is currently 6.33%. Therefore, enhancing the effectiveness of SHIELD centers by one unit would reduce the average COVID ICU rate to 5.83% in these regions.</w:t>
      </w:r>
    </w:p>
    <w:p w14:paraId="5785C61C" w14:textId="25AC0E7C" w:rsidR="00A0770B" w:rsidRDefault="004C384B" w:rsidP="005A4B0A">
      <w:pPr>
        <w:spacing w:after="120" w:line="360" w:lineRule="auto"/>
        <w:jc w:val="both"/>
        <w:rPr>
          <w:rFonts w:ascii="Times New Roman" w:hAnsi="Times New Roman" w:cs="Times New Roman"/>
          <w:sz w:val="20"/>
          <w:szCs w:val="20"/>
        </w:rPr>
      </w:pPr>
      <w:r>
        <w:rPr>
          <w:rFonts w:ascii="Times New Roman" w:hAnsi="Times New Roman" w:cs="Times New Roman"/>
          <w:sz w:val="20"/>
          <w:szCs w:val="20"/>
        </w:rPr>
        <w:t>Table 3</w:t>
      </w:r>
      <w:r w:rsidRPr="004C384B">
        <w:rPr>
          <w:rFonts w:ascii="Times New Roman" w:hAnsi="Times New Roman" w:cs="Times New Roman"/>
          <w:sz w:val="20"/>
          <w:szCs w:val="20"/>
        </w:rPr>
        <w:t xml:space="preserve"> presents the results of a regression analysis examining the impact of SHIELD test centers and </w:t>
      </w:r>
      <w:r>
        <w:rPr>
          <w:rFonts w:ascii="Times New Roman" w:hAnsi="Times New Roman" w:cs="Times New Roman"/>
          <w:sz w:val="20"/>
          <w:szCs w:val="20"/>
        </w:rPr>
        <w:t>ADI</w:t>
      </w:r>
      <w:r w:rsidRPr="004C384B">
        <w:rPr>
          <w:rFonts w:ascii="Times New Roman" w:hAnsi="Times New Roman" w:cs="Times New Roman"/>
          <w:sz w:val="20"/>
          <w:szCs w:val="20"/>
        </w:rPr>
        <w:t xml:space="preserve"> on COVID ICU admission rates with a one-month lag. This lag analysis aims to determine how COVID-19 testing influences ICU admission rates one month later, considering different COVID-19 waves</w:t>
      </w:r>
      <w:r w:rsidR="00E55023">
        <w:rPr>
          <w:rFonts w:ascii="Times New Roman" w:hAnsi="Times New Roman" w:cs="Times New Roman"/>
          <w:sz w:val="20"/>
          <w:szCs w:val="20"/>
        </w:rPr>
        <w:t>.</w:t>
      </w:r>
    </w:p>
    <w:p w14:paraId="4358DE18" w14:textId="74C75348" w:rsidR="005A4B0A" w:rsidRPr="005A4B0A" w:rsidRDefault="005A4B0A" w:rsidP="005A4B0A">
      <w:pPr>
        <w:spacing w:after="0" w:line="360" w:lineRule="auto"/>
        <w:jc w:val="center"/>
        <w:rPr>
          <w:rFonts w:ascii="Times New Roman" w:hAnsi="Times New Roman" w:cs="Times New Roman"/>
          <w:sz w:val="18"/>
          <w:szCs w:val="18"/>
        </w:rPr>
      </w:pPr>
      <w:r w:rsidRPr="00BE6404">
        <w:rPr>
          <w:rFonts w:ascii="Times New Roman" w:hAnsi="Times New Roman" w:cs="Times New Roman"/>
          <w:b/>
          <w:bCs/>
          <w:sz w:val="18"/>
          <w:szCs w:val="18"/>
        </w:rPr>
        <w:t xml:space="preserve">Table </w:t>
      </w:r>
      <w:r>
        <w:rPr>
          <w:rFonts w:ascii="Times New Roman" w:hAnsi="Times New Roman" w:cs="Times New Roman"/>
          <w:b/>
          <w:bCs/>
          <w:sz w:val="18"/>
          <w:szCs w:val="18"/>
        </w:rPr>
        <w:t>3</w:t>
      </w:r>
      <w:r w:rsidRPr="00BE6404">
        <w:rPr>
          <w:rFonts w:ascii="Times New Roman" w:hAnsi="Times New Roman" w:cs="Times New Roman"/>
          <w:sz w:val="18"/>
          <w:szCs w:val="18"/>
        </w:rPr>
        <w:t xml:space="preserve">: Impact of SHIELD </w:t>
      </w:r>
      <w:r>
        <w:rPr>
          <w:rFonts w:ascii="Times New Roman" w:hAnsi="Times New Roman" w:cs="Times New Roman"/>
          <w:sz w:val="18"/>
          <w:szCs w:val="18"/>
        </w:rPr>
        <w:t>t</w:t>
      </w:r>
      <w:r w:rsidRPr="00BE6404">
        <w:rPr>
          <w:rFonts w:ascii="Times New Roman" w:hAnsi="Times New Roman" w:cs="Times New Roman"/>
          <w:sz w:val="18"/>
          <w:szCs w:val="18"/>
        </w:rPr>
        <w:t xml:space="preserve">est </w:t>
      </w:r>
      <w:r>
        <w:rPr>
          <w:rFonts w:ascii="Times New Roman" w:hAnsi="Times New Roman" w:cs="Times New Roman"/>
          <w:sz w:val="18"/>
          <w:szCs w:val="18"/>
        </w:rPr>
        <w:t>c</w:t>
      </w:r>
      <w:r w:rsidRPr="00BE6404">
        <w:rPr>
          <w:rFonts w:ascii="Times New Roman" w:hAnsi="Times New Roman" w:cs="Times New Roman"/>
          <w:sz w:val="18"/>
          <w:szCs w:val="18"/>
        </w:rPr>
        <w:t xml:space="preserve">enters and ADI on COVID ICU </w:t>
      </w:r>
      <w:r>
        <w:rPr>
          <w:rFonts w:ascii="Times New Roman" w:hAnsi="Times New Roman" w:cs="Times New Roman"/>
          <w:sz w:val="18"/>
          <w:szCs w:val="18"/>
        </w:rPr>
        <w:t>a</w:t>
      </w:r>
      <w:r w:rsidRPr="00BE6404">
        <w:rPr>
          <w:rFonts w:ascii="Times New Roman" w:hAnsi="Times New Roman" w:cs="Times New Roman"/>
          <w:sz w:val="18"/>
          <w:szCs w:val="18"/>
        </w:rPr>
        <w:t xml:space="preserve">dmission </w:t>
      </w:r>
      <w:r>
        <w:rPr>
          <w:rFonts w:ascii="Times New Roman" w:hAnsi="Times New Roman" w:cs="Times New Roman"/>
          <w:sz w:val="18"/>
          <w:szCs w:val="18"/>
        </w:rPr>
        <w:t>r</w:t>
      </w:r>
      <w:r w:rsidRPr="00BE6404">
        <w:rPr>
          <w:rFonts w:ascii="Times New Roman" w:hAnsi="Times New Roman" w:cs="Times New Roman"/>
          <w:sz w:val="18"/>
          <w:szCs w:val="18"/>
        </w:rPr>
        <w:t xml:space="preserve">ates </w:t>
      </w:r>
      <w:r>
        <w:rPr>
          <w:rFonts w:ascii="Times New Roman" w:hAnsi="Times New Roman" w:cs="Times New Roman"/>
          <w:sz w:val="18"/>
          <w:szCs w:val="18"/>
        </w:rPr>
        <w:t>(</w:t>
      </w:r>
      <w:r w:rsidR="00D96B7B">
        <w:rPr>
          <w:rFonts w:ascii="Times New Roman" w:hAnsi="Times New Roman" w:cs="Times New Roman"/>
          <w:sz w:val="18"/>
          <w:szCs w:val="18"/>
        </w:rPr>
        <w:t>one-month lag)</w:t>
      </w:r>
    </w:p>
    <w:tbl>
      <w:tblPr>
        <w:tblW w:w="9332" w:type="dxa"/>
        <w:jc w:val="center"/>
        <w:tblBorders>
          <w:top w:val="single" w:sz="4" w:space="0" w:color="auto"/>
          <w:bottom w:val="single" w:sz="4" w:space="0" w:color="auto"/>
        </w:tblBorders>
        <w:tblLook w:val="0600" w:firstRow="0" w:lastRow="0" w:firstColumn="0" w:lastColumn="0" w:noHBand="1" w:noVBand="1"/>
      </w:tblPr>
      <w:tblGrid>
        <w:gridCol w:w="793"/>
        <w:gridCol w:w="5505"/>
        <w:gridCol w:w="1370"/>
        <w:gridCol w:w="1664"/>
      </w:tblGrid>
      <w:tr w:rsidR="00E55023" w:rsidRPr="00E55023" w14:paraId="2069C54E" w14:textId="77777777" w:rsidTr="00E55023">
        <w:trPr>
          <w:trHeight w:val="297"/>
          <w:jc w:val="center"/>
        </w:trPr>
        <w:tc>
          <w:tcPr>
            <w:tcW w:w="793" w:type="dxa"/>
            <w:tcBorders>
              <w:bottom w:val="single" w:sz="4" w:space="0" w:color="auto"/>
            </w:tcBorders>
            <w:shd w:val="clear" w:color="auto" w:fill="auto"/>
            <w:vAlign w:val="center"/>
            <w:hideMark/>
          </w:tcPr>
          <w:p w14:paraId="71190FB5"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Model</w:t>
            </w:r>
          </w:p>
        </w:tc>
        <w:tc>
          <w:tcPr>
            <w:tcW w:w="5505" w:type="dxa"/>
            <w:tcBorders>
              <w:bottom w:val="single" w:sz="4" w:space="0" w:color="auto"/>
            </w:tcBorders>
            <w:shd w:val="clear" w:color="auto" w:fill="auto"/>
            <w:vAlign w:val="center"/>
            <w:hideMark/>
          </w:tcPr>
          <w:p w14:paraId="697C9294" w14:textId="77777777" w:rsidR="00E55023" w:rsidRPr="00E55023" w:rsidRDefault="00E55023" w:rsidP="00E55023">
            <w:pPr>
              <w:spacing w:after="0" w:line="240" w:lineRule="auto"/>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Predictors</w:t>
            </w:r>
          </w:p>
        </w:tc>
        <w:tc>
          <w:tcPr>
            <w:tcW w:w="1370" w:type="dxa"/>
            <w:tcBorders>
              <w:bottom w:val="single" w:sz="4" w:space="0" w:color="auto"/>
            </w:tcBorders>
            <w:shd w:val="clear" w:color="auto" w:fill="auto"/>
            <w:vAlign w:val="center"/>
            <w:hideMark/>
          </w:tcPr>
          <w:p w14:paraId="6B103378"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Estimates</w:t>
            </w:r>
          </w:p>
        </w:tc>
        <w:tc>
          <w:tcPr>
            <w:tcW w:w="1662" w:type="dxa"/>
            <w:shd w:val="clear" w:color="auto" w:fill="auto"/>
            <w:vAlign w:val="center"/>
            <w:hideMark/>
          </w:tcPr>
          <w:p w14:paraId="67937E86"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Significance Level</w:t>
            </w:r>
          </w:p>
        </w:tc>
      </w:tr>
      <w:tr w:rsidR="00E55023" w:rsidRPr="00E55023" w14:paraId="18F121D0" w14:textId="77777777" w:rsidTr="00E55023">
        <w:trPr>
          <w:trHeight w:val="297"/>
          <w:jc w:val="center"/>
        </w:trPr>
        <w:tc>
          <w:tcPr>
            <w:tcW w:w="9332" w:type="dxa"/>
            <w:gridSpan w:val="4"/>
            <w:tcBorders>
              <w:top w:val="single" w:sz="4" w:space="0" w:color="auto"/>
            </w:tcBorders>
            <w:shd w:val="clear" w:color="auto" w:fill="auto"/>
            <w:vAlign w:val="center"/>
            <w:hideMark/>
          </w:tcPr>
          <w:p w14:paraId="14C30706" w14:textId="63355961"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Alpha</w:t>
            </w:r>
            <w:r w:rsidRPr="00E55023">
              <w:rPr>
                <w:rFonts w:ascii="Times New Roman" w:eastAsia="Times New Roman" w:hAnsi="Times New Roman" w:cs="Times New Roman"/>
                <w:b/>
                <w:bCs/>
                <w:color w:val="000000"/>
                <w:kern w:val="0"/>
                <w:sz w:val="20"/>
                <w:szCs w:val="20"/>
                <w14:ligatures w14:val="none"/>
              </w:rPr>
              <w:t xml:space="preserve"> Wave</w:t>
            </w:r>
          </w:p>
        </w:tc>
      </w:tr>
      <w:tr w:rsidR="00E55023" w:rsidRPr="00E55023" w14:paraId="4CCEBFFB" w14:textId="77777777" w:rsidTr="00E55023">
        <w:trPr>
          <w:trHeight w:val="297"/>
          <w:jc w:val="center"/>
        </w:trPr>
        <w:tc>
          <w:tcPr>
            <w:tcW w:w="793" w:type="dxa"/>
            <w:shd w:val="clear" w:color="auto" w:fill="auto"/>
            <w:vAlign w:val="bottom"/>
            <w:hideMark/>
          </w:tcPr>
          <w:p w14:paraId="75AAD79D"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1</w:t>
            </w:r>
          </w:p>
        </w:tc>
        <w:tc>
          <w:tcPr>
            <w:tcW w:w="5505" w:type="dxa"/>
            <w:shd w:val="clear" w:color="auto" w:fill="auto"/>
            <w:vAlign w:val="bottom"/>
            <w:hideMark/>
          </w:tcPr>
          <w:p w14:paraId="361EA4F0"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SHIELD Test Centers</w:t>
            </w:r>
          </w:p>
        </w:tc>
        <w:tc>
          <w:tcPr>
            <w:tcW w:w="1370" w:type="dxa"/>
            <w:shd w:val="clear" w:color="auto" w:fill="auto"/>
            <w:vAlign w:val="bottom"/>
            <w:hideMark/>
          </w:tcPr>
          <w:p w14:paraId="50AA4B40"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0.0009</w:t>
            </w:r>
          </w:p>
        </w:tc>
        <w:tc>
          <w:tcPr>
            <w:tcW w:w="1662" w:type="dxa"/>
            <w:shd w:val="clear" w:color="auto" w:fill="auto"/>
            <w:vAlign w:val="bottom"/>
            <w:hideMark/>
          </w:tcPr>
          <w:p w14:paraId="3015BBB4"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528D022C" w14:textId="77777777" w:rsidTr="00E55023">
        <w:trPr>
          <w:trHeight w:val="297"/>
          <w:jc w:val="center"/>
        </w:trPr>
        <w:tc>
          <w:tcPr>
            <w:tcW w:w="793" w:type="dxa"/>
            <w:shd w:val="clear" w:color="auto" w:fill="auto"/>
            <w:vAlign w:val="bottom"/>
            <w:hideMark/>
          </w:tcPr>
          <w:p w14:paraId="32A7E6FD"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2</w:t>
            </w:r>
          </w:p>
        </w:tc>
        <w:tc>
          <w:tcPr>
            <w:tcW w:w="5505" w:type="dxa"/>
            <w:shd w:val="clear" w:color="auto" w:fill="auto"/>
            <w:vAlign w:val="bottom"/>
            <w:hideMark/>
          </w:tcPr>
          <w:p w14:paraId="6E55337A"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w:t>
            </w:r>
          </w:p>
        </w:tc>
        <w:tc>
          <w:tcPr>
            <w:tcW w:w="1370" w:type="dxa"/>
            <w:shd w:val="clear" w:color="auto" w:fill="auto"/>
            <w:vAlign w:val="bottom"/>
            <w:hideMark/>
          </w:tcPr>
          <w:p w14:paraId="55A4B8AB"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0.00251</w:t>
            </w:r>
          </w:p>
        </w:tc>
        <w:tc>
          <w:tcPr>
            <w:tcW w:w="1662" w:type="dxa"/>
            <w:shd w:val="clear" w:color="auto" w:fill="auto"/>
            <w:vAlign w:val="bottom"/>
            <w:hideMark/>
          </w:tcPr>
          <w:p w14:paraId="2B4D60F3"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7DFC0828" w14:textId="77777777" w:rsidTr="00E55023">
        <w:trPr>
          <w:trHeight w:val="297"/>
          <w:jc w:val="center"/>
        </w:trPr>
        <w:tc>
          <w:tcPr>
            <w:tcW w:w="793" w:type="dxa"/>
            <w:shd w:val="clear" w:color="auto" w:fill="auto"/>
            <w:vAlign w:val="bottom"/>
            <w:hideMark/>
          </w:tcPr>
          <w:p w14:paraId="06993F29"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3</w:t>
            </w:r>
          </w:p>
        </w:tc>
        <w:tc>
          <w:tcPr>
            <w:tcW w:w="5505" w:type="dxa"/>
            <w:shd w:val="clear" w:color="auto" w:fill="auto"/>
            <w:vAlign w:val="bottom"/>
            <w:hideMark/>
          </w:tcPr>
          <w:p w14:paraId="4018ADF5"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ADI (More Disadvantaged)</w:t>
            </w:r>
          </w:p>
        </w:tc>
        <w:tc>
          <w:tcPr>
            <w:tcW w:w="1370" w:type="dxa"/>
            <w:shd w:val="clear" w:color="auto" w:fill="auto"/>
            <w:vAlign w:val="bottom"/>
            <w:hideMark/>
          </w:tcPr>
          <w:p w14:paraId="0DD67456"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0.00885</w:t>
            </w:r>
          </w:p>
        </w:tc>
        <w:tc>
          <w:tcPr>
            <w:tcW w:w="1662" w:type="dxa"/>
            <w:shd w:val="clear" w:color="auto" w:fill="auto"/>
            <w:vAlign w:val="bottom"/>
            <w:hideMark/>
          </w:tcPr>
          <w:p w14:paraId="7739C308"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41B03D02" w14:textId="77777777" w:rsidTr="00E55023">
        <w:trPr>
          <w:trHeight w:val="297"/>
          <w:jc w:val="center"/>
        </w:trPr>
        <w:tc>
          <w:tcPr>
            <w:tcW w:w="793" w:type="dxa"/>
            <w:shd w:val="clear" w:color="auto" w:fill="auto"/>
            <w:vAlign w:val="center"/>
            <w:hideMark/>
          </w:tcPr>
          <w:p w14:paraId="48D1E948"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4</w:t>
            </w:r>
          </w:p>
        </w:tc>
        <w:tc>
          <w:tcPr>
            <w:tcW w:w="5505" w:type="dxa"/>
            <w:shd w:val="clear" w:color="auto" w:fill="auto"/>
            <w:vAlign w:val="bottom"/>
            <w:hideMark/>
          </w:tcPr>
          <w:p w14:paraId="37EF47A6"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xml:space="preserve">SHIELD Test </w:t>
            </w:r>
            <w:proofErr w:type="spellStart"/>
            <w:proofErr w:type="gramStart"/>
            <w:r w:rsidRPr="00E55023">
              <w:rPr>
                <w:rFonts w:ascii="Times New Roman" w:eastAsia="Times New Roman" w:hAnsi="Times New Roman" w:cs="Times New Roman"/>
                <w:color w:val="000000"/>
                <w:kern w:val="0"/>
                <w:sz w:val="20"/>
                <w:szCs w:val="20"/>
                <w14:ligatures w14:val="none"/>
              </w:rPr>
              <w:t>Centers:ADI</w:t>
            </w:r>
            <w:proofErr w:type="spellEnd"/>
            <w:proofErr w:type="gramEnd"/>
            <w:r w:rsidRPr="00E55023">
              <w:rPr>
                <w:rFonts w:ascii="Times New Roman" w:eastAsia="Times New Roman" w:hAnsi="Times New Roman" w:cs="Times New Roman"/>
                <w:color w:val="000000"/>
                <w:kern w:val="0"/>
                <w:sz w:val="20"/>
                <w:szCs w:val="20"/>
                <w14:ligatures w14:val="none"/>
              </w:rPr>
              <w:t xml:space="preserve"> (More Disadvantaged)</w:t>
            </w:r>
          </w:p>
        </w:tc>
        <w:tc>
          <w:tcPr>
            <w:tcW w:w="1370" w:type="dxa"/>
            <w:shd w:val="clear" w:color="auto" w:fill="auto"/>
            <w:noWrap/>
            <w:vAlign w:val="bottom"/>
            <w:hideMark/>
          </w:tcPr>
          <w:p w14:paraId="719C72A2"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0.00151</w:t>
            </w:r>
          </w:p>
        </w:tc>
        <w:tc>
          <w:tcPr>
            <w:tcW w:w="1662" w:type="dxa"/>
            <w:shd w:val="clear" w:color="auto" w:fill="auto"/>
            <w:vAlign w:val="bottom"/>
            <w:hideMark/>
          </w:tcPr>
          <w:p w14:paraId="19E6AE0F"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54A3EF57" w14:textId="77777777" w:rsidTr="00E55023">
        <w:trPr>
          <w:trHeight w:val="297"/>
          <w:jc w:val="center"/>
        </w:trPr>
        <w:tc>
          <w:tcPr>
            <w:tcW w:w="793" w:type="dxa"/>
            <w:shd w:val="clear" w:color="auto" w:fill="auto"/>
            <w:vAlign w:val="center"/>
            <w:hideMark/>
          </w:tcPr>
          <w:p w14:paraId="21213B1D"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5</w:t>
            </w:r>
          </w:p>
        </w:tc>
        <w:tc>
          <w:tcPr>
            <w:tcW w:w="5505" w:type="dxa"/>
            <w:shd w:val="clear" w:color="auto" w:fill="auto"/>
            <w:vAlign w:val="bottom"/>
            <w:hideMark/>
          </w:tcPr>
          <w:p w14:paraId="12E582A8"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xml:space="preserve">Effective Number of Test </w:t>
            </w:r>
            <w:proofErr w:type="spellStart"/>
            <w:proofErr w:type="gramStart"/>
            <w:r w:rsidRPr="00E55023">
              <w:rPr>
                <w:rFonts w:ascii="Times New Roman" w:eastAsia="Times New Roman" w:hAnsi="Times New Roman" w:cs="Times New Roman"/>
                <w:color w:val="000000"/>
                <w:kern w:val="0"/>
                <w:sz w:val="20"/>
                <w:szCs w:val="20"/>
                <w14:ligatures w14:val="none"/>
              </w:rPr>
              <w:t>Centers:ADI</w:t>
            </w:r>
            <w:proofErr w:type="spellEnd"/>
            <w:proofErr w:type="gramEnd"/>
            <w:r w:rsidRPr="00E55023">
              <w:rPr>
                <w:rFonts w:ascii="Times New Roman" w:eastAsia="Times New Roman" w:hAnsi="Times New Roman" w:cs="Times New Roman"/>
                <w:color w:val="000000"/>
                <w:kern w:val="0"/>
                <w:sz w:val="20"/>
                <w:szCs w:val="20"/>
                <w14:ligatures w14:val="none"/>
              </w:rPr>
              <w:t xml:space="preserve"> (More Disadvantaged)</w:t>
            </w:r>
          </w:p>
        </w:tc>
        <w:tc>
          <w:tcPr>
            <w:tcW w:w="1370" w:type="dxa"/>
            <w:shd w:val="clear" w:color="auto" w:fill="auto"/>
            <w:noWrap/>
            <w:vAlign w:val="bottom"/>
            <w:hideMark/>
          </w:tcPr>
          <w:p w14:paraId="09D22693"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-0.00083</w:t>
            </w:r>
          </w:p>
        </w:tc>
        <w:tc>
          <w:tcPr>
            <w:tcW w:w="1662" w:type="dxa"/>
            <w:shd w:val="clear" w:color="auto" w:fill="auto"/>
            <w:vAlign w:val="bottom"/>
            <w:hideMark/>
          </w:tcPr>
          <w:p w14:paraId="5E1E8A13"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19EDB33E" w14:textId="77777777" w:rsidTr="00E55023">
        <w:trPr>
          <w:trHeight w:val="297"/>
          <w:jc w:val="center"/>
        </w:trPr>
        <w:tc>
          <w:tcPr>
            <w:tcW w:w="9332" w:type="dxa"/>
            <w:gridSpan w:val="4"/>
            <w:shd w:val="clear" w:color="auto" w:fill="auto"/>
            <w:vAlign w:val="center"/>
            <w:hideMark/>
          </w:tcPr>
          <w:p w14:paraId="3021C0C9" w14:textId="28623266"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Delta</w:t>
            </w:r>
            <w:r w:rsidRPr="00E55023">
              <w:rPr>
                <w:rFonts w:ascii="Times New Roman" w:eastAsia="Times New Roman" w:hAnsi="Times New Roman" w:cs="Times New Roman"/>
                <w:b/>
                <w:bCs/>
                <w:color w:val="000000"/>
                <w:kern w:val="0"/>
                <w:sz w:val="20"/>
                <w:szCs w:val="20"/>
                <w14:ligatures w14:val="none"/>
              </w:rPr>
              <w:t xml:space="preserve"> Wave</w:t>
            </w:r>
          </w:p>
        </w:tc>
      </w:tr>
      <w:tr w:rsidR="00E55023" w:rsidRPr="00E55023" w14:paraId="3DC40EB2" w14:textId="77777777" w:rsidTr="00E55023">
        <w:trPr>
          <w:trHeight w:val="297"/>
          <w:jc w:val="center"/>
        </w:trPr>
        <w:tc>
          <w:tcPr>
            <w:tcW w:w="793" w:type="dxa"/>
            <w:shd w:val="clear" w:color="auto" w:fill="auto"/>
            <w:vAlign w:val="bottom"/>
            <w:hideMark/>
          </w:tcPr>
          <w:p w14:paraId="4F020B4B"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1</w:t>
            </w:r>
          </w:p>
        </w:tc>
        <w:tc>
          <w:tcPr>
            <w:tcW w:w="5505" w:type="dxa"/>
            <w:shd w:val="clear" w:color="auto" w:fill="auto"/>
            <w:vAlign w:val="bottom"/>
            <w:hideMark/>
          </w:tcPr>
          <w:p w14:paraId="1C7817D0"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SHIELD Test Centers</w:t>
            </w:r>
          </w:p>
        </w:tc>
        <w:tc>
          <w:tcPr>
            <w:tcW w:w="1370" w:type="dxa"/>
            <w:shd w:val="clear" w:color="auto" w:fill="auto"/>
            <w:vAlign w:val="bottom"/>
            <w:hideMark/>
          </w:tcPr>
          <w:p w14:paraId="463638B1"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-0.00102</w:t>
            </w:r>
          </w:p>
        </w:tc>
        <w:tc>
          <w:tcPr>
            <w:tcW w:w="1662" w:type="dxa"/>
            <w:shd w:val="clear" w:color="auto" w:fill="auto"/>
            <w:vAlign w:val="bottom"/>
            <w:hideMark/>
          </w:tcPr>
          <w:p w14:paraId="2929A5A2"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3031F49D" w14:textId="77777777" w:rsidTr="00E55023">
        <w:trPr>
          <w:trHeight w:val="297"/>
          <w:jc w:val="center"/>
        </w:trPr>
        <w:tc>
          <w:tcPr>
            <w:tcW w:w="793" w:type="dxa"/>
            <w:shd w:val="clear" w:color="auto" w:fill="auto"/>
            <w:vAlign w:val="bottom"/>
            <w:hideMark/>
          </w:tcPr>
          <w:p w14:paraId="25748A26"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2</w:t>
            </w:r>
          </w:p>
        </w:tc>
        <w:tc>
          <w:tcPr>
            <w:tcW w:w="5505" w:type="dxa"/>
            <w:shd w:val="clear" w:color="auto" w:fill="auto"/>
            <w:vAlign w:val="bottom"/>
            <w:hideMark/>
          </w:tcPr>
          <w:p w14:paraId="02E49239"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w:t>
            </w:r>
          </w:p>
        </w:tc>
        <w:tc>
          <w:tcPr>
            <w:tcW w:w="1370" w:type="dxa"/>
            <w:shd w:val="clear" w:color="auto" w:fill="auto"/>
            <w:vAlign w:val="bottom"/>
            <w:hideMark/>
          </w:tcPr>
          <w:p w14:paraId="15CA53F3"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-0.00149</w:t>
            </w:r>
          </w:p>
        </w:tc>
        <w:tc>
          <w:tcPr>
            <w:tcW w:w="1662" w:type="dxa"/>
            <w:shd w:val="clear" w:color="auto" w:fill="auto"/>
            <w:vAlign w:val="bottom"/>
            <w:hideMark/>
          </w:tcPr>
          <w:p w14:paraId="0E035073"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098DE38B" w14:textId="77777777" w:rsidTr="00E55023">
        <w:trPr>
          <w:trHeight w:val="297"/>
          <w:jc w:val="center"/>
        </w:trPr>
        <w:tc>
          <w:tcPr>
            <w:tcW w:w="793" w:type="dxa"/>
            <w:shd w:val="clear" w:color="auto" w:fill="auto"/>
            <w:vAlign w:val="bottom"/>
            <w:hideMark/>
          </w:tcPr>
          <w:p w14:paraId="078204A7"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3</w:t>
            </w:r>
          </w:p>
        </w:tc>
        <w:tc>
          <w:tcPr>
            <w:tcW w:w="5505" w:type="dxa"/>
            <w:shd w:val="clear" w:color="auto" w:fill="auto"/>
            <w:vAlign w:val="bottom"/>
            <w:hideMark/>
          </w:tcPr>
          <w:p w14:paraId="21F93770"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ADI (More Disadvantaged)</w:t>
            </w:r>
          </w:p>
        </w:tc>
        <w:tc>
          <w:tcPr>
            <w:tcW w:w="1370" w:type="dxa"/>
            <w:shd w:val="clear" w:color="auto" w:fill="auto"/>
            <w:vAlign w:val="bottom"/>
            <w:hideMark/>
          </w:tcPr>
          <w:p w14:paraId="70D08313"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0.01622</w:t>
            </w:r>
          </w:p>
        </w:tc>
        <w:tc>
          <w:tcPr>
            <w:tcW w:w="1662" w:type="dxa"/>
            <w:shd w:val="clear" w:color="auto" w:fill="auto"/>
            <w:vAlign w:val="bottom"/>
            <w:hideMark/>
          </w:tcPr>
          <w:p w14:paraId="0A41635F"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w:t>
            </w:r>
          </w:p>
        </w:tc>
      </w:tr>
      <w:tr w:rsidR="00E55023" w:rsidRPr="00E55023" w14:paraId="25F29388" w14:textId="77777777" w:rsidTr="00E55023">
        <w:trPr>
          <w:trHeight w:val="297"/>
          <w:jc w:val="center"/>
        </w:trPr>
        <w:tc>
          <w:tcPr>
            <w:tcW w:w="793" w:type="dxa"/>
            <w:shd w:val="clear" w:color="auto" w:fill="auto"/>
            <w:vAlign w:val="center"/>
            <w:hideMark/>
          </w:tcPr>
          <w:p w14:paraId="235F0F88"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4</w:t>
            </w:r>
          </w:p>
        </w:tc>
        <w:tc>
          <w:tcPr>
            <w:tcW w:w="5505" w:type="dxa"/>
            <w:shd w:val="clear" w:color="auto" w:fill="auto"/>
            <w:vAlign w:val="bottom"/>
            <w:hideMark/>
          </w:tcPr>
          <w:p w14:paraId="10E3AB8D"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xml:space="preserve">SHIELD Test </w:t>
            </w:r>
            <w:proofErr w:type="spellStart"/>
            <w:proofErr w:type="gramStart"/>
            <w:r w:rsidRPr="00E55023">
              <w:rPr>
                <w:rFonts w:ascii="Times New Roman" w:eastAsia="Times New Roman" w:hAnsi="Times New Roman" w:cs="Times New Roman"/>
                <w:color w:val="000000"/>
                <w:kern w:val="0"/>
                <w:sz w:val="20"/>
                <w:szCs w:val="20"/>
                <w14:ligatures w14:val="none"/>
              </w:rPr>
              <w:t>Centers:ADI</w:t>
            </w:r>
            <w:proofErr w:type="spellEnd"/>
            <w:proofErr w:type="gramEnd"/>
            <w:r w:rsidRPr="00E55023">
              <w:rPr>
                <w:rFonts w:ascii="Times New Roman" w:eastAsia="Times New Roman" w:hAnsi="Times New Roman" w:cs="Times New Roman"/>
                <w:color w:val="000000"/>
                <w:kern w:val="0"/>
                <w:sz w:val="20"/>
                <w:szCs w:val="20"/>
                <w14:ligatures w14:val="none"/>
              </w:rPr>
              <w:t xml:space="preserve"> (More Disadvantaged)</w:t>
            </w:r>
          </w:p>
        </w:tc>
        <w:tc>
          <w:tcPr>
            <w:tcW w:w="1370" w:type="dxa"/>
            <w:shd w:val="clear" w:color="auto" w:fill="auto"/>
            <w:noWrap/>
            <w:vAlign w:val="bottom"/>
            <w:hideMark/>
          </w:tcPr>
          <w:p w14:paraId="0938FD38"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-0.00176</w:t>
            </w:r>
          </w:p>
        </w:tc>
        <w:tc>
          <w:tcPr>
            <w:tcW w:w="1662" w:type="dxa"/>
            <w:shd w:val="clear" w:color="auto" w:fill="auto"/>
            <w:vAlign w:val="bottom"/>
            <w:hideMark/>
          </w:tcPr>
          <w:p w14:paraId="6A56FB46"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701A1131" w14:textId="77777777" w:rsidTr="00E55023">
        <w:trPr>
          <w:trHeight w:val="297"/>
          <w:jc w:val="center"/>
        </w:trPr>
        <w:tc>
          <w:tcPr>
            <w:tcW w:w="793" w:type="dxa"/>
            <w:shd w:val="clear" w:color="auto" w:fill="auto"/>
            <w:vAlign w:val="center"/>
            <w:hideMark/>
          </w:tcPr>
          <w:p w14:paraId="66129FD8"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5</w:t>
            </w:r>
          </w:p>
        </w:tc>
        <w:tc>
          <w:tcPr>
            <w:tcW w:w="5505" w:type="dxa"/>
            <w:shd w:val="clear" w:color="auto" w:fill="auto"/>
            <w:vAlign w:val="bottom"/>
            <w:hideMark/>
          </w:tcPr>
          <w:p w14:paraId="738B20B2"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xml:space="preserve">Effective Number of Test </w:t>
            </w:r>
            <w:proofErr w:type="spellStart"/>
            <w:proofErr w:type="gramStart"/>
            <w:r w:rsidRPr="00E55023">
              <w:rPr>
                <w:rFonts w:ascii="Times New Roman" w:eastAsia="Times New Roman" w:hAnsi="Times New Roman" w:cs="Times New Roman"/>
                <w:color w:val="000000"/>
                <w:kern w:val="0"/>
                <w:sz w:val="20"/>
                <w:szCs w:val="20"/>
                <w14:ligatures w14:val="none"/>
              </w:rPr>
              <w:t>Centers:ADI</w:t>
            </w:r>
            <w:proofErr w:type="spellEnd"/>
            <w:proofErr w:type="gramEnd"/>
            <w:r w:rsidRPr="00E55023">
              <w:rPr>
                <w:rFonts w:ascii="Times New Roman" w:eastAsia="Times New Roman" w:hAnsi="Times New Roman" w:cs="Times New Roman"/>
                <w:color w:val="000000"/>
                <w:kern w:val="0"/>
                <w:sz w:val="20"/>
                <w:szCs w:val="20"/>
                <w14:ligatures w14:val="none"/>
              </w:rPr>
              <w:t xml:space="preserve"> (More Disadvantaged)</w:t>
            </w:r>
          </w:p>
        </w:tc>
        <w:tc>
          <w:tcPr>
            <w:tcW w:w="1370" w:type="dxa"/>
            <w:shd w:val="clear" w:color="auto" w:fill="auto"/>
            <w:noWrap/>
            <w:vAlign w:val="bottom"/>
            <w:hideMark/>
          </w:tcPr>
          <w:p w14:paraId="3B7236D7"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-0.00259</w:t>
            </w:r>
          </w:p>
        </w:tc>
        <w:tc>
          <w:tcPr>
            <w:tcW w:w="1662" w:type="dxa"/>
            <w:shd w:val="clear" w:color="auto" w:fill="auto"/>
            <w:vAlign w:val="bottom"/>
            <w:hideMark/>
          </w:tcPr>
          <w:p w14:paraId="27AE986B"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66E75BBB" w14:textId="77777777" w:rsidTr="00E55023">
        <w:trPr>
          <w:trHeight w:val="297"/>
          <w:jc w:val="center"/>
        </w:trPr>
        <w:tc>
          <w:tcPr>
            <w:tcW w:w="9332" w:type="dxa"/>
            <w:gridSpan w:val="4"/>
            <w:shd w:val="clear" w:color="auto" w:fill="auto"/>
            <w:vAlign w:val="center"/>
            <w:hideMark/>
          </w:tcPr>
          <w:p w14:paraId="33127A37" w14:textId="6A3B7243"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Omicron</w:t>
            </w:r>
            <w:r w:rsidRPr="00E55023">
              <w:rPr>
                <w:rFonts w:ascii="Times New Roman" w:eastAsia="Times New Roman" w:hAnsi="Times New Roman" w:cs="Times New Roman"/>
                <w:b/>
                <w:bCs/>
                <w:color w:val="000000"/>
                <w:kern w:val="0"/>
                <w:sz w:val="20"/>
                <w:szCs w:val="20"/>
                <w14:ligatures w14:val="none"/>
              </w:rPr>
              <w:t xml:space="preserve"> Wave</w:t>
            </w:r>
          </w:p>
        </w:tc>
      </w:tr>
      <w:tr w:rsidR="00E55023" w:rsidRPr="00E55023" w14:paraId="26F20202" w14:textId="77777777" w:rsidTr="00E55023">
        <w:trPr>
          <w:trHeight w:val="297"/>
          <w:jc w:val="center"/>
        </w:trPr>
        <w:tc>
          <w:tcPr>
            <w:tcW w:w="793" w:type="dxa"/>
            <w:shd w:val="clear" w:color="auto" w:fill="auto"/>
            <w:vAlign w:val="bottom"/>
            <w:hideMark/>
          </w:tcPr>
          <w:p w14:paraId="54B70746"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1</w:t>
            </w:r>
          </w:p>
        </w:tc>
        <w:tc>
          <w:tcPr>
            <w:tcW w:w="5505" w:type="dxa"/>
            <w:shd w:val="clear" w:color="auto" w:fill="auto"/>
            <w:vAlign w:val="bottom"/>
            <w:hideMark/>
          </w:tcPr>
          <w:p w14:paraId="0C9EE951"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SHIELD Test Centers</w:t>
            </w:r>
          </w:p>
        </w:tc>
        <w:tc>
          <w:tcPr>
            <w:tcW w:w="1370" w:type="dxa"/>
            <w:shd w:val="clear" w:color="auto" w:fill="auto"/>
            <w:noWrap/>
            <w:vAlign w:val="bottom"/>
            <w:hideMark/>
          </w:tcPr>
          <w:p w14:paraId="47697695"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-0.00178</w:t>
            </w:r>
          </w:p>
        </w:tc>
        <w:tc>
          <w:tcPr>
            <w:tcW w:w="1662" w:type="dxa"/>
            <w:shd w:val="clear" w:color="auto" w:fill="auto"/>
            <w:vAlign w:val="bottom"/>
            <w:hideMark/>
          </w:tcPr>
          <w:p w14:paraId="33F707C6"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r w:rsidR="00E55023" w:rsidRPr="00E55023" w14:paraId="63FAAAD0" w14:textId="77777777" w:rsidTr="00E55023">
        <w:trPr>
          <w:trHeight w:val="297"/>
          <w:jc w:val="center"/>
        </w:trPr>
        <w:tc>
          <w:tcPr>
            <w:tcW w:w="793" w:type="dxa"/>
            <w:shd w:val="clear" w:color="auto" w:fill="auto"/>
            <w:vAlign w:val="bottom"/>
            <w:hideMark/>
          </w:tcPr>
          <w:p w14:paraId="2D43E0B8"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2</w:t>
            </w:r>
          </w:p>
        </w:tc>
        <w:tc>
          <w:tcPr>
            <w:tcW w:w="5505" w:type="dxa"/>
            <w:shd w:val="clear" w:color="auto" w:fill="auto"/>
            <w:vAlign w:val="bottom"/>
            <w:hideMark/>
          </w:tcPr>
          <w:p w14:paraId="2010AC17"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Effective Number of Test Centers</w:t>
            </w:r>
          </w:p>
        </w:tc>
        <w:tc>
          <w:tcPr>
            <w:tcW w:w="1370" w:type="dxa"/>
            <w:shd w:val="clear" w:color="auto" w:fill="auto"/>
            <w:noWrap/>
            <w:vAlign w:val="center"/>
            <w:hideMark/>
          </w:tcPr>
          <w:p w14:paraId="3AA6BF81"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-0.00287</w:t>
            </w:r>
          </w:p>
        </w:tc>
        <w:tc>
          <w:tcPr>
            <w:tcW w:w="1662" w:type="dxa"/>
            <w:shd w:val="clear" w:color="auto" w:fill="auto"/>
            <w:vAlign w:val="bottom"/>
            <w:hideMark/>
          </w:tcPr>
          <w:p w14:paraId="2A0D86D7"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w:t>
            </w:r>
          </w:p>
        </w:tc>
      </w:tr>
      <w:tr w:rsidR="00E55023" w:rsidRPr="00E55023" w14:paraId="39516C2B" w14:textId="77777777" w:rsidTr="00E55023">
        <w:trPr>
          <w:trHeight w:val="297"/>
          <w:jc w:val="center"/>
        </w:trPr>
        <w:tc>
          <w:tcPr>
            <w:tcW w:w="793" w:type="dxa"/>
            <w:shd w:val="clear" w:color="auto" w:fill="auto"/>
            <w:vAlign w:val="bottom"/>
            <w:hideMark/>
          </w:tcPr>
          <w:p w14:paraId="2277DD0F"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3</w:t>
            </w:r>
          </w:p>
        </w:tc>
        <w:tc>
          <w:tcPr>
            <w:tcW w:w="5505" w:type="dxa"/>
            <w:shd w:val="clear" w:color="auto" w:fill="auto"/>
            <w:vAlign w:val="bottom"/>
            <w:hideMark/>
          </w:tcPr>
          <w:p w14:paraId="6B6846B6"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ADI (More Disadvantaged)</w:t>
            </w:r>
          </w:p>
        </w:tc>
        <w:tc>
          <w:tcPr>
            <w:tcW w:w="1370" w:type="dxa"/>
            <w:shd w:val="clear" w:color="auto" w:fill="auto"/>
            <w:noWrap/>
            <w:vAlign w:val="bottom"/>
            <w:hideMark/>
          </w:tcPr>
          <w:p w14:paraId="1A6DB226"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0.02097</w:t>
            </w:r>
          </w:p>
        </w:tc>
        <w:tc>
          <w:tcPr>
            <w:tcW w:w="1662" w:type="dxa"/>
            <w:shd w:val="clear" w:color="auto" w:fill="auto"/>
            <w:vAlign w:val="bottom"/>
            <w:hideMark/>
          </w:tcPr>
          <w:p w14:paraId="7D58235C"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w:t>
            </w:r>
          </w:p>
        </w:tc>
      </w:tr>
      <w:tr w:rsidR="00E55023" w:rsidRPr="00E55023" w14:paraId="2D39E9F3" w14:textId="77777777" w:rsidTr="00E55023">
        <w:trPr>
          <w:trHeight w:val="297"/>
          <w:jc w:val="center"/>
        </w:trPr>
        <w:tc>
          <w:tcPr>
            <w:tcW w:w="793" w:type="dxa"/>
            <w:shd w:val="clear" w:color="auto" w:fill="auto"/>
            <w:vAlign w:val="center"/>
            <w:hideMark/>
          </w:tcPr>
          <w:p w14:paraId="03AF8F42"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4</w:t>
            </w:r>
          </w:p>
        </w:tc>
        <w:tc>
          <w:tcPr>
            <w:tcW w:w="5505" w:type="dxa"/>
            <w:shd w:val="clear" w:color="auto" w:fill="auto"/>
            <w:vAlign w:val="bottom"/>
            <w:hideMark/>
          </w:tcPr>
          <w:p w14:paraId="01177E18"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xml:space="preserve">SHIELD Test </w:t>
            </w:r>
            <w:proofErr w:type="spellStart"/>
            <w:proofErr w:type="gramStart"/>
            <w:r w:rsidRPr="00E55023">
              <w:rPr>
                <w:rFonts w:ascii="Times New Roman" w:eastAsia="Times New Roman" w:hAnsi="Times New Roman" w:cs="Times New Roman"/>
                <w:color w:val="000000"/>
                <w:kern w:val="0"/>
                <w:sz w:val="20"/>
                <w:szCs w:val="20"/>
                <w14:ligatures w14:val="none"/>
              </w:rPr>
              <w:t>Centers:ADI</w:t>
            </w:r>
            <w:proofErr w:type="spellEnd"/>
            <w:proofErr w:type="gramEnd"/>
            <w:r w:rsidRPr="00E55023">
              <w:rPr>
                <w:rFonts w:ascii="Times New Roman" w:eastAsia="Times New Roman" w:hAnsi="Times New Roman" w:cs="Times New Roman"/>
                <w:color w:val="000000"/>
                <w:kern w:val="0"/>
                <w:sz w:val="20"/>
                <w:szCs w:val="20"/>
                <w14:ligatures w14:val="none"/>
              </w:rPr>
              <w:t xml:space="preserve"> (More Disadvantaged)</w:t>
            </w:r>
          </w:p>
        </w:tc>
        <w:tc>
          <w:tcPr>
            <w:tcW w:w="1370" w:type="dxa"/>
            <w:shd w:val="clear" w:color="auto" w:fill="auto"/>
            <w:noWrap/>
            <w:vAlign w:val="bottom"/>
            <w:hideMark/>
          </w:tcPr>
          <w:p w14:paraId="7D4D0B26"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-0.00311</w:t>
            </w:r>
          </w:p>
        </w:tc>
        <w:tc>
          <w:tcPr>
            <w:tcW w:w="1662" w:type="dxa"/>
            <w:shd w:val="clear" w:color="auto" w:fill="auto"/>
            <w:vAlign w:val="bottom"/>
            <w:hideMark/>
          </w:tcPr>
          <w:p w14:paraId="0FB1A5FF" w14:textId="77777777" w:rsidR="00E55023" w:rsidRPr="00E55023" w:rsidRDefault="00E55023" w:rsidP="00E55023">
            <w:pPr>
              <w:spacing w:after="0" w:line="240" w:lineRule="auto"/>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 </w:t>
            </w:r>
          </w:p>
        </w:tc>
      </w:tr>
      <w:tr w:rsidR="00E55023" w:rsidRPr="00E55023" w14:paraId="02A2DA68" w14:textId="77777777" w:rsidTr="00E55023">
        <w:trPr>
          <w:trHeight w:val="297"/>
          <w:jc w:val="center"/>
        </w:trPr>
        <w:tc>
          <w:tcPr>
            <w:tcW w:w="793" w:type="dxa"/>
            <w:shd w:val="clear" w:color="auto" w:fill="auto"/>
            <w:vAlign w:val="center"/>
            <w:hideMark/>
          </w:tcPr>
          <w:p w14:paraId="21D0DF9A" w14:textId="77777777" w:rsidR="00E55023" w:rsidRPr="00E55023" w:rsidRDefault="00E55023" w:rsidP="00E55023">
            <w:pPr>
              <w:spacing w:after="0" w:line="240" w:lineRule="auto"/>
              <w:jc w:val="center"/>
              <w:rPr>
                <w:rFonts w:ascii="Times New Roman" w:eastAsia="Times New Roman" w:hAnsi="Times New Roman" w:cs="Times New Roman"/>
                <w:b/>
                <w:bCs/>
                <w:color w:val="000000"/>
                <w:kern w:val="0"/>
                <w:sz w:val="20"/>
                <w:szCs w:val="20"/>
                <w14:ligatures w14:val="none"/>
              </w:rPr>
            </w:pPr>
            <w:r w:rsidRPr="00E55023">
              <w:rPr>
                <w:rFonts w:ascii="Times New Roman" w:eastAsia="Times New Roman" w:hAnsi="Times New Roman" w:cs="Times New Roman"/>
                <w:b/>
                <w:bCs/>
                <w:color w:val="000000"/>
                <w:kern w:val="0"/>
                <w:sz w:val="20"/>
                <w:szCs w:val="20"/>
                <w14:ligatures w14:val="none"/>
              </w:rPr>
              <w:t>5</w:t>
            </w:r>
          </w:p>
        </w:tc>
        <w:tc>
          <w:tcPr>
            <w:tcW w:w="5505" w:type="dxa"/>
            <w:shd w:val="clear" w:color="auto" w:fill="auto"/>
            <w:vAlign w:val="bottom"/>
            <w:hideMark/>
          </w:tcPr>
          <w:p w14:paraId="651EE5FE"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xml:space="preserve">Effective Number of Test </w:t>
            </w:r>
            <w:proofErr w:type="spellStart"/>
            <w:proofErr w:type="gramStart"/>
            <w:r w:rsidRPr="00E55023">
              <w:rPr>
                <w:rFonts w:ascii="Times New Roman" w:eastAsia="Times New Roman" w:hAnsi="Times New Roman" w:cs="Times New Roman"/>
                <w:color w:val="000000"/>
                <w:kern w:val="0"/>
                <w:sz w:val="20"/>
                <w:szCs w:val="20"/>
                <w14:ligatures w14:val="none"/>
              </w:rPr>
              <w:t>Centers:ADI</w:t>
            </w:r>
            <w:proofErr w:type="spellEnd"/>
            <w:proofErr w:type="gramEnd"/>
            <w:r w:rsidRPr="00E55023">
              <w:rPr>
                <w:rFonts w:ascii="Times New Roman" w:eastAsia="Times New Roman" w:hAnsi="Times New Roman" w:cs="Times New Roman"/>
                <w:color w:val="000000"/>
                <w:kern w:val="0"/>
                <w:sz w:val="20"/>
                <w:szCs w:val="20"/>
                <w14:ligatures w14:val="none"/>
              </w:rPr>
              <w:t xml:space="preserve"> (More Disadvantaged)</w:t>
            </w:r>
          </w:p>
        </w:tc>
        <w:tc>
          <w:tcPr>
            <w:tcW w:w="1370" w:type="dxa"/>
            <w:shd w:val="clear" w:color="auto" w:fill="auto"/>
            <w:noWrap/>
            <w:vAlign w:val="bottom"/>
            <w:hideMark/>
          </w:tcPr>
          <w:p w14:paraId="6D6A3350" w14:textId="77777777" w:rsidR="00E55023" w:rsidRPr="00E55023" w:rsidRDefault="00E55023" w:rsidP="00E55023">
            <w:pPr>
              <w:spacing w:after="0" w:line="240" w:lineRule="auto"/>
              <w:jc w:val="center"/>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-0.00447</w:t>
            </w:r>
          </w:p>
        </w:tc>
        <w:tc>
          <w:tcPr>
            <w:tcW w:w="1662" w:type="dxa"/>
            <w:shd w:val="clear" w:color="auto" w:fill="auto"/>
            <w:noWrap/>
            <w:vAlign w:val="bottom"/>
            <w:hideMark/>
          </w:tcPr>
          <w:p w14:paraId="1E3F6F70" w14:textId="77777777" w:rsidR="00E55023" w:rsidRPr="00E55023" w:rsidRDefault="00E55023" w:rsidP="00E55023">
            <w:pPr>
              <w:spacing w:after="0" w:line="240" w:lineRule="auto"/>
              <w:rPr>
                <w:rFonts w:ascii="Times New Roman" w:eastAsia="Times New Roman" w:hAnsi="Times New Roman" w:cs="Times New Roman"/>
                <w:color w:val="000000"/>
                <w:kern w:val="0"/>
                <w:sz w:val="20"/>
                <w:szCs w:val="20"/>
                <w14:ligatures w14:val="none"/>
              </w:rPr>
            </w:pPr>
            <w:r w:rsidRPr="00E55023">
              <w:rPr>
                <w:rFonts w:ascii="Times New Roman" w:eastAsia="Times New Roman" w:hAnsi="Times New Roman" w:cs="Times New Roman"/>
                <w:color w:val="000000"/>
                <w:kern w:val="0"/>
                <w:sz w:val="20"/>
                <w:szCs w:val="20"/>
                <w14:ligatures w14:val="none"/>
              </w:rPr>
              <w:t> </w:t>
            </w:r>
          </w:p>
        </w:tc>
      </w:tr>
    </w:tbl>
    <w:p w14:paraId="6E2F3F54" w14:textId="77777777" w:rsidR="00D83B82" w:rsidRPr="00D83B82" w:rsidRDefault="00D83B82" w:rsidP="00F149A4">
      <w:pPr>
        <w:spacing w:before="120" w:after="0" w:line="360" w:lineRule="auto"/>
        <w:jc w:val="both"/>
        <w:rPr>
          <w:rFonts w:ascii="Times New Roman" w:hAnsi="Times New Roman" w:cs="Times New Roman"/>
          <w:sz w:val="20"/>
          <w:szCs w:val="20"/>
        </w:rPr>
      </w:pPr>
      <w:r w:rsidRPr="00D83B82">
        <w:rPr>
          <w:rFonts w:ascii="Times New Roman" w:hAnsi="Times New Roman" w:cs="Times New Roman"/>
          <w:sz w:val="20"/>
          <w:szCs w:val="20"/>
        </w:rPr>
        <w:t xml:space="preserve">During the Delta wave, Model 3 presents a positive and statistically significant estimate (1.622%, </w:t>
      </w:r>
      <w:r w:rsidRPr="00D83B82">
        <w:rPr>
          <w:rFonts w:ascii="Times New Roman" w:hAnsi="Times New Roman" w:cs="Times New Roman"/>
          <w:i/>
          <w:iCs/>
          <w:sz w:val="20"/>
          <w:szCs w:val="20"/>
        </w:rPr>
        <w:t>p</w:t>
      </w:r>
      <w:r w:rsidRPr="00D83B82">
        <w:rPr>
          <w:rFonts w:ascii="Times New Roman" w:hAnsi="Times New Roman" w:cs="Times New Roman"/>
          <w:sz w:val="20"/>
          <w:szCs w:val="20"/>
        </w:rPr>
        <w:t xml:space="preserve"> &lt; 0.1) for the more disadvantaged zip codes, indicating that these areas experienced significantly higher COVID ICU admission rates one month after testing. Although Models 4 and 5 show negative estimates for the interaction between the number of SHIELD test centers and the effective number of SHIELD test centers with ADI, respectively, these effects are not statistically significant.</w:t>
      </w:r>
    </w:p>
    <w:p w14:paraId="259D59BA" w14:textId="50698EAC" w:rsidR="00D83B82" w:rsidRDefault="00D83B82" w:rsidP="00D83B82">
      <w:pPr>
        <w:spacing w:after="0" w:line="360" w:lineRule="auto"/>
        <w:jc w:val="both"/>
        <w:rPr>
          <w:rFonts w:ascii="Times New Roman" w:hAnsi="Times New Roman" w:cs="Times New Roman"/>
          <w:sz w:val="20"/>
          <w:szCs w:val="20"/>
        </w:rPr>
      </w:pPr>
      <w:r w:rsidRPr="00D83B82">
        <w:rPr>
          <w:rFonts w:ascii="Times New Roman" w:hAnsi="Times New Roman" w:cs="Times New Roman"/>
          <w:sz w:val="20"/>
          <w:szCs w:val="20"/>
        </w:rPr>
        <w:t xml:space="preserve">In the Omicron wave, Model 2 indicates a negative and statistically significant estimate (-0.287%, </w:t>
      </w:r>
      <w:r w:rsidRPr="00D83B82">
        <w:rPr>
          <w:rFonts w:ascii="Times New Roman" w:hAnsi="Times New Roman" w:cs="Times New Roman"/>
          <w:i/>
          <w:iCs/>
          <w:sz w:val="20"/>
          <w:szCs w:val="20"/>
        </w:rPr>
        <w:t>p</w:t>
      </w:r>
      <w:r w:rsidRPr="00D83B82">
        <w:rPr>
          <w:rFonts w:ascii="Times New Roman" w:hAnsi="Times New Roman" w:cs="Times New Roman"/>
          <w:sz w:val="20"/>
          <w:szCs w:val="20"/>
        </w:rPr>
        <w:t xml:space="preserve"> &lt; 0.1) for the effective number of SHIELD test centers, suggesting a significant reduction in COVID ICU admissions one month after an increase in the effectiveness of SHIELD centers. </w:t>
      </w:r>
      <w:r w:rsidR="00CF46F1" w:rsidRPr="00CF46F1">
        <w:rPr>
          <w:rFonts w:ascii="Times New Roman" w:hAnsi="Times New Roman" w:cs="Times New Roman"/>
          <w:sz w:val="20"/>
          <w:szCs w:val="20"/>
        </w:rPr>
        <w:t xml:space="preserve">With the current average COVID ICU rate at 4.77%, this </w:t>
      </w:r>
      <w:r w:rsidR="00803EED">
        <w:rPr>
          <w:rFonts w:ascii="Times New Roman" w:hAnsi="Times New Roman" w:cs="Times New Roman"/>
          <w:sz w:val="20"/>
          <w:szCs w:val="20"/>
        </w:rPr>
        <w:t>decrease</w:t>
      </w:r>
      <w:r w:rsidR="00CF46F1" w:rsidRPr="00CF46F1">
        <w:rPr>
          <w:rFonts w:ascii="Times New Roman" w:hAnsi="Times New Roman" w:cs="Times New Roman"/>
          <w:sz w:val="20"/>
          <w:szCs w:val="20"/>
        </w:rPr>
        <w:t xml:space="preserve"> would lower the rate to 4.49% </w:t>
      </w:r>
      <w:r w:rsidR="003130B8">
        <w:rPr>
          <w:rFonts w:ascii="Times New Roman" w:hAnsi="Times New Roman" w:cs="Times New Roman"/>
          <w:sz w:val="20"/>
          <w:szCs w:val="20"/>
        </w:rPr>
        <w:t>one</w:t>
      </w:r>
      <w:r w:rsidR="003130B8" w:rsidRPr="00CF46F1">
        <w:rPr>
          <w:rFonts w:ascii="Times New Roman" w:hAnsi="Times New Roman" w:cs="Times New Roman"/>
          <w:sz w:val="20"/>
          <w:szCs w:val="20"/>
        </w:rPr>
        <w:t>-month</w:t>
      </w:r>
      <w:r w:rsidR="00CF46F1" w:rsidRPr="00CF46F1">
        <w:rPr>
          <w:rFonts w:ascii="Times New Roman" w:hAnsi="Times New Roman" w:cs="Times New Roman"/>
          <w:sz w:val="20"/>
          <w:szCs w:val="20"/>
        </w:rPr>
        <w:t xml:space="preserve"> post-testing. </w:t>
      </w:r>
      <w:r w:rsidRPr="00D83B82">
        <w:rPr>
          <w:rFonts w:ascii="Times New Roman" w:hAnsi="Times New Roman" w:cs="Times New Roman"/>
          <w:sz w:val="20"/>
          <w:szCs w:val="20"/>
        </w:rPr>
        <w:t xml:space="preserve">Additionally, Model 3 presents a positive and statistically significant estimate (2.097%, </w:t>
      </w:r>
      <w:r w:rsidRPr="00D83B82">
        <w:rPr>
          <w:rFonts w:ascii="Times New Roman" w:hAnsi="Times New Roman" w:cs="Times New Roman"/>
          <w:i/>
          <w:iCs/>
          <w:sz w:val="20"/>
          <w:szCs w:val="20"/>
        </w:rPr>
        <w:t>p</w:t>
      </w:r>
      <w:r w:rsidRPr="00D83B82">
        <w:rPr>
          <w:rFonts w:ascii="Times New Roman" w:hAnsi="Times New Roman" w:cs="Times New Roman"/>
          <w:sz w:val="20"/>
          <w:szCs w:val="20"/>
        </w:rPr>
        <w:t xml:space="preserve"> &lt; 0.1) for the more disadvantaged zip codes, indicating that these areas experienced significantly higher COVID ICU admission rates one month after testing. However, Models 4 and 5 do not show statistically significant results, despite the negative estimates for the COVID ICU admission rate.</w:t>
      </w:r>
    </w:p>
    <w:p w14:paraId="03191512" w14:textId="0C253281" w:rsidR="000E60CE" w:rsidRDefault="002820C2" w:rsidP="00D83B82">
      <w:pPr>
        <w:spacing w:after="0" w:line="360" w:lineRule="auto"/>
        <w:jc w:val="both"/>
        <w:rPr>
          <w:rFonts w:ascii="Times New Roman" w:hAnsi="Times New Roman" w:cs="Times New Roman"/>
          <w:sz w:val="20"/>
          <w:szCs w:val="20"/>
        </w:rPr>
      </w:pPr>
      <w:r w:rsidRPr="002820C2">
        <w:rPr>
          <w:rFonts w:ascii="Times New Roman" w:hAnsi="Times New Roman" w:cs="Times New Roman"/>
          <w:sz w:val="20"/>
          <w:szCs w:val="20"/>
        </w:rPr>
        <w:lastRenderedPageBreak/>
        <w:t>Table 4 displays the findings of a regression analysis that investigates the influence of SHIELD test centers and ADI on COVID ICU admission rates with a two-month delay.</w:t>
      </w:r>
    </w:p>
    <w:tbl>
      <w:tblPr>
        <w:tblW w:w="9173" w:type="dxa"/>
        <w:jc w:val="center"/>
        <w:tblBorders>
          <w:top w:val="single" w:sz="4" w:space="0" w:color="auto"/>
          <w:bottom w:val="single" w:sz="4" w:space="0" w:color="auto"/>
        </w:tblBorders>
        <w:tblLook w:val="0600" w:firstRow="0" w:lastRow="0" w:firstColumn="0" w:lastColumn="0" w:noHBand="1" w:noVBand="1"/>
      </w:tblPr>
      <w:tblGrid>
        <w:gridCol w:w="779"/>
        <w:gridCol w:w="5412"/>
        <w:gridCol w:w="1348"/>
        <w:gridCol w:w="1634"/>
      </w:tblGrid>
      <w:tr w:rsidR="004F1E5D" w:rsidRPr="004F1E5D" w14:paraId="310CA0FF" w14:textId="77777777" w:rsidTr="00946609">
        <w:trPr>
          <w:trHeight w:val="289"/>
          <w:jc w:val="center"/>
        </w:trPr>
        <w:tc>
          <w:tcPr>
            <w:tcW w:w="779" w:type="dxa"/>
            <w:tcBorders>
              <w:bottom w:val="single" w:sz="4" w:space="0" w:color="auto"/>
            </w:tcBorders>
            <w:shd w:val="clear" w:color="auto" w:fill="auto"/>
            <w:vAlign w:val="center"/>
            <w:hideMark/>
          </w:tcPr>
          <w:p w14:paraId="062390D7"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Model</w:t>
            </w:r>
          </w:p>
        </w:tc>
        <w:tc>
          <w:tcPr>
            <w:tcW w:w="5412" w:type="dxa"/>
            <w:tcBorders>
              <w:bottom w:val="single" w:sz="4" w:space="0" w:color="auto"/>
            </w:tcBorders>
            <w:shd w:val="clear" w:color="auto" w:fill="auto"/>
            <w:vAlign w:val="center"/>
            <w:hideMark/>
          </w:tcPr>
          <w:p w14:paraId="1D7848B2" w14:textId="77777777" w:rsidR="004F1E5D" w:rsidRPr="004F1E5D" w:rsidRDefault="004F1E5D" w:rsidP="00163B65">
            <w:pPr>
              <w:spacing w:after="0" w:line="240" w:lineRule="auto"/>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Predictors</w:t>
            </w:r>
          </w:p>
        </w:tc>
        <w:tc>
          <w:tcPr>
            <w:tcW w:w="1348" w:type="dxa"/>
            <w:tcBorders>
              <w:bottom w:val="single" w:sz="4" w:space="0" w:color="auto"/>
            </w:tcBorders>
            <w:shd w:val="clear" w:color="auto" w:fill="auto"/>
            <w:vAlign w:val="center"/>
            <w:hideMark/>
          </w:tcPr>
          <w:p w14:paraId="2A899E2C"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Estimates</w:t>
            </w:r>
          </w:p>
        </w:tc>
        <w:tc>
          <w:tcPr>
            <w:tcW w:w="1634" w:type="dxa"/>
            <w:shd w:val="clear" w:color="auto" w:fill="auto"/>
            <w:vAlign w:val="center"/>
            <w:hideMark/>
          </w:tcPr>
          <w:p w14:paraId="7C85B8BA"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Significance Level</w:t>
            </w:r>
          </w:p>
        </w:tc>
      </w:tr>
      <w:tr w:rsidR="004F1E5D" w:rsidRPr="004F1E5D" w14:paraId="439D2672" w14:textId="77777777" w:rsidTr="004F1E5D">
        <w:trPr>
          <w:trHeight w:val="289"/>
          <w:jc w:val="center"/>
        </w:trPr>
        <w:tc>
          <w:tcPr>
            <w:tcW w:w="9173" w:type="dxa"/>
            <w:gridSpan w:val="4"/>
            <w:tcBorders>
              <w:top w:val="single" w:sz="4" w:space="0" w:color="auto"/>
            </w:tcBorders>
            <w:shd w:val="clear" w:color="auto" w:fill="auto"/>
            <w:vAlign w:val="center"/>
            <w:hideMark/>
          </w:tcPr>
          <w:p w14:paraId="4C891FFE" w14:textId="056AB943" w:rsidR="004F1E5D" w:rsidRPr="004F1E5D" w:rsidRDefault="00163B65"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Alpha</w:t>
            </w:r>
            <w:r w:rsidR="004F1E5D" w:rsidRPr="004F1E5D">
              <w:rPr>
                <w:rFonts w:ascii="Times New Roman" w:eastAsia="Times New Roman" w:hAnsi="Times New Roman" w:cs="Times New Roman"/>
                <w:b/>
                <w:bCs/>
                <w:color w:val="000000"/>
                <w:kern w:val="0"/>
                <w:sz w:val="20"/>
                <w:szCs w:val="20"/>
                <w14:ligatures w14:val="none"/>
              </w:rPr>
              <w:t xml:space="preserve"> Wave</w:t>
            </w:r>
          </w:p>
        </w:tc>
      </w:tr>
      <w:tr w:rsidR="004F1E5D" w:rsidRPr="004F1E5D" w14:paraId="3E28C22E" w14:textId="77777777" w:rsidTr="00946609">
        <w:trPr>
          <w:trHeight w:val="289"/>
          <w:jc w:val="center"/>
        </w:trPr>
        <w:tc>
          <w:tcPr>
            <w:tcW w:w="779" w:type="dxa"/>
            <w:shd w:val="clear" w:color="auto" w:fill="auto"/>
            <w:vAlign w:val="bottom"/>
            <w:hideMark/>
          </w:tcPr>
          <w:p w14:paraId="7ED8AEB7"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1</w:t>
            </w:r>
          </w:p>
        </w:tc>
        <w:tc>
          <w:tcPr>
            <w:tcW w:w="5412" w:type="dxa"/>
            <w:shd w:val="clear" w:color="auto" w:fill="auto"/>
            <w:vAlign w:val="bottom"/>
            <w:hideMark/>
          </w:tcPr>
          <w:p w14:paraId="59B39160"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SHIELD Test Centers</w:t>
            </w:r>
          </w:p>
        </w:tc>
        <w:tc>
          <w:tcPr>
            <w:tcW w:w="1348" w:type="dxa"/>
            <w:shd w:val="clear" w:color="auto" w:fill="auto"/>
            <w:vAlign w:val="bottom"/>
            <w:hideMark/>
          </w:tcPr>
          <w:p w14:paraId="58DCE31F"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-0.00062</w:t>
            </w:r>
          </w:p>
        </w:tc>
        <w:tc>
          <w:tcPr>
            <w:tcW w:w="1634" w:type="dxa"/>
            <w:shd w:val="clear" w:color="auto" w:fill="auto"/>
            <w:vAlign w:val="bottom"/>
            <w:hideMark/>
          </w:tcPr>
          <w:p w14:paraId="2D01EE89"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2D4B7830" w14:textId="77777777" w:rsidTr="00946609">
        <w:trPr>
          <w:trHeight w:val="289"/>
          <w:jc w:val="center"/>
        </w:trPr>
        <w:tc>
          <w:tcPr>
            <w:tcW w:w="779" w:type="dxa"/>
            <w:shd w:val="clear" w:color="auto" w:fill="auto"/>
            <w:vAlign w:val="bottom"/>
            <w:hideMark/>
          </w:tcPr>
          <w:p w14:paraId="3CAE3255"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2</w:t>
            </w:r>
          </w:p>
        </w:tc>
        <w:tc>
          <w:tcPr>
            <w:tcW w:w="5412" w:type="dxa"/>
            <w:shd w:val="clear" w:color="auto" w:fill="auto"/>
            <w:vAlign w:val="bottom"/>
            <w:hideMark/>
          </w:tcPr>
          <w:p w14:paraId="01CDB5A2"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w:t>
            </w:r>
          </w:p>
        </w:tc>
        <w:tc>
          <w:tcPr>
            <w:tcW w:w="1348" w:type="dxa"/>
            <w:shd w:val="clear" w:color="auto" w:fill="auto"/>
            <w:vAlign w:val="bottom"/>
            <w:hideMark/>
          </w:tcPr>
          <w:p w14:paraId="4BBDB7A8"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-0.00154</w:t>
            </w:r>
          </w:p>
        </w:tc>
        <w:tc>
          <w:tcPr>
            <w:tcW w:w="1634" w:type="dxa"/>
            <w:shd w:val="clear" w:color="auto" w:fill="auto"/>
            <w:vAlign w:val="bottom"/>
            <w:hideMark/>
          </w:tcPr>
          <w:p w14:paraId="483B7D87"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2FF19A58" w14:textId="77777777" w:rsidTr="00946609">
        <w:trPr>
          <w:trHeight w:val="289"/>
          <w:jc w:val="center"/>
        </w:trPr>
        <w:tc>
          <w:tcPr>
            <w:tcW w:w="779" w:type="dxa"/>
            <w:shd w:val="clear" w:color="auto" w:fill="auto"/>
            <w:vAlign w:val="bottom"/>
            <w:hideMark/>
          </w:tcPr>
          <w:p w14:paraId="434EA29A"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3</w:t>
            </w:r>
          </w:p>
        </w:tc>
        <w:tc>
          <w:tcPr>
            <w:tcW w:w="5412" w:type="dxa"/>
            <w:shd w:val="clear" w:color="auto" w:fill="auto"/>
            <w:vAlign w:val="bottom"/>
            <w:hideMark/>
          </w:tcPr>
          <w:p w14:paraId="3AC0CDA1"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ADI (More Disadvantaged)</w:t>
            </w:r>
          </w:p>
        </w:tc>
        <w:tc>
          <w:tcPr>
            <w:tcW w:w="1348" w:type="dxa"/>
            <w:shd w:val="clear" w:color="auto" w:fill="auto"/>
            <w:vAlign w:val="bottom"/>
            <w:hideMark/>
          </w:tcPr>
          <w:p w14:paraId="119D719B"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0.00885</w:t>
            </w:r>
          </w:p>
        </w:tc>
        <w:tc>
          <w:tcPr>
            <w:tcW w:w="1634" w:type="dxa"/>
            <w:shd w:val="clear" w:color="auto" w:fill="auto"/>
            <w:vAlign w:val="bottom"/>
            <w:hideMark/>
          </w:tcPr>
          <w:p w14:paraId="601C1229"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42090611" w14:textId="77777777" w:rsidTr="00946609">
        <w:trPr>
          <w:trHeight w:val="289"/>
          <w:jc w:val="center"/>
        </w:trPr>
        <w:tc>
          <w:tcPr>
            <w:tcW w:w="779" w:type="dxa"/>
            <w:shd w:val="clear" w:color="auto" w:fill="auto"/>
            <w:vAlign w:val="center"/>
            <w:hideMark/>
          </w:tcPr>
          <w:p w14:paraId="62BAE793"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4</w:t>
            </w:r>
          </w:p>
        </w:tc>
        <w:tc>
          <w:tcPr>
            <w:tcW w:w="5412" w:type="dxa"/>
            <w:shd w:val="clear" w:color="auto" w:fill="auto"/>
            <w:vAlign w:val="bottom"/>
            <w:hideMark/>
          </w:tcPr>
          <w:p w14:paraId="3752E8CA"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xml:space="preserve">SHIELD Test </w:t>
            </w:r>
            <w:proofErr w:type="spellStart"/>
            <w:proofErr w:type="gramStart"/>
            <w:r w:rsidRPr="004F1E5D">
              <w:rPr>
                <w:rFonts w:ascii="Times New Roman" w:eastAsia="Times New Roman" w:hAnsi="Times New Roman" w:cs="Times New Roman"/>
                <w:color w:val="000000"/>
                <w:kern w:val="0"/>
                <w:sz w:val="20"/>
                <w:szCs w:val="20"/>
                <w14:ligatures w14:val="none"/>
              </w:rPr>
              <w:t>Centers:ADI</w:t>
            </w:r>
            <w:proofErr w:type="spellEnd"/>
            <w:proofErr w:type="gramEnd"/>
            <w:r w:rsidRPr="004F1E5D">
              <w:rPr>
                <w:rFonts w:ascii="Times New Roman" w:eastAsia="Times New Roman" w:hAnsi="Times New Roman" w:cs="Times New Roman"/>
                <w:color w:val="000000"/>
                <w:kern w:val="0"/>
                <w:sz w:val="20"/>
                <w:szCs w:val="20"/>
                <w14:ligatures w14:val="none"/>
              </w:rPr>
              <w:t xml:space="preserve"> (More Disadvantaged)</w:t>
            </w:r>
          </w:p>
        </w:tc>
        <w:tc>
          <w:tcPr>
            <w:tcW w:w="1348" w:type="dxa"/>
            <w:shd w:val="clear" w:color="auto" w:fill="auto"/>
            <w:noWrap/>
            <w:vAlign w:val="bottom"/>
            <w:hideMark/>
          </w:tcPr>
          <w:p w14:paraId="02B966ED"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-0.00023</w:t>
            </w:r>
          </w:p>
        </w:tc>
        <w:tc>
          <w:tcPr>
            <w:tcW w:w="1634" w:type="dxa"/>
            <w:shd w:val="clear" w:color="auto" w:fill="auto"/>
            <w:vAlign w:val="bottom"/>
            <w:hideMark/>
          </w:tcPr>
          <w:p w14:paraId="1DAE47E6"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2AB0A274" w14:textId="77777777" w:rsidTr="00946609">
        <w:trPr>
          <w:trHeight w:val="289"/>
          <w:jc w:val="center"/>
        </w:trPr>
        <w:tc>
          <w:tcPr>
            <w:tcW w:w="779" w:type="dxa"/>
            <w:shd w:val="clear" w:color="auto" w:fill="auto"/>
            <w:vAlign w:val="center"/>
            <w:hideMark/>
          </w:tcPr>
          <w:p w14:paraId="6F3A9DE7"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5</w:t>
            </w:r>
          </w:p>
        </w:tc>
        <w:tc>
          <w:tcPr>
            <w:tcW w:w="5412" w:type="dxa"/>
            <w:shd w:val="clear" w:color="auto" w:fill="auto"/>
            <w:vAlign w:val="bottom"/>
            <w:hideMark/>
          </w:tcPr>
          <w:p w14:paraId="36C89E0E"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xml:space="preserve">Effective Number of Test </w:t>
            </w:r>
            <w:proofErr w:type="spellStart"/>
            <w:proofErr w:type="gramStart"/>
            <w:r w:rsidRPr="004F1E5D">
              <w:rPr>
                <w:rFonts w:ascii="Times New Roman" w:eastAsia="Times New Roman" w:hAnsi="Times New Roman" w:cs="Times New Roman"/>
                <w:color w:val="000000"/>
                <w:kern w:val="0"/>
                <w:sz w:val="20"/>
                <w:szCs w:val="20"/>
                <w14:ligatures w14:val="none"/>
              </w:rPr>
              <w:t>Centers:ADI</w:t>
            </w:r>
            <w:proofErr w:type="spellEnd"/>
            <w:proofErr w:type="gramEnd"/>
            <w:r w:rsidRPr="004F1E5D">
              <w:rPr>
                <w:rFonts w:ascii="Times New Roman" w:eastAsia="Times New Roman" w:hAnsi="Times New Roman" w:cs="Times New Roman"/>
                <w:color w:val="000000"/>
                <w:kern w:val="0"/>
                <w:sz w:val="20"/>
                <w:szCs w:val="20"/>
                <w14:ligatures w14:val="none"/>
              </w:rPr>
              <w:t xml:space="preserve"> (More Disadvantaged)</w:t>
            </w:r>
          </w:p>
        </w:tc>
        <w:tc>
          <w:tcPr>
            <w:tcW w:w="1348" w:type="dxa"/>
            <w:shd w:val="clear" w:color="auto" w:fill="auto"/>
            <w:noWrap/>
            <w:vAlign w:val="bottom"/>
            <w:hideMark/>
          </w:tcPr>
          <w:p w14:paraId="496451BB"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-0.00806</w:t>
            </w:r>
          </w:p>
        </w:tc>
        <w:tc>
          <w:tcPr>
            <w:tcW w:w="1634" w:type="dxa"/>
            <w:shd w:val="clear" w:color="auto" w:fill="auto"/>
            <w:vAlign w:val="bottom"/>
            <w:hideMark/>
          </w:tcPr>
          <w:p w14:paraId="28A05A30"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3AD77FC3" w14:textId="77777777" w:rsidTr="004F1E5D">
        <w:trPr>
          <w:trHeight w:val="289"/>
          <w:jc w:val="center"/>
        </w:trPr>
        <w:tc>
          <w:tcPr>
            <w:tcW w:w="9173" w:type="dxa"/>
            <w:gridSpan w:val="4"/>
            <w:shd w:val="clear" w:color="auto" w:fill="auto"/>
            <w:vAlign w:val="center"/>
            <w:hideMark/>
          </w:tcPr>
          <w:p w14:paraId="55550CC3" w14:textId="03CCB6AF" w:rsidR="004F1E5D" w:rsidRPr="004F1E5D" w:rsidRDefault="00163B65"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Delta</w:t>
            </w:r>
            <w:r w:rsidR="004F1E5D" w:rsidRPr="004F1E5D">
              <w:rPr>
                <w:rFonts w:ascii="Times New Roman" w:eastAsia="Times New Roman" w:hAnsi="Times New Roman" w:cs="Times New Roman"/>
                <w:b/>
                <w:bCs/>
                <w:color w:val="000000"/>
                <w:kern w:val="0"/>
                <w:sz w:val="20"/>
                <w:szCs w:val="20"/>
                <w14:ligatures w14:val="none"/>
              </w:rPr>
              <w:t xml:space="preserve"> Wave</w:t>
            </w:r>
          </w:p>
        </w:tc>
      </w:tr>
      <w:tr w:rsidR="004F1E5D" w:rsidRPr="004F1E5D" w14:paraId="5DB334A6" w14:textId="77777777" w:rsidTr="00946609">
        <w:trPr>
          <w:trHeight w:val="289"/>
          <w:jc w:val="center"/>
        </w:trPr>
        <w:tc>
          <w:tcPr>
            <w:tcW w:w="779" w:type="dxa"/>
            <w:shd w:val="clear" w:color="auto" w:fill="auto"/>
            <w:vAlign w:val="bottom"/>
            <w:hideMark/>
          </w:tcPr>
          <w:p w14:paraId="784D3D65"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1</w:t>
            </w:r>
          </w:p>
        </w:tc>
        <w:tc>
          <w:tcPr>
            <w:tcW w:w="5412" w:type="dxa"/>
            <w:shd w:val="clear" w:color="auto" w:fill="auto"/>
            <w:vAlign w:val="bottom"/>
            <w:hideMark/>
          </w:tcPr>
          <w:p w14:paraId="46393890"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SHIELD Test Centers</w:t>
            </w:r>
          </w:p>
        </w:tc>
        <w:tc>
          <w:tcPr>
            <w:tcW w:w="1348" w:type="dxa"/>
            <w:shd w:val="clear" w:color="auto" w:fill="auto"/>
            <w:vAlign w:val="bottom"/>
            <w:hideMark/>
          </w:tcPr>
          <w:p w14:paraId="1C3BC34F"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-0.00109</w:t>
            </w:r>
          </w:p>
        </w:tc>
        <w:tc>
          <w:tcPr>
            <w:tcW w:w="1634" w:type="dxa"/>
            <w:shd w:val="clear" w:color="auto" w:fill="auto"/>
            <w:vAlign w:val="bottom"/>
            <w:hideMark/>
          </w:tcPr>
          <w:p w14:paraId="3BC05CC1"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4B29CC87" w14:textId="77777777" w:rsidTr="00946609">
        <w:trPr>
          <w:trHeight w:val="289"/>
          <w:jc w:val="center"/>
        </w:trPr>
        <w:tc>
          <w:tcPr>
            <w:tcW w:w="779" w:type="dxa"/>
            <w:shd w:val="clear" w:color="auto" w:fill="auto"/>
            <w:vAlign w:val="bottom"/>
            <w:hideMark/>
          </w:tcPr>
          <w:p w14:paraId="3EF7AAA8"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2</w:t>
            </w:r>
          </w:p>
        </w:tc>
        <w:tc>
          <w:tcPr>
            <w:tcW w:w="5412" w:type="dxa"/>
            <w:shd w:val="clear" w:color="auto" w:fill="auto"/>
            <w:vAlign w:val="bottom"/>
            <w:hideMark/>
          </w:tcPr>
          <w:p w14:paraId="3E5ACD84"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w:t>
            </w:r>
          </w:p>
        </w:tc>
        <w:tc>
          <w:tcPr>
            <w:tcW w:w="1348" w:type="dxa"/>
            <w:shd w:val="clear" w:color="auto" w:fill="auto"/>
            <w:vAlign w:val="bottom"/>
            <w:hideMark/>
          </w:tcPr>
          <w:p w14:paraId="3C8B1CAA"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-0.00199</w:t>
            </w:r>
          </w:p>
        </w:tc>
        <w:tc>
          <w:tcPr>
            <w:tcW w:w="1634" w:type="dxa"/>
            <w:shd w:val="clear" w:color="auto" w:fill="auto"/>
            <w:vAlign w:val="bottom"/>
            <w:hideMark/>
          </w:tcPr>
          <w:p w14:paraId="3FD78C2F"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w:t>
            </w:r>
          </w:p>
        </w:tc>
      </w:tr>
      <w:tr w:rsidR="004F1E5D" w:rsidRPr="004F1E5D" w14:paraId="7BA8C801" w14:textId="77777777" w:rsidTr="00946609">
        <w:trPr>
          <w:trHeight w:val="289"/>
          <w:jc w:val="center"/>
        </w:trPr>
        <w:tc>
          <w:tcPr>
            <w:tcW w:w="779" w:type="dxa"/>
            <w:shd w:val="clear" w:color="auto" w:fill="auto"/>
            <w:vAlign w:val="bottom"/>
            <w:hideMark/>
          </w:tcPr>
          <w:p w14:paraId="1D982EA3"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3</w:t>
            </w:r>
          </w:p>
        </w:tc>
        <w:tc>
          <w:tcPr>
            <w:tcW w:w="5412" w:type="dxa"/>
            <w:shd w:val="clear" w:color="auto" w:fill="auto"/>
            <w:vAlign w:val="bottom"/>
            <w:hideMark/>
          </w:tcPr>
          <w:p w14:paraId="7241E3A7"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ADI (More Disadvantaged)</w:t>
            </w:r>
          </w:p>
        </w:tc>
        <w:tc>
          <w:tcPr>
            <w:tcW w:w="1348" w:type="dxa"/>
            <w:shd w:val="clear" w:color="auto" w:fill="auto"/>
            <w:vAlign w:val="bottom"/>
            <w:hideMark/>
          </w:tcPr>
          <w:p w14:paraId="64C75F99"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0.01622</w:t>
            </w:r>
          </w:p>
        </w:tc>
        <w:tc>
          <w:tcPr>
            <w:tcW w:w="1634" w:type="dxa"/>
            <w:shd w:val="clear" w:color="auto" w:fill="auto"/>
            <w:vAlign w:val="bottom"/>
            <w:hideMark/>
          </w:tcPr>
          <w:p w14:paraId="4FAB5A01"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w:t>
            </w:r>
          </w:p>
        </w:tc>
      </w:tr>
      <w:tr w:rsidR="004F1E5D" w:rsidRPr="004F1E5D" w14:paraId="5E497D1F" w14:textId="77777777" w:rsidTr="00946609">
        <w:trPr>
          <w:trHeight w:val="289"/>
          <w:jc w:val="center"/>
        </w:trPr>
        <w:tc>
          <w:tcPr>
            <w:tcW w:w="779" w:type="dxa"/>
            <w:shd w:val="clear" w:color="auto" w:fill="auto"/>
            <w:vAlign w:val="center"/>
            <w:hideMark/>
          </w:tcPr>
          <w:p w14:paraId="150DC0EE"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4</w:t>
            </w:r>
          </w:p>
        </w:tc>
        <w:tc>
          <w:tcPr>
            <w:tcW w:w="5412" w:type="dxa"/>
            <w:shd w:val="clear" w:color="auto" w:fill="auto"/>
            <w:vAlign w:val="bottom"/>
            <w:hideMark/>
          </w:tcPr>
          <w:p w14:paraId="4BAF39F6"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xml:space="preserve">SHIELD Test </w:t>
            </w:r>
            <w:proofErr w:type="spellStart"/>
            <w:proofErr w:type="gramStart"/>
            <w:r w:rsidRPr="004F1E5D">
              <w:rPr>
                <w:rFonts w:ascii="Times New Roman" w:eastAsia="Times New Roman" w:hAnsi="Times New Roman" w:cs="Times New Roman"/>
                <w:color w:val="000000"/>
                <w:kern w:val="0"/>
                <w:sz w:val="20"/>
                <w:szCs w:val="20"/>
                <w14:ligatures w14:val="none"/>
              </w:rPr>
              <w:t>Centers:ADI</w:t>
            </w:r>
            <w:proofErr w:type="spellEnd"/>
            <w:proofErr w:type="gramEnd"/>
            <w:r w:rsidRPr="004F1E5D">
              <w:rPr>
                <w:rFonts w:ascii="Times New Roman" w:eastAsia="Times New Roman" w:hAnsi="Times New Roman" w:cs="Times New Roman"/>
                <w:color w:val="000000"/>
                <w:kern w:val="0"/>
                <w:sz w:val="20"/>
                <w:szCs w:val="20"/>
                <w14:ligatures w14:val="none"/>
              </w:rPr>
              <w:t xml:space="preserve"> (More Disadvantaged)</w:t>
            </w:r>
          </w:p>
        </w:tc>
        <w:tc>
          <w:tcPr>
            <w:tcW w:w="1348" w:type="dxa"/>
            <w:shd w:val="clear" w:color="auto" w:fill="auto"/>
            <w:noWrap/>
            <w:vAlign w:val="bottom"/>
            <w:hideMark/>
          </w:tcPr>
          <w:p w14:paraId="1C4F617E"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-0.0018</w:t>
            </w:r>
          </w:p>
        </w:tc>
        <w:tc>
          <w:tcPr>
            <w:tcW w:w="1634" w:type="dxa"/>
            <w:shd w:val="clear" w:color="auto" w:fill="auto"/>
            <w:vAlign w:val="bottom"/>
            <w:hideMark/>
          </w:tcPr>
          <w:p w14:paraId="2C5BF16C"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5896D0E6" w14:textId="77777777" w:rsidTr="00946609">
        <w:trPr>
          <w:trHeight w:val="289"/>
          <w:jc w:val="center"/>
        </w:trPr>
        <w:tc>
          <w:tcPr>
            <w:tcW w:w="779" w:type="dxa"/>
            <w:shd w:val="clear" w:color="auto" w:fill="auto"/>
            <w:vAlign w:val="center"/>
            <w:hideMark/>
          </w:tcPr>
          <w:p w14:paraId="4451F3A4"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5</w:t>
            </w:r>
          </w:p>
        </w:tc>
        <w:tc>
          <w:tcPr>
            <w:tcW w:w="5412" w:type="dxa"/>
            <w:shd w:val="clear" w:color="auto" w:fill="auto"/>
            <w:vAlign w:val="bottom"/>
            <w:hideMark/>
          </w:tcPr>
          <w:p w14:paraId="16FCAB34"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xml:space="preserve">Effective Number of Test </w:t>
            </w:r>
            <w:proofErr w:type="spellStart"/>
            <w:proofErr w:type="gramStart"/>
            <w:r w:rsidRPr="004F1E5D">
              <w:rPr>
                <w:rFonts w:ascii="Times New Roman" w:eastAsia="Times New Roman" w:hAnsi="Times New Roman" w:cs="Times New Roman"/>
                <w:color w:val="000000"/>
                <w:kern w:val="0"/>
                <w:sz w:val="20"/>
                <w:szCs w:val="20"/>
                <w14:ligatures w14:val="none"/>
              </w:rPr>
              <w:t>Centers:ADI</w:t>
            </w:r>
            <w:proofErr w:type="spellEnd"/>
            <w:proofErr w:type="gramEnd"/>
            <w:r w:rsidRPr="004F1E5D">
              <w:rPr>
                <w:rFonts w:ascii="Times New Roman" w:eastAsia="Times New Roman" w:hAnsi="Times New Roman" w:cs="Times New Roman"/>
                <w:color w:val="000000"/>
                <w:kern w:val="0"/>
                <w:sz w:val="20"/>
                <w:szCs w:val="20"/>
                <w14:ligatures w14:val="none"/>
              </w:rPr>
              <w:t xml:space="preserve"> (More Disadvantaged)</w:t>
            </w:r>
          </w:p>
        </w:tc>
        <w:tc>
          <w:tcPr>
            <w:tcW w:w="1348" w:type="dxa"/>
            <w:shd w:val="clear" w:color="auto" w:fill="auto"/>
            <w:noWrap/>
            <w:vAlign w:val="bottom"/>
            <w:hideMark/>
          </w:tcPr>
          <w:p w14:paraId="7640AE72"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-0.00313</w:t>
            </w:r>
          </w:p>
        </w:tc>
        <w:tc>
          <w:tcPr>
            <w:tcW w:w="1634" w:type="dxa"/>
            <w:shd w:val="clear" w:color="auto" w:fill="auto"/>
            <w:vAlign w:val="bottom"/>
            <w:hideMark/>
          </w:tcPr>
          <w:p w14:paraId="2A715356"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18F23E5B" w14:textId="77777777" w:rsidTr="004F1E5D">
        <w:trPr>
          <w:trHeight w:val="289"/>
          <w:jc w:val="center"/>
        </w:trPr>
        <w:tc>
          <w:tcPr>
            <w:tcW w:w="9173" w:type="dxa"/>
            <w:gridSpan w:val="4"/>
            <w:shd w:val="clear" w:color="auto" w:fill="auto"/>
            <w:vAlign w:val="center"/>
            <w:hideMark/>
          </w:tcPr>
          <w:p w14:paraId="2CD8EC69" w14:textId="7CC8D116" w:rsidR="004F1E5D" w:rsidRPr="004F1E5D" w:rsidRDefault="00163B65" w:rsidP="004F1E5D">
            <w:pPr>
              <w:spacing w:after="0" w:line="240" w:lineRule="auto"/>
              <w:jc w:val="center"/>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color w:val="000000"/>
                <w:kern w:val="0"/>
                <w:sz w:val="20"/>
                <w:szCs w:val="20"/>
                <w14:ligatures w14:val="none"/>
              </w:rPr>
              <w:t>Omicron</w:t>
            </w:r>
            <w:r w:rsidR="004F1E5D" w:rsidRPr="004F1E5D">
              <w:rPr>
                <w:rFonts w:ascii="Times New Roman" w:eastAsia="Times New Roman" w:hAnsi="Times New Roman" w:cs="Times New Roman"/>
                <w:b/>
                <w:bCs/>
                <w:color w:val="000000"/>
                <w:kern w:val="0"/>
                <w:sz w:val="20"/>
                <w:szCs w:val="20"/>
                <w14:ligatures w14:val="none"/>
              </w:rPr>
              <w:t xml:space="preserve"> Wave</w:t>
            </w:r>
          </w:p>
        </w:tc>
      </w:tr>
      <w:tr w:rsidR="004F1E5D" w:rsidRPr="004F1E5D" w14:paraId="068671D1" w14:textId="77777777" w:rsidTr="00946609">
        <w:trPr>
          <w:trHeight w:val="289"/>
          <w:jc w:val="center"/>
        </w:trPr>
        <w:tc>
          <w:tcPr>
            <w:tcW w:w="779" w:type="dxa"/>
            <w:shd w:val="clear" w:color="auto" w:fill="auto"/>
            <w:vAlign w:val="bottom"/>
            <w:hideMark/>
          </w:tcPr>
          <w:p w14:paraId="204EE41B"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1</w:t>
            </w:r>
          </w:p>
        </w:tc>
        <w:tc>
          <w:tcPr>
            <w:tcW w:w="5412" w:type="dxa"/>
            <w:shd w:val="clear" w:color="auto" w:fill="auto"/>
            <w:vAlign w:val="bottom"/>
            <w:hideMark/>
          </w:tcPr>
          <w:p w14:paraId="0D919862"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SHIELD Test Centers</w:t>
            </w:r>
          </w:p>
        </w:tc>
        <w:tc>
          <w:tcPr>
            <w:tcW w:w="1348" w:type="dxa"/>
            <w:shd w:val="clear" w:color="auto" w:fill="auto"/>
            <w:noWrap/>
            <w:vAlign w:val="bottom"/>
            <w:hideMark/>
          </w:tcPr>
          <w:p w14:paraId="258FA066"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-0.00194</w:t>
            </w:r>
          </w:p>
        </w:tc>
        <w:tc>
          <w:tcPr>
            <w:tcW w:w="1634" w:type="dxa"/>
            <w:shd w:val="clear" w:color="auto" w:fill="auto"/>
            <w:vAlign w:val="bottom"/>
            <w:hideMark/>
          </w:tcPr>
          <w:p w14:paraId="120936C2"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w:t>
            </w:r>
          </w:p>
        </w:tc>
      </w:tr>
      <w:tr w:rsidR="004F1E5D" w:rsidRPr="004F1E5D" w14:paraId="2B78DB5F" w14:textId="77777777" w:rsidTr="00946609">
        <w:trPr>
          <w:trHeight w:val="289"/>
          <w:jc w:val="center"/>
        </w:trPr>
        <w:tc>
          <w:tcPr>
            <w:tcW w:w="779" w:type="dxa"/>
            <w:shd w:val="clear" w:color="auto" w:fill="auto"/>
            <w:vAlign w:val="bottom"/>
            <w:hideMark/>
          </w:tcPr>
          <w:p w14:paraId="6EC92162"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2</w:t>
            </w:r>
          </w:p>
        </w:tc>
        <w:tc>
          <w:tcPr>
            <w:tcW w:w="5412" w:type="dxa"/>
            <w:shd w:val="clear" w:color="auto" w:fill="auto"/>
            <w:vAlign w:val="bottom"/>
            <w:hideMark/>
          </w:tcPr>
          <w:p w14:paraId="3512B13A"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Effective Number of Test Centers</w:t>
            </w:r>
          </w:p>
        </w:tc>
        <w:tc>
          <w:tcPr>
            <w:tcW w:w="1348" w:type="dxa"/>
            <w:shd w:val="clear" w:color="auto" w:fill="auto"/>
            <w:noWrap/>
            <w:vAlign w:val="center"/>
            <w:hideMark/>
          </w:tcPr>
          <w:p w14:paraId="2925C507"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-0.00236</w:t>
            </w:r>
          </w:p>
        </w:tc>
        <w:tc>
          <w:tcPr>
            <w:tcW w:w="1634" w:type="dxa"/>
            <w:shd w:val="clear" w:color="auto" w:fill="auto"/>
            <w:vAlign w:val="bottom"/>
            <w:hideMark/>
          </w:tcPr>
          <w:p w14:paraId="290477E9"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 </w:t>
            </w:r>
          </w:p>
        </w:tc>
      </w:tr>
      <w:tr w:rsidR="004F1E5D" w:rsidRPr="004F1E5D" w14:paraId="49BD91E6" w14:textId="77777777" w:rsidTr="00946609">
        <w:trPr>
          <w:trHeight w:val="289"/>
          <w:jc w:val="center"/>
        </w:trPr>
        <w:tc>
          <w:tcPr>
            <w:tcW w:w="779" w:type="dxa"/>
            <w:shd w:val="clear" w:color="auto" w:fill="auto"/>
            <w:vAlign w:val="bottom"/>
            <w:hideMark/>
          </w:tcPr>
          <w:p w14:paraId="5684880D"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3</w:t>
            </w:r>
          </w:p>
        </w:tc>
        <w:tc>
          <w:tcPr>
            <w:tcW w:w="5412" w:type="dxa"/>
            <w:shd w:val="clear" w:color="auto" w:fill="auto"/>
            <w:vAlign w:val="bottom"/>
            <w:hideMark/>
          </w:tcPr>
          <w:p w14:paraId="356451EF"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ADI (More Disadvantaged)</w:t>
            </w:r>
          </w:p>
        </w:tc>
        <w:tc>
          <w:tcPr>
            <w:tcW w:w="1348" w:type="dxa"/>
            <w:shd w:val="clear" w:color="auto" w:fill="auto"/>
            <w:noWrap/>
            <w:vAlign w:val="bottom"/>
            <w:hideMark/>
          </w:tcPr>
          <w:p w14:paraId="64A81749"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0.02097</w:t>
            </w:r>
          </w:p>
        </w:tc>
        <w:tc>
          <w:tcPr>
            <w:tcW w:w="1634" w:type="dxa"/>
            <w:shd w:val="clear" w:color="auto" w:fill="auto"/>
            <w:vAlign w:val="bottom"/>
            <w:hideMark/>
          </w:tcPr>
          <w:p w14:paraId="1F924714"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w:t>
            </w:r>
          </w:p>
        </w:tc>
      </w:tr>
      <w:tr w:rsidR="004F1E5D" w:rsidRPr="004F1E5D" w14:paraId="12B933BD" w14:textId="77777777" w:rsidTr="00946609">
        <w:trPr>
          <w:trHeight w:val="289"/>
          <w:jc w:val="center"/>
        </w:trPr>
        <w:tc>
          <w:tcPr>
            <w:tcW w:w="779" w:type="dxa"/>
            <w:shd w:val="clear" w:color="auto" w:fill="auto"/>
            <w:vAlign w:val="center"/>
            <w:hideMark/>
          </w:tcPr>
          <w:p w14:paraId="0892F0E9"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4</w:t>
            </w:r>
          </w:p>
        </w:tc>
        <w:tc>
          <w:tcPr>
            <w:tcW w:w="5412" w:type="dxa"/>
            <w:shd w:val="clear" w:color="auto" w:fill="auto"/>
            <w:vAlign w:val="bottom"/>
            <w:hideMark/>
          </w:tcPr>
          <w:p w14:paraId="0830D1A5"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xml:space="preserve">SHIELD Test </w:t>
            </w:r>
            <w:proofErr w:type="spellStart"/>
            <w:proofErr w:type="gramStart"/>
            <w:r w:rsidRPr="004F1E5D">
              <w:rPr>
                <w:rFonts w:ascii="Times New Roman" w:eastAsia="Times New Roman" w:hAnsi="Times New Roman" w:cs="Times New Roman"/>
                <w:color w:val="000000"/>
                <w:kern w:val="0"/>
                <w:sz w:val="20"/>
                <w:szCs w:val="20"/>
                <w14:ligatures w14:val="none"/>
              </w:rPr>
              <w:t>Centers:ADI</w:t>
            </w:r>
            <w:proofErr w:type="spellEnd"/>
            <w:proofErr w:type="gramEnd"/>
            <w:r w:rsidRPr="004F1E5D">
              <w:rPr>
                <w:rFonts w:ascii="Times New Roman" w:eastAsia="Times New Roman" w:hAnsi="Times New Roman" w:cs="Times New Roman"/>
                <w:color w:val="000000"/>
                <w:kern w:val="0"/>
                <w:sz w:val="20"/>
                <w:szCs w:val="20"/>
                <w14:ligatures w14:val="none"/>
              </w:rPr>
              <w:t xml:space="preserve"> (More Disadvantaged)</w:t>
            </w:r>
          </w:p>
        </w:tc>
        <w:tc>
          <w:tcPr>
            <w:tcW w:w="1348" w:type="dxa"/>
            <w:shd w:val="clear" w:color="auto" w:fill="auto"/>
            <w:noWrap/>
            <w:vAlign w:val="bottom"/>
            <w:hideMark/>
          </w:tcPr>
          <w:p w14:paraId="53E766DB"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-0.00464</w:t>
            </w:r>
          </w:p>
        </w:tc>
        <w:tc>
          <w:tcPr>
            <w:tcW w:w="1634" w:type="dxa"/>
            <w:shd w:val="clear" w:color="auto" w:fill="auto"/>
            <w:vAlign w:val="bottom"/>
            <w:hideMark/>
          </w:tcPr>
          <w:p w14:paraId="6F61B713" w14:textId="77777777" w:rsidR="004F1E5D" w:rsidRPr="004F1E5D" w:rsidRDefault="004F1E5D" w:rsidP="004F1E5D">
            <w:pPr>
              <w:spacing w:after="0" w:line="240" w:lineRule="auto"/>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 </w:t>
            </w:r>
          </w:p>
        </w:tc>
      </w:tr>
      <w:tr w:rsidR="004F1E5D" w:rsidRPr="004F1E5D" w14:paraId="2C1C95CA" w14:textId="77777777" w:rsidTr="00946609">
        <w:trPr>
          <w:trHeight w:val="289"/>
          <w:jc w:val="center"/>
        </w:trPr>
        <w:tc>
          <w:tcPr>
            <w:tcW w:w="779" w:type="dxa"/>
            <w:shd w:val="clear" w:color="auto" w:fill="auto"/>
            <w:vAlign w:val="center"/>
            <w:hideMark/>
          </w:tcPr>
          <w:p w14:paraId="6602996C" w14:textId="77777777" w:rsidR="004F1E5D" w:rsidRPr="004F1E5D" w:rsidRDefault="004F1E5D" w:rsidP="004F1E5D">
            <w:pPr>
              <w:spacing w:after="0" w:line="240" w:lineRule="auto"/>
              <w:jc w:val="center"/>
              <w:rPr>
                <w:rFonts w:ascii="Times New Roman" w:eastAsia="Times New Roman" w:hAnsi="Times New Roman" w:cs="Times New Roman"/>
                <w:b/>
                <w:bCs/>
                <w:color w:val="000000"/>
                <w:kern w:val="0"/>
                <w:sz w:val="20"/>
                <w:szCs w:val="20"/>
                <w14:ligatures w14:val="none"/>
              </w:rPr>
            </w:pPr>
            <w:r w:rsidRPr="004F1E5D">
              <w:rPr>
                <w:rFonts w:ascii="Times New Roman" w:eastAsia="Times New Roman" w:hAnsi="Times New Roman" w:cs="Times New Roman"/>
                <w:b/>
                <w:bCs/>
                <w:color w:val="000000"/>
                <w:kern w:val="0"/>
                <w:sz w:val="20"/>
                <w:szCs w:val="20"/>
                <w14:ligatures w14:val="none"/>
              </w:rPr>
              <w:t>5</w:t>
            </w:r>
          </w:p>
        </w:tc>
        <w:tc>
          <w:tcPr>
            <w:tcW w:w="5412" w:type="dxa"/>
            <w:shd w:val="clear" w:color="auto" w:fill="auto"/>
            <w:vAlign w:val="bottom"/>
            <w:hideMark/>
          </w:tcPr>
          <w:p w14:paraId="0CC4B42E" w14:textId="77777777" w:rsidR="004F1E5D" w:rsidRPr="004F1E5D" w:rsidRDefault="004F1E5D" w:rsidP="004F1E5D">
            <w:pPr>
              <w:spacing w:after="0" w:line="240" w:lineRule="auto"/>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 xml:space="preserve">Effective Number of Test </w:t>
            </w:r>
            <w:proofErr w:type="spellStart"/>
            <w:proofErr w:type="gramStart"/>
            <w:r w:rsidRPr="004F1E5D">
              <w:rPr>
                <w:rFonts w:ascii="Times New Roman" w:eastAsia="Times New Roman" w:hAnsi="Times New Roman" w:cs="Times New Roman"/>
                <w:color w:val="000000"/>
                <w:kern w:val="0"/>
                <w:sz w:val="20"/>
                <w:szCs w:val="20"/>
                <w14:ligatures w14:val="none"/>
              </w:rPr>
              <w:t>Centers:ADI</w:t>
            </w:r>
            <w:proofErr w:type="spellEnd"/>
            <w:proofErr w:type="gramEnd"/>
            <w:r w:rsidRPr="004F1E5D">
              <w:rPr>
                <w:rFonts w:ascii="Times New Roman" w:eastAsia="Times New Roman" w:hAnsi="Times New Roman" w:cs="Times New Roman"/>
                <w:color w:val="000000"/>
                <w:kern w:val="0"/>
                <w:sz w:val="20"/>
                <w:szCs w:val="20"/>
                <w14:ligatures w14:val="none"/>
              </w:rPr>
              <w:t xml:space="preserve"> (More Disadvantaged)</w:t>
            </w:r>
          </w:p>
        </w:tc>
        <w:tc>
          <w:tcPr>
            <w:tcW w:w="1348" w:type="dxa"/>
            <w:shd w:val="clear" w:color="auto" w:fill="auto"/>
            <w:noWrap/>
            <w:vAlign w:val="bottom"/>
            <w:hideMark/>
          </w:tcPr>
          <w:p w14:paraId="71410A6C"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-0.00678</w:t>
            </w:r>
          </w:p>
        </w:tc>
        <w:tc>
          <w:tcPr>
            <w:tcW w:w="1634" w:type="dxa"/>
            <w:shd w:val="clear" w:color="auto" w:fill="auto"/>
            <w:noWrap/>
            <w:vAlign w:val="bottom"/>
            <w:hideMark/>
          </w:tcPr>
          <w:p w14:paraId="6739B689" w14:textId="77777777" w:rsidR="004F1E5D" w:rsidRPr="004F1E5D" w:rsidRDefault="004F1E5D" w:rsidP="004F1E5D">
            <w:pPr>
              <w:spacing w:after="0" w:line="240" w:lineRule="auto"/>
              <w:jc w:val="center"/>
              <w:rPr>
                <w:rFonts w:ascii="Times New Roman" w:eastAsia="Times New Roman" w:hAnsi="Times New Roman" w:cs="Times New Roman"/>
                <w:color w:val="000000"/>
                <w:kern w:val="0"/>
                <w:sz w:val="20"/>
                <w:szCs w:val="20"/>
                <w14:ligatures w14:val="none"/>
              </w:rPr>
            </w:pPr>
            <w:r w:rsidRPr="004F1E5D">
              <w:rPr>
                <w:rFonts w:ascii="Times New Roman" w:eastAsia="Times New Roman" w:hAnsi="Times New Roman" w:cs="Times New Roman"/>
                <w:color w:val="000000"/>
                <w:kern w:val="0"/>
                <w:sz w:val="20"/>
                <w:szCs w:val="20"/>
                <w14:ligatures w14:val="none"/>
              </w:rPr>
              <w:t>*</w:t>
            </w:r>
          </w:p>
        </w:tc>
      </w:tr>
    </w:tbl>
    <w:p w14:paraId="54408657" w14:textId="7F2E49B0" w:rsidR="00A769DA" w:rsidRDefault="00946609" w:rsidP="00A769DA">
      <w:pPr>
        <w:spacing w:before="120" w:after="0" w:line="360" w:lineRule="auto"/>
        <w:jc w:val="both"/>
        <w:rPr>
          <w:rFonts w:ascii="Times New Roman" w:hAnsi="Times New Roman" w:cs="Times New Roman"/>
          <w:sz w:val="20"/>
          <w:szCs w:val="20"/>
        </w:rPr>
      </w:pPr>
      <w:r w:rsidRPr="00946609">
        <w:rPr>
          <w:rFonts w:ascii="Times New Roman" w:hAnsi="Times New Roman" w:cs="Times New Roman"/>
          <w:sz w:val="20"/>
          <w:szCs w:val="20"/>
        </w:rPr>
        <w:t xml:space="preserve">During the Delta wave, Model 2 presents a negative and statistically significant estimate (-0.199%, </w:t>
      </w:r>
      <w:r w:rsidRPr="00946609">
        <w:rPr>
          <w:rFonts w:ascii="Times New Roman" w:hAnsi="Times New Roman" w:cs="Times New Roman"/>
          <w:i/>
          <w:iCs/>
          <w:sz w:val="20"/>
          <w:szCs w:val="20"/>
        </w:rPr>
        <w:t>p</w:t>
      </w:r>
      <w:r w:rsidRPr="00946609">
        <w:rPr>
          <w:rFonts w:ascii="Times New Roman" w:hAnsi="Times New Roman" w:cs="Times New Roman"/>
          <w:sz w:val="20"/>
          <w:szCs w:val="20"/>
        </w:rPr>
        <w:t xml:space="preserve"> &lt; 0.1) for the effective number of SHIELD test centers, indicating a significant reduction in the COVID ICU admission rate two months after an increase in the effectiveness of these centers. The data shows that the average COVID ICU rate during the Delta wave is currently 4.14%. Therefore, improving the effectiveness of SHIELD centers by one unit would reduce the average COVID ICU rate to 3.94% two months post-testing during this wave.</w:t>
      </w:r>
      <w:r>
        <w:rPr>
          <w:rFonts w:ascii="Times New Roman" w:hAnsi="Times New Roman" w:cs="Times New Roman"/>
          <w:sz w:val="20"/>
          <w:szCs w:val="20"/>
        </w:rPr>
        <w:t xml:space="preserve"> </w:t>
      </w:r>
      <w:r w:rsidR="00A763C4">
        <w:rPr>
          <w:rFonts w:ascii="Times New Roman" w:hAnsi="Times New Roman" w:cs="Times New Roman"/>
          <w:sz w:val="20"/>
          <w:szCs w:val="20"/>
        </w:rPr>
        <w:t xml:space="preserve">Also, </w:t>
      </w:r>
      <w:r w:rsidR="00A763C4" w:rsidRPr="00A763C4">
        <w:rPr>
          <w:rFonts w:ascii="Times New Roman" w:hAnsi="Times New Roman" w:cs="Times New Roman"/>
          <w:sz w:val="20"/>
          <w:szCs w:val="20"/>
        </w:rPr>
        <w:t>Model 3 shows a positive and statistically significant estimate (</w:t>
      </w:r>
      <w:r w:rsidR="006162A4">
        <w:rPr>
          <w:rFonts w:ascii="Times New Roman" w:hAnsi="Times New Roman" w:cs="Times New Roman"/>
          <w:sz w:val="20"/>
          <w:szCs w:val="20"/>
        </w:rPr>
        <w:t>1.622</w:t>
      </w:r>
      <w:r w:rsidR="00694708">
        <w:rPr>
          <w:rFonts w:ascii="Times New Roman" w:hAnsi="Times New Roman" w:cs="Times New Roman"/>
          <w:sz w:val="20"/>
          <w:szCs w:val="20"/>
        </w:rPr>
        <w:t>%,</w:t>
      </w:r>
      <w:r w:rsidR="00A763C4" w:rsidRPr="00A763C4">
        <w:rPr>
          <w:rFonts w:ascii="Times New Roman" w:hAnsi="Times New Roman" w:cs="Times New Roman"/>
          <w:sz w:val="20"/>
          <w:szCs w:val="20"/>
        </w:rPr>
        <w:t xml:space="preserve"> </w:t>
      </w:r>
      <w:r w:rsidR="00A763C4" w:rsidRPr="00A763C4">
        <w:rPr>
          <w:rFonts w:ascii="Times New Roman" w:hAnsi="Times New Roman" w:cs="Times New Roman"/>
          <w:i/>
          <w:iCs/>
          <w:sz w:val="20"/>
          <w:szCs w:val="20"/>
        </w:rPr>
        <w:t>p</w:t>
      </w:r>
      <w:r w:rsidR="00A763C4" w:rsidRPr="00A763C4">
        <w:rPr>
          <w:rFonts w:ascii="Times New Roman" w:hAnsi="Times New Roman" w:cs="Times New Roman"/>
          <w:sz w:val="20"/>
          <w:szCs w:val="20"/>
        </w:rPr>
        <w:t xml:space="preserve"> &lt; 0.1) for the </w:t>
      </w:r>
      <w:r w:rsidR="00F00F15">
        <w:rPr>
          <w:rFonts w:ascii="Times New Roman" w:hAnsi="Times New Roman" w:cs="Times New Roman"/>
          <w:sz w:val="20"/>
          <w:szCs w:val="20"/>
        </w:rPr>
        <w:t>more disadvantaged zip codes</w:t>
      </w:r>
      <w:r w:rsidR="00A763C4" w:rsidRPr="00A763C4">
        <w:rPr>
          <w:rFonts w:ascii="Times New Roman" w:hAnsi="Times New Roman" w:cs="Times New Roman"/>
          <w:sz w:val="20"/>
          <w:szCs w:val="20"/>
        </w:rPr>
        <w:t xml:space="preserve">, suggesting that </w:t>
      </w:r>
      <w:r w:rsidR="00F00F15">
        <w:rPr>
          <w:rFonts w:ascii="Times New Roman" w:hAnsi="Times New Roman" w:cs="Times New Roman"/>
          <w:sz w:val="20"/>
          <w:szCs w:val="20"/>
        </w:rPr>
        <w:t>these</w:t>
      </w:r>
      <w:r w:rsidR="00A763C4" w:rsidRPr="00A763C4">
        <w:rPr>
          <w:rFonts w:ascii="Times New Roman" w:hAnsi="Times New Roman" w:cs="Times New Roman"/>
          <w:sz w:val="20"/>
          <w:szCs w:val="20"/>
        </w:rPr>
        <w:t xml:space="preserve"> areas experienced significantly higher </w:t>
      </w:r>
      <w:r w:rsidR="00F00F15">
        <w:rPr>
          <w:rFonts w:ascii="Times New Roman" w:hAnsi="Times New Roman" w:cs="Times New Roman"/>
          <w:sz w:val="20"/>
          <w:szCs w:val="20"/>
        </w:rPr>
        <w:t xml:space="preserve">COVID </w:t>
      </w:r>
      <w:r w:rsidR="00A763C4" w:rsidRPr="00A763C4">
        <w:rPr>
          <w:rFonts w:ascii="Times New Roman" w:hAnsi="Times New Roman" w:cs="Times New Roman"/>
          <w:sz w:val="20"/>
          <w:szCs w:val="20"/>
        </w:rPr>
        <w:t>ICU admission rates two months after testing</w:t>
      </w:r>
      <w:r w:rsidR="00F00F15">
        <w:rPr>
          <w:rFonts w:ascii="Times New Roman" w:hAnsi="Times New Roman" w:cs="Times New Roman"/>
          <w:sz w:val="20"/>
          <w:szCs w:val="20"/>
        </w:rPr>
        <w:t xml:space="preserve">. </w:t>
      </w:r>
      <w:r w:rsidR="00887ED4" w:rsidRPr="00887ED4">
        <w:rPr>
          <w:rFonts w:ascii="Times New Roman" w:hAnsi="Times New Roman" w:cs="Times New Roman"/>
          <w:sz w:val="20"/>
          <w:szCs w:val="20"/>
        </w:rPr>
        <w:t>While Models 4 and 5 display negative estimates for the interaction between the number of SHIELD test centers and the effective number of SHIELD test centers with ADI, these effects are not statistically significant.</w:t>
      </w:r>
    </w:p>
    <w:p w14:paraId="3A07EABD" w14:textId="3548C82F" w:rsidR="006B6496" w:rsidRDefault="00887ED4" w:rsidP="002B12B8">
      <w:pPr>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In Omicron wave, </w:t>
      </w:r>
      <w:r w:rsidR="008045DA" w:rsidRPr="008045DA">
        <w:rPr>
          <w:rFonts w:ascii="Times New Roman" w:hAnsi="Times New Roman" w:cs="Times New Roman"/>
          <w:sz w:val="20"/>
          <w:szCs w:val="20"/>
        </w:rPr>
        <w:t>Model 3 shows a positive and statistically significant estimate (</w:t>
      </w:r>
      <w:r w:rsidR="008045DA">
        <w:rPr>
          <w:rFonts w:ascii="Times New Roman" w:hAnsi="Times New Roman" w:cs="Times New Roman"/>
          <w:sz w:val="20"/>
          <w:szCs w:val="20"/>
        </w:rPr>
        <w:t>2.097</w:t>
      </w:r>
      <w:r w:rsidR="008045DA" w:rsidRPr="008045DA">
        <w:rPr>
          <w:rFonts w:ascii="Times New Roman" w:hAnsi="Times New Roman" w:cs="Times New Roman"/>
          <w:sz w:val="20"/>
          <w:szCs w:val="20"/>
        </w:rPr>
        <w:t xml:space="preserve">, </w:t>
      </w:r>
      <w:r w:rsidR="008045DA" w:rsidRPr="008045DA">
        <w:rPr>
          <w:rFonts w:ascii="Times New Roman" w:hAnsi="Times New Roman" w:cs="Times New Roman"/>
          <w:i/>
          <w:iCs/>
          <w:sz w:val="20"/>
          <w:szCs w:val="20"/>
        </w:rPr>
        <w:t>p</w:t>
      </w:r>
      <w:r w:rsidR="008045DA" w:rsidRPr="008045DA">
        <w:rPr>
          <w:rFonts w:ascii="Times New Roman" w:hAnsi="Times New Roman" w:cs="Times New Roman"/>
          <w:sz w:val="20"/>
          <w:szCs w:val="20"/>
        </w:rPr>
        <w:t xml:space="preserve"> &lt; 0.1) for the ADI (More Disadvantaged), suggesting that more disadvantaged areas experienced significantly higher ICU admission rates two months after testing</w:t>
      </w:r>
      <w:r w:rsidR="008508FE">
        <w:rPr>
          <w:rFonts w:ascii="Times New Roman" w:hAnsi="Times New Roman" w:cs="Times New Roman"/>
          <w:sz w:val="20"/>
          <w:szCs w:val="20"/>
        </w:rPr>
        <w:t xml:space="preserve">. Also, </w:t>
      </w:r>
      <w:r w:rsidR="008508FE" w:rsidRPr="008508FE">
        <w:rPr>
          <w:rFonts w:ascii="Times New Roman" w:hAnsi="Times New Roman" w:cs="Times New Roman"/>
          <w:sz w:val="20"/>
          <w:szCs w:val="20"/>
        </w:rPr>
        <w:t>Model 5 presents a negative estimate (-0.678</w:t>
      </w:r>
      <w:r w:rsidR="008508FE">
        <w:rPr>
          <w:rFonts w:ascii="Times New Roman" w:hAnsi="Times New Roman" w:cs="Times New Roman"/>
          <w:sz w:val="20"/>
          <w:szCs w:val="20"/>
        </w:rPr>
        <w:t>%</w:t>
      </w:r>
      <w:r w:rsidR="004A3A7C">
        <w:rPr>
          <w:rFonts w:ascii="Times New Roman" w:hAnsi="Times New Roman" w:cs="Times New Roman"/>
          <w:sz w:val="20"/>
          <w:szCs w:val="20"/>
        </w:rPr>
        <w:t xml:space="preserve">, </w:t>
      </w:r>
      <w:r w:rsidR="004A3A7C" w:rsidRPr="008508FE">
        <w:rPr>
          <w:rFonts w:ascii="Times New Roman" w:hAnsi="Times New Roman" w:cs="Times New Roman"/>
          <w:i/>
          <w:iCs/>
          <w:sz w:val="20"/>
          <w:szCs w:val="20"/>
        </w:rPr>
        <w:t>p</w:t>
      </w:r>
      <w:r w:rsidR="004A3A7C" w:rsidRPr="008508FE">
        <w:rPr>
          <w:rFonts w:ascii="Times New Roman" w:hAnsi="Times New Roman" w:cs="Times New Roman"/>
          <w:sz w:val="20"/>
          <w:szCs w:val="20"/>
        </w:rPr>
        <w:t xml:space="preserve"> &lt; 0.1</w:t>
      </w:r>
      <w:r w:rsidR="008508FE" w:rsidRPr="008508FE">
        <w:rPr>
          <w:rFonts w:ascii="Times New Roman" w:hAnsi="Times New Roman" w:cs="Times New Roman"/>
          <w:sz w:val="20"/>
          <w:szCs w:val="20"/>
        </w:rPr>
        <w:t xml:space="preserve">) for the interaction between the effective number of SHIELD test centers and ADI, suggesting </w:t>
      </w:r>
      <w:r w:rsidR="002B12B8" w:rsidRPr="002B12B8">
        <w:rPr>
          <w:rFonts w:ascii="Times New Roman" w:hAnsi="Times New Roman" w:cs="Times New Roman"/>
          <w:sz w:val="20"/>
          <w:szCs w:val="20"/>
        </w:rPr>
        <w:t>a one-unit increase in the effectiveness of SHIELD centers in more disadvantaged ADI areas, two months after testing during the OMICRON wave</w:t>
      </w:r>
      <w:r w:rsidR="00D937FF">
        <w:rPr>
          <w:rFonts w:ascii="Times New Roman" w:hAnsi="Times New Roman" w:cs="Times New Roman"/>
          <w:sz w:val="20"/>
          <w:szCs w:val="20"/>
        </w:rPr>
        <w:t xml:space="preserve"> </w:t>
      </w:r>
      <w:r w:rsidR="002B12B8" w:rsidRPr="002B12B8">
        <w:rPr>
          <w:rFonts w:ascii="Times New Roman" w:hAnsi="Times New Roman" w:cs="Times New Roman"/>
          <w:sz w:val="20"/>
          <w:szCs w:val="20"/>
        </w:rPr>
        <w:t xml:space="preserve">would reduce the rate from 6.33% to 5.66% in these </w:t>
      </w:r>
      <w:r w:rsidR="00D937FF">
        <w:rPr>
          <w:rFonts w:ascii="Times New Roman" w:hAnsi="Times New Roman" w:cs="Times New Roman"/>
          <w:sz w:val="20"/>
          <w:szCs w:val="20"/>
        </w:rPr>
        <w:t>zip codes.</w:t>
      </w:r>
    </w:p>
    <w:p w14:paraId="236CFB0D" w14:textId="77777777" w:rsidR="00D937FF" w:rsidRDefault="00D937FF" w:rsidP="002B12B8">
      <w:pPr>
        <w:pBdr>
          <w:bottom w:val="single" w:sz="6" w:space="1" w:color="auto"/>
        </w:pBdr>
        <w:spacing w:after="0" w:line="360" w:lineRule="auto"/>
        <w:jc w:val="both"/>
        <w:rPr>
          <w:rFonts w:ascii="Times New Roman" w:hAnsi="Times New Roman" w:cs="Times New Roman"/>
          <w:sz w:val="20"/>
          <w:szCs w:val="20"/>
        </w:rPr>
      </w:pPr>
    </w:p>
    <w:p w14:paraId="30031F31" w14:textId="1E119424" w:rsidR="00D937FF" w:rsidRPr="00D937FF" w:rsidRDefault="00D937FF" w:rsidP="002B12B8">
      <w:pPr>
        <w:pBdr>
          <w:bottom w:val="single" w:sz="6" w:space="1" w:color="auto"/>
        </w:pBdr>
        <w:spacing w:after="0" w:line="360" w:lineRule="auto"/>
        <w:jc w:val="both"/>
        <w:rPr>
          <w:rFonts w:ascii="Times New Roman" w:hAnsi="Times New Roman" w:cs="Times New Roman"/>
          <w:b/>
          <w:bCs/>
          <w:sz w:val="20"/>
          <w:szCs w:val="20"/>
        </w:rPr>
      </w:pPr>
      <w:r w:rsidRPr="00D937FF">
        <w:rPr>
          <w:rFonts w:ascii="Times New Roman" w:hAnsi="Times New Roman" w:cs="Times New Roman"/>
          <w:b/>
          <w:bCs/>
          <w:sz w:val="20"/>
          <w:szCs w:val="20"/>
        </w:rPr>
        <w:t>Conclusion</w:t>
      </w:r>
    </w:p>
    <w:p w14:paraId="1C1C1CFD" w14:textId="77777777" w:rsidR="00D937FF" w:rsidRDefault="00D937FF" w:rsidP="002B12B8">
      <w:pPr>
        <w:spacing w:after="0" w:line="360" w:lineRule="auto"/>
        <w:jc w:val="both"/>
        <w:rPr>
          <w:rFonts w:ascii="Times New Roman" w:hAnsi="Times New Roman" w:cs="Times New Roman"/>
          <w:sz w:val="20"/>
          <w:szCs w:val="20"/>
        </w:rPr>
      </w:pPr>
    </w:p>
    <w:p w14:paraId="5D0BC317" w14:textId="4F7D9D45" w:rsidR="00E071F7" w:rsidRPr="00E071F7" w:rsidRDefault="00E071F7" w:rsidP="00E071F7">
      <w:pPr>
        <w:spacing w:after="0" w:line="360" w:lineRule="auto"/>
        <w:jc w:val="both"/>
        <w:rPr>
          <w:rFonts w:ascii="Times New Roman" w:hAnsi="Times New Roman" w:cs="Times New Roman"/>
          <w:sz w:val="20"/>
          <w:szCs w:val="20"/>
        </w:rPr>
      </w:pPr>
      <w:r w:rsidRPr="00E071F7">
        <w:rPr>
          <w:rFonts w:ascii="Times New Roman" w:hAnsi="Times New Roman" w:cs="Times New Roman"/>
          <w:sz w:val="20"/>
          <w:szCs w:val="20"/>
        </w:rPr>
        <w:lastRenderedPageBreak/>
        <w:t>The results of this study highlight the critical role that the SHIELD test</w:t>
      </w:r>
      <w:r w:rsidR="00820ABA">
        <w:rPr>
          <w:rFonts w:ascii="Times New Roman" w:hAnsi="Times New Roman" w:cs="Times New Roman"/>
          <w:sz w:val="20"/>
          <w:szCs w:val="20"/>
        </w:rPr>
        <w:t xml:space="preserve">ing program </w:t>
      </w:r>
      <w:r w:rsidRPr="00E071F7">
        <w:rPr>
          <w:rFonts w:ascii="Times New Roman" w:hAnsi="Times New Roman" w:cs="Times New Roman"/>
          <w:sz w:val="20"/>
          <w:szCs w:val="20"/>
        </w:rPr>
        <w:t>played in managing the COVID-19 pandemic, with particular emphasis on the proportion of these centers that were actively serving communities</w:t>
      </w:r>
      <w:r w:rsidR="00820ABA">
        <w:rPr>
          <w:rFonts w:ascii="Times New Roman" w:hAnsi="Times New Roman" w:cs="Times New Roman"/>
          <w:sz w:val="20"/>
          <w:szCs w:val="20"/>
        </w:rPr>
        <w:t xml:space="preserve">, </w:t>
      </w:r>
      <w:r w:rsidRPr="00E071F7">
        <w:rPr>
          <w:rFonts w:ascii="Times New Roman" w:hAnsi="Times New Roman" w:cs="Times New Roman"/>
          <w:sz w:val="20"/>
          <w:szCs w:val="20"/>
        </w:rPr>
        <w:t xml:space="preserve">the </w:t>
      </w:r>
      <w:r w:rsidR="00820ABA">
        <w:rPr>
          <w:rFonts w:ascii="Times New Roman" w:hAnsi="Times New Roman" w:cs="Times New Roman"/>
          <w:sz w:val="20"/>
          <w:szCs w:val="20"/>
        </w:rPr>
        <w:t>“</w:t>
      </w:r>
      <w:r w:rsidRPr="00E071F7">
        <w:rPr>
          <w:rFonts w:ascii="Times New Roman" w:hAnsi="Times New Roman" w:cs="Times New Roman"/>
          <w:sz w:val="20"/>
          <w:szCs w:val="20"/>
        </w:rPr>
        <w:t>effective number</w:t>
      </w:r>
      <w:r w:rsidR="00820ABA">
        <w:rPr>
          <w:rFonts w:ascii="Times New Roman" w:hAnsi="Times New Roman" w:cs="Times New Roman"/>
          <w:sz w:val="20"/>
          <w:szCs w:val="20"/>
        </w:rPr>
        <w:t>”</w:t>
      </w:r>
      <w:r w:rsidRPr="00E071F7">
        <w:rPr>
          <w:rFonts w:ascii="Times New Roman" w:hAnsi="Times New Roman" w:cs="Times New Roman"/>
          <w:sz w:val="20"/>
          <w:szCs w:val="20"/>
        </w:rPr>
        <w:t xml:space="preserve"> of SHIELD test centers. While the overall number of SHIELD test centers increased during major waves of the pandemic, it was the proportion of centers that were effectively serving their respective zip codes that had a significant impact on reducing COVID ICU admissions.</w:t>
      </w:r>
    </w:p>
    <w:p w14:paraId="274829A4" w14:textId="144200FE" w:rsidR="00E071F7" w:rsidRPr="00E071F7" w:rsidRDefault="00E071F7" w:rsidP="00E071F7">
      <w:pPr>
        <w:spacing w:after="0" w:line="360" w:lineRule="auto"/>
        <w:jc w:val="both"/>
        <w:rPr>
          <w:rFonts w:ascii="Times New Roman" w:hAnsi="Times New Roman" w:cs="Times New Roman"/>
          <w:sz w:val="20"/>
          <w:szCs w:val="20"/>
        </w:rPr>
      </w:pPr>
      <w:r w:rsidRPr="00E071F7">
        <w:rPr>
          <w:rFonts w:ascii="Times New Roman" w:hAnsi="Times New Roman" w:cs="Times New Roman"/>
          <w:sz w:val="20"/>
          <w:szCs w:val="20"/>
        </w:rPr>
        <w:t xml:space="preserve">During the Alpha and Delta waves, the presence of SHIELD centers alone did not significantly lower </w:t>
      </w:r>
      <w:r w:rsidR="00896724">
        <w:rPr>
          <w:rFonts w:ascii="Times New Roman" w:hAnsi="Times New Roman" w:cs="Times New Roman"/>
          <w:sz w:val="20"/>
          <w:szCs w:val="20"/>
        </w:rPr>
        <w:t xml:space="preserve">COVID </w:t>
      </w:r>
      <w:r w:rsidRPr="00E071F7">
        <w:rPr>
          <w:rFonts w:ascii="Times New Roman" w:hAnsi="Times New Roman" w:cs="Times New Roman"/>
          <w:sz w:val="20"/>
          <w:szCs w:val="20"/>
        </w:rPr>
        <w:t xml:space="preserve">ICU admissions, indicating that simply having more centers available was not enough. However, during the Omicron wave, the data revealed that when a higher proportion of SHIELD centers actively served their communities, particularly in more disadvantaged areas, there was a statistically significant reduction in </w:t>
      </w:r>
      <w:r w:rsidR="00644398">
        <w:rPr>
          <w:rFonts w:ascii="Times New Roman" w:hAnsi="Times New Roman" w:cs="Times New Roman"/>
          <w:sz w:val="20"/>
          <w:szCs w:val="20"/>
        </w:rPr>
        <w:t xml:space="preserve">COVID </w:t>
      </w:r>
      <w:r w:rsidRPr="00E071F7">
        <w:rPr>
          <w:rFonts w:ascii="Times New Roman" w:hAnsi="Times New Roman" w:cs="Times New Roman"/>
          <w:sz w:val="20"/>
          <w:szCs w:val="20"/>
        </w:rPr>
        <w:t>ICU admissions. This suggests that the effectiveness of testing</w:t>
      </w:r>
      <w:r w:rsidR="00644398">
        <w:rPr>
          <w:rFonts w:ascii="Times New Roman" w:hAnsi="Times New Roman" w:cs="Times New Roman"/>
          <w:sz w:val="20"/>
          <w:szCs w:val="20"/>
        </w:rPr>
        <w:t xml:space="preserve"> </w:t>
      </w:r>
      <w:r w:rsidRPr="00E071F7">
        <w:rPr>
          <w:rFonts w:ascii="Times New Roman" w:hAnsi="Times New Roman" w:cs="Times New Roman"/>
          <w:sz w:val="20"/>
          <w:szCs w:val="20"/>
        </w:rPr>
        <w:t>was crucial in mitigating severe COVID-19 outcomes.</w:t>
      </w:r>
    </w:p>
    <w:p w14:paraId="16723BB7" w14:textId="7C69FCEE" w:rsidR="00E071F7" w:rsidRPr="00E071F7" w:rsidRDefault="00E071F7" w:rsidP="00E071F7">
      <w:pPr>
        <w:spacing w:after="0" w:line="360" w:lineRule="auto"/>
        <w:jc w:val="both"/>
        <w:rPr>
          <w:rFonts w:ascii="Times New Roman" w:hAnsi="Times New Roman" w:cs="Times New Roman"/>
          <w:sz w:val="20"/>
          <w:szCs w:val="20"/>
        </w:rPr>
      </w:pPr>
      <w:r w:rsidRPr="00E071F7">
        <w:rPr>
          <w:rFonts w:ascii="Times New Roman" w:hAnsi="Times New Roman" w:cs="Times New Roman"/>
          <w:sz w:val="20"/>
          <w:szCs w:val="20"/>
        </w:rPr>
        <w:t>The lag analysis further supports this conclusion, showing that an increase in the effective number of SHIELD centers led to sustained reductions in</w:t>
      </w:r>
      <w:r w:rsidR="005B0A3A">
        <w:rPr>
          <w:rFonts w:ascii="Times New Roman" w:hAnsi="Times New Roman" w:cs="Times New Roman"/>
          <w:sz w:val="20"/>
          <w:szCs w:val="20"/>
        </w:rPr>
        <w:t xml:space="preserve"> COVID</w:t>
      </w:r>
      <w:r w:rsidRPr="00E071F7">
        <w:rPr>
          <w:rFonts w:ascii="Times New Roman" w:hAnsi="Times New Roman" w:cs="Times New Roman"/>
          <w:sz w:val="20"/>
          <w:szCs w:val="20"/>
        </w:rPr>
        <w:t xml:space="preserve"> ICU admissions over time, particularly in socio-economically disadvantaged areas. This underscores the importance of not only maintaining the number of testing centers but also ensuring that these centers are strategically deployed and effectively utilized to meet the evolving demands of the pandemic.</w:t>
      </w:r>
    </w:p>
    <w:p w14:paraId="3769ABBB" w14:textId="62C1B739" w:rsidR="00E071F7" w:rsidRPr="00E071F7" w:rsidRDefault="00E071F7" w:rsidP="00E071F7">
      <w:pPr>
        <w:spacing w:after="0" w:line="360" w:lineRule="auto"/>
        <w:jc w:val="both"/>
        <w:rPr>
          <w:rFonts w:ascii="Times New Roman" w:hAnsi="Times New Roman" w:cs="Times New Roman"/>
          <w:sz w:val="20"/>
          <w:szCs w:val="20"/>
        </w:rPr>
      </w:pPr>
      <w:r w:rsidRPr="00E071F7">
        <w:rPr>
          <w:rFonts w:ascii="Times New Roman" w:hAnsi="Times New Roman" w:cs="Times New Roman"/>
          <w:sz w:val="20"/>
          <w:szCs w:val="20"/>
        </w:rPr>
        <w:t xml:space="preserve">In summary, the findings suggest that the success of the SHIELD testing </w:t>
      </w:r>
      <w:r w:rsidR="00734011">
        <w:rPr>
          <w:rFonts w:ascii="Times New Roman" w:hAnsi="Times New Roman" w:cs="Times New Roman"/>
          <w:sz w:val="20"/>
          <w:szCs w:val="20"/>
        </w:rPr>
        <w:t xml:space="preserve">program </w:t>
      </w:r>
      <w:r w:rsidRPr="00E071F7">
        <w:rPr>
          <w:rFonts w:ascii="Times New Roman" w:hAnsi="Times New Roman" w:cs="Times New Roman"/>
          <w:sz w:val="20"/>
          <w:szCs w:val="20"/>
        </w:rPr>
        <w:t>depended not just on the quantity of testing centers, but on their effectiveness</w:t>
      </w:r>
      <w:r w:rsidR="00734011">
        <w:rPr>
          <w:rFonts w:ascii="Times New Roman" w:hAnsi="Times New Roman" w:cs="Times New Roman"/>
          <w:sz w:val="20"/>
          <w:szCs w:val="20"/>
        </w:rPr>
        <w:t xml:space="preserve"> (i.e., </w:t>
      </w:r>
      <w:r w:rsidRPr="00E071F7">
        <w:rPr>
          <w:rFonts w:ascii="Times New Roman" w:hAnsi="Times New Roman" w:cs="Times New Roman"/>
          <w:sz w:val="20"/>
          <w:szCs w:val="20"/>
        </w:rPr>
        <w:t>how well they served the communities they were intended to help</w:t>
      </w:r>
      <w:r w:rsidR="00734011">
        <w:rPr>
          <w:rFonts w:ascii="Times New Roman" w:hAnsi="Times New Roman" w:cs="Times New Roman"/>
          <w:sz w:val="20"/>
          <w:szCs w:val="20"/>
        </w:rPr>
        <w:t>)</w:t>
      </w:r>
      <w:r w:rsidRPr="00E071F7">
        <w:rPr>
          <w:rFonts w:ascii="Times New Roman" w:hAnsi="Times New Roman" w:cs="Times New Roman"/>
          <w:sz w:val="20"/>
          <w:szCs w:val="20"/>
        </w:rPr>
        <w:t>. Future public health strategies should focus on optimizing the deployment and operation of testing centers, particularly in vulnerable communities, to maximize their impact on reducing severe health outcomes during a pandemic.</w:t>
      </w:r>
    </w:p>
    <w:p w14:paraId="06E2FDE7" w14:textId="77777777" w:rsidR="00CC1708" w:rsidRDefault="00CC1708" w:rsidP="00C64B2A">
      <w:pPr>
        <w:pBdr>
          <w:bottom w:val="single" w:sz="6" w:space="1" w:color="auto"/>
        </w:pBdr>
        <w:spacing w:after="0" w:line="360" w:lineRule="auto"/>
        <w:rPr>
          <w:rFonts w:ascii="Times New Roman" w:hAnsi="Times New Roman" w:cs="Times New Roman"/>
          <w:sz w:val="20"/>
          <w:szCs w:val="20"/>
        </w:rPr>
      </w:pPr>
    </w:p>
    <w:p w14:paraId="1BB334CD" w14:textId="671E0CEE" w:rsidR="009C254A" w:rsidRPr="00012244" w:rsidRDefault="00C64B2A" w:rsidP="00C64B2A">
      <w:pPr>
        <w:pBdr>
          <w:bottom w:val="single" w:sz="6" w:space="1" w:color="auto"/>
        </w:pBdr>
        <w:spacing w:after="0" w:line="360" w:lineRule="auto"/>
        <w:rPr>
          <w:rFonts w:ascii="Times New Roman" w:hAnsi="Times New Roman" w:cs="Times New Roman"/>
          <w:b/>
          <w:bCs/>
          <w:sz w:val="20"/>
          <w:szCs w:val="20"/>
        </w:rPr>
      </w:pPr>
      <w:r w:rsidRPr="00012244">
        <w:rPr>
          <w:rFonts w:ascii="Times New Roman" w:hAnsi="Times New Roman" w:cs="Times New Roman"/>
          <w:b/>
          <w:bCs/>
          <w:sz w:val="20"/>
          <w:szCs w:val="20"/>
        </w:rPr>
        <w:t>References</w:t>
      </w:r>
    </w:p>
    <w:p w14:paraId="3ABD84EB" w14:textId="77777777" w:rsidR="00C64B2A" w:rsidRPr="00012244" w:rsidRDefault="00C64B2A" w:rsidP="00C64B2A">
      <w:pPr>
        <w:spacing w:after="0" w:line="360" w:lineRule="auto"/>
        <w:rPr>
          <w:rFonts w:ascii="Times New Roman" w:hAnsi="Times New Roman" w:cs="Times New Roman"/>
          <w:b/>
          <w:bCs/>
          <w:sz w:val="20"/>
          <w:szCs w:val="20"/>
        </w:rPr>
      </w:pPr>
    </w:p>
    <w:sdt>
      <w:sdtPr>
        <w:rPr>
          <w:rFonts w:ascii="Times New Roman" w:hAnsi="Times New Roman" w:cs="Times New Roman"/>
          <w:b/>
          <w:bCs/>
          <w:sz w:val="20"/>
          <w:szCs w:val="20"/>
        </w:rPr>
        <w:tag w:val="MENDELEY_BIBLIOGRAPHY"/>
        <w:id w:val="-1633947004"/>
        <w:placeholder>
          <w:docPart w:val="DefaultPlaceholder_-1854013440"/>
        </w:placeholder>
      </w:sdtPr>
      <w:sdtEndPr>
        <w:rPr>
          <w:rFonts w:ascii="Arial" w:hAnsi="Arial" w:cs="Arial"/>
          <w:sz w:val="22"/>
          <w:szCs w:val="22"/>
        </w:rPr>
      </w:sdtEndPr>
      <w:sdtContent>
        <w:p w14:paraId="095819E7" w14:textId="77777777" w:rsidR="008879F7" w:rsidRPr="00012244" w:rsidRDefault="008879F7" w:rsidP="008879F7">
          <w:pPr>
            <w:autoSpaceDE w:val="0"/>
            <w:autoSpaceDN w:val="0"/>
            <w:ind w:hanging="640"/>
            <w:jc w:val="both"/>
            <w:divId w:val="715083028"/>
            <w:rPr>
              <w:rFonts w:ascii="Times New Roman" w:eastAsia="Times New Roman" w:hAnsi="Times New Roman" w:cs="Times New Roman"/>
              <w:kern w:val="0"/>
              <w:sz w:val="20"/>
              <w:szCs w:val="20"/>
              <w14:ligatures w14:val="none"/>
            </w:rPr>
          </w:pPr>
          <w:r w:rsidRPr="00012244">
            <w:rPr>
              <w:rFonts w:ascii="Times New Roman" w:eastAsia="Times New Roman" w:hAnsi="Times New Roman" w:cs="Times New Roman"/>
              <w:sz w:val="20"/>
              <w:szCs w:val="20"/>
            </w:rPr>
            <w:t>[1]</w:t>
          </w:r>
          <w:r w:rsidRPr="00012244">
            <w:rPr>
              <w:rFonts w:ascii="Times New Roman" w:eastAsia="Times New Roman" w:hAnsi="Times New Roman" w:cs="Times New Roman"/>
              <w:sz w:val="20"/>
              <w:szCs w:val="20"/>
            </w:rPr>
            <w:tab/>
            <w:t xml:space="preserve">O. M. Araz, A. Ramirez-Nafarrate, M. Jehn, and F. A. Wilson, “The importance of widespread testing for COVID-19 pandemic: systems thinking for drive-through testing sites,” </w:t>
          </w:r>
          <w:r w:rsidRPr="00012244">
            <w:rPr>
              <w:rFonts w:ascii="Times New Roman" w:eastAsia="Times New Roman" w:hAnsi="Times New Roman" w:cs="Times New Roman"/>
              <w:i/>
              <w:iCs/>
              <w:sz w:val="20"/>
              <w:szCs w:val="20"/>
            </w:rPr>
            <w:t>Health Systems</w:t>
          </w:r>
          <w:r w:rsidRPr="00012244">
            <w:rPr>
              <w:rFonts w:ascii="Times New Roman" w:eastAsia="Times New Roman" w:hAnsi="Times New Roman" w:cs="Times New Roman"/>
              <w:sz w:val="20"/>
              <w:szCs w:val="20"/>
            </w:rPr>
            <w:t>, vol. 9, no. 2, pp. 119–123, 2020.</w:t>
          </w:r>
        </w:p>
        <w:p w14:paraId="13E66CFE" w14:textId="77777777" w:rsidR="008879F7" w:rsidRPr="00012244" w:rsidRDefault="008879F7" w:rsidP="008879F7">
          <w:pPr>
            <w:autoSpaceDE w:val="0"/>
            <w:autoSpaceDN w:val="0"/>
            <w:ind w:hanging="640"/>
            <w:jc w:val="both"/>
            <w:divId w:val="1479567439"/>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[2]</w:t>
          </w:r>
          <w:r w:rsidRPr="00012244">
            <w:rPr>
              <w:rFonts w:ascii="Times New Roman" w:eastAsia="Times New Roman" w:hAnsi="Times New Roman" w:cs="Times New Roman"/>
              <w:sz w:val="20"/>
              <w:szCs w:val="20"/>
            </w:rPr>
            <w:tab/>
            <w:t xml:space="preserve">J. S. Adelman and T. K. Gandhi, “COVID-19 and patient safety: time to tap into our investment in high reliability,” </w:t>
          </w:r>
          <w:r w:rsidRPr="00012244">
            <w:rPr>
              <w:rFonts w:ascii="Times New Roman" w:eastAsia="Times New Roman" w:hAnsi="Times New Roman" w:cs="Times New Roman"/>
              <w:i/>
              <w:iCs/>
              <w:sz w:val="20"/>
              <w:szCs w:val="20"/>
            </w:rPr>
            <w:t xml:space="preserve">J Patient </w:t>
          </w:r>
          <w:proofErr w:type="spellStart"/>
          <w:r w:rsidRPr="00012244">
            <w:rPr>
              <w:rFonts w:ascii="Times New Roman" w:eastAsia="Times New Roman" w:hAnsi="Times New Roman" w:cs="Times New Roman"/>
              <w:i/>
              <w:iCs/>
              <w:sz w:val="20"/>
              <w:szCs w:val="20"/>
            </w:rPr>
            <w:t>Saf</w:t>
          </w:r>
          <w:proofErr w:type="spellEnd"/>
          <w:r w:rsidRPr="00012244">
            <w:rPr>
              <w:rFonts w:ascii="Times New Roman" w:eastAsia="Times New Roman" w:hAnsi="Times New Roman" w:cs="Times New Roman"/>
              <w:sz w:val="20"/>
              <w:szCs w:val="20"/>
            </w:rPr>
            <w:t>, vol. 17, no. 4, pp. 331–333, 2021.</w:t>
          </w:r>
        </w:p>
        <w:p w14:paraId="09EFF6FC" w14:textId="77777777" w:rsidR="008879F7" w:rsidRPr="00012244" w:rsidRDefault="008879F7" w:rsidP="008879F7">
          <w:pPr>
            <w:autoSpaceDE w:val="0"/>
            <w:autoSpaceDN w:val="0"/>
            <w:ind w:hanging="640"/>
            <w:jc w:val="both"/>
            <w:divId w:val="650208658"/>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[3]</w:t>
          </w:r>
          <w:r w:rsidRPr="00012244">
            <w:rPr>
              <w:rFonts w:ascii="Times New Roman" w:eastAsia="Times New Roman" w:hAnsi="Times New Roman" w:cs="Times New Roman"/>
              <w:sz w:val="20"/>
              <w:szCs w:val="20"/>
            </w:rPr>
            <w:tab/>
            <w:t xml:space="preserve">S. M. Abate, S. Ahmed Ali, B. </w:t>
          </w:r>
          <w:proofErr w:type="spellStart"/>
          <w:r w:rsidRPr="00012244">
            <w:rPr>
              <w:rFonts w:ascii="Times New Roman" w:eastAsia="Times New Roman" w:hAnsi="Times New Roman" w:cs="Times New Roman"/>
              <w:sz w:val="20"/>
              <w:szCs w:val="20"/>
            </w:rPr>
            <w:t>Mantfardo</w:t>
          </w:r>
          <w:proofErr w:type="spellEnd"/>
          <w:r w:rsidRPr="00012244">
            <w:rPr>
              <w:rFonts w:ascii="Times New Roman" w:eastAsia="Times New Roman" w:hAnsi="Times New Roman" w:cs="Times New Roman"/>
              <w:sz w:val="20"/>
              <w:szCs w:val="20"/>
            </w:rPr>
            <w:t xml:space="preserve">, and B. Basu, “Rate of Intensive Care Unit admission and outcomes among patients with coronavirus: A systematic review and Meta-analysis,” </w:t>
          </w:r>
          <w:proofErr w:type="spellStart"/>
          <w:r w:rsidRPr="00012244">
            <w:rPr>
              <w:rFonts w:ascii="Times New Roman" w:eastAsia="Times New Roman" w:hAnsi="Times New Roman" w:cs="Times New Roman"/>
              <w:i/>
              <w:iCs/>
              <w:sz w:val="20"/>
              <w:szCs w:val="20"/>
            </w:rPr>
            <w:t>PLoS</w:t>
          </w:r>
          <w:proofErr w:type="spellEnd"/>
          <w:r w:rsidRPr="00012244">
            <w:rPr>
              <w:rFonts w:ascii="Times New Roman" w:eastAsia="Times New Roman" w:hAnsi="Times New Roman" w:cs="Times New Roman"/>
              <w:i/>
              <w:iCs/>
              <w:sz w:val="20"/>
              <w:szCs w:val="20"/>
            </w:rPr>
            <w:t xml:space="preserve"> One</w:t>
          </w:r>
          <w:r w:rsidRPr="00012244">
            <w:rPr>
              <w:rFonts w:ascii="Times New Roman" w:eastAsia="Times New Roman" w:hAnsi="Times New Roman" w:cs="Times New Roman"/>
              <w:sz w:val="20"/>
              <w:szCs w:val="20"/>
            </w:rPr>
            <w:t>, vol. 15, no. 7, p. e0235653, 2020.</w:t>
          </w:r>
        </w:p>
        <w:p w14:paraId="55E2E98D" w14:textId="77777777" w:rsidR="008879F7" w:rsidRPr="00012244" w:rsidRDefault="008879F7" w:rsidP="008879F7">
          <w:pPr>
            <w:autoSpaceDE w:val="0"/>
            <w:autoSpaceDN w:val="0"/>
            <w:ind w:hanging="640"/>
            <w:jc w:val="both"/>
            <w:divId w:val="1415517319"/>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[4]</w:t>
          </w:r>
          <w:r w:rsidRPr="00012244">
            <w:rPr>
              <w:rFonts w:ascii="Times New Roman" w:eastAsia="Times New Roman" w:hAnsi="Times New Roman" w:cs="Times New Roman"/>
              <w:sz w:val="20"/>
              <w:szCs w:val="20"/>
            </w:rPr>
            <w:tab/>
            <w:t xml:space="preserve">J. F. Figueroa, R. K. </w:t>
          </w:r>
          <w:proofErr w:type="spellStart"/>
          <w:r w:rsidRPr="00012244">
            <w:rPr>
              <w:rFonts w:ascii="Times New Roman" w:eastAsia="Times New Roman" w:hAnsi="Times New Roman" w:cs="Times New Roman"/>
              <w:sz w:val="20"/>
              <w:szCs w:val="20"/>
            </w:rPr>
            <w:t>Wadhera</w:t>
          </w:r>
          <w:proofErr w:type="spellEnd"/>
          <w:r w:rsidRPr="00012244">
            <w:rPr>
              <w:rFonts w:ascii="Times New Roman" w:eastAsia="Times New Roman" w:hAnsi="Times New Roman" w:cs="Times New Roman"/>
              <w:sz w:val="20"/>
              <w:szCs w:val="20"/>
            </w:rPr>
            <w:t xml:space="preserve">, D. Lee, R. W. Yeh, and B. D. Sommers, “Community-Level Factors Associated </w:t>
          </w:r>
          <w:proofErr w:type="gramStart"/>
          <w:r w:rsidRPr="00012244">
            <w:rPr>
              <w:rFonts w:ascii="Times New Roman" w:eastAsia="Times New Roman" w:hAnsi="Times New Roman" w:cs="Times New Roman"/>
              <w:sz w:val="20"/>
              <w:szCs w:val="20"/>
            </w:rPr>
            <w:t>With</w:t>
          </w:r>
          <w:proofErr w:type="gramEnd"/>
          <w:r w:rsidRPr="00012244">
            <w:rPr>
              <w:rFonts w:ascii="Times New Roman" w:eastAsia="Times New Roman" w:hAnsi="Times New Roman" w:cs="Times New Roman"/>
              <w:sz w:val="20"/>
              <w:szCs w:val="20"/>
            </w:rPr>
            <w:t xml:space="preserve"> Racial And Ethnic Disparities In COVID-19 Rates In Massachusetts: Study examines community-level factors associated with racial and ethnic disparities in COVID-19 rates in Massachusetts.,” </w:t>
          </w:r>
          <w:r w:rsidRPr="00012244">
            <w:rPr>
              <w:rFonts w:ascii="Times New Roman" w:eastAsia="Times New Roman" w:hAnsi="Times New Roman" w:cs="Times New Roman"/>
              <w:i/>
              <w:iCs/>
              <w:sz w:val="20"/>
              <w:szCs w:val="20"/>
            </w:rPr>
            <w:t xml:space="preserve">Health </w:t>
          </w:r>
          <w:proofErr w:type="spellStart"/>
          <w:r w:rsidRPr="00012244">
            <w:rPr>
              <w:rFonts w:ascii="Times New Roman" w:eastAsia="Times New Roman" w:hAnsi="Times New Roman" w:cs="Times New Roman"/>
              <w:i/>
              <w:iCs/>
              <w:sz w:val="20"/>
              <w:szCs w:val="20"/>
            </w:rPr>
            <w:t>Aff</w:t>
          </w:r>
          <w:proofErr w:type="spellEnd"/>
          <w:r w:rsidRPr="00012244">
            <w:rPr>
              <w:rFonts w:ascii="Times New Roman" w:eastAsia="Times New Roman" w:hAnsi="Times New Roman" w:cs="Times New Roman"/>
              <w:sz w:val="20"/>
              <w:szCs w:val="20"/>
            </w:rPr>
            <w:t>, vol. 39, no. 11, pp. 1984–1992, 2020.</w:t>
          </w:r>
        </w:p>
        <w:p w14:paraId="7D26B56A" w14:textId="77777777" w:rsidR="008879F7" w:rsidRPr="00012244" w:rsidRDefault="008879F7" w:rsidP="008879F7">
          <w:pPr>
            <w:autoSpaceDE w:val="0"/>
            <w:autoSpaceDN w:val="0"/>
            <w:ind w:hanging="640"/>
            <w:jc w:val="both"/>
            <w:divId w:val="719522393"/>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[5]</w:t>
          </w:r>
          <w:r w:rsidRPr="00012244">
            <w:rPr>
              <w:rFonts w:ascii="Times New Roman" w:eastAsia="Times New Roman" w:hAnsi="Times New Roman" w:cs="Times New Roman"/>
              <w:sz w:val="20"/>
              <w:szCs w:val="20"/>
            </w:rPr>
            <w:tab/>
            <w:t xml:space="preserve">S. Bhayani </w:t>
          </w:r>
          <w:r w:rsidRPr="00012244">
            <w:rPr>
              <w:rFonts w:ascii="Times New Roman" w:eastAsia="Times New Roman" w:hAnsi="Times New Roman" w:cs="Times New Roman"/>
              <w:i/>
              <w:iCs/>
              <w:sz w:val="20"/>
              <w:szCs w:val="20"/>
            </w:rPr>
            <w:t>et al.</w:t>
          </w:r>
          <w:r w:rsidRPr="00012244">
            <w:rPr>
              <w:rFonts w:ascii="Times New Roman" w:eastAsia="Times New Roman" w:hAnsi="Times New Roman" w:cs="Times New Roman"/>
              <w:sz w:val="20"/>
              <w:szCs w:val="20"/>
            </w:rPr>
            <w:t xml:space="preserve">, “Dialysis, COVID-19, poverty, and race in greater Chicago: an ecological analysis,” </w:t>
          </w:r>
          <w:r w:rsidRPr="00012244">
            <w:rPr>
              <w:rFonts w:ascii="Times New Roman" w:eastAsia="Times New Roman" w:hAnsi="Times New Roman" w:cs="Times New Roman"/>
              <w:i/>
              <w:iCs/>
              <w:sz w:val="20"/>
              <w:szCs w:val="20"/>
            </w:rPr>
            <w:t>Kidney Med</w:t>
          </w:r>
          <w:r w:rsidRPr="00012244">
            <w:rPr>
              <w:rFonts w:ascii="Times New Roman" w:eastAsia="Times New Roman" w:hAnsi="Times New Roman" w:cs="Times New Roman"/>
              <w:sz w:val="20"/>
              <w:szCs w:val="20"/>
            </w:rPr>
            <w:t>, vol. 2, no. 5, pp. 552–558, 2020.</w:t>
          </w:r>
        </w:p>
        <w:p w14:paraId="510A92A0" w14:textId="77777777" w:rsidR="008879F7" w:rsidRPr="00012244" w:rsidRDefault="008879F7" w:rsidP="008879F7">
          <w:pPr>
            <w:autoSpaceDE w:val="0"/>
            <w:autoSpaceDN w:val="0"/>
            <w:ind w:hanging="640"/>
            <w:jc w:val="both"/>
            <w:divId w:val="1498425632"/>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[6]</w:t>
          </w:r>
          <w:r w:rsidRPr="00012244">
            <w:rPr>
              <w:rFonts w:ascii="Times New Roman" w:eastAsia="Times New Roman" w:hAnsi="Times New Roman" w:cs="Times New Roman"/>
              <w:sz w:val="20"/>
              <w:szCs w:val="20"/>
            </w:rPr>
            <w:tab/>
            <w:t xml:space="preserve">D. Ge </w:t>
          </w:r>
          <w:r w:rsidRPr="00012244">
            <w:rPr>
              <w:rFonts w:ascii="Times New Roman" w:eastAsia="Times New Roman" w:hAnsi="Times New Roman" w:cs="Times New Roman"/>
              <w:i/>
              <w:iCs/>
              <w:sz w:val="20"/>
              <w:szCs w:val="20"/>
            </w:rPr>
            <w:t>et al.</w:t>
          </w:r>
          <w:r w:rsidRPr="00012244">
            <w:rPr>
              <w:rFonts w:ascii="Times New Roman" w:eastAsia="Times New Roman" w:hAnsi="Times New Roman" w:cs="Times New Roman"/>
              <w:sz w:val="20"/>
              <w:szCs w:val="20"/>
            </w:rPr>
            <w:t xml:space="preserve">, “Screening for Social Risk Factors in the ICU During the Pandemic,” </w:t>
          </w:r>
          <w:r w:rsidRPr="00012244">
            <w:rPr>
              <w:rFonts w:ascii="Times New Roman" w:eastAsia="Times New Roman" w:hAnsi="Times New Roman" w:cs="Times New Roman"/>
              <w:i/>
              <w:iCs/>
              <w:sz w:val="20"/>
              <w:szCs w:val="20"/>
            </w:rPr>
            <w:t xml:space="preserve">Crit Care </w:t>
          </w:r>
          <w:proofErr w:type="spellStart"/>
          <w:r w:rsidRPr="00012244">
            <w:rPr>
              <w:rFonts w:ascii="Times New Roman" w:eastAsia="Times New Roman" w:hAnsi="Times New Roman" w:cs="Times New Roman"/>
              <w:i/>
              <w:iCs/>
              <w:sz w:val="20"/>
              <w:szCs w:val="20"/>
            </w:rPr>
            <w:t>Explor</w:t>
          </w:r>
          <w:proofErr w:type="spellEnd"/>
          <w:r w:rsidRPr="00012244">
            <w:rPr>
              <w:rFonts w:ascii="Times New Roman" w:eastAsia="Times New Roman" w:hAnsi="Times New Roman" w:cs="Times New Roman"/>
              <w:sz w:val="20"/>
              <w:szCs w:val="20"/>
            </w:rPr>
            <w:t>, vol. 4, no. 10, p. e0761, 2022.</w:t>
          </w:r>
        </w:p>
        <w:p w14:paraId="1DA7EC5A" w14:textId="77777777" w:rsidR="008879F7" w:rsidRPr="00012244" w:rsidRDefault="008879F7" w:rsidP="008879F7">
          <w:pPr>
            <w:autoSpaceDE w:val="0"/>
            <w:autoSpaceDN w:val="0"/>
            <w:ind w:hanging="640"/>
            <w:jc w:val="both"/>
            <w:divId w:val="1906642331"/>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[7]</w:t>
          </w:r>
          <w:r w:rsidRPr="00012244">
            <w:rPr>
              <w:rFonts w:ascii="Times New Roman" w:eastAsia="Times New Roman" w:hAnsi="Times New Roman" w:cs="Times New Roman"/>
              <w:sz w:val="20"/>
              <w:szCs w:val="20"/>
            </w:rPr>
            <w:tab/>
            <w:t xml:space="preserve">S. Zeng, K. M. Pelzer, R. D. Gibbons, M. E. Peek, and W. F. Parker, “Association of zip code vaccination rate with COVID-19 mortality in Chicago, Illinois,” </w:t>
          </w:r>
          <w:r w:rsidRPr="00012244">
            <w:rPr>
              <w:rFonts w:ascii="Times New Roman" w:eastAsia="Times New Roman" w:hAnsi="Times New Roman" w:cs="Times New Roman"/>
              <w:i/>
              <w:iCs/>
              <w:sz w:val="20"/>
              <w:szCs w:val="20"/>
            </w:rPr>
            <w:t xml:space="preserve">JAMA </w:t>
          </w:r>
          <w:proofErr w:type="spellStart"/>
          <w:r w:rsidRPr="00012244">
            <w:rPr>
              <w:rFonts w:ascii="Times New Roman" w:eastAsia="Times New Roman" w:hAnsi="Times New Roman" w:cs="Times New Roman"/>
              <w:i/>
              <w:iCs/>
              <w:sz w:val="20"/>
              <w:szCs w:val="20"/>
            </w:rPr>
            <w:t>Netw</w:t>
          </w:r>
          <w:proofErr w:type="spellEnd"/>
          <w:r w:rsidRPr="00012244">
            <w:rPr>
              <w:rFonts w:ascii="Times New Roman" w:eastAsia="Times New Roman" w:hAnsi="Times New Roman" w:cs="Times New Roman"/>
              <w:i/>
              <w:iCs/>
              <w:sz w:val="20"/>
              <w:szCs w:val="20"/>
            </w:rPr>
            <w:t xml:space="preserve"> Open</w:t>
          </w:r>
          <w:r w:rsidRPr="00012244">
            <w:rPr>
              <w:rFonts w:ascii="Times New Roman" w:eastAsia="Times New Roman" w:hAnsi="Times New Roman" w:cs="Times New Roman"/>
              <w:sz w:val="20"/>
              <w:szCs w:val="20"/>
            </w:rPr>
            <w:t>, vol. 5, no. 5, pp. e2214753–e2214753, 2022.</w:t>
          </w:r>
        </w:p>
        <w:p w14:paraId="4E230592" w14:textId="77777777" w:rsidR="008879F7" w:rsidRPr="00012244" w:rsidRDefault="008879F7" w:rsidP="008879F7">
          <w:pPr>
            <w:autoSpaceDE w:val="0"/>
            <w:autoSpaceDN w:val="0"/>
            <w:ind w:hanging="640"/>
            <w:jc w:val="both"/>
            <w:divId w:val="1831217554"/>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lastRenderedPageBreak/>
            <w:t>[8]</w:t>
          </w:r>
          <w:r w:rsidRPr="00012244">
            <w:rPr>
              <w:rFonts w:ascii="Times New Roman" w:eastAsia="Times New Roman" w:hAnsi="Times New Roman" w:cs="Times New Roman"/>
              <w:sz w:val="20"/>
              <w:szCs w:val="20"/>
            </w:rPr>
            <w:tab/>
            <w:t xml:space="preserve">V. M. Corman </w:t>
          </w:r>
          <w:r w:rsidRPr="00012244">
            <w:rPr>
              <w:rFonts w:ascii="Times New Roman" w:eastAsia="Times New Roman" w:hAnsi="Times New Roman" w:cs="Times New Roman"/>
              <w:i/>
              <w:iCs/>
              <w:sz w:val="20"/>
              <w:szCs w:val="20"/>
            </w:rPr>
            <w:t>et al.</w:t>
          </w:r>
          <w:r w:rsidRPr="00012244">
            <w:rPr>
              <w:rFonts w:ascii="Times New Roman" w:eastAsia="Times New Roman" w:hAnsi="Times New Roman" w:cs="Times New Roman"/>
              <w:sz w:val="20"/>
              <w:szCs w:val="20"/>
            </w:rPr>
            <w:t xml:space="preserve">, “Detection of 2019 novel coronavirus (2019-nCoV) by real-time RT-PCR,” </w:t>
          </w:r>
          <w:r w:rsidRPr="00012244">
            <w:rPr>
              <w:rFonts w:ascii="Times New Roman" w:eastAsia="Times New Roman" w:hAnsi="Times New Roman" w:cs="Times New Roman"/>
              <w:i/>
              <w:iCs/>
              <w:sz w:val="20"/>
              <w:szCs w:val="20"/>
            </w:rPr>
            <w:t>Eurosurveillance</w:t>
          </w:r>
          <w:r w:rsidRPr="00012244">
            <w:rPr>
              <w:rFonts w:ascii="Times New Roman" w:eastAsia="Times New Roman" w:hAnsi="Times New Roman" w:cs="Times New Roman"/>
              <w:sz w:val="20"/>
              <w:szCs w:val="20"/>
            </w:rPr>
            <w:t>, vol. 25, no. 3, p. 2000045, 2020.</w:t>
          </w:r>
        </w:p>
        <w:p w14:paraId="309999D1" w14:textId="77777777" w:rsidR="008879F7" w:rsidRPr="00012244" w:rsidRDefault="008879F7" w:rsidP="008879F7">
          <w:pPr>
            <w:autoSpaceDE w:val="0"/>
            <w:autoSpaceDN w:val="0"/>
            <w:ind w:hanging="640"/>
            <w:jc w:val="both"/>
            <w:divId w:val="2050492703"/>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[9]</w:t>
          </w:r>
          <w:r w:rsidRPr="00012244">
            <w:rPr>
              <w:rFonts w:ascii="Times New Roman" w:eastAsia="Times New Roman" w:hAnsi="Times New Roman" w:cs="Times New Roman"/>
              <w:sz w:val="20"/>
              <w:szCs w:val="20"/>
            </w:rPr>
            <w:tab/>
            <w:t xml:space="preserve">M. J. Mina and K. G. Andersen, “COVID-19 testing: One size does not fit all,” </w:t>
          </w:r>
          <w:r w:rsidRPr="00012244">
            <w:rPr>
              <w:rFonts w:ascii="Times New Roman" w:eastAsia="Times New Roman" w:hAnsi="Times New Roman" w:cs="Times New Roman"/>
              <w:i/>
              <w:iCs/>
              <w:sz w:val="20"/>
              <w:szCs w:val="20"/>
            </w:rPr>
            <w:t>Science (1979)</w:t>
          </w:r>
          <w:r w:rsidRPr="00012244">
            <w:rPr>
              <w:rFonts w:ascii="Times New Roman" w:eastAsia="Times New Roman" w:hAnsi="Times New Roman" w:cs="Times New Roman"/>
              <w:sz w:val="20"/>
              <w:szCs w:val="20"/>
            </w:rPr>
            <w:t>, vol. 371, no. 6525, pp. 126–127, 2021.</w:t>
          </w:r>
        </w:p>
        <w:p w14:paraId="0FAEB05C" w14:textId="77777777" w:rsidR="008879F7" w:rsidRPr="00012244" w:rsidRDefault="008879F7" w:rsidP="008879F7">
          <w:pPr>
            <w:autoSpaceDE w:val="0"/>
            <w:autoSpaceDN w:val="0"/>
            <w:ind w:hanging="640"/>
            <w:jc w:val="both"/>
            <w:divId w:val="1343362722"/>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[10]</w:t>
          </w:r>
          <w:r w:rsidRPr="00012244">
            <w:rPr>
              <w:rFonts w:ascii="Times New Roman" w:eastAsia="Times New Roman" w:hAnsi="Times New Roman" w:cs="Times New Roman"/>
              <w:sz w:val="20"/>
              <w:szCs w:val="20"/>
            </w:rPr>
            <w:tab/>
            <w:t xml:space="preserve">S. Zeng, K. M. Pelzer, R. D. Gibbons, M. E. Peek, and W. F. Parker, “Association of zip code vaccination rate with COVID-19 mortality in Chicago, Illinois,” </w:t>
          </w:r>
          <w:r w:rsidRPr="00012244">
            <w:rPr>
              <w:rFonts w:ascii="Times New Roman" w:eastAsia="Times New Roman" w:hAnsi="Times New Roman" w:cs="Times New Roman"/>
              <w:i/>
              <w:iCs/>
              <w:sz w:val="20"/>
              <w:szCs w:val="20"/>
            </w:rPr>
            <w:t xml:space="preserve">JAMA </w:t>
          </w:r>
          <w:proofErr w:type="spellStart"/>
          <w:r w:rsidRPr="00012244">
            <w:rPr>
              <w:rFonts w:ascii="Times New Roman" w:eastAsia="Times New Roman" w:hAnsi="Times New Roman" w:cs="Times New Roman"/>
              <w:i/>
              <w:iCs/>
              <w:sz w:val="20"/>
              <w:szCs w:val="20"/>
            </w:rPr>
            <w:t>Netw</w:t>
          </w:r>
          <w:proofErr w:type="spellEnd"/>
          <w:r w:rsidRPr="00012244">
            <w:rPr>
              <w:rFonts w:ascii="Times New Roman" w:eastAsia="Times New Roman" w:hAnsi="Times New Roman" w:cs="Times New Roman"/>
              <w:i/>
              <w:iCs/>
              <w:sz w:val="20"/>
              <w:szCs w:val="20"/>
            </w:rPr>
            <w:t xml:space="preserve"> Open</w:t>
          </w:r>
          <w:r w:rsidRPr="00012244">
            <w:rPr>
              <w:rFonts w:ascii="Times New Roman" w:eastAsia="Times New Roman" w:hAnsi="Times New Roman" w:cs="Times New Roman"/>
              <w:sz w:val="20"/>
              <w:szCs w:val="20"/>
            </w:rPr>
            <w:t>, vol. 5, no. 5, pp. e2214753–e2214753, 2022.</w:t>
          </w:r>
        </w:p>
        <w:p w14:paraId="3BB06D33" w14:textId="77777777" w:rsidR="008879F7" w:rsidRPr="00012244" w:rsidRDefault="008879F7" w:rsidP="008879F7">
          <w:pPr>
            <w:autoSpaceDE w:val="0"/>
            <w:autoSpaceDN w:val="0"/>
            <w:ind w:hanging="640"/>
            <w:jc w:val="both"/>
            <w:divId w:val="622154049"/>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[11]</w:t>
          </w:r>
          <w:r w:rsidRPr="00012244">
            <w:rPr>
              <w:rFonts w:ascii="Times New Roman" w:eastAsia="Times New Roman" w:hAnsi="Times New Roman" w:cs="Times New Roman"/>
              <w:sz w:val="20"/>
              <w:szCs w:val="20"/>
            </w:rPr>
            <w:tab/>
            <w:t>Centers for Disease Control and Prevention, “CDC Museum COVID-19 Timeline,” https://www.cdc.gov/museum/timeline/covid19.html.</w:t>
          </w:r>
        </w:p>
        <w:p w14:paraId="7A5A04B5" w14:textId="77777777" w:rsidR="008879F7" w:rsidRPr="00012244" w:rsidRDefault="008879F7" w:rsidP="008879F7">
          <w:pPr>
            <w:autoSpaceDE w:val="0"/>
            <w:autoSpaceDN w:val="0"/>
            <w:ind w:hanging="640"/>
            <w:jc w:val="both"/>
            <w:divId w:val="1904411671"/>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[12]</w:t>
          </w:r>
          <w:r w:rsidRPr="00012244">
            <w:rPr>
              <w:rFonts w:ascii="Times New Roman" w:eastAsia="Times New Roman" w:hAnsi="Times New Roman" w:cs="Times New Roman"/>
              <w:sz w:val="20"/>
              <w:szCs w:val="20"/>
            </w:rPr>
            <w:tab/>
            <w:t xml:space="preserve">J. Hu, A. J. H. Kind, and D. </w:t>
          </w:r>
          <w:proofErr w:type="spellStart"/>
          <w:r w:rsidRPr="00012244">
            <w:rPr>
              <w:rFonts w:ascii="Times New Roman" w:eastAsia="Times New Roman" w:hAnsi="Times New Roman" w:cs="Times New Roman"/>
              <w:sz w:val="20"/>
              <w:szCs w:val="20"/>
            </w:rPr>
            <w:t>Nerenz</w:t>
          </w:r>
          <w:proofErr w:type="spellEnd"/>
          <w:r w:rsidRPr="00012244">
            <w:rPr>
              <w:rFonts w:ascii="Times New Roman" w:eastAsia="Times New Roman" w:hAnsi="Times New Roman" w:cs="Times New Roman"/>
              <w:sz w:val="20"/>
              <w:szCs w:val="20"/>
            </w:rPr>
            <w:t xml:space="preserve">, “Area deprivation index predicts readmission risk at an urban teaching hospital,” </w:t>
          </w:r>
          <w:r w:rsidRPr="00012244">
            <w:rPr>
              <w:rFonts w:ascii="Times New Roman" w:eastAsia="Times New Roman" w:hAnsi="Times New Roman" w:cs="Times New Roman"/>
              <w:i/>
              <w:iCs/>
              <w:sz w:val="20"/>
              <w:szCs w:val="20"/>
            </w:rPr>
            <w:t>American Journal of Medical Quality</w:t>
          </w:r>
          <w:r w:rsidRPr="00012244">
            <w:rPr>
              <w:rFonts w:ascii="Times New Roman" w:eastAsia="Times New Roman" w:hAnsi="Times New Roman" w:cs="Times New Roman"/>
              <w:sz w:val="20"/>
              <w:szCs w:val="20"/>
            </w:rPr>
            <w:t>, vol. 33, no. 5, pp. 493–501, 2018.</w:t>
          </w:r>
        </w:p>
        <w:p w14:paraId="6A738305" w14:textId="77777777" w:rsidR="008879F7" w:rsidRPr="00012244" w:rsidRDefault="008879F7" w:rsidP="008879F7">
          <w:pPr>
            <w:autoSpaceDE w:val="0"/>
            <w:autoSpaceDN w:val="0"/>
            <w:ind w:hanging="640"/>
            <w:jc w:val="both"/>
            <w:divId w:val="58019857"/>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[13]</w:t>
          </w:r>
          <w:r w:rsidRPr="00012244">
            <w:rPr>
              <w:rFonts w:ascii="Times New Roman" w:eastAsia="Times New Roman" w:hAnsi="Times New Roman" w:cs="Times New Roman"/>
              <w:sz w:val="20"/>
              <w:szCs w:val="20"/>
            </w:rPr>
            <w:tab/>
            <w:t xml:space="preserve">K. E. Lynch </w:t>
          </w:r>
          <w:r w:rsidRPr="00012244">
            <w:rPr>
              <w:rFonts w:ascii="Times New Roman" w:eastAsia="Times New Roman" w:hAnsi="Times New Roman" w:cs="Times New Roman"/>
              <w:i/>
              <w:iCs/>
              <w:sz w:val="20"/>
              <w:szCs w:val="20"/>
            </w:rPr>
            <w:t>et al.</w:t>
          </w:r>
          <w:r w:rsidRPr="00012244">
            <w:rPr>
              <w:rFonts w:ascii="Times New Roman" w:eastAsia="Times New Roman" w:hAnsi="Times New Roman" w:cs="Times New Roman"/>
              <w:sz w:val="20"/>
              <w:szCs w:val="20"/>
            </w:rPr>
            <w:t xml:space="preserve">, “Positive predictive value of COVID-19 ICD-10 diagnosis codes across calendar time and clinical setting,” </w:t>
          </w:r>
          <w:r w:rsidRPr="00012244">
            <w:rPr>
              <w:rFonts w:ascii="Times New Roman" w:eastAsia="Times New Roman" w:hAnsi="Times New Roman" w:cs="Times New Roman"/>
              <w:i/>
              <w:iCs/>
              <w:sz w:val="20"/>
              <w:szCs w:val="20"/>
            </w:rPr>
            <w:t>Clin Epidemiol</w:t>
          </w:r>
          <w:r w:rsidRPr="00012244">
            <w:rPr>
              <w:rFonts w:ascii="Times New Roman" w:eastAsia="Times New Roman" w:hAnsi="Times New Roman" w:cs="Times New Roman"/>
              <w:sz w:val="20"/>
              <w:szCs w:val="20"/>
            </w:rPr>
            <w:t>, pp. 1011–1018, 2021.</w:t>
          </w:r>
        </w:p>
        <w:p w14:paraId="6C764CFA" w14:textId="77777777" w:rsidR="008879F7" w:rsidRPr="00012244" w:rsidRDefault="008879F7" w:rsidP="008879F7">
          <w:pPr>
            <w:autoSpaceDE w:val="0"/>
            <w:autoSpaceDN w:val="0"/>
            <w:ind w:hanging="640"/>
            <w:jc w:val="both"/>
            <w:divId w:val="1753352342"/>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[14]</w:t>
          </w:r>
          <w:r w:rsidRPr="00012244">
            <w:rPr>
              <w:rFonts w:ascii="Times New Roman" w:eastAsia="Times New Roman" w:hAnsi="Times New Roman" w:cs="Times New Roman"/>
              <w:sz w:val="20"/>
              <w:szCs w:val="20"/>
            </w:rPr>
            <w:tab/>
            <w:t>AAP Division of Health Care Finance, “New COVID-19-related ICD-10-CM codes take effect,” https://publications.aap.org/aapnews/news/12215/New-COVID-19-related-ICD-10-CM-codes-take-effect?autologincheck=redirected.</w:t>
          </w:r>
        </w:p>
        <w:p w14:paraId="1173FDD2" w14:textId="77777777" w:rsidR="008879F7" w:rsidRPr="00012244" w:rsidRDefault="008879F7" w:rsidP="008879F7">
          <w:pPr>
            <w:autoSpaceDE w:val="0"/>
            <w:autoSpaceDN w:val="0"/>
            <w:ind w:hanging="640"/>
            <w:jc w:val="both"/>
            <w:divId w:val="88359740"/>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[15]</w:t>
          </w:r>
          <w:r w:rsidRPr="00012244">
            <w:rPr>
              <w:rFonts w:ascii="Times New Roman" w:eastAsia="Times New Roman" w:hAnsi="Times New Roman" w:cs="Times New Roman"/>
              <w:sz w:val="20"/>
              <w:szCs w:val="20"/>
            </w:rPr>
            <w:tab/>
            <w:t xml:space="preserve">L. J. McGrath, A. M. Scott, A. </w:t>
          </w:r>
          <w:proofErr w:type="spellStart"/>
          <w:r w:rsidRPr="00012244">
            <w:rPr>
              <w:rFonts w:ascii="Times New Roman" w:eastAsia="Times New Roman" w:hAnsi="Times New Roman" w:cs="Times New Roman"/>
              <w:sz w:val="20"/>
              <w:szCs w:val="20"/>
            </w:rPr>
            <w:t>Surinach</w:t>
          </w:r>
          <w:proofErr w:type="spellEnd"/>
          <w:r w:rsidRPr="00012244">
            <w:rPr>
              <w:rFonts w:ascii="Times New Roman" w:eastAsia="Times New Roman" w:hAnsi="Times New Roman" w:cs="Times New Roman"/>
              <w:sz w:val="20"/>
              <w:szCs w:val="20"/>
            </w:rPr>
            <w:t xml:space="preserve">, R. Chambers, M. Benigno, and D. Malhotra, “Use of the </w:t>
          </w:r>
          <w:proofErr w:type="spellStart"/>
          <w:r w:rsidRPr="00012244">
            <w:rPr>
              <w:rFonts w:ascii="Times New Roman" w:eastAsia="Times New Roman" w:hAnsi="Times New Roman" w:cs="Times New Roman"/>
              <w:sz w:val="20"/>
              <w:szCs w:val="20"/>
            </w:rPr>
            <w:t>postacute</w:t>
          </w:r>
          <w:proofErr w:type="spellEnd"/>
          <w:r w:rsidRPr="00012244">
            <w:rPr>
              <w:rFonts w:ascii="Times New Roman" w:eastAsia="Times New Roman" w:hAnsi="Times New Roman" w:cs="Times New Roman"/>
              <w:sz w:val="20"/>
              <w:szCs w:val="20"/>
            </w:rPr>
            <w:t xml:space="preserve"> sequelae of COVID-19 diagnosis code in routine clinical</w:t>
          </w:r>
          <w:r w:rsidRPr="008879F7">
            <w:rPr>
              <w:rFonts w:ascii="Arial" w:eastAsia="Times New Roman" w:hAnsi="Arial" w:cs="Arial"/>
              <w:sz w:val="24"/>
              <w:szCs w:val="24"/>
            </w:rPr>
            <w:t xml:space="preserve"> practice in the US,” </w:t>
          </w:r>
          <w:r w:rsidRPr="008879F7">
            <w:rPr>
              <w:rFonts w:ascii="Arial" w:eastAsia="Times New Roman" w:hAnsi="Arial" w:cs="Arial"/>
              <w:i/>
              <w:iCs/>
              <w:sz w:val="24"/>
              <w:szCs w:val="24"/>
            </w:rPr>
            <w:t xml:space="preserve">JAMA </w:t>
          </w:r>
          <w:proofErr w:type="spellStart"/>
          <w:r w:rsidRPr="008879F7">
            <w:rPr>
              <w:rFonts w:ascii="Arial" w:eastAsia="Times New Roman" w:hAnsi="Arial" w:cs="Arial"/>
              <w:i/>
              <w:iCs/>
              <w:sz w:val="24"/>
              <w:szCs w:val="24"/>
            </w:rPr>
            <w:t>Netw</w:t>
          </w:r>
          <w:proofErr w:type="spellEnd"/>
          <w:r w:rsidRPr="008879F7">
            <w:rPr>
              <w:rFonts w:ascii="Arial" w:eastAsia="Times New Roman" w:hAnsi="Arial" w:cs="Arial"/>
              <w:i/>
              <w:iCs/>
              <w:sz w:val="24"/>
              <w:szCs w:val="24"/>
            </w:rPr>
            <w:t xml:space="preserve"> Open</w:t>
          </w:r>
          <w:r w:rsidRPr="008879F7">
            <w:rPr>
              <w:rFonts w:ascii="Arial" w:eastAsia="Times New Roman" w:hAnsi="Arial" w:cs="Arial"/>
              <w:sz w:val="24"/>
              <w:szCs w:val="24"/>
            </w:rPr>
            <w:t xml:space="preserve">, </w:t>
          </w:r>
          <w:r w:rsidRPr="00012244">
            <w:rPr>
              <w:rFonts w:ascii="Times New Roman" w:eastAsia="Times New Roman" w:hAnsi="Times New Roman" w:cs="Times New Roman"/>
              <w:sz w:val="20"/>
              <w:szCs w:val="20"/>
            </w:rPr>
            <w:t>vol. 5, no. 10, pp. e2235089–e2235089, 2022.</w:t>
          </w:r>
        </w:p>
        <w:p w14:paraId="29DD2374" w14:textId="77777777" w:rsidR="008879F7" w:rsidRPr="00012244" w:rsidRDefault="008879F7" w:rsidP="008879F7">
          <w:pPr>
            <w:autoSpaceDE w:val="0"/>
            <w:autoSpaceDN w:val="0"/>
            <w:ind w:hanging="640"/>
            <w:jc w:val="both"/>
            <w:divId w:val="1152142081"/>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[16]</w:t>
          </w:r>
          <w:r w:rsidRPr="00012244">
            <w:rPr>
              <w:rFonts w:ascii="Times New Roman" w:eastAsia="Times New Roman" w:hAnsi="Times New Roman" w:cs="Times New Roman"/>
              <w:sz w:val="20"/>
              <w:szCs w:val="20"/>
            </w:rPr>
            <w:tab/>
            <w:t xml:space="preserve">E. R. Pfaff </w:t>
          </w:r>
          <w:r w:rsidRPr="00012244">
            <w:rPr>
              <w:rFonts w:ascii="Times New Roman" w:eastAsia="Times New Roman" w:hAnsi="Times New Roman" w:cs="Times New Roman"/>
              <w:i/>
              <w:iCs/>
              <w:sz w:val="20"/>
              <w:szCs w:val="20"/>
            </w:rPr>
            <w:t>et al.</w:t>
          </w:r>
          <w:r w:rsidRPr="00012244">
            <w:rPr>
              <w:rFonts w:ascii="Times New Roman" w:eastAsia="Times New Roman" w:hAnsi="Times New Roman" w:cs="Times New Roman"/>
              <w:sz w:val="20"/>
              <w:szCs w:val="20"/>
            </w:rPr>
            <w:t xml:space="preserve">, “Coding long COVID: characterizing a new disease through an ICD-10 lens,” </w:t>
          </w:r>
          <w:r w:rsidRPr="00012244">
            <w:rPr>
              <w:rFonts w:ascii="Times New Roman" w:eastAsia="Times New Roman" w:hAnsi="Times New Roman" w:cs="Times New Roman"/>
              <w:i/>
              <w:iCs/>
              <w:sz w:val="20"/>
              <w:szCs w:val="20"/>
            </w:rPr>
            <w:t>BMC Med</w:t>
          </w:r>
          <w:r w:rsidRPr="00012244">
            <w:rPr>
              <w:rFonts w:ascii="Times New Roman" w:eastAsia="Times New Roman" w:hAnsi="Times New Roman" w:cs="Times New Roman"/>
              <w:sz w:val="20"/>
              <w:szCs w:val="20"/>
            </w:rPr>
            <w:t>, vol. 21, no. 1, p. 58, 2023.</w:t>
          </w:r>
        </w:p>
        <w:p w14:paraId="23A5DB87" w14:textId="77777777" w:rsidR="008879F7" w:rsidRPr="00012244" w:rsidRDefault="008879F7" w:rsidP="008879F7">
          <w:pPr>
            <w:autoSpaceDE w:val="0"/>
            <w:autoSpaceDN w:val="0"/>
            <w:ind w:hanging="640"/>
            <w:jc w:val="both"/>
            <w:divId w:val="1855876491"/>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[17]</w:t>
          </w:r>
          <w:r w:rsidRPr="00012244">
            <w:rPr>
              <w:rFonts w:ascii="Times New Roman" w:eastAsia="Times New Roman" w:hAnsi="Times New Roman" w:cs="Times New Roman"/>
              <w:sz w:val="20"/>
              <w:szCs w:val="20"/>
            </w:rPr>
            <w:tab/>
            <w:t xml:space="preserve">A. S. Bhatt </w:t>
          </w:r>
          <w:r w:rsidRPr="00012244">
            <w:rPr>
              <w:rFonts w:ascii="Times New Roman" w:eastAsia="Times New Roman" w:hAnsi="Times New Roman" w:cs="Times New Roman"/>
              <w:i/>
              <w:iCs/>
              <w:sz w:val="20"/>
              <w:szCs w:val="20"/>
            </w:rPr>
            <w:t>et al.</w:t>
          </w:r>
          <w:r w:rsidRPr="00012244">
            <w:rPr>
              <w:rFonts w:ascii="Times New Roman" w:eastAsia="Times New Roman" w:hAnsi="Times New Roman" w:cs="Times New Roman"/>
              <w:sz w:val="20"/>
              <w:szCs w:val="20"/>
            </w:rPr>
            <w:t xml:space="preserve">, “Accuracy of ICD-10 diagnostic codes to identify COVID-19 among hospitalized patients,” </w:t>
          </w:r>
          <w:r w:rsidRPr="00012244">
            <w:rPr>
              <w:rFonts w:ascii="Times New Roman" w:eastAsia="Times New Roman" w:hAnsi="Times New Roman" w:cs="Times New Roman"/>
              <w:i/>
              <w:iCs/>
              <w:sz w:val="20"/>
              <w:szCs w:val="20"/>
            </w:rPr>
            <w:t>J Gen Intern Med</w:t>
          </w:r>
          <w:r w:rsidRPr="00012244">
            <w:rPr>
              <w:rFonts w:ascii="Times New Roman" w:eastAsia="Times New Roman" w:hAnsi="Times New Roman" w:cs="Times New Roman"/>
              <w:sz w:val="20"/>
              <w:szCs w:val="20"/>
            </w:rPr>
            <w:t>, vol. 36, no. 8, pp. 2532–2535, 2021.</w:t>
          </w:r>
        </w:p>
        <w:p w14:paraId="2CE3A156" w14:textId="77777777" w:rsidR="008879F7" w:rsidRPr="00012244" w:rsidRDefault="008879F7" w:rsidP="008879F7">
          <w:pPr>
            <w:autoSpaceDE w:val="0"/>
            <w:autoSpaceDN w:val="0"/>
            <w:ind w:hanging="640"/>
            <w:jc w:val="both"/>
            <w:divId w:val="946935482"/>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[18]</w:t>
          </w:r>
          <w:r w:rsidRPr="00012244">
            <w:rPr>
              <w:rFonts w:ascii="Times New Roman" w:eastAsia="Times New Roman" w:hAnsi="Times New Roman" w:cs="Times New Roman"/>
              <w:sz w:val="20"/>
              <w:szCs w:val="20"/>
            </w:rPr>
            <w:tab/>
            <w:t xml:space="preserve">O. Byambasuren, P. Stehlik, J. Clark, K. Alcorn, and P. </w:t>
          </w:r>
          <w:proofErr w:type="spellStart"/>
          <w:r w:rsidRPr="00012244">
            <w:rPr>
              <w:rFonts w:ascii="Times New Roman" w:eastAsia="Times New Roman" w:hAnsi="Times New Roman" w:cs="Times New Roman"/>
              <w:sz w:val="20"/>
              <w:szCs w:val="20"/>
            </w:rPr>
            <w:t>Glasziou</w:t>
          </w:r>
          <w:proofErr w:type="spellEnd"/>
          <w:r w:rsidRPr="00012244">
            <w:rPr>
              <w:rFonts w:ascii="Times New Roman" w:eastAsia="Times New Roman" w:hAnsi="Times New Roman" w:cs="Times New Roman"/>
              <w:sz w:val="20"/>
              <w:szCs w:val="20"/>
            </w:rPr>
            <w:t xml:space="preserve">, “Effect of covid-19 vaccination on long covid: systematic review,” </w:t>
          </w:r>
          <w:r w:rsidRPr="00012244">
            <w:rPr>
              <w:rFonts w:ascii="Times New Roman" w:eastAsia="Times New Roman" w:hAnsi="Times New Roman" w:cs="Times New Roman"/>
              <w:i/>
              <w:iCs/>
              <w:sz w:val="20"/>
              <w:szCs w:val="20"/>
            </w:rPr>
            <w:t>BMJ medicine</w:t>
          </w:r>
          <w:r w:rsidRPr="00012244">
            <w:rPr>
              <w:rFonts w:ascii="Times New Roman" w:eastAsia="Times New Roman" w:hAnsi="Times New Roman" w:cs="Times New Roman"/>
              <w:sz w:val="20"/>
              <w:szCs w:val="20"/>
            </w:rPr>
            <w:t>, vol. 2, no. 1, 2023.</w:t>
          </w:r>
        </w:p>
        <w:p w14:paraId="33B12B2C" w14:textId="1B1F5BAD" w:rsidR="008879F7" w:rsidRPr="00012244" w:rsidRDefault="008879F7" w:rsidP="008879F7">
          <w:pPr>
            <w:autoSpaceDE w:val="0"/>
            <w:autoSpaceDN w:val="0"/>
            <w:ind w:hanging="640"/>
            <w:jc w:val="both"/>
            <w:divId w:val="566497498"/>
            <w:rPr>
              <w:rFonts w:ascii="Times New Roman" w:eastAsia="Times New Roman" w:hAnsi="Times New Roman" w:cs="Times New Roman"/>
              <w:sz w:val="20"/>
              <w:szCs w:val="20"/>
            </w:rPr>
          </w:pPr>
          <w:r w:rsidRPr="00012244">
            <w:rPr>
              <w:rFonts w:ascii="Times New Roman" w:eastAsia="Times New Roman" w:hAnsi="Times New Roman" w:cs="Times New Roman"/>
              <w:sz w:val="20"/>
              <w:szCs w:val="20"/>
            </w:rPr>
            <w:t>[19]</w:t>
          </w:r>
          <w:r w:rsidRPr="00012244">
            <w:rPr>
              <w:rFonts w:ascii="Times New Roman" w:eastAsia="Times New Roman" w:hAnsi="Times New Roman" w:cs="Times New Roman"/>
              <w:sz w:val="20"/>
              <w:szCs w:val="20"/>
            </w:rPr>
            <w:tab/>
            <w:t>D. of H. S. Commonwealth of Pennsylvania, “ICD-10-CM Official Coding Guidelines Related to COVID-</w:t>
          </w:r>
          <w:proofErr w:type="gramStart"/>
          <w:r w:rsidRPr="00012244">
            <w:rPr>
              <w:rFonts w:ascii="Times New Roman" w:eastAsia="Times New Roman" w:hAnsi="Times New Roman" w:cs="Times New Roman"/>
              <w:sz w:val="20"/>
              <w:szCs w:val="20"/>
            </w:rPr>
            <w:t>19 ”</w:t>
          </w:r>
          <w:proofErr w:type="gramEnd"/>
          <w:r w:rsidRPr="00012244">
            <w:rPr>
              <w:rFonts w:ascii="Times New Roman" w:eastAsia="Times New Roman" w:hAnsi="Times New Roman" w:cs="Times New Roman"/>
              <w:sz w:val="20"/>
              <w:szCs w:val="20"/>
            </w:rPr>
            <w:t>https://www.pa.gov/content/dam/copapwppagov/en/dhs/documents/providers/providers/documents/coronavirus-2020/COVID-19%20ICD-10%20Guidance%20Quick%20.pdf.</w:t>
          </w:r>
        </w:p>
        <w:p w14:paraId="6E4EC068" w14:textId="2ED2030A" w:rsidR="00C64B2A" w:rsidRDefault="008879F7" w:rsidP="008879F7">
          <w:pPr>
            <w:spacing w:after="0" w:line="360" w:lineRule="auto"/>
            <w:jc w:val="both"/>
            <w:rPr>
              <w:rFonts w:ascii="Arial" w:hAnsi="Arial" w:cs="Arial"/>
              <w:b/>
              <w:bCs/>
              <w:sz w:val="20"/>
              <w:szCs w:val="20"/>
            </w:rPr>
          </w:pPr>
          <w:r w:rsidRPr="008879F7">
            <w:rPr>
              <w:rFonts w:ascii="Arial" w:eastAsia="Times New Roman" w:hAnsi="Arial" w:cs="Arial"/>
              <w:sz w:val="24"/>
              <w:szCs w:val="24"/>
            </w:rPr>
            <w:t> </w:t>
          </w:r>
        </w:p>
      </w:sdtContent>
    </w:sdt>
    <w:p w14:paraId="3B5D7AB8" w14:textId="77777777" w:rsidR="009C254A" w:rsidRDefault="009C254A" w:rsidP="00CC1708">
      <w:pPr>
        <w:spacing w:after="0" w:line="360" w:lineRule="auto"/>
        <w:rPr>
          <w:rFonts w:ascii="Arial" w:hAnsi="Arial" w:cs="Arial"/>
          <w:b/>
          <w:bCs/>
          <w:sz w:val="20"/>
          <w:szCs w:val="20"/>
        </w:rPr>
      </w:pPr>
    </w:p>
    <w:p w14:paraId="1C106B5F" w14:textId="77777777" w:rsidR="009C254A" w:rsidRDefault="009C254A" w:rsidP="00F34E1E">
      <w:pPr>
        <w:spacing w:after="0" w:line="360" w:lineRule="auto"/>
        <w:jc w:val="center"/>
        <w:rPr>
          <w:rFonts w:ascii="Arial" w:hAnsi="Arial" w:cs="Arial"/>
          <w:b/>
          <w:bCs/>
          <w:sz w:val="20"/>
          <w:szCs w:val="20"/>
        </w:rPr>
      </w:pPr>
    </w:p>
    <w:p w14:paraId="744C640E" w14:textId="77777777" w:rsidR="009C254A" w:rsidRDefault="009C254A" w:rsidP="00F34E1E">
      <w:pPr>
        <w:spacing w:after="0" w:line="360" w:lineRule="auto"/>
        <w:jc w:val="center"/>
        <w:rPr>
          <w:rFonts w:ascii="Arial" w:hAnsi="Arial" w:cs="Arial"/>
          <w:b/>
          <w:bCs/>
          <w:sz w:val="20"/>
          <w:szCs w:val="20"/>
        </w:rPr>
      </w:pPr>
    </w:p>
    <w:p w14:paraId="001B35FF" w14:textId="77777777" w:rsidR="009C254A" w:rsidRDefault="009C254A" w:rsidP="00F34E1E">
      <w:pPr>
        <w:spacing w:after="0" w:line="360" w:lineRule="auto"/>
        <w:jc w:val="center"/>
        <w:rPr>
          <w:rFonts w:ascii="Arial" w:hAnsi="Arial" w:cs="Arial"/>
          <w:b/>
          <w:bCs/>
          <w:sz w:val="20"/>
          <w:szCs w:val="20"/>
        </w:rPr>
      </w:pPr>
    </w:p>
    <w:p w14:paraId="3EECCA30" w14:textId="77777777" w:rsidR="009C254A" w:rsidRDefault="009C254A" w:rsidP="00F34E1E">
      <w:pPr>
        <w:spacing w:after="0" w:line="360" w:lineRule="auto"/>
        <w:jc w:val="center"/>
        <w:rPr>
          <w:rFonts w:ascii="Arial" w:hAnsi="Arial" w:cs="Arial"/>
          <w:b/>
          <w:bCs/>
          <w:sz w:val="20"/>
          <w:szCs w:val="20"/>
        </w:rPr>
      </w:pPr>
    </w:p>
    <w:p w14:paraId="58A6BEA1" w14:textId="77777777" w:rsidR="009C254A" w:rsidRDefault="009C254A" w:rsidP="00F34E1E">
      <w:pPr>
        <w:spacing w:after="0" w:line="360" w:lineRule="auto"/>
        <w:jc w:val="center"/>
        <w:rPr>
          <w:rFonts w:ascii="Arial" w:hAnsi="Arial" w:cs="Arial"/>
          <w:b/>
          <w:bCs/>
          <w:sz w:val="20"/>
          <w:szCs w:val="20"/>
        </w:rPr>
      </w:pPr>
    </w:p>
    <w:p w14:paraId="396789AC" w14:textId="2736382C" w:rsidR="00031E11" w:rsidRPr="00031E11" w:rsidRDefault="00031E11" w:rsidP="00031E11">
      <w:pPr>
        <w:spacing w:after="0" w:line="240" w:lineRule="auto"/>
        <w:rPr>
          <w:rFonts w:ascii="Arial" w:eastAsia="Times New Roman" w:hAnsi="Arial" w:cs="Arial"/>
          <w:kern w:val="0"/>
          <w:sz w:val="24"/>
          <w:szCs w:val="24"/>
          <w14:ligatures w14:val="none"/>
        </w:rPr>
      </w:pPr>
    </w:p>
    <w:p w14:paraId="57C70014" w14:textId="77777777" w:rsidR="008D2F3F" w:rsidRDefault="008D2F3F" w:rsidP="008D2F3F">
      <w:pPr>
        <w:spacing w:after="0" w:line="360" w:lineRule="auto"/>
        <w:jc w:val="center"/>
        <w:rPr>
          <w:rFonts w:ascii="Arial" w:hAnsi="Arial" w:cs="Arial"/>
          <w:b/>
          <w:bCs/>
          <w:sz w:val="20"/>
          <w:szCs w:val="20"/>
        </w:rPr>
      </w:pPr>
    </w:p>
    <w:p w14:paraId="0FA72CEB" w14:textId="77777777" w:rsidR="008370B9" w:rsidRDefault="008370B9" w:rsidP="008D2F3F">
      <w:pPr>
        <w:spacing w:after="0" w:line="360" w:lineRule="auto"/>
        <w:jc w:val="center"/>
        <w:rPr>
          <w:rFonts w:ascii="Arial" w:hAnsi="Arial" w:cs="Arial"/>
          <w:b/>
          <w:bCs/>
          <w:sz w:val="20"/>
          <w:szCs w:val="20"/>
        </w:rPr>
      </w:pPr>
    </w:p>
    <w:p w14:paraId="4D90D289" w14:textId="1DCEFD6A" w:rsidR="007A73E2" w:rsidRPr="007A73E2" w:rsidRDefault="007A73E2" w:rsidP="007A73E2">
      <w:pPr>
        <w:spacing w:after="0" w:line="360" w:lineRule="auto"/>
        <w:jc w:val="center"/>
        <w:rPr>
          <w:rFonts w:ascii="Arial" w:hAnsi="Arial" w:cs="Arial"/>
          <w:sz w:val="20"/>
          <w:szCs w:val="20"/>
        </w:rPr>
      </w:pPr>
    </w:p>
    <w:p w14:paraId="72F15494" w14:textId="77777777" w:rsidR="00C066CF" w:rsidRPr="006C1B72" w:rsidRDefault="00C066CF">
      <w:pPr>
        <w:rPr>
          <w:rFonts w:ascii="Arial" w:hAnsi="Arial" w:cs="Arial"/>
        </w:rPr>
      </w:pPr>
    </w:p>
    <w:sectPr w:rsidR="00C066CF" w:rsidRPr="006C1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5C66A3"/>
    <w:multiLevelType w:val="hybridMultilevel"/>
    <w:tmpl w:val="7924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D665456"/>
    <w:multiLevelType w:val="hybridMultilevel"/>
    <w:tmpl w:val="4D36A17A"/>
    <w:lvl w:ilvl="0" w:tplc="58EA786C">
      <w:start w:val="1"/>
      <w:numFmt w:val="bullet"/>
      <w:lvlText w:val="•"/>
      <w:lvlJc w:val="left"/>
      <w:pPr>
        <w:tabs>
          <w:tab w:val="num" w:pos="720"/>
        </w:tabs>
        <w:ind w:left="720" w:hanging="360"/>
      </w:pPr>
      <w:rPr>
        <w:rFonts w:ascii="Arial" w:hAnsi="Arial" w:hint="default"/>
      </w:rPr>
    </w:lvl>
    <w:lvl w:ilvl="1" w:tplc="2A6A8680" w:tentative="1">
      <w:start w:val="1"/>
      <w:numFmt w:val="bullet"/>
      <w:lvlText w:val="•"/>
      <w:lvlJc w:val="left"/>
      <w:pPr>
        <w:tabs>
          <w:tab w:val="num" w:pos="1440"/>
        </w:tabs>
        <w:ind w:left="1440" w:hanging="360"/>
      </w:pPr>
      <w:rPr>
        <w:rFonts w:ascii="Arial" w:hAnsi="Arial" w:hint="default"/>
      </w:rPr>
    </w:lvl>
    <w:lvl w:ilvl="2" w:tplc="43207F6E" w:tentative="1">
      <w:start w:val="1"/>
      <w:numFmt w:val="bullet"/>
      <w:lvlText w:val="•"/>
      <w:lvlJc w:val="left"/>
      <w:pPr>
        <w:tabs>
          <w:tab w:val="num" w:pos="2160"/>
        </w:tabs>
        <w:ind w:left="2160" w:hanging="360"/>
      </w:pPr>
      <w:rPr>
        <w:rFonts w:ascii="Arial" w:hAnsi="Arial" w:hint="default"/>
      </w:rPr>
    </w:lvl>
    <w:lvl w:ilvl="3" w:tplc="3B7EDB78" w:tentative="1">
      <w:start w:val="1"/>
      <w:numFmt w:val="bullet"/>
      <w:lvlText w:val="•"/>
      <w:lvlJc w:val="left"/>
      <w:pPr>
        <w:tabs>
          <w:tab w:val="num" w:pos="2880"/>
        </w:tabs>
        <w:ind w:left="2880" w:hanging="360"/>
      </w:pPr>
      <w:rPr>
        <w:rFonts w:ascii="Arial" w:hAnsi="Arial" w:hint="default"/>
      </w:rPr>
    </w:lvl>
    <w:lvl w:ilvl="4" w:tplc="41FA83A2" w:tentative="1">
      <w:start w:val="1"/>
      <w:numFmt w:val="bullet"/>
      <w:lvlText w:val="•"/>
      <w:lvlJc w:val="left"/>
      <w:pPr>
        <w:tabs>
          <w:tab w:val="num" w:pos="3600"/>
        </w:tabs>
        <w:ind w:left="3600" w:hanging="360"/>
      </w:pPr>
      <w:rPr>
        <w:rFonts w:ascii="Arial" w:hAnsi="Arial" w:hint="default"/>
      </w:rPr>
    </w:lvl>
    <w:lvl w:ilvl="5" w:tplc="50E4C298" w:tentative="1">
      <w:start w:val="1"/>
      <w:numFmt w:val="bullet"/>
      <w:lvlText w:val="•"/>
      <w:lvlJc w:val="left"/>
      <w:pPr>
        <w:tabs>
          <w:tab w:val="num" w:pos="4320"/>
        </w:tabs>
        <w:ind w:left="4320" w:hanging="360"/>
      </w:pPr>
      <w:rPr>
        <w:rFonts w:ascii="Arial" w:hAnsi="Arial" w:hint="default"/>
      </w:rPr>
    </w:lvl>
    <w:lvl w:ilvl="6" w:tplc="E1BEB062" w:tentative="1">
      <w:start w:val="1"/>
      <w:numFmt w:val="bullet"/>
      <w:lvlText w:val="•"/>
      <w:lvlJc w:val="left"/>
      <w:pPr>
        <w:tabs>
          <w:tab w:val="num" w:pos="5040"/>
        </w:tabs>
        <w:ind w:left="5040" w:hanging="360"/>
      </w:pPr>
      <w:rPr>
        <w:rFonts w:ascii="Arial" w:hAnsi="Arial" w:hint="default"/>
      </w:rPr>
    </w:lvl>
    <w:lvl w:ilvl="7" w:tplc="0AF49A28" w:tentative="1">
      <w:start w:val="1"/>
      <w:numFmt w:val="bullet"/>
      <w:lvlText w:val="•"/>
      <w:lvlJc w:val="left"/>
      <w:pPr>
        <w:tabs>
          <w:tab w:val="num" w:pos="5760"/>
        </w:tabs>
        <w:ind w:left="5760" w:hanging="360"/>
      </w:pPr>
      <w:rPr>
        <w:rFonts w:ascii="Arial" w:hAnsi="Arial" w:hint="default"/>
      </w:rPr>
    </w:lvl>
    <w:lvl w:ilvl="8" w:tplc="692885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0EB49D2"/>
    <w:multiLevelType w:val="multilevel"/>
    <w:tmpl w:val="6132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33102">
    <w:abstractNumId w:val="2"/>
  </w:num>
  <w:num w:numId="2" w16cid:durableId="1911841826">
    <w:abstractNumId w:val="0"/>
  </w:num>
  <w:num w:numId="3" w16cid:durableId="84778946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ootooni, Mohammad Samie">
    <w15:presenceInfo w15:providerId="AD" w15:userId="S::mtootooni@luc.edu::9deb4c4a-c2c2-489e-b937-6aef55cbb3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B72"/>
    <w:rsid w:val="000005A0"/>
    <w:rsid w:val="00005A2C"/>
    <w:rsid w:val="00010BE7"/>
    <w:rsid w:val="00012244"/>
    <w:rsid w:val="00020D22"/>
    <w:rsid w:val="00023904"/>
    <w:rsid w:val="00031E11"/>
    <w:rsid w:val="000446B7"/>
    <w:rsid w:val="00045250"/>
    <w:rsid w:val="00052845"/>
    <w:rsid w:val="00055DA7"/>
    <w:rsid w:val="000624AA"/>
    <w:rsid w:val="00064432"/>
    <w:rsid w:val="0006717D"/>
    <w:rsid w:val="00067856"/>
    <w:rsid w:val="000758F8"/>
    <w:rsid w:val="000958F0"/>
    <w:rsid w:val="00097795"/>
    <w:rsid w:val="000A11C3"/>
    <w:rsid w:val="000A2FDD"/>
    <w:rsid w:val="000A5D4D"/>
    <w:rsid w:val="000B0453"/>
    <w:rsid w:val="000B32D6"/>
    <w:rsid w:val="000B79AD"/>
    <w:rsid w:val="000C673E"/>
    <w:rsid w:val="000D64D0"/>
    <w:rsid w:val="000D79DD"/>
    <w:rsid w:val="000E118F"/>
    <w:rsid w:val="000E60CE"/>
    <w:rsid w:val="000F32BA"/>
    <w:rsid w:val="000F3A99"/>
    <w:rsid w:val="00114AC1"/>
    <w:rsid w:val="00121BC8"/>
    <w:rsid w:val="00130DAE"/>
    <w:rsid w:val="00136989"/>
    <w:rsid w:val="00151F7F"/>
    <w:rsid w:val="00163B65"/>
    <w:rsid w:val="00166256"/>
    <w:rsid w:val="001842DE"/>
    <w:rsid w:val="00190E29"/>
    <w:rsid w:val="00192AA5"/>
    <w:rsid w:val="001A080D"/>
    <w:rsid w:val="001A0839"/>
    <w:rsid w:val="001A7895"/>
    <w:rsid w:val="001B52ED"/>
    <w:rsid w:val="001D5B61"/>
    <w:rsid w:val="001D6BCA"/>
    <w:rsid w:val="001F1CF9"/>
    <w:rsid w:val="001F7207"/>
    <w:rsid w:val="00200B26"/>
    <w:rsid w:val="00224DA1"/>
    <w:rsid w:val="00224F98"/>
    <w:rsid w:val="0024246E"/>
    <w:rsid w:val="002430EF"/>
    <w:rsid w:val="00247FE7"/>
    <w:rsid w:val="002820C2"/>
    <w:rsid w:val="002872EE"/>
    <w:rsid w:val="00291072"/>
    <w:rsid w:val="00292026"/>
    <w:rsid w:val="002A05F3"/>
    <w:rsid w:val="002A1FA7"/>
    <w:rsid w:val="002B12B8"/>
    <w:rsid w:val="002B7235"/>
    <w:rsid w:val="002E0293"/>
    <w:rsid w:val="002E63BD"/>
    <w:rsid w:val="002E7CD8"/>
    <w:rsid w:val="002F0492"/>
    <w:rsid w:val="002F1EB3"/>
    <w:rsid w:val="002F6BFC"/>
    <w:rsid w:val="003130B8"/>
    <w:rsid w:val="00313180"/>
    <w:rsid w:val="003234D7"/>
    <w:rsid w:val="00334391"/>
    <w:rsid w:val="00334E1D"/>
    <w:rsid w:val="0033550C"/>
    <w:rsid w:val="00335891"/>
    <w:rsid w:val="00341440"/>
    <w:rsid w:val="00342C86"/>
    <w:rsid w:val="00362732"/>
    <w:rsid w:val="003666D1"/>
    <w:rsid w:val="00375DDD"/>
    <w:rsid w:val="00385680"/>
    <w:rsid w:val="003A340F"/>
    <w:rsid w:val="003B1DD6"/>
    <w:rsid w:val="003B3202"/>
    <w:rsid w:val="003C0A3C"/>
    <w:rsid w:val="003C4EB3"/>
    <w:rsid w:val="003E7283"/>
    <w:rsid w:val="003F3917"/>
    <w:rsid w:val="003F4F02"/>
    <w:rsid w:val="003F7F5B"/>
    <w:rsid w:val="0040757A"/>
    <w:rsid w:val="004205D1"/>
    <w:rsid w:val="004440EF"/>
    <w:rsid w:val="004458E3"/>
    <w:rsid w:val="004475C9"/>
    <w:rsid w:val="004540FC"/>
    <w:rsid w:val="00455D5B"/>
    <w:rsid w:val="00455DC5"/>
    <w:rsid w:val="00457E52"/>
    <w:rsid w:val="00465EAD"/>
    <w:rsid w:val="00472D6C"/>
    <w:rsid w:val="00480639"/>
    <w:rsid w:val="0048177B"/>
    <w:rsid w:val="00494AD2"/>
    <w:rsid w:val="0049699D"/>
    <w:rsid w:val="00496B18"/>
    <w:rsid w:val="004A3A7C"/>
    <w:rsid w:val="004B1886"/>
    <w:rsid w:val="004B517B"/>
    <w:rsid w:val="004C384B"/>
    <w:rsid w:val="004E1675"/>
    <w:rsid w:val="004E41C9"/>
    <w:rsid w:val="004F1E5D"/>
    <w:rsid w:val="004F229D"/>
    <w:rsid w:val="004F4402"/>
    <w:rsid w:val="004F549C"/>
    <w:rsid w:val="004F65CE"/>
    <w:rsid w:val="00500EDC"/>
    <w:rsid w:val="00501864"/>
    <w:rsid w:val="005157BF"/>
    <w:rsid w:val="0052483C"/>
    <w:rsid w:val="0053333F"/>
    <w:rsid w:val="00546E59"/>
    <w:rsid w:val="00556131"/>
    <w:rsid w:val="0056353E"/>
    <w:rsid w:val="00564AAA"/>
    <w:rsid w:val="00573309"/>
    <w:rsid w:val="005736FB"/>
    <w:rsid w:val="0058259A"/>
    <w:rsid w:val="005829C4"/>
    <w:rsid w:val="0058432D"/>
    <w:rsid w:val="00586F01"/>
    <w:rsid w:val="0058751E"/>
    <w:rsid w:val="005916B8"/>
    <w:rsid w:val="00592671"/>
    <w:rsid w:val="00592CC3"/>
    <w:rsid w:val="005A18A9"/>
    <w:rsid w:val="005A4B0A"/>
    <w:rsid w:val="005A5A0B"/>
    <w:rsid w:val="005A7286"/>
    <w:rsid w:val="005A795A"/>
    <w:rsid w:val="005B0A3A"/>
    <w:rsid w:val="005C7443"/>
    <w:rsid w:val="005C79FB"/>
    <w:rsid w:val="005E6667"/>
    <w:rsid w:val="00602A5D"/>
    <w:rsid w:val="00610672"/>
    <w:rsid w:val="00614910"/>
    <w:rsid w:val="006153AF"/>
    <w:rsid w:val="006162A4"/>
    <w:rsid w:val="00633E04"/>
    <w:rsid w:val="00644398"/>
    <w:rsid w:val="006478AF"/>
    <w:rsid w:val="006525CC"/>
    <w:rsid w:val="0065335B"/>
    <w:rsid w:val="00663976"/>
    <w:rsid w:val="0067309C"/>
    <w:rsid w:val="00681324"/>
    <w:rsid w:val="00694708"/>
    <w:rsid w:val="00694EBD"/>
    <w:rsid w:val="00697D8D"/>
    <w:rsid w:val="006A23FF"/>
    <w:rsid w:val="006A5D40"/>
    <w:rsid w:val="006B6496"/>
    <w:rsid w:val="006C1B72"/>
    <w:rsid w:val="006C2D70"/>
    <w:rsid w:val="006C3EAD"/>
    <w:rsid w:val="006C4B71"/>
    <w:rsid w:val="006E053C"/>
    <w:rsid w:val="006F460A"/>
    <w:rsid w:val="00704047"/>
    <w:rsid w:val="00713F81"/>
    <w:rsid w:val="007162E7"/>
    <w:rsid w:val="00717E11"/>
    <w:rsid w:val="0072359E"/>
    <w:rsid w:val="00731543"/>
    <w:rsid w:val="00734011"/>
    <w:rsid w:val="007524AD"/>
    <w:rsid w:val="00756277"/>
    <w:rsid w:val="00771CA5"/>
    <w:rsid w:val="00793ABC"/>
    <w:rsid w:val="00796242"/>
    <w:rsid w:val="007A23D2"/>
    <w:rsid w:val="007A7395"/>
    <w:rsid w:val="007A73E2"/>
    <w:rsid w:val="007B2808"/>
    <w:rsid w:val="007C4CE5"/>
    <w:rsid w:val="007C5486"/>
    <w:rsid w:val="007C65BA"/>
    <w:rsid w:val="007C6F41"/>
    <w:rsid w:val="007D6F1F"/>
    <w:rsid w:val="007E1B8F"/>
    <w:rsid w:val="007E700A"/>
    <w:rsid w:val="007F5AA9"/>
    <w:rsid w:val="00803EED"/>
    <w:rsid w:val="008045DA"/>
    <w:rsid w:val="00820ABA"/>
    <w:rsid w:val="00822143"/>
    <w:rsid w:val="008277E3"/>
    <w:rsid w:val="00827A29"/>
    <w:rsid w:val="008370B9"/>
    <w:rsid w:val="00845CC2"/>
    <w:rsid w:val="008508FE"/>
    <w:rsid w:val="008556DB"/>
    <w:rsid w:val="00860072"/>
    <w:rsid w:val="00860BAA"/>
    <w:rsid w:val="00862CD0"/>
    <w:rsid w:val="00864726"/>
    <w:rsid w:val="008719D0"/>
    <w:rsid w:val="00880D2C"/>
    <w:rsid w:val="008879F7"/>
    <w:rsid w:val="00887ED4"/>
    <w:rsid w:val="00896724"/>
    <w:rsid w:val="008A1911"/>
    <w:rsid w:val="008A75B2"/>
    <w:rsid w:val="008B0F79"/>
    <w:rsid w:val="008C74C7"/>
    <w:rsid w:val="008C768D"/>
    <w:rsid w:val="008D0A48"/>
    <w:rsid w:val="008D2F3F"/>
    <w:rsid w:val="008D4490"/>
    <w:rsid w:val="008D7D62"/>
    <w:rsid w:val="008F203F"/>
    <w:rsid w:val="008F3EEE"/>
    <w:rsid w:val="008F6294"/>
    <w:rsid w:val="00910C0E"/>
    <w:rsid w:val="00915A59"/>
    <w:rsid w:val="00924F7C"/>
    <w:rsid w:val="00933154"/>
    <w:rsid w:val="00934A51"/>
    <w:rsid w:val="00935714"/>
    <w:rsid w:val="00935B66"/>
    <w:rsid w:val="0094064A"/>
    <w:rsid w:val="00943EB8"/>
    <w:rsid w:val="00946609"/>
    <w:rsid w:val="00950E02"/>
    <w:rsid w:val="0095460D"/>
    <w:rsid w:val="00957BCB"/>
    <w:rsid w:val="00962F08"/>
    <w:rsid w:val="0097046C"/>
    <w:rsid w:val="00987827"/>
    <w:rsid w:val="0099506F"/>
    <w:rsid w:val="009A5E8C"/>
    <w:rsid w:val="009C10F1"/>
    <w:rsid w:val="009C254A"/>
    <w:rsid w:val="009C6039"/>
    <w:rsid w:val="009D1AEA"/>
    <w:rsid w:val="009D1D81"/>
    <w:rsid w:val="009D293A"/>
    <w:rsid w:val="009D2CB1"/>
    <w:rsid w:val="009D5A96"/>
    <w:rsid w:val="009D5B10"/>
    <w:rsid w:val="009E7F50"/>
    <w:rsid w:val="009F10DB"/>
    <w:rsid w:val="009F7CD1"/>
    <w:rsid w:val="00A013A7"/>
    <w:rsid w:val="00A0770B"/>
    <w:rsid w:val="00A1134B"/>
    <w:rsid w:val="00A2613E"/>
    <w:rsid w:val="00A326DA"/>
    <w:rsid w:val="00A3529F"/>
    <w:rsid w:val="00A577E6"/>
    <w:rsid w:val="00A63F30"/>
    <w:rsid w:val="00A728C5"/>
    <w:rsid w:val="00A763C4"/>
    <w:rsid w:val="00A769DA"/>
    <w:rsid w:val="00A84101"/>
    <w:rsid w:val="00A927E2"/>
    <w:rsid w:val="00AA386F"/>
    <w:rsid w:val="00AB0DF5"/>
    <w:rsid w:val="00AB210B"/>
    <w:rsid w:val="00AB7841"/>
    <w:rsid w:val="00AC2769"/>
    <w:rsid w:val="00AD7EFD"/>
    <w:rsid w:val="00AF4718"/>
    <w:rsid w:val="00B03426"/>
    <w:rsid w:val="00B05C2A"/>
    <w:rsid w:val="00B33F89"/>
    <w:rsid w:val="00B35D85"/>
    <w:rsid w:val="00B45ECE"/>
    <w:rsid w:val="00B62987"/>
    <w:rsid w:val="00B65E7B"/>
    <w:rsid w:val="00B70ADA"/>
    <w:rsid w:val="00B7747A"/>
    <w:rsid w:val="00B77A13"/>
    <w:rsid w:val="00B945B8"/>
    <w:rsid w:val="00BA2077"/>
    <w:rsid w:val="00BA6499"/>
    <w:rsid w:val="00BA7E4F"/>
    <w:rsid w:val="00BC1ECC"/>
    <w:rsid w:val="00BD2972"/>
    <w:rsid w:val="00BE6404"/>
    <w:rsid w:val="00BE657C"/>
    <w:rsid w:val="00BE6FF4"/>
    <w:rsid w:val="00BF71AB"/>
    <w:rsid w:val="00C00439"/>
    <w:rsid w:val="00C00C80"/>
    <w:rsid w:val="00C04444"/>
    <w:rsid w:val="00C066CF"/>
    <w:rsid w:val="00C11E11"/>
    <w:rsid w:val="00C13FC4"/>
    <w:rsid w:val="00C16285"/>
    <w:rsid w:val="00C33CA0"/>
    <w:rsid w:val="00C340E2"/>
    <w:rsid w:val="00C34D92"/>
    <w:rsid w:val="00C43B71"/>
    <w:rsid w:val="00C4753D"/>
    <w:rsid w:val="00C53747"/>
    <w:rsid w:val="00C55096"/>
    <w:rsid w:val="00C64B2A"/>
    <w:rsid w:val="00C6545F"/>
    <w:rsid w:val="00C876A4"/>
    <w:rsid w:val="00CA59B6"/>
    <w:rsid w:val="00CC1708"/>
    <w:rsid w:val="00CD1645"/>
    <w:rsid w:val="00CE0CCE"/>
    <w:rsid w:val="00CE4D89"/>
    <w:rsid w:val="00CE7340"/>
    <w:rsid w:val="00CF46F1"/>
    <w:rsid w:val="00CF552F"/>
    <w:rsid w:val="00CF595F"/>
    <w:rsid w:val="00D035F0"/>
    <w:rsid w:val="00D10A38"/>
    <w:rsid w:val="00D14B3A"/>
    <w:rsid w:val="00D151F4"/>
    <w:rsid w:val="00D51C00"/>
    <w:rsid w:val="00D63164"/>
    <w:rsid w:val="00D70B77"/>
    <w:rsid w:val="00D757B3"/>
    <w:rsid w:val="00D80E32"/>
    <w:rsid w:val="00D82100"/>
    <w:rsid w:val="00D83B82"/>
    <w:rsid w:val="00D852D3"/>
    <w:rsid w:val="00D871C0"/>
    <w:rsid w:val="00D937FF"/>
    <w:rsid w:val="00D96B7B"/>
    <w:rsid w:val="00DA0EB3"/>
    <w:rsid w:val="00DA3A12"/>
    <w:rsid w:val="00DC24B3"/>
    <w:rsid w:val="00DE4FDC"/>
    <w:rsid w:val="00DF32B4"/>
    <w:rsid w:val="00DF6A38"/>
    <w:rsid w:val="00E04D2F"/>
    <w:rsid w:val="00E071F7"/>
    <w:rsid w:val="00E07637"/>
    <w:rsid w:val="00E2720A"/>
    <w:rsid w:val="00E433F2"/>
    <w:rsid w:val="00E510B4"/>
    <w:rsid w:val="00E55023"/>
    <w:rsid w:val="00E656BC"/>
    <w:rsid w:val="00E7240D"/>
    <w:rsid w:val="00E849AD"/>
    <w:rsid w:val="00E92271"/>
    <w:rsid w:val="00E97521"/>
    <w:rsid w:val="00EA6B6A"/>
    <w:rsid w:val="00EA70B0"/>
    <w:rsid w:val="00EB1BD9"/>
    <w:rsid w:val="00EB274C"/>
    <w:rsid w:val="00EC05A1"/>
    <w:rsid w:val="00EC5CF5"/>
    <w:rsid w:val="00ED4D8A"/>
    <w:rsid w:val="00EE0DF8"/>
    <w:rsid w:val="00EE48DB"/>
    <w:rsid w:val="00EE66B5"/>
    <w:rsid w:val="00EE6E33"/>
    <w:rsid w:val="00F00F15"/>
    <w:rsid w:val="00F0196A"/>
    <w:rsid w:val="00F01B1C"/>
    <w:rsid w:val="00F04BE4"/>
    <w:rsid w:val="00F0545A"/>
    <w:rsid w:val="00F067EF"/>
    <w:rsid w:val="00F149A4"/>
    <w:rsid w:val="00F24075"/>
    <w:rsid w:val="00F3253F"/>
    <w:rsid w:val="00F34E1E"/>
    <w:rsid w:val="00F40AFB"/>
    <w:rsid w:val="00F42B73"/>
    <w:rsid w:val="00F4614D"/>
    <w:rsid w:val="00F501A5"/>
    <w:rsid w:val="00F625ED"/>
    <w:rsid w:val="00F672D4"/>
    <w:rsid w:val="00F874D2"/>
    <w:rsid w:val="00F925C5"/>
    <w:rsid w:val="00FC0FA4"/>
    <w:rsid w:val="00FC166D"/>
    <w:rsid w:val="00FC71DC"/>
    <w:rsid w:val="00FC7A25"/>
    <w:rsid w:val="00FD4CD6"/>
    <w:rsid w:val="00FF29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F4A9B"/>
  <w15:chartTrackingRefBased/>
  <w15:docId w15:val="{F52225CB-53B5-4A35-94A8-BE02079B6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2"/>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B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9784">
      <w:bodyDiv w:val="1"/>
      <w:marLeft w:val="0"/>
      <w:marRight w:val="0"/>
      <w:marTop w:val="0"/>
      <w:marBottom w:val="0"/>
      <w:divBdr>
        <w:top w:val="none" w:sz="0" w:space="0" w:color="auto"/>
        <w:left w:val="none" w:sz="0" w:space="0" w:color="auto"/>
        <w:bottom w:val="none" w:sz="0" w:space="0" w:color="auto"/>
        <w:right w:val="none" w:sz="0" w:space="0" w:color="auto"/>
      </w:divBdr>
    </w:div>
    <w:div w:id="27528731">
      <w:bodyDiv w:val="1"/>
      <w:marLeft w:val="0"/>
      <w:marRight w:val="0"/>
      <w:marTop w:val="0"/>
      <w:marBottom w:val="0"/>
      <w:divBdr>
        <w:top w:val="none" w:sz="0" w:space="0" w:color="auto"/>
        <w:left w:val="none" w:sz="0" w:space="0" w:color="auto"/>
        <w:bottom w:val="none" w:sz="0" w:space="0" w:color="auto"/>
        <w:right w:val="none" w:sz="0" w:space="0" w:color="auto"/>
      </w:divBdr>
    </w:div>
    <w:div w:id="34282404">
      <w:bodyDiv w:val="1"/>
      <w:marLeft w:val="0"/>
      <w:marRight w:val="0"/>
      <w:marTop w:val="0"/>
      <w:marBottom w:val="0"/>
      <w:divBdr>
        <w:top w:val="none" w:sz="0" w:space="0" w:color="auto"/>
        <w:left w:val="none" w:sz="0" w:space="0" w:color="auto"/>
        <w:bottom w:val="none" w:sz="0" w:space="0" w:color="auto"/>
        <w:right w:val="none" w:sz="0" w:space="0" w:color="auto"/>
      </w:divBdr>
    </w:div>
    <w:div w:id="49965268">
      <w:bodyDiv w:val="1"/>
      <w:marLeft w:val="0"/>
      <w:marRight w:val="0"/>
      <w:marTop w:val="0"/>
      <w:marBottom w:val="0"/>
      <w:divBdr>
        <w:top w:val="none" w:sz="0" w:space="0" w:color="auto"/>
        <w:left w:val="none" w:sz="0" w:space="0" w:color="auto"/>
        <w:bottom w:val="none" w:sz="0" w:space="0" w:color="auto"/>
        <w:right w:val="none" w:sz="0" w:space="0" w:color="auto"/>
      </w:divBdr>
    </w:div>
    <w:div w:id="93748591">
      <w:bodyDiv w:val="1"/>
      <w:marLeft w:val="0"/>
      <w:marRight w:val="0"/>
      <w:marTop w:val="0"/>
      <w:marBottom w:val="0"/>
      <w:divBdr>
        <w:top w:val="none" w:sz="0" w:space="0" w:color="auto"/>
        <w:left w:val="none" w:sz="0" w:space="0" w:color="auto"/>
        <w:bottom w:val="none" w:sz="0" w:space="0" w:color="auto"/>
        <w:right w:val="none" w:sz="0" w:space="0" w:color="auto"/>
      </w:divBdr>
    </w:div>
    <w:div w:id="136261960">
      <w:bodyDiv w:val="1"/>
      <w:marLeft w:val="0"/>
      <w:marRight w:val="0"/>
      <w:marTop w:val="0"/>
      <w:marBottom w:val="0"/>
      <w:divBdr>
        <w:top w:val="none" w:sz="0" w:space="0" w:color="auto"/>
        <w:left w:val="none" w:sz="0" w:space="0" w:color="auto"/>
        <w:bottom w:val="none" w:sz="0" w:space="0" w:color="auto"/>
        <w:right w:val="none" w:sz="0" w:space="0" w:color="auto"/>
      </w:divBdr>
    </w:div>
    <w:div w:id="260067660">
      <w:bodyDiv w:val="1"/>
      <w:marLeft w:val="0"/>
      <w:marRight w:val="0"/>
      <w:marTop w:val="0"/>
      <w:marBottom w:val="0"/>
      <w:divBdr>
        <w:top w:val="none" w:sz="0" w:space="0" w:color="auto"/>
        <w:left w:val="none" w:sz="0" w:space="0" w:color="auto"/>
        <w:bottom w:val="none" w:sz="0" w:space="0" w:color="auto"/>
        <w:right w:val="none" w:sz="0" w:space="0" w:color="auto"/>
      </w:divBdr>
    </w:div>
    <w:div w:id="415592190">
      <w:bodyDiv w:val="1"/>
      <w:marLeft w:val="0"/>
      <w:marRight w:val="0"/>
      <w:marTop w:val="0"/>
      <w:marBottom w:val="0"/>
      <w:divBdr>
        <w:top w:val="none" w:sz="0" w:space="0" w:color="auto"/>
        <w:left w:val="none" w:sz="0" w:space="0" w:color="auto"/>
        <w:bottom w:val="none" w:sz="0" w:space="0" w:color="auto"/>
        <w:right w:val="none" w:sz="0" w:space="0" w:color="auto"/>
      </w:divBdr>
    </w:div>
    <w:div w:id="415633600">
      <w:bodyDiv w:val="1"/>
      <w:marLeft w:val="0"/>
      <w:marRight w:val="0"/>
      <w:marTop w:val="0"/>
      <w:marBottom w:val="0"/>
      <w:divBdr>
        <w:top w:val="none" w:sz="0" w:space="0" w:color="auto"/>
        <w:left w:val="none" w:sz="0" w:space="0" w:color="auto"/>
        <w:bottom w:val="none" w:sz="0" w:space="0" w:color="auto"/>
        <w:right w:val="none" w:sz="0" w:space="0" w:color="auto"/>
      </w:divBdr>
    </w:div>
    <w:div w:id="554514666">
      <w:bodyDiv w:val="1"/>
      <w:marLeft w:val="0"/>
      <w:marRight w:val="0"/>
      <w:marTop w:val="0"/>
      <w:marBottom w:val="0"/>
      <w:divBdr>
        <w:top w:val="none" w:sz="0" w:space="0" w:color="auto"/>
        <w:left w:val="none" w:sz="0" w:space="0" w:color="auto"/>
        <w:bottom w:val="none" w:sz="0" w:space="0" w:color="auto"/>
        <w:right w:val="none" w:sz="0" w:space="0" w:color="auto"/>
      </w:divBdr>
    </w:div>
    <w:div w:id="586770093">
      <w:bodyDiv w:val="1"/>
      <w:marLeft w:val="0"/>
      <w:marRight w:val="0"/>
      <w:marTop w:val="0"/>
      <w:marBottom w:val="0"/>
      <w:divBdr>
        <w:top w:val="none" w:sz="0" w:space="0" w:color="auto"/>
        <w:left w:val="none" w:sz="0" w:space="0" w:color="auto"/>
        <w:bottom w:val="none" w:sz="0" w:space="0" w:color="auto"/>
        <w:right w:val="none" w:sz="0" w:space="0" w:color="auto"/>
      </w:divBdr>
    </w:div>
    <w:div w:id="612438746">
      <w:bodyDiv w:val="1"/>
      <w:marLeft w:val="0"/>
      <w:marRight w:val="0"/>
      <w:marTop w:val="0"/>
      <w:marBottom w:val="0"/>
      <w:divBdr>
        <w:top w:val="none" w:sz="0" w:space="0" w:color="auto"/>
        <w:left w:val="none" w:sz="0" w:space="0" w:color="auto"/>
        <w:bottom w:val="none" w:sz="0" w:space="0" w:color="auto"/>
        <w:right w:val="none" w:sz="0" w:space="0" w:color="auto"/>
      </w:divBdr>
    </w:div>
    <w:div w:id="678509494">
      <w:bodyDiv w:val="1"/>
      <w:marLeft w:val="0"/>
      <w:marRight w:val="0"/>
      <w:marTop w:val="0"/>
      <w:marBottom w:val="0"/>
      <w:divBdr>
        <w:top w:val="none" w:sz="0" w:space="0" w:color="auto"/>
        <w:left w:val="none" w:sz="0" w:space="0" w:color="auto"/>
        <w:bottom w:val="none" w:sz="0" w:space="0" w:color="auto"/>
        <w:right w:val="none" w:sz="0" w:space="0" w:color="auto"/>
      </w:divBdr>
    </w:div>
    <w:div w:id="764614381">
      <w:bodyDiv w:val="1"/>
      <w:marLeft w:val="0"/>
      <w:marRight w:val="0"/>
      <w:marTop w:val="0"/>
      <w:marBottom w:val="0"/>
      <w:divBdr>
        <w:top w:val="none" w:sz="0" w:space="0" w:color="auto"/>
        <w:left w:val="none" w:sz="0" w:space="0" w:color="auto"/>
        <w:bottom w:val="none" w:sz="0" w:space="0" w:color="auto"/>
        <w:right w:val="none" w:sz="0" w:space="0" w:color="auto"/>
      </w:divBdr>
    </w:div>
    <w:div w:id="767506015">
      <w:bodyDiv w:val="1"/>
      <w:marLeft w:val="0"/>
      <w:marRight w:val="0"/>
      <w:marTop w:val="0"/>
      <w:marBottom w:val="0"/>
      <w:divBdr>
        <w:top w:val="none" w:sz="0" w:space="0" w:color="auto"/>
        <w:left w:val="none" w:sz="0" w:space="0" w:color="auto"/>
        <w:bottom w:val="none" w:sz="0" w:space="0" w:color="auto"/>
        <w:right w:val="none" w:sz="0" w:space="0" w:color="auto"/>
      </w:divBdr>
    </w:div>
    <w:div w:id="787316452">
      <w:bodyDiv w:val="1"/>
      <w:marLeft w:val="0"/>
      <w:marRight w:val="0"/>
      <w:marTop w:val="0"/>
      <w:marBottom w:val="0"/>
      <w:divBdr>
        <w:top w:val="none" w:sz="0" w:space="0" w:color="auto"/>
        <w:left w:val="none" w:sz="0" w:space="0" w:color="auto"/>
        <w:bottom w:val="none" w:sz="0" w:space="0" w:color="auto"/>
        <w:right w:val="none" w:sz="0" w:space="0" w:color="auto"/>
      </w:divBdr>
    </w:div>
    <w:div w:id="825631522">
      <w:bodyDiv w:val="1"/>
      <w:marLeft w:val="0"/>
      <w:marRight w:val="0"/>
      <w:marTop w:val="0"/>
      <w:marBottom w:val="0"/>
      <w:divBdr>
        <w:top w:val="none" w:sz="0" w:space="0" w:color="auto"/>
        <w:left w:val="none" w:sz="0" w:space="0" w:color="auto"/>
        <w:bottom w:val="none" w:sz="0" w:space="0" w:color="auto"/>
        <w:right w:val="none" w:sz="0" w:space="0" w:color="auto"/>
      </w:divBdr>
    </w:div>
    <w:div w:id="918175159">
      <w:bodyDiv w:val="1"/>
      <w:marLeft w:val="0"/>
      <w:marRight w:val="0"/>
      <w:marTop w:val="0"/>
      <w:marBottom w:val="0"/>
      <w:divBdr>
        <w:top w:val="none" w:sz="0" w:space="0" w:color="auto"/>
        <w:left w:val="none" w:sz="0" w:space="0" w:color="auto"/>
        <w:bottom w:val="none" w:sz="0" w:space="0" w:color="auto"/>
        <w:right w:val="none" w:sz="0" w:space="0" w:color="auto"/>
      </w:divBdr>
      <w:divsChild>
        <w:div w:id="1067191825">
          <w:marLeft w:val="720"/>
          <w:marRight w:val="0"/>
          <w:marTop w:val="82"/>
          <w:marBottom w:val="0"/>
          <w:divBdr>
            <w:top w:val="none" w:sz="0" w:space="0" w:color="auto"/>
            <w:left w:val="none" w:sz="0" w:space="0" w:color="auto"/>
            <w:bottom w:val="none" w:sz="0" w:space="0" w:color="auto"/>
            <w:right w:val="none" w:sz="0" w:space="0" w:color="auto"/>
          </w:divBdr>
        </w:div>
      </w:divsChild>
    </w:div>
    <w:div w:id="943996327">
      <w:bodyDiv w:val="1"/>
      <w:marLeft w:val="0"/>
      <w:marRight w:val="0"/>
      <w:marTop w:val="0"/>
      <w:marBottom w:val="0"/>
      <w:divBdr>
        <w:top w:val="none" w:sz="0" w:space="0" w:color="auto"/>
        <w:left w:val="none" w:sz="0" w:space="0" w:color="auto"/>
        <w:bottom w:val="none" w:sz="0" w:space="0" w:color="auto"/>
        <w:right w:val="none" w:sz="0" w:space="0" w:color="auto"/>
      </w:divBdr>
      <w:divsChild>
        <w:div w:id="715083028">
          <w:marLeft w:val="640"/>
          <w:marRight w:val="0"/>
          <w:marTop w:val="0"/>
          <w:marBottom w:val="0"/>
          <w:divBdr>
            <w:top w:val="none" w:sz="0" w:space="0" w:color="auto"/>
            <w:left w:val="none" w:sz="0" w:space="0" w:color="auto"/>
            <w:bottom w:val="none" w:sz="0" w:space="0" w:color="auto"/>
            <w:right w:val="none" w:sz="0" w:space="0" w:color="auto"/>
          </w:divBdr>
        </w:div>
        <w:div w:id="1479567439">
          <w:marLeft w:val="640"/>
          <w:marRight w:val="0"/>
          <w:marTop w:val="0"/>
          <w:marBottom w:val="0"/>
          <w:divBdr>
            <w:top w:val="none" w:sz="0" w:space="0" w:color="auto"/>
            <w:left w:val="none" w:sz="0" w:space="0" w:color="auto"/>
            <w:bottom w:val="none" w:sz="0" w:space="0" w:color="auto"/>
            <w:right w:val="none" w:sz="0" w:space="0" w:color="auto"/>
          </w:divBdr>
        </w:div>
        <w:div w:id="650208658">
          <w:marLeft w:val="640"/>
          <w:marRight w:val="0"/>
          <w:marTop w:val="0"/>
          <w:marBottom w:val="0"/>
          <w:divBdr>
            <w:top w:val="none" w:sz="0" w:space="0" w:color="auto"/>
            <w:left w:val="none" w:sz="0" w:space="0" w:color="auto"/>
            <w:bottom w:val="none" w:sz="0" w:space="0" w:color="auto"/>
            <w:right w:val="none" w:sz="0" w:space="0" w:color="auto"/>
          </w:divBdr>
        </w:div>
        <w:div w:id="1415517319">
          <w:marLeft w:val="640"/>
          <w:marRight w:val="0"/>
          <w:marTop w:val="0"/>
          <w:marBottom w:val="0"/>
          <w:divBdr>
            <w:top w:val="none" w:sz="0" w:space="0" w:color="auto"/>
            <w:left w:val="none" w:sz="0" w:space="0" w:color="auto"/>
            <w:bottom w:val="none" w:sz="0" w:space="0" w:color="auto"/>
            <w:right w:val="none" w:sz="0" w:space="0" w:color="auto"/>
          </w:divBdr>
        </w:div>
        <w:div w:id="719522393">
          <w:marLeft w:val="640"/>
          <w:marRight w:val="0"/>
          <w:marTop w:val="0"/>
          <w:marBottom w:val="0"/>
          <w:divBdr>
            <w:top w:val="none" w:sz="0" w:space="0" w:color="auto"/>
            <w:left w:val="none" w:sz="0" w:space="0" w:color="auto"/>
            <w:bottom w:val="none" w:sz="0" w:space="0" w:color="auto"/>
            <w:right w:val="none" w:sz="0" w:space="0" w:color="auto"/>
          </w:divBdr>
        </w:div>
        <w:div w:id="1498425632">
          <w:marLeft w:val="640"/>
          <w:marRight w:val="0"/>
          <w:marTop w:val="0"/>
          <w:marBottom w:val="0"/>
          <w:divBdr>
            <w:top w:val="none" w:sz="0" w:space="0" w:color="auto"/>
            <w:left w:val="none" w:sz="0" w:space="0" w:color="auto"/>
            <w:bottom w:val="none" w:sz="0" w:space="0" w:color="auto"/>
            <w:right w:val="none" w:sz="0" w:space="0" w:color="auto"/>
          </w:divBdr>
        </w:div>
        <w:div w:id="1906642331">
          <w:marLeft w:val="640"/>
          <w:marRight w:val="0"/>
          <w:marTop w:val="0"/>
          <w:marBottom w:val="0"/>
          <w:divBdr>
            <w:top w:val="none" w:sz="0" w:space="0" w:color="auto"/>
            <w:left w:val="none" w:sz="0" w:space="0" w:color="auto"/>
            <w:bottom w:val="none" w:sz="0" w:space="0" w:color="auto"/>
            <w:right w:val="none" w:sz="0" w:space="0" w:color="auto"/>
          </w:divBdr>
        </w:div>
        <w:div w:id="1831217554">
          <w:marLeft w:val="640"/>
          <w:marRight w:val="0"/>
          <w:marTop w:val="0"/>
          <w:marBottom w:val="0"/>
          <w:divBdr>
            <w:top w:val="none" w:sz="0" w:space="0" w:color="auto"/>
            <w:left w:val="none" w:sz="0" w:space="0" w:color="auto"/>
            <w:bottom w:val="none" w:sz="0" w:space="0" w:color="auto"/>
            <w:right w:val="none" w:sz="0" w:space="0" w:color="auto"/>
          </w:divBdr>
        </w:div>
        <w:div w:id="2050492703">
          <w:marLeft w:val="640"/>
          <w:marRight w:val="0"/>
          <w:marTop w:val="0"/>
          <w:marBottom w:val="0"/>
          <w:divBdr>
            <w:top w:val="none" w:sz="0" w:space="0" w:color="auto"/>
            <w:left w:val="none" w:sz="0" w:space="0" w:color="auto"/>
            <w:bottom w:val="none" w:sz="0" w:space="0" w:color="auto"/>
            <w:right w:val="none" w:sz="0" w:space="0" w:color="auto"/>
          </w:divBdr>
        </w:div>
        <w:div w:id="1343362722">
          <w:marLeft w:val="640"/>
          <w:marRight w:val="0"/>
          <w:marTop w:val="0"/>
          <w:marBottom w:val="0"/>
          <w:divBdr>
            <w:top w:val="none" w:sz="0" w:space="0" w:color="auto"/>
            <w:left w:val="none" w:sz="0" w:space="0" w:color="auto"/>
            <w:bottom w:val="none" w:sz="0" w:space="0" w:color="auto"/>
            <w:right w:val="none" w:sz="0" w:space="0" w:color="auto"/>
          </w:divBdr>
        </w:div>
        <w:div w:id="622154049">
          <w:marLeft w:val="640"/>
          <w:marRight w:val="0"/>
          <w:marTop w:val="0"/>
          <w:marBottom w:val="0"/>
          <w:divBdr>
            <w:top w:val="none" w:sz="0" w:space="0" w:color="auto"/>
            <w:left w:val="none" w:sz="0" w:space="0" w:color="auto"/>
            <w:bottom w:val="none" w:sz="0" w:space="0" w:color="auto"/>
            <w:right w:val="none" w:sz="0" w:space="0" w:color="auto"/>
          </w:divBdr>
        </w:div>
        <w:div w:id="1904411671">
          <w:marLeft w:val="640"/>
          <w:marRight w:val="0"/>
          <w:marTop w:val="0"/>
          <w:marBottom w:val="0"/>
          <w:divBdr>
            <w:top w:val="none" w:sz="0" w:space="0" w:color="auto"/>
            <w:left w:val="none" w:sz="0" w:space="0" w:color="auto"/>
            <w:bottom w:val="none" w:sz="0" w:space="0" w:color="auto"/>
            <w:right w:val="none" w:sz="0" w:space="0" w:color="auto"/>
          </w:divBdr>
        </w:div>
        <w:div w:id="58019857">
          <w:marLeft w:val="640"/>
          <w:marRight w:val="0"/>
          <w:marTop w:val="0"/>
          <w:marBottom w:val="0"/>
          <w:divBdr>
            <w:top w:val="none" w:sz="0" w:space="0" w:color="auto"/>
            <w:left w:val="none" w:sz="0" w:space="0" w:color="auto"/>
            <w:bottom w:val="none" w:sz="0" w:space="0" w:color="auto"/>
            <w:right w:val="none" w:sz="0" w:space="0" w:color="auto"/>
          </w:divBdr>
        </w:div>
        <w:div w:id="1753352342">
          <w:marLeft w:val="640"/>
          <w:marRight w:val="0"/>
          <w:marTop w:val="0"/>
          <w:marBottom w:val="0"/>
          <w:divBdr>
            <w:top w:val="none" w:sz="0" w:space="0" w:color="auto"/>
            <w:left w:val="none" w:sz="0" w:space="0" w:color="auto"/>
            <w:bottom w:val="none" w:sz="0" w:space="0" w:color="auto"/>
            <w:right w:val="none" w:sz="0" w:space="0" w:color="auto"/>
          </w:divBdr>
        </w:div>
        <w:div w:id="88359740">
          <w:marLeft w:val="640"/>
          <w:marRight w:val="0"/>
          <w:marTop w:val="0"/>
          <w:marBottom w:val="0"/>
          <w:divBdr>
            <w:top w:val="none" w:sz="0" w:space="0" w:color="auto"/>
            <w:left w:val="none" w:sz="0" w:space="0" w:color="auto"/>
            <w:bottom w:val="none" w:sz="0" w:space="0" w:color="auto"/>
            <w:right w:val="none" w:sz="0" w:space="0" w:color="auto"/>
          </w:divBdr>
        </w:div>
        <w:div w:id="1152142081">
          <w:marLeft w:val="640"/>
          <w:marRight w:val="0"/>
          <w:marTop w:val="0"/>
          <w:marBottom w:val="0"/>
          <w:divBdr>
            <w:top w:val="none" w:sz="0" w:space="0" w:color="auto"/>
            <w:left w:val="none" w:sz="0" w:space="0" w:color="auto"/>
            <w:bottom w:val="none" w:sz="0" w:space="0" w:color="auto"/>
            <w:right w:val="none" w:sz="0" w:space="0" w:color="auto"/>
          </w:divBdr>
        </w:div>
        <w:div w:id="1855876491">
          <w:marLeft w:val="640"/>
          <w:marRight w:val="0"/>
          <w:marTop w:val="0"/>
          <w:marBottom w:val="0"/>
          <w:divBdr>
            <w:top w:val="none" w:sz="0" w:space="0" w:color="auto"/>
            <w:left w:val="none" w:sz="0" w:space="0" w:color="auto"/>
            <w:bottom w:val="none" w:sz="0" w:space="0" w:color="auto"/>
            <w:right w:val="none" w:sz="0" w:space="0" w:color="auto"/>
          </w:divBdr>
        </w:div>
        <w:div w:id="946935482">
          <w:marLeft w:val="640"/>
          <w:marRight w:val="0"/>
          <w:marTop w:val="0"/>
          <w:marBottom w:val="0"/>
          <w:divBdr>
            <w:top w:val="none" w:sz="0" w:space="0" w:color="auto"/>
            <w:left w:val="none" w:sz="0" w:space="0" w:color="auto"/>
            <w:bottom w:val="none" w:sz="0" w:space="0" w:color="auto"/>
            <w:right w:val="none" w:sz="0" w:space="0" w:color="auto"/>
          </w:divBdr>
        </w:div>
        <w:div w:id="566497498">
          <w:marLeft w:val="640"/>
          <w:marRight w:val="0"/>
          <w:marTop w:val="0"/>
          <w:marBottom w:val="0"/>
          <w:divBdr>
            <w:top w:val="none" w:sz="0" w:space="0" w:color="auto"/>
            <w:left w:val="none" w:sz="0" w:space="0" w:color="auto"/>
            <w:bottom w:val="none" w:sz="0" w:space="0" w:color="auto"/>
            <w:right w:val="none" w:sz="0" w:space="0" w:color="auto"/>
          </w:divBdr>
        </w:div>
      </w:divsChild>
    </w:div>
    <w:div w:id="995038521">
      <w:bodyDiv w:val="1"/>
      <w:marLeft w:val="0"/>
      <w:marRight w:val="0"/>
      <w:marTop w:val="0"/>
      <w:marBottom w:val="0"/>
      <w:divBdr>
        <w:top w:val="none" w:sz="0" w:space="0" w:color="auto"/>
        <w:left w:val="none" w:sz="0" w:space="0" w:color="auto"/>
        <w:bottom w:val="none" w:sz="0" w:space="0" w:color="auto"/>
        <w:right w:val="none" w:sz="0" w:space="0" w:color="auto"/>
      </w:divBdr>
    </w:div>
    <w:div w:id="1234315442">
      <w:bodyDiv w:val="1"/>
      <w:marLeft w:val="0"/>
      <w:marRight w:val="0"/>
      <w:marTop w:val="0"/>
      <w:marBottom w:val="0"/>
      <w:divBdr>
        <w:top w:val="none" w:sz="0" w:space="0" w:color="auto"/>
        <w:left w:val="none" w:sz="0" w:space="0" w:color="auto"/>
        <w:bottom w:val="none" w:sz="0" w:space="0" w:color="auto"/>
        <w:right w:val="none" w:sz="0" w:space="0" w:color="auto"/>
      </w:divBdr>
    </w:div>
    <w:div w:id="1280334290">
      <w:bodyDiv w:val="1"/>
      <w:marLeft w:val="0"/>
      <w:marRight w:val="0"/>
      <w:marTop w:val="0"/>
      <w:marBottom w:val="0"/>
      <w:divBdr>
        <w:top w:val="none" w:sz="0" w:space="0" w:color="auto"/>
        <w:left w:val="none" w:sz="0" w:space="0" w:color="auto"/>
        <w:bottom w:val="none" w:sz="0" w:space="0" w:color="auto"/>
        <w:right w:val="none" w:sz="0" w:space="0" w:color="auto"/>
      </w:divBdr>
    </w:div>
    <w:div w:id="1337922772">
      <w:bodyDiv w:val="1"/>
      <w:marLeft w:val="0"/>
      <w:marRight w:val="0"/>
      <w:marTop w:val="0"/>
      <w:marBottom w:val="0"/>
      <w:divBdr>
        <w:top w:val="none" w:sz="0" w:space="0" w:color="auto"/>
        <w:left w:val="none" w:sz="0" w:space="0" w:color="auto"/>
        <w:bottom w:val="none" w:sz="0" w:space="0" w:color="auto"/>
        <w:right w:val="none" w:sz="0" w:space="0" w:color="auto"/>
      </w:divBdr>
    </w:div>
    <w:div w:id="1395615529">
      <w:bodyDiv w:val="1"/>
      <w:marLeft w:val="0"/>
      <w:marRight w:val="0"/>
      <w:marTop w:val="0"/>
      <w:marBottom w:val="0"/>
      <w:divBdr>
        <w:top w:val="none" w:sz="0" w:space="0" w:color="auto"/>
        <w:left w:val="none" w:sz="0" w:space="0" w:color="auto"/>
        <w:bottom w:val="none" w:sz="0" w:space="0" w:color="auto"/>
        <w:right w:val="none" w:sz="0" w:space="0" w:color="auto"/>
      </w:divBdr>
    </w:div>
    <w:div w:id="1399940945">
      <w:bodyDiv w:val="1"/>
      <w:marLeft w:val="0"/>
      <w:marRight w:val="0"/>
      <w:marTop w:val="0"/>
      <w:marBottom w:val="0"/>
      <w:divBdr>
        <w:top w:val="none" w:sz="0" w:space="0" w:color="auto"/>
        <w:left w:val="none" w:sz="0" w:space="0" w:color="auto"/>
        <w:bottom w:val="none" w:sz="0" w:space="0" w:color="auto"/>
        <w:right w:val="none" w:sz="0" w:space="0" w:color="auto"/>
      </w:divBdr>
    </w:div>
    <w:div w:id="1427190335">
      <w:bodyDiv w:val="1"/>
      <w:marLeft w:val="0"/>
      <w:marRight w:val="0"/>
      <w:marTop w:val="0"/>
      <w:marBottom w:val="0"/>
      <w:divBdr>
        <w:top w:val="none" w:sz="0" w:space="0" w:color="auto"/>
        <w:left w:val="none" w:sz="0" w:space="0" w:color="auto"/>
        <w:bottom w:val="none" w:sz="0" w:space="0" w:color="auto"/>
        <w:right w:val="none" w:sz="0" w:space="0" w:color="auto"/>
      </w:divBdr>
    </w:div>
    <w:div w:id="1500195671">
      <w:bodyDiv w:val="1"/>
      <w:marLeft w:val="0"/>
      <w:marRight w:val="0"/>
      <w:marTop w:val="0"/>
      <w:marBottom w:val="0"/>
      <w:divBdr>
        <w:top w:val="none" w:sz="0" w:space="0" w:color="auto"/>
        <w:left w:val="none" w:sz="0" w:space="0" w:color="auto"/>
        <w:bottom w:val="none" w:sz="0" w:space="0" w:color="auto"/>
        <w:right w:val="none" w:sz="0" w:space="0" w:color="auto"/>
      </w:divBdr>
    </w:div>
    <w:div w:id="1583680106">
      <w:bodyDiv w:val="1"/>
      <w:marLeft w:val="0"/>
      <w:marRight w:val="0"/>
      <w:marTop w:val="0"/>
      <w:marBottom w:val="0"/>
      <w:divBdr>
        <w:top w:val="none" w:sz="0" w:space="0" w:color="auto"/>
        <w:left w:val="none" w:sz="0" w:space="0" w:color="auto"/>
        <w:bottom w:val="none" w:sz="0" w:space="0" w:color="auto"/>
        <w:right w:val="none" w:sz="0" w:space="0" w:color="auto"/>
      </w:divBdr>
    </w:div>
    <w:div w:id="1734153592">
      <w:bodyDiv w:val="1"/>
      <w:marLeft w:val="0"/>
      <w:marRight w:val="0"/>
      <w:marTop w:val="0"/>
      <w:marBottom w:val="0"/>
      <w:divBdr>
        <w:top w:val="none" w:sz="0" w:space="0" w:color="auto"/>
        <w:left w:val="none" w:sz="0" w:space="0" w:color="auto"/>
        <w:bottom w:val="none" w:sz="0" w:space="0" w:color="auto"/>
        <w:right w:val="none" w:sz="0" w:space="0" w:color="auto"/>
      </w:divBdr>
    </w:div>
    <w:div w:id="1796942529">
      <w:bodyDiv w:val="1"/>
      <w:marLeft w:val="0"/>
      <w:marRight w:val="0"/>
      <w:marTop w:val="0"/>
      <w:marBottom w:val="0"/>
      <w:divBdr>
        <w:top w:val="none" w:sz="0" w:space="0" w:color="auto"/>
        <w:left w:val="none" w:sz="0" w:space="0" w:color="auto"/>
        <w:bottom w:val="none" w:sz="0" w:space="0" w:color="auto"/>
        <w:right w:val="none" w:sz="0" w:space="0" w:color="auto"/>
      </w:divBdr>
    </w:div>
    <w:div w:id="1885019434">
      <w:bodyDiv w:val="1"/>
      <w:marLeft w:val="0"/>
      <w:marRight w:val="0"/>
      <w:marTop w:val="0"/>
      <w:marBottom w:val="0"/>
      <w:divBdr>
        <w:top w:val="none" w:sz="0" w:space="0" w:color="auto"/>
        <w:left w:val="none" w:sz="0" w:space="0" w:color="auto"/>
        <w:bottom w:val="none" w:sz="0" w:space="0" w:color="auto"/>
        <w:right w:val="none" w:sz="0" w:space="0" w:color="auto"/>
      </w:divBdr>
    </w:div>
    <w:div w:id="1937131220">
      <w:bodyDiv w:val="1"/>
      <w:marLeft w:val="0"/>
      <w:marRight w:val="0"/>
      <w:marTop w:val="0"/>
      <w:marBottom w:val="0"/>
      <w:divBdr>
        <w:top w:val="none" w:sz="0" w:space="0" w:color="auto"/>
        <w:left w:val="none" w:sz="0" w:space="0" w:color="auto"/>
        <w:bottom w:val="none" w:sz="0" w:space="0" w:color="auto"/>
        <w:right w:val="none" w:sz="0" w:space="0" w:color="auto"/>
      </w:divBdr>
    </w:div>
    <w:div w:id="1987317617">
      <w:bodyDiv w:val="1"/>
      <w:marLeft w:val="0"/>
      <w:marRight w:val="0"/>
      <w:marTop w:val="0"/>
      <w:marBottom w:val="0"/>
      <w:divBdr>
        <w:top w:val="none" w:sz="0" w:space="0" w:color="auto"/>
        <w:left w:val="none" w:sz="0" w:space="0" w:color="auto"/>
        <w:bottom w:val="none" w:sz="0" w:space="0" w:color="auto"/>
        <w:right w:val="none" w:sz="0" w:space="0" w:color="auto"/>
      </w:divBdr>
    </w:div>
    <w:div w:id="2015374791">
      <w:bodyDiv w:val="1"/>
      <w:marLeft w:val="0"/>
      <w:marRight w:val="0"/>
      <w:marTop w:val="0"/>
      <w:marBottom w:val="0"/>
      <w:divBdr>
        <w:top w:val="none" w:sz="0" w:space="0" w:color="auto"/>
        <w:left w:val="none" w:sz="0" w:space="0" w:color="auto"/>
        <w:bottom w:val="none" w:sz="0" w:space="0" w:color="auto"/>
        <w:right w:val="none" w:sz="0" w:space="0" w:color="auto"/>
      </w:divBdr>
    </w:div>
    <w:div w:id="2018191932">
      <w:bodyDiv w:val="1"/>
      <w:marLeft w:val="0"/>
      <w:marRight w:val="0"/>
      <w:marTop w:val="0"/>
      <w:marBottom w:val="0"/>
      <w:divBdr>
        <w:top w:val="none" w:sz="0" w:space="0" w:color="auto"/>
        <w:left w:val="none" w:sz="0" w:space="0" w:color="auto"/>
        <w:bottom w:val="none" w:sz="0" w:space="0" w:color="auto"/>
        <w:right w:val="none" w:sz="0" w:space="0" w:color="auto"/>
      </w:divBdr>
    </w:div>
    <w:div w:id="2066026672">
      <w:bodyDiv w:val="1"/>
      <w:marLeft w:val="0"/>
      <w:marRight w:val="0"/>
      <w:marTop w:val="0"/>
      <w:marBottom w:val="0"/>
      <w:divBdr>
        <w:top w:val="none" w:sz="0" w:space="0" w:color="auto"/>
        <w:left w:val="none" w:sz="0" w:space="0" w:color="auto"/>
        <w:bottom w:val="none" w:sz="0" w:space="0" w:color="auto"/>
        <w:right w:val="none" w:sz="0" w:space="0" w:color="auto"/>
      </w:divBdr>
    </w:div>
    <w:div w:id="212857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tootooni@luc.ed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7EFB848-D291-4737-9959-EB4F04DF50EE}"/>
      </w:docPartPr>
      <w:docPartBody>
        <w:p w:rsidR="007A70FC" w:rsidRDefault="00F70A73">
          <w:r w:rsidRPr="00BA784E">
            <w:rPr>
              <w:rStyle w:val="PlaceholderText"/>
            </w:rPr>
            <w:t>Click or tap here to enter text.</w:t>
          </w:r>
        </w:p>
      </w:docPartBody>
    </w:docPart>
    <w:docPart>
      <w:docPartPr>
        <w:name w:val="C5BB9E3D0E364E10BF072A98588F253F"/>
        <w:category>
          <w:name w:val="General"/>
          <w:gallery w:val="placeholder"/>
        </w:category>
        <w:types>
          <w:type w:val="bbPlcHdr"/>
        </w:types>
        <w:behaviors>
          <w:behavior w:val="content"/>
        </w:behaviors>
        <w:guid w:val="{6BFE6D8C-5EE1-4CC9-916E-386CABD78970}"/>
      </w:docPartPr>
      <w:docPartBody>
        <w:p w:rsidR="007A70FC" w:rsidRDefault="00F70A73" w:rsidP="00F70A73">
          <w:pPr>
            <w:pStyle w:val="C5BB9E3D0E364E10BF072A98588F253F"/>
          </w:pPr>
          <w:r w:rsidRPr="00BA784E">
            <w:rPr>
              <w:rStyle w:val="PlaceholderText"/>
            </w:rPr>
            <w:t>Click or tap here to enter text.</w:t>
          </w:r>
        </w:p>
      </w:docPartBody>
    </w:docPart>
    <w:docPart>
      <w:docPartPr>
        <w:name w:val="284A1554E6F54C7198D09D50ECD47DAD"/>
        <w:category>
          <w:name w:val="General"/>
          <w:gallery w:val="placeholder"/>
        </w:category>
        <w:types>
          <w:type w:val="bbPlcHdr"/>
        </w:types>
        <w:behaviors>
          <w:behavior w:val="content"/>
        </w:behaviors>
        <w:guid w:val="{97A94066-F20B-4A1F-AC52-66D01AB9A622}"/>
      </w:docPartPr>
      <w:docPartBody>
        <w:p w:rsidR="00210C3C" w:rsidRDefault="004776A7" w:rsidP="004776A7">
          <w:pPr>
            <w:pStyle w:val="284A1554E6F54C7198D09D50ECD47DAD"/>
          </w:pPr>
          <w:r w:rsidRPr="00BA784E">
            <w:rPr>
              <w:rStyle w:val="PlaceholderText"/>
            </w:rPr>
            <w:t>Click or tap here to enter text.</w:t>
          </w:r>
        </w:p>
      </w:docPartBody>
    </w:docPart>
    <w:docPart>
      <w:docPartPr>
        <w:name w:val="AB20FCF2A6F24ED68333629A240673C1"/>
        <w:category>
          <w:name w:val="General"/>
          <w:gallery w:val="placeholder"/>
        </w:category>
        <w:types>
          <w:type w:val="bbPlcHdr"/>
        </w:types>
        <w:behaviors>
          <w:behavior w:val="content"/>
        </w:behaviors>
        <w:guid w:val="{B44C6320-78C6-4FC7-AB98-F9119BAD817A}"/>
      </w:docPartPr>
      <w:docPartBody>
        <w:p w:rsidR="00210C3C" w:rsidRDefault="004776A7" w:rsidP="004776A7">
          <w:pPr>
            <w:pStyle w:val="AB20FCF2A6F24ED68333629A240673C1"/>
          </w:pPr>
          <w:r w:rsidRPr="00BA784E">
            <w:rPr>
              <w:rStyle w:val="PlaceholderText"/>
            </w:rPr>
            <w:t>Click or tap here to enter text.</w:t>
          </w:r>
        </w:p>
      </w:docPartBody>
    </w:docPart>
    <w:docPart>
      <w:docPartPr>
        <w:name w:val="963C304FAAB5402296894E8B4A67B6A0"/>
        <w:category>
          <w:name w:val="General"/>
          <w:gallery w:val="placeholder"/>
        </w:category>
        <w:types>
          <w:type w:val="bbPlcHdr"/>
        </w:types>
        <w:behaviors>
          <w:behavior w:val="content"/>
        </w:behaviors>
        <w:guid w:val="{261C0167-4C8F-42E9-A676-2880496B3F27}"/>
      </w:docPartPr>
      <w:docPartBody>
        <w:p w:rsidR="00210C3C" w:rsidRDefault="004776A7" w:rsidP="004776A7">
          <w:pPr>
            <w:pStyle w:val="963C304FAAB5402296894E8B4A67B6A0"/>
          </w:pPr>
          <w:r w:rsidRPr="00BA78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A73"/>
    <w:rsid w:val="001E241C"/>
    <w:rsid w:val="00210C3C"/>
    <w:rsid w:val="003F7F5B"/>
    <w:rsid w:val="004205D1"/>
    <w:rsid w:val="004776A7"/>
    <w:rsid w:val="005A18A9"/>
    <w:rsid w:val="00753B87"/>
    <w:rsid w:val="007A70FC"/>
    <w:rsid w:val="009A5E8C"/>
    <w:rsid w:val="00C8247B"/>
    <w:rsid w:val="00D63164"/>
    <w:rsid w:val="00EE48DB"/>
    <w:rsid w:val="00F70A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76A7"/>
    <w:rPr>
      <w:color w:val="666666"/>
    </w:rPr>
  </w:style>
  <w:style w:type="paragraph" w:customStyle="1" w:styleId="C5BB9E3D0E364E10BF072A98588F253F">
    <w:name w:val="C5BB9E3D0E364E10BF072A98588F253F"/>
    <w:rsid w:val="00F70A73"/>
  </w:style>
  <w:style w:type="paragraph" w:customStyle="1" w:styleId="284A1554E6F54C7198D09D50ECD47DAD">
    <w:name w:val="284A1554E6F54C7198D09D50ECD47DAD"/>
    <w:rsid w:val="004776A7"/>
  </w:style>
  <w:style w:type="paragraph" w:customStyle="1" w:styleId="AB20FCF2A6F24ED68333629A240673C1">
    <w:name w:val="AB20FCF2A6F24ED68333629A240673C1"/>
    <w:rsid w:val="004776A7"/>
  </w:style>
  <w:style w:type="paragraph" w:customStyle="1" w:styleId="963C304FAAB5402296894E8B4A67B6A0">
    <w:name w:val="963C304FAAB5402296894E8B4A67B6A0"/>
    <w:rsid w:val="004776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0488E2-B5BB-462B-B5FF-353A8A028F83}">
  <we:reference id="wa104382081" version="1.55.1.0" store="en-US" storeType="OMEX"/>
  <we:alternateReferences>
    <we:reference id="wa104382081" version="1.55.1.0" store="" storeType="OMEX"/>
  </we:alternateReferences>
  <we:properties>
    <we:property name="MENDELEY_CITATIONS" value="[{&quot;citationID&quot;:&quot;MENDELEY_CITATION_0bf09cb0-ba11-4be6-94de-1c86de3f8876&quot;,&quot;properties&quot;:{&quot;noteIndex&quot;:0},&quot;isEdited&quot;:false,&quot;manualOverride&quot;:{&quot;isManuallyOverridden&quot;:false,&quot;citeprocText&quot;:&quot;[1]&quot;,&quot;manualOverrideText&quot;:&quot;&quot;},&quot;citationTag&quot;:&quot;MENDELEY_CITATION_v3_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&quot;,&quot;citationItems&quot;:[{&quot;id&quot;:&quot;799060e2-12cb-30bd-896c-f9860d5e87ad&quot;,&quot;itemData&quot;:{&quot;type&quot;:&quot;article-journal&quot;,&quot;id&quot;:&quot;799060e2-12cb-30bd-896c-f9860d5e87ad&quot;,&quot;title&quot;:&quot;The importance of widespread testing for COVID-19 pandemic: systems thinking for drive-through testing sites&quot;,&quot;author&quot;:[{&quot;family&quot;:&quot;Araz&quot;,&quot;given&quot;:&quot;Ozgur M&quot;,&quot;parse-names&quot;:false,&quot;dropping-particle&quot;:&quot;&quot;,&quot;non-dropping-particle&quot;:&quot;&quot;},{&quot;family&quot;:&quot;Ramirez-Nafarrate&quot;,&quot;given&quot;:&quot;Adrian&quot;,&quot;parse-names&quot;:false,&quot;dropping-particle&quot;:&quot;&quot;,&quot;non-dropping-particle&quot;:&quot;&quot;},{&quot;family&quot;:&quot;Jehn&quot;,&quot;given&quot;:&quot;Megan&quot;,&quot;parse-names&quot;:false,&quot;dropping-particle&quot;:&quot;&quot;,&quot;non-dropping-particle&quot;:&quot;&quot;},{&quot;family&quot;:&quot;Wilson&quot;,&quot;given&quot;:&quot;Fernando A&quot;,&quot;parse-names&quot;:false,&quot;dropping-particle&quot;:&quot;&quot;,&quot;non-dropping-particle&quot;:&quot;&quot;}],&quot;container-title&quot;:&quot;Health Systems&quot;,&quot;ISSN&quot;:&quot;2047-6965&quot;,&quot;issued&quot;:{&quot;date-parts&quot;:[[2020]]},&quot;page&quot;:&quot;119-123&quot;,&quot;publisher&quot;:&quot;Taylor &amp; Francis&quot;,&quot;issue&quot;:&quot;2&quot;,&quot;volume&quot;:&quot;9&quot;,&quot;container-title-short&quot;:&quot;&quot;},&quot;isTemporary&quot;:false}]},{&quot;citationID&quot;:&quot;MENDELEY_CITATION_e0f8149c-418f-4fd0-b39e-55ff0ba0bc5a&quot;,&quot;properties&quot;:{&quot;noteIndex&quot;:0},&quot;isEdited&quot;:false,&quot;manualOverride&quot;:{&quot;isManuallyOverridden&quot;:false,&quot;citeprocText&quot;:&quot;[2]&quot;,&quot;manualOverrideText&quot;:&quot;&quot;},&quot;citationTag&quot;:&quot;MENDELEY_CITATION_v3_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&quot;,&quot;citationItems&quot;:[{&quot;id&quot;:&quot;bc6ac0a6-77eb-3ae1-b51a-2c7ea6f14b70&quot;,&quot;itemData&quot;:{&quot;type&quot;:&quot;article-journal&quot;,&quot;id&quot;:&quot;bc6ac0a6-77eb-3ae1-b51a-2c7ea6f14b70&quot;,&quot;title&quot;:&quot;COVID-19 and patient safety: time to tap into our investment in high reliability&quot;,&quot;author&quot;:[{&quot;family&quot;:&quot;Adelman&quot;,&quot;given&quot;:&quot;Jason S&quot;,&quot;parse-names&quot;:false,&quot;dropping-particle&quot;:&quot;&quot;,&quot;non-dropping-particle&quot;:&quot;&quot;},{&quot;family&quot;:&quot;Gandhi&quot;,&quot;given&quot;:&quot;Tejal K&quot;,&quot;parse-names&quot;:false,&quot;dropping-particle&quot;:&quot;&quot;,&quot;non-dropping-particle&quot;:&quot;&quot;}],&quot;container-title&quot;:&quot;Journal of Patient Safety&quot;,&quot;container-title-short&quot;:&quot;J Patient Saf&quot;,&quot;ISSN&quot;:&quot;1549-8417&quot;,&quot;issued&quot;:{&quot;date-parts&quot;:[[2021]]},&quot;page&quot;:&quot;331-333&quot;,&quot;publisher&quot;:&quot;LWW&quot;,&quot;issue&quot;:&quot;4&quot;,&quot;volume&quot;:&quot;17&quot;},&quot;isTemporary&quot;:false}]},{&quot;citationID&quot;:&quot;MENDELEY_CITATION_6ce26d9f-581d-48ae-a6e8-369a389e578c&quot;,&quot;properties&quot;:{&quot;noteIndex&quot;:0},&quot;isEdited&quot;:false,&quot;manualOverride&quot;:{&quot;isManuallyOverridden&quot;:false,&quot;citeprocText&quot;:&quot;[3]&quot;,&quot;manualOverrideText&quot;:&quot;&quot;},&quot;citationTag&quot;:&quot;MENDELEY_CITATION_v3_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&quot;,&quot;citationItems&quot;:[{&quot;id&quot;:&quot;adf74015-63b2-35a5-bc40-91ef468f0fac&quot;,&quot;itemData&quot;:{&quot;type&quot;:&quot;article-journal&quot;,&quot;id&quot;:&quot;adf74015-63b2-35a5-bc40-91ef468f0fac&quot;,&quot;title&quot;:&quot;Rate of Intensive Care Unit admission and outcomes among patients with coronavirus: A systematic review and Meta-analysis&quot;,&quot;author&quot;:[{&quot;family&quot;:&quot;Abate&quot;,&quot;given&quot;:&quot;Semagn Mekonnen&quot;,&quot;parse-names&quot;:false,&quot;dropping-particle&quot;:&quot;&quot;,&quot;non-dropping-particle&quot;:&quot;&quot;},{&quot;family&quot;:&quot;Ahmed Ali&quot;,&quot;given&quot;:&quot;Siraj&quot;,&quot;parse-names&quot;:false,&quot;dropping-particle&quot;:&quot;&quot;,&quot;non-dropping-particle&quot;:&quot;&quot;},{&quot;family&quot;:&quot;Mantfardo&quot;,&quot;given&quot;:&quot;Bahiru&quot;,&quot;parse-names&quot;:false,&quot;dropping-particle&quot;:&quot;&quot;,&quot;non-dropping-particle&quot;:&quot;&quot;},{&quot;family&quot;:&quot;Basu&quot;,&quot;given&quot;:&quot;Bivash&quot;,&quot;parse-names&quot;:false,&quot;dropping-particle&quot;:&quot;&quot;,&quot;non-dropping-particle&quot;:&quot;&quot;}],&quot;container-title&quot;:&quot;PloS one&quot;,&quot;container-title-short&quot;:&quot;PLoS One&quot;,&quot;ISSN&quot;:&quot;1932-6203&quot;,&quot;issued&quot;:{&quot;date-parts&quot;:[[2020]]},&quot;page&quot;:&quot;e0235653&quot;,&quot;publisher&quot;:&quot;Public Library of Science San Francisco, CA USA&quot;,&quot;issue&quot;:&quot;7&quot;,&quot;volume&quot;:&quot;15&quot;},&quot;isTemporary&quot;:false}]},{&quot;citationID&quot;:&quot;MENDELEY_CITATION_001dc0ab-e032-4f23-aea0-b525a8699436&quot;,&quot;properties&quot;:{&quot;noteIndex&quot;:0},&quot;isEdited&quot;:false,&quot;manualOverride&quot;:{&quot;isManuallyOverridden&quot;:false,&quot;citeprocText&quot;:&quot;[4]&quot;,&quot;manualOverrideText&quot;:&quot;&quot;},&quot;citationTag&quot;:&quot;MENDELEY_CITATION_v3_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&quot;,&quot;citationItems&quot;:[{&quot;id&quot;:&quot;f84a79ad-1070-3511-a666-8f34527f7468&quot;,&quot;itemData&quot;:{&quot;type&quot;:&quot;article-journal&quot;,&quot;id&quot;:&quot;f84a79ad-1070-3511-a666-8f34527f7468&quot;,&quot;title&quot;:&quot;Community-Level Factors Associated With Racial And Ethnic Disparities In COVID-19 Rates In Massachusetts: Study examines community-level factors associated with racial and ethnic disparities in COVID-19 rates in Massachusetts.&quot;,&quot;author&quot;:[{&quot;family&quot;:&quot;Figueroa&quot;,&quot;given&quot;:&quot;Jose F&quot;,&quot;parse-names&quot;:false,&quot;dropping-particle&quot;:&quot;&quot;,&quot;non-dropping-particle&quot;:&quot;&quot;},{&quot;family&quot;:&quot;Wadhera&quot;,&quot;given&quot;:&quot;Rishi K&quot;,&quot;parse-names&quot;:false,&quot;dropping-particle&quot;:&quot;&quot;,&quot;non-dropping-particle&quot;:&quot;&quot;},{&quot;family&quot;:&quot;Lee&quot;,&quot;given&quot;:&quot;Dennis&quot;,&quot;parse-names&quot;:false,&quot;dropping-particle&quot;:&quot;&quot;,&quot;non-dropping-particle&quot;:&quot;&quot;},{&quot;family&quot;:&quot;Yeh&quot;,&quot;given&quot;:&quot;Robert W&quot;,&quot;parse-names&quot;:false,&quot;dropping-particle&quot;:&quot;&quot;,&quot;non-dropping-particle&quot;:&quot;&quot;},{&quot;family&quot;:&quot;Sommers&quot;,&quot;given&quot;:&quot;Benjamin D&quot;,&quot;parse-names&quot;:false,&quot;dropping-particle&quot;:&quot;&quot;,&quot;non-dropping-particle&quot;:&quot;&quot;}],&quot;container-title&quot;:&quot;Health affairs&quot;,&quot;container-title-short&quot;:&quot;Health Aff&quot;,&quot;ISSN&quot;:&quot;0278-2715&quot;,&quot;issued&quot;:{&quot;date-parts&quot;:[[2020]]},&quot;page&quot;:&quot;1984-1992&quot;,&quot;issue&quot;:&quot;11&quot;,&quot;volume&quot;:&quot;39&quot;},&quot;isTemporary&quot;:false}]},{&quot;citationID&quot;:&quot;MENDELEY_CITATION_46d00a73-98a5-443c-a692-92245388adb8&quot;,&quot;properties&quot;:{&quot;noteIndex&quot;:0},&quot;isEdited&quot;:false,&quot;manualOverride&quot;:{&quot;isManuallyOverridden&quot;:false,&quot;citeprocText&quot;:&quot;[5], [6]&quot;,&quot;manualOverrideText&quot;:&quot;&quot;},&quot;citationTag&quot;:&quot;MENDELEY_CITATION_v3_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&quot;,&quot;citationItems&quot;:[{&quot;id&quot;:&quot;d5f20678-cc21-3470-94f9-f3861220bd4c&quot;,&quot;itemData&quot;:{&quot;type&quot;:&quot;article-journal&quot;,&quot;id&quot;:&quot;d5f20678-cc21-3470-94f9-f3861220bd4c&quot;,&quot;title&quot;:&quot;Dialysis, COVID-19, poverty, and race in greater Chicago: an ecological analysis&quot;,&quot;author&quot;:[{&quot;family&quot;:&quot;Bhayani&quot;,&quot;given&quot;:&quot;Siddharth&quot;,&quot;parse-names&quot;:false,&quot;dropping-particle&quot;:&quot;&quot;,&quot;non-dropping-particle&quot;:&quot;&quot;},{&quot;family&quot;:&quot;Sengupta&quot;,&quot;given&quot;:&quot;Ranit&quot;,&quot;parse-names&quot;:false,&quot;dropping-particle&quot;:&quot;&quot;,&quot;non-dropping-particle&quot;:&quot;&quot;},{&quot;family&quot;:&quot;Markossian&quot;,&quot;given&quot;:&quot;Talar&quot;,&quot;parse-names&quot;:false,&quot;dropping-particle&quot;:&quot;&quot;,&quot;non-dropping-particle&quot;:&quot;&quot;},{&quot;family&quot;:&quot;Tootooni&quot;,&quot;given&quot;:&quot;Samie&quot;,&quot;parse-names&quot;:false,&quot;dropping-particle&quot;:&quot;&quot;,&quot;non-dropping-particle&quot;:&quot;&quot;},{&quot;family&quot;:&quot;Luke&quot;,&quot;given&quot;:&quot;Amy&quot;,&quot;parse-names&quot;:false,&quot;dropping-particle&quot;:&quot;&quot;,&quot;non-dropping-particle&quot;:&quot;&quot;},{&quot;family&quot;:&quot;Shoham&quot;,&quot;given&quot;:&quot;David&quot;,&quot;parse-names&quot;:false,&quot;dropping-particle&quot;:&quot;&quot;,&quot;non-dropping-particle&quot;:&quot;&quot;},{&quot;family&quot;:&quot;Cooper&quot;,&quot;given&quot;:&quot;Richard&quot;,&quot;parse-names&quot;:false,&quot;dropping-particle&quot;:&quot;&quot;,&quot;non-dropping-particle&quot;:&quot;&quot;},{&quot;family&quot;:&quot;Kramer&quot;,&quot;given&quot;:&quot;Holly&quot;,&quot;parse-names&quot;:false,&quot;dropping-particle&quot;:&quot;&quot;,&quot;non-dropping-particle&quot;:&quot;&quot;}],&quot;container-title&quot;:&quot;Kidney medicine&quot;,&quot;container-title-short&quot;:&quot;Kidney Med&quot;,&quot;ISSN&quot;:&quot;2590-0595&quot;,&quot;issued&quot;:{&quot;date-parts&quot;:[[2020]]},&quot;page&quot;:&quot;552-558&quot;,&quot;publisher&quot;:&quot;Elsevier&quot;,&quot;issue&quot;:&quot;5&quot;,&quot;volume&quot;:&quot;2&quot;},&quot;isTemporary&quot;:false},{&quot;id&quot;:&quot;ea6e6aaa-4265-3eca-bf77-a56e22ede9ba&quot;,&quot;itemData&quot;:{&quot;type&quot;:&quot;article-journal&quot;,&quot;id&quot;:&quot;ea6e6aaa-4265-3eca-bf77-a56e22ede9ba&quot;,&quot;title&quot;:&quot;Screening for Social Risk Factors in the ICU During the Pandemic&quot;,&quot;author&quot;:[{&quot;family&quot;:&quot;Ge&quot;,&quot;given&quot;:&quot;Derek&quot;,&quot;parse-names&quot;:false,&quot;dropping-particle&quot;:&quot;&quot;,&quot;non-dropping-particle&quot;:&quot;&quot;},{&quot;family&quot;:&quot;Weber&quot;,&quot;given&quot;:&quot;Alec M&quot;,&quot;parse-names&quot;:false,&quot;dropping-particle&quot;:&quot;&quot;,&quot;non-dropping-particle&quot;:&quot;&quot;},{&quot;family&quot;:&quot;Vatson&quot;,&quot;given&quot;:&quot;Jayanth&quot;,&quot;parse-names&quot;:false,&quot;dropping-particle&quot;:&quot;&quot;,&quot;non-dropping-particle&quot;:&quot;&quot;},{&quot;family&quot;:&quot;Andrews&quot;,&quot;given&quot;:&quot;Tracy&quot;,&quot;parse-names&quot;:false,&quot;dropping-particle&quot;:&quot;&quot;,&quot;non-dropping-particle&quot;:&quot;&quot;},{&quot;family&quot;:&quot;Levytska&quot;,&quot;given&quot;:&quot;Natalia&quot;,&quot;parse-names&quot;:false,&quot;dropping-particle&quot;:&quot;&quot;,&quot;non-dropping-particle&quot;:&quot;&quot;},{&quot;family&quot;:&quot;Shu&quot;,&quot;given&quot;:&quot;Carol&quot;,&quot;parse-names&quot;:false,&quot;dropping-particle&quot;:&quot;&quot;,&quot;non-dropping-particle&quot;:&quot;&quot;},{&quot;family&quot;:&quot;Hussain&quot;,&quot;given&quot;:&quot;Sabiha&quot;,&quot;parse-names&quot;:false,&quot;dropping-particle&quot;:&quot;&quot;,&quot;non-dropping-particle&quot;:&quot;&quot;}],&quot;container-title&quot;:&quot;Critical Care Explorations&quot;,&quot;container-title-short&quot;:&quot;Crit Care Explor&quot;,&quot;ISSN&quot;:&quot;2639-8028&quot;,&quot;issued&quot;:{&quot;date-parts&quot;:[[2022]]},&quot;page&quot;:&quot;e0761&quot;,&quot;publisher&quot;:&quot;LWW&quot;,&quot;issue&quot;:&quot;10&quot;,&quot;volume&quot;:&quot;4&quot;},&quot;isTemporary&quot;:false}]},{&quot;citationID&quot;:&quot;MENDELEY_CITATION_e8ff7712-108b-4360-b15c-c8def28c02a8&quot;,&quot;properties&quot;:{&quot;noteIndex&quot;:0},&quot;isEdited&quot;:false,&quot;manualOverride&quot;:{&quot;isManuallyOverridden&quot;:false,&quot;citeprocText&quot;:&quot;[7]&quot;,&quot;manualOverrideText&quot;:&quot;&quot;},&quot;citationTag&quot;:&quot;MENDELEY_CITATION_v3_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&quot;,&quot;citationItems&quot;:[{&quot;id&quot;:&quot;df907627-5e9b-3c46-b03a-8fd397e33ac9&quot;,&quot;itemData&quot;:{&quot;type&quot;:&quot;article-journal&quot;,&quot;id&quot;:&quot;df907627-5e9b-3c46-b03a-8fd397e33ac9&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96cbaaa2-c258-45fa-8779-efbd7757c48b&quot;,&quot;properties&quot;:{&quot;noteIndex&quot;:0},&quot;isEdited&quot;:false,&quot;manualOverride&quot;:{&quot;isManuallyOverridden&quot;:false,&quot;citeprocText&quot;:&quot;[8]&quot;,&quot;manualOverrideText&quot;:&quot;&quot;},&quot;citationTag&quot;:&quot;MENDELEY_CITATION_v3_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&quot;,&quot;citationItems&quot;:[{&quot;id&quot;:&quot;7777773b-8df6-39bb-8885-1318008bf4b0&quot;,&quot;itemData&quot;:{&quot;type&quot;:&quot;article-journal&quot;,&quot;id&quot;:&quot;7777773b-8df6-39bb-8885-1318008bf4b0&quot;,&quot;title&quot;:&quot;Detection of 2019 novel coronavirus (2019-nCoV) by real-time RT-PCR&quot;,&quot;author&quot;:[{&quot;family&quot;:&quot;Corman&quot;,&quot;given&quot;:&quot;Victor M&quot;,&quot;parse-names&quot;:false,&quot;dropping-particle&quot;:&quot;&quot;,&quot;non-dropping-particle&quot;:&quot;&quot;},{&quot;family&quot;:&quot;Landt&quot;,&quot;given&quot;:&quot;Olfert&quot;,&quot;parse-names&quot;:false,&quot;dropping-particle&quot;:&quot;&quot;,&quot;non-dropping-particle&quot;:&quot;&quot;},{&quot;family&quot;:&quot;Kaiser&quot;,&quot;given&quot;:&quot;Marco&quot;,&quot;parse-names&quot;:false,&quot;dropping-particle&quot;:&quot;&quot;,&quot;non-dropping-particle&quot;:&quot;&quot;},{&quot;family&quot;:&quot;Molenkamp&quot;,&quot;given&quot;:&quot;Richard&quot;,&quot;parse-names&quot;:false,&quot;dropping-particle&quot;:&quot;&quot;,&quot;non-dropping-particle&quot;:&quot;&quot;},{&quot;family&quot;:&quot;Meijer&quot;,&quot;given&quot;:&quot;Adam&quot;,&quot;parse-names&quot;:false,&quot;dropping-particle&quot;:&quot;&quot;,&quot;non-dropping-particle&quot;:&quot;&quot;},{&quot;family&quot;:&quot;Chu&quot;,&quot;given&quot;:&quot;Daniel K W&quot;,&quot;parse-names&quot;:false,&quot;dropping-particle&quot;:&quot;&quot;,&quot;non-dropping-particle&quot;:&quot;&quot;},{&quot;family&quot;:&quot;Bleicker&quot;,&quot;given&quot;:&quot;Tobias&quot;,&quot;parse-names&quot;:false,&quot;dropping-particle&quot;:&quot;&quot;,&quot;non-dropping-particle&quot;:&quot;&quot;},{&quot;family&quot;:&quot;Brünink&quot;,&quot;given&quot;:&quot;Sebastian&quot;,&quot;parse-names&quot;:false,&quot;dropping-particle&quot;:&quot;&quot;,&quot;non-dropping-particle&quot;:&quot;&quot;},{&quot;family&quot;:&quot;Schneider&quot;,&quot;given&quot;:&quot;Julia&quot;,&quot;parse-names&quot;:false,&quot;dropping-particle&quot;:&quot;&quot;,&quot;non-dropping-particle&quot;:&quot;&quot;},{&quot;family&quot;:&quot;Schmidt&quot;,&quot;given&quot;:&quot;Marie Luisa&quot;,&quot;parse-names&quot;:false,&quot;dropping-particle&quot;:&quot;&quot;,&quot;non-dropping-particle&quot;:&quot;&quot;}],&quot;container-title&quot;:&quot;Eurosurveillance&quot;,&quot;ISSN&quot;:&quot;1560-7917&quot;,&quot;issued&quot;:{&quot;date-parts&quot;:[[2020]]},&quot;page&quot;:&quot;2000045&quot;,&quot;publisher&quot;:&quot;European Centre for Disease Prevention and Control&quot;,&quot;issue&quot;:&quot;3&quot;,&quot;volume&quot;:&quot;25&quot;,&quot;container-title-short&quot;:&quot;&quot;},&quot;isTemporary&quot;:false}]},{&quot;citationID&quot;:&quot;MENDELEY_CITATION_d869373b-de9b-4129-be4d-57072563d5af&quot;,&quot;properties&quot;:{&quot;noteIndex&quot;:0},&quot;isEdited&quot;:false,&quot;manualOverride&quot;:{&quot;isManuallyOverridden&quot;:false,&quot;citeprocText&quot;:&quot;[9]&quot;,&quot;manualOverrideText&quot;:&quot;&quot;},&quot;citationTag&quot;:&quot;MENDELEY_CITATION_v3_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&quot;,&quot;citationItems&quot;:[{&quot;id&quot;:&quot;c3aee2df-a037-37f1-a004-a7c3cced3769&quot;,&quot;itemData&quot;:{&quot;type&quot;:&quot;article-journal&quot;,&quot;id&quot;:&quot;c3aee2df-a037-37f1-a004-a7c3cced3769&quot;,&quot;title&quot;:&quot;COVID-19 testing: One size does not fit all&quot;,&quot;author&quot;:[{&quot;family&quot;:&quot;Mina&quot;,&quot;given&quot;:&quot;Michael J&quot;,&quot;parse-names&quot;:false,&quot;dropping-particle&quot;:&quot;&quot;,&quot;non-dropping-particle&quot;:&quot;&quot;},{&quot;family&quot;:&quot;Andersen&quot;,&quot;given&quot;:&quot;Kristian G&quot;,&quot;parse-names&quot;:false,&quot;dropping-particle&quot;:&quot;&quot;,&quot;non-dropping-particle&quot;:&quot;&quot;}],&quot;container-title&quot;:&quot;Science&quot;,&quot;container-title-short&quot;:&quot;Science (1979)&quot;,&quot;ISSN&quot;:&quot;0036-8075&quot;,&quot;issued&quot;:{&quot;date-parts&quot;:[[2021]]},&quot;page&quot;:&quot;126-127&quot;,&quot;publisher&quot;:&quot;American Association for the Advancement of Science&quot;,&quot;issue&quot;:&quot;6525&quot;,&quot;volume&quot;:&quot;371&quot;},&quot;isTemporary&quot;:false}]},{&quot;citationID&quot;:&quot;MENDELEY_CITATION_8cd2ba0f-ada8-4da1-8965-e54f1175d366&quot;,&quot;properties&quot;:{&quot;noteIndex&quot;:0},&quot;isEdited&quot;:false,&quot;manualOverride&quot;:{&quot;isManuallyOverridden&quot;:false,&quot;citeprocText&quot;:&quot;[10]&quot;,&quot;manualOverrideText&quot;:&quot;&quot;},&quot;citationTag&quot;:&quot;MENDELEY_CITATION_v3_eyJjaXRhdGlvbklEIjoiTUVOREVMRVlfQ0lUQVRJT05fOGNkMmJhMGYtYWRhOC00ZGExLTg5NjUtZTU0ZjExNzVkMzY2IiwicHJvcGVydGllcyI6eyJub3RlSW5kZXgiOjB9LCJpc0VkaXRlZCI6ZmFsc2UsIm1hbnVhbE92ZXJyaWRlIjp7ImlzTWFudWFsbHlPdmVycmlkZGVuIjpmYWxzZSwiY2l0ZXByb2NUZXh0IjoiWzEw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0fe6608e-1039-4216-ab14-21566931d0e9&quot;,&quot;properties&quot;:{&quot;noteIndex&quot;:0},&quot;isEdited&quot;:false,&quot;manualOverride&quot;:{&quot;isManuallyOverridden&quot;:false,&quot;citeprocText&quot;:&quot;[11]&quot;,&quot;manualOverrideText&quot;:&quot;&quot;},&quot;citationTag&quot;:&quot;MENDELEY_CITATION_v3_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&quot;,&quot;citationItems&quot;:[{&quot;id&quot;:&quot;da2f9a85-18bb-37b5-88ae-268837819eae&quot;,&quot;itemData&quot;:{&quot;type&quot;:&quot;webpage&quot;,&quot;id&quot;:&quot;da2f9a85-18bb-37b5-88ae-268837819eae&quot;,&quot;title&quot;:&quot;CDC Museum COVID-19 Timeline&quot;,&quot;author&quot;:[{&quot;family&quot;:&quot;Centers for Disease Control and Prevention&quot;,&quot;given&quot;:&quot;&quot;,&quot;parse-names&quot;:false,&quot;dropping-particle&quot;:&quot;&quot;,&quot;non-dropping-particle&quot;:&quot;&quot;}],&quot;container-title&quot;:&quot;https://www.cdc.gov/museum/timeline/covid19.html&quot;,&quot;issued&quot;:{&quot;date-parts&quot;:[[2023,3,15]]},&quot;container-title-short&quot;:&quot;&quot;},&quot;isTemporary&quot;:false}]},{&quot;citationID&quot;:&quot;MENDELEY_CITATION_44ba0218-432e-437a-b073-d48fb2caac01&quot;,&quot;properties&quot;:{&quot;noteIndex&quot;:0},&quot;isEdited&quot;:false,&quot;manualOverride&quot;:{&quot;isManuallyOverridden&quot;:false,&quot;citeprocText&quot;:&quot;[12]&quot;,&quot;manualOverrideText&quot;:&quot;&quot;},&quot;citationTag&quot;:&quot;MENDELEY_CITATION_v3_eyJjaXRhdGlvbklEIjoiTUVOREVMRVlfQ0lUQVRJT05fNDRiYTAyMTgtNDMyZS00MzdhLWIwNzMtZDQ4ZmIyY2FhYzAxIiwicHJvcGVydGllcyI6eyJub3RlSW5kZXgiOjB9LCJpc0VkaXRlZCI6ZmFsc2UsIm1hbnVhbE92ZXJyaWRlIjp7ImlzTWFudWFsbHlPdmVycmlkZGVuIjpmYWxzZSwiY2l0ZXByb2NUZXh0IjoiWzEyXSIsIm1hbnVhbE92ZXJyaWRlVGV4dCI6IiJ9LCJjaXRhdGlvbkl0ZW1zIjpbeyJpZCI6ImVmODMwNzg5LWE4ZmMtMzU2My1iYmM5LWJhODIyZGM2ZTE4MSIsIml0ZW1EYXRhIjp7InR5cGUiOiJhcnRpY2xlLWpvdXJuYWwiLCJpZCI6ImVmODMwNzg5LWE4ZmMtMzU2My1iYmM5LWJhODIyZGM2ZTE4MS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ef830789-a8fc-3563-bbc9-ba822dc6e181&quot;,&quot;itemData&quot;:{&quot;type&quot;:&quot;article-journal&quot;,&quot;id&quot;:&quot;ef830789-a8fc-3563-bbc9-ba822dc6e181&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82333727-0476-4e07-8a42-6def0424aac1&quot;,&quot;properties&quot;:{&quot;noteIndex&quot;:0},&quot;isEdited&quot;:false,&quot;manualOverride&quot;:{&quot;isManuallyOverridden&quot;:false,&quot;citeprocText&quot;:&quot;[13], [14]&quot;,&quot;manualOverrideText&quot;:&quot;&quot;},&quot;citationItems&quot;:[{&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isTemporary&quot;:false}],&quot;citationTag&quot;:&quot;MENDELEY_CITATION_v3_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&quot;},{&quot;citationID&quot;:&quot;MENDELEY_CITATION_562c3f17-6823-48ba-abb2-bb1b76b8c0ac&quot;,&quot;properties&quot;:{&quot;noteIndex&quot;:0},&quot;isEdited&quot;:false,&quot;manualOverride&quot;:{&quot;isManuallyOverridden&quot;:false,&quot;citeprocText&quot;:&quot;[14], [15], [16]&quot;,&quot;manualOverrideText&quot;:&quot;&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isTemporary&quot;:false}],&quot;citationTag&quot;:&quot;MENDELEY_CITATION_v3_eyJjaXRhdGlvbklEIjoiTUVOREVMRVlfQ0lUQVRJT05fNTYyYzNmMTctNjgyMy00OGJhLWFiYjItYmIxYjc2YjhjMGFjIiwicHJvcGVydGllcyI6eyJub3RlSW5kZXgiOjB9LCJpc0VkaXRlZCI6ZmFsc2UsIm1hbnVhbE92ZXJyaWRlIjp7ImlzTWFudWFsbHlPdmVycmlkZGVuIjpmYWxzZSwiY2l0ZXByb2NUZXh0IjoiWzE0XSwgWzE1XSwgWzE2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19LCJpc1RlbXBvcmFyeSI6ZmFsc2V9XX0=&quot;},{&quot;citationID&quot;:&quot;MENDELEY_CITATION_ff301b6a-7e53-4c53-b8df-9f55fefb5324&quot;,&quot;properties&quot;:{&quot;noteIndex&quot;:0},&quot;isEdited&quot;:false,&quot;manualOverride&quot;:{&quot;isManuallyOverridden&quot;:false,&quot;citeprocText&quot;:&quot;[13], [14]&quot;,&quot;manualOverrideText&quot;:&quot;&quot;},&quot;citationItems&quot;:[{&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isTemporary&quot;:false}],&quot;citationTag&quot;:&quot;MENDELEY_CITATION_v3_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&quot;},{&quot;citationID&quot;:&quot;MENDELEY_CITATION_9f937d83-8331-4ea6-8d07-208f51d59cc8&quot;,&quot;properties&quot;:{&quot;noteIndex&quot;:0},&quot;isEdited&quot;:false,&quot;manualOverride&quot;:{&quot;isManuallyOverridden&quot;:false,&quot;citeprocText&quot;:&quot;[13], [14], [15], [16], [17], [18], [19]&quot;,&quot;manualOverrideText&quot;:&quot;&quot;},&quot;citationItems&quot;:[{&quot;id&quot;:&quot;eccba64c-bbde-38e5-a4f9-a1cd96489634&quot;,&quot;itemData&quot;:{&quot;type&quot;:&quot;article-journal&quot;,&quot;id&quot;:&quot;eccba64c-bbde-38e5-a4f9-a1cd96489634&quot;,&quot;title&quot;:&quot;Accuracy of ICD-10 diagnostic codes to identify COVID-19 among hospitalized patients&quot;,&quot;author&quot;:[{&quot;family&quot;:&quot;Bhatt&quot;,&quot;given&quot;:&quot;Ankeet S&quot;,&quot;parse-names&quot;:false,&quot;dropping-particle&quot;:&quot;&quot;,&quot;non-dropping-particle&quot;:&quot;&quot;},{&quot;family&quot;:&quot;McElrath&quot;,&quot;given&quot;:&quot;Erin E&quot;,&quot;parse-names&quot;:false,&quot;dropping-particle&quot;:&quot;&quot;,&quot;non-dropping-particle&quot;:&quot;&quot;},{&quot;family&quot;:&quot;Claggett&quot;,&quot;given&quot;:&quot;Brian L&quot;,&quot;parse-names&quot;:false,&quot;dropping-particle&quot;:&quot;&quot;,&quot;non-dropping-particle&quot;:&quot;&quot;},{&quot;family&quot;:&quot;Bhatt&quot;,&quot;given&quot;:&quot;Deepak L&quot;,&quot;parse-names&quot;:false,&quot;dropping-particle&quot;:&quot;&quot;,&quot;non-dropping-particle&quot;:&quot;&quot;},{&quot;family&quot;:&quot;Adler&quot;,&quot;given&quot;:&quot;Dale S&quot;,&quot;parse-names&quot;:false,&quot;dropping-particle&quot;:&quot;&quot;,&quot;non-dropping-particle&quot;:&quot;&quot;},{&quot;family&quot;:&quot;Solomon&quot;,&quot;given&quot;:&quot;Scott D&quot;,&quot;parse-names&quot;:false,&quot;dropping-particle&quot;:&quot;&quot;,&quot;non-dropping-particle&quot;:&quot;&quot;},{&quot;family&quot;:&quot;Vaduganathan&quot;,&quot;given&quot;:&quot;Muthiah&quot;,&quot;parse-names&quot;:false,&quot;dropping-particle&quot;:&quot;&quot;,&quot;non-dropping-particle&quot;:&quot;&quot;}],&quot;container-title&quot;:&quot;Journal of general internal medicine&quot;,&quot;container-title-short&quot;:&quot;J Gen Intern Med&quot;,&quot;ISSN&quot;:&quot;0884-8734&quot;,&quot;issued&quot;:{&quot;date-parts&quot;:[[2021]]},&quot;page&quot;:&quot;2532-2535&quot;,&quot;publisher&quot;:&quot;Springer&quot;,&quot;issue&quot;:&quot;8&quot;,&quot;volume&quot;:&quot;36&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isTemporary&quot;:false}],&quot;citationTag&quot;:&quot;MENDELEY_CITATION_v3_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0s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&quot;},{&quot;citationID&quot;:&quot;MENDELEY_CITATION_0d2daa1f-e9f3-423d-b1b8-b6f2a30bbd7c&quot;,&quot;properties&quot;:{&quot;noteIndex&quot;:0},&quot;isEdited&quot;:false,&quot;manualOverride&quot;:{&quot;isManuallyOverridden&quot;:false,&quot;citeprocText&quot;:&quot;[15], [16]&quot;,&quot;manualOverrideText&quot;:&quot;&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citationTag&quot;:&quot;MENDELEY_CITATION_v3_eyJjaXRhdGlvbklEIjoiTUVOREVMRVlfQ0lUQVRJT05fMGQyZGFhMWYtZTlmMy00MjNkLWIxYjgtYjZmMmEzMGJiZDdjIiwicHJvcGVydGllcyI6eyJub3RlSW5kZXgiOjB9LCJpc0VkaXRlZCI6ZmFsc2UsIm1hbnVhbE92ZXJyaWRlIjp7ImlzTWFudWFsbHlPdmVycmlkZGVuIjpmYWxzZSwiY2l0ZXByb2NUZXh0IjoiWzE1XSwgWzE2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quot;},{&quot;citationID&quot;:&quot;MENDELEY_CITATION_70786062-b6cb-45d4-bdff-59f1470260ae&quot;,&quot;properties&quot;:{&quot;noteIndex&quot;:0},&quot;isEdited&quot;:false,&quot;manualOverride&quot;:{&quot;isManuallyOverridden&quot;:false,&quot;citeprocText&quot;:&quot;[18], [19]&quot;,&quot;manualOverrideText&quot;:&quot;&quot;},&quot;citationItems&quot;:[{&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isTemporary&quot;:false}],&quot;citationTag&quot;:&quot;MENDELEY_CITATION_v3_eyJjaXRhdGlvbklEIjoiTUVOREVMRVlfQ0lUQVRJT05fNzA3ODYwNjItYjZjYi00NWQ0LWJkZmYtNTlmMTQ3MDI2MGFlIiwicHJvcGVydGllcyI6eyJub3RlSW5kZXgiOjB9LCJpc0VkaXRlZCI6ZmFsc2UsIm1hbnVhbE92ZXJyaWRlIjp7ImlzTWFudWFsbHlPdmVycmlkZGVuIjpmYWxzZSwiY2l0ZXByb2NUZXh0IjoiWzE4XSwgWzE5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fSwiaXNUZW1wb3JhcnkiOmZhbHNlfV19&quot;},{&quot;citationID&quot;:&quot;MENDELEY_CITATION_cf93c7d8-ebb6-4713-b550-e2e1a227c139&quot;,&quot;properties&quot;:{&quot;noteIndex&quot;:0},&quot;isEdited&quot;:false,&quot;manualOverride&quot;:{&quot;isManuallyOverridden&quot;:false,&quot;citeprocText&quot;:&quot;[19]&quot;,&quot;manualOverrideText&quot;:&quot;&quot;},&quot;citationTag&quot;:&quot;MENDELEY_CITATION_v3_eyJjaXRhdGlvbklEIjoiTUVOREVMRVlfQ0lUQVRJT05fY2Y5M2M3ZDgtZWJiNi00NzEzLWI1NTAtZTJlMWEyMjdjMTM5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719cf824-f6de-4073-abf9-14ce4dff47e4&quot;,&quot;properties&quot;:{&quot;noteIndex&quot;:0},&quot;isEdited&quot;:false,&quot;manualOverride&quot;:{&quot;isManuallyOverridden&quot;:false,&quot;citeprocText&quot;:&quot;[19]&quot;,&quot;manualOverrideText&quot;:&quot;&quot;},&quot;citationTag&quot;:&quot;MENDELEY_CITATION_v3_eyJjaXRhdGlvbklEIjoiTUVOREVMRVlfQ0lUQVRJT05fNzE5Y2Y4MjQtZjZkZS00MDczLWFiZjktMTRjZTRkZmY0N2U0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36ae72c6-97a0-4918-9b24-38af7aae7b4d&quot;,&quot;properties&quot;:{&quot;noteIndex&quot;:0},&quot;isEdited&quot;:false,&quot;manualOverride&quot;:{&quot;isManuallyOverridden&quot;:false,&quot;citeprocText&quot;:&quot;[19]&quot;,&quot;manualOverrideText&quot;:&quot;&quot;},&quot;citationTag&quot;:&quot;MENDELEY_CITATION_v3_eyJjaXRhdGlvbklEIjoiTUVOREVMRVlfQ0lUQVRJT05fMzZhZTcyYzYtOTdhMC00OTE4LTliMjQtMzhhZjdhYWU3YjRk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4462faf8-91a8-4282-806c-fa5270d4a229&quot;,&quot;properties&quot;:{&quot;noteIndex&quot;:0},&quot;isEdited&quot;:false,&quot;manualOverride&quot;:{&quot;isManuallyOverridden&quot;:false,&quot;citeprocText&quot;:&quot;[19]&quot;,&quot;manualOverrideText&quot;:&quot;&quot;},&quot;citationTag&quot;:&quot;MENDELEY_CITATION_v3_eyJjaXRhdGlvbklEIjoiTUVOREVMRVlfQ0lUQVRJT05fNDQ2MmZhZjgtOTFhOC00MjgyLTgwNmMtZmE1MjcwZDRhMjI5IiwicHJvcGVydGllcyI6eyJub3RlSW5kZXgiOjB9LCJpc0VkaXRlZCI6ZmFsc2UsIm1hbnVhbE92ZXJyaWRlIjp7ImlzTWFudWFsbHlPdmVycmlkZGVuIjpmYWxzZSwiY2l0ZXByb2NUZXh0IjoiWzE5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D72CE-BEEE-4C28-82E7-B934C714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4575</Words>
  <Characters>26079</Characters>
  <Application>Microsoft Office Word</Application>
  <DocSecurity>4</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30593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Kasaie Sharifi, Seyed Alireza</dc:creator>
  <cp:keywords/>
  <dc:description/>
  <cp:lastModifiedBy>Tootooni, Mohammad Samie</cp:lastModifiedBy>
  <cp:revision>2</cp:revision>
  <dcterms:created xsi:type="dcterms:W3CDTF">2024-08-14T00:55:00Z</dcterms:created>
  <dcterms:modified xsi:type="dcterms:W3CDTF">2024-08-14T00:55:00Z</dcterms:modified>
</cp:coreProperties>
</file>