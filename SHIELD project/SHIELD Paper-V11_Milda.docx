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36F329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 xml:space="preserve">Alireza Kasaie, PhD, </w:t>
      </w:r>
      <w:r w:rsidR="00D30672">
        <w:rPr>
          <w:rFonts w:ascii="Times New Roman" w:eastAsia="Times New Roman" w:hAnsi="Times New Roman" w:cs="Times New Roman"/>
          <w:sz w:val="24"/>
          <w:szCs w:val="24"/>
        </w:rPr>
        <w:t>Sina Ansari, PhD</w:t>
      </w:r>
      <w:r w:rsidR="00DA49D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xml:space="preserve">, William Parker, MD, PhD,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7692B10C" w14:textId="3AD40061"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r w:rsidR="006F70FF">
        <w:rPr>
          <w:rFonts w:ascii="Times New Roman" w:hAnsi="Times New Roman" w:cs="Times New Roman"/>
          <w:sz w:val="20"/>
          <w:szCs w:val="20"/>
        </w:rPr>
        <w:t xml:space="preserve">the </w:t>
      </w:r>
      <w:r w:rsidR="00947D93">
        <w:rPr>
          <w:rFonts w:ascii="Times New Roman" w:hAnsi="Times New Roman" w:cs="Times New Roman"/>
          <w:sz w:val="20"/>
          <w:szCs w:val="20"/>
        </w:rPr>
        <w:t>Electronic Health Record (</w:t>
      </w:r>
      <w:r w:rsidR="006F70FF">
        <w:rPr>
          <w:rFonts w:ascii="Times New Roman" w:hAnsi="Times New Roman" w:cs="Times New Roman"/>
          <w:sz w:val="20"/>
          <w:szCs w:val="20"/>
        </w:rPr>
        <w:t>EHR</w:t>
      </w:r>
      <w:r w:rsidR="00947D93">
        <w:rPr>
          <w:rFonts w:ascii="Times New Roman" w:hAnsi="Times New Roman" w:cs="Times New Roman"/>
          <w:sz w:val="20"/>
          <w:szCs w:val="20"/>
        </w:rPr>
        <w:t>)</w:t>
      </w:r>
      <w:r w:rsidRPr="00DA49D9">
        <w:rPr>
          <w:rFonts w:ascii="Times New Roman" w:hAnsi="Times New Roman" w:cs="Times New Roman"/>
          <w:sz w:val="20"/>
          <w:szCs w:val="20"/>
        </w:rPr>
        <w:t xml:space="preserve"> system </w:t>
      </w:r>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r w:rsidR="00EF01D9">
        <w:rPr>
          <w:rFonts w:ascii="Times New Roman" w:hAnsi="Times New Roman" w:cs="Times New Roman"/>
          <w:sz w:val="20"/>
          <w:szCs w:val="20"/>
        </w:rPr>
        <w:t>medical center</w:t>
      </w:r>
      <w:r w:rsidR="00FE6019" w:rsidRPr="006F70FF">
        <w:rPr>
          <w:rFonts w:ascii="Times New Roman" w:hAnsi="Times New Roman" w:cs="Times New Roman"/>
          <w:sz w:val="20"/>
          <w:szCs w:val="20"/>
        </w:rPr>
        <w:t xml:space="preserve"> </w:t>
      </w:r>
      <w:r w:rsidR="005A4205">
        <w:rPr>
          <w:rFonts w:ascii="Times New Roman" w:hAnsi="Times New Roman" w:cs="Times New Roman"/>
          <w:sz w:val="20"/>
          <w:szCs w:val="20"/>
        </w:rPr>
        <w:t xml:space="preserve">in western Chicago suburb </w:t>
      </w:r>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721F677F"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p>
    <w:p w14:paraId="749F1CDB" w14:textId="247A39C9"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EF01D9">
        <w:rPr>
          <w:rFonts w:ascii="Times New Roman" w:hAnsi="Times New Roman" w:cs="Times New Roman"/>
          <w:sz w:val="20"/>
          <w:szCs w:val="20"/>
        </w:rPr>
        <w:t xml:space="preserve">is </w:t>
      </w:r>
      <w:r w:rsidR="0046034E" w:rsidRPr="00DA49D9">
        <w:rPr>
          <w:rFonts w:ascii="Times New Roman" w:hAnsi="Times New Roman" w:cs="Times New Roman"/>
          <w:sz w:val="20"/>
          <w:szCs w:val="20"/>
        </w:rPr>
        <w:t>associated with a reduction in ICU admissions. A lag analysis further confirm</w:t>
      </w:r>
      <w:r w:rsidR="0068262C">
        <w:rPr>
          <w:rFonts w:ascii="Times New Roman" w:hAnsi="Times New Roman" w:cs="Times New Roman"/>
          <w:sz w:val="20"/>
          <w:szCs w:val="20"/>
        </w:rPr>
        <w:t>s</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0046034E"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44004E80" w14:textId="77777777" w:rsidR="00C41D2D" w:rsidRPr="00704994" w:rsidRDefault="00C41D2D" w:rsidP="00704994">
      <w:pPr>
        <w:spacing w:line="360" w:lineRule="auto"/>
        <w:jc w:val="both"/>
        <w:rPr>
          <w:rFonts w:ascii="Times New Roman" w:hAnsi="Times New Roman" w:cs="Times New Roman"/>
          <w:sz w:val="20"/>
          <w:szCs w:val="20"/>
        </w:rPr>
      </w:pPr>
    </w:p>
    <w:p w14:paraId="00000015" w14:textId="10BAD87D" w:rsidR="00743DF7" w:rsidRPr="00265F51" w:rsidRDefault="005639F3" w:rsidP="00F42F4A">
      <w:pPr>
        <w:spacing w:before="240" w:after="240" w:line="480" w:lineRule="auto"/>
        <w:jc w:val="both"/>
        <w:rPr>
          <w:rFonts w:ascii="Times New Roman" w:eastAsia="Times New Roman" w:hAnsi="Times New Roman" w:cs="Times New Roman"/>
          <w:b/>
        </w:rPr>
      </w:pPr>
      <w:commentRangeStart w:id="0"/>
      <w:r w:rsidRPr="00265F51">
        <w:rPr>
          <w:rFonts w:ascii="Times New Roman" w:eastAsia="Times New Roman" w:hAnsi="Times New Roman" w:cs="Times New Roman"/>
          <w:b/>
        </w:rPr>
        <w:lastRenderedPageBreak/>
        <w:t>Background</w:t>
      </w:r>
      <w:commentRangeEnd w:id="0"/>
      <w:r w:rsidR="0075559F">
        <w:rPr>
          <w:rStyle w:val="CommentReference"/>
        </w:rPr>
        <w:commentReference w:id="0"/>
      </w:r>
    </w:p>
    <w:p w14:paraId="0267395B" w14:textId="07C09DD3" w:rsidR="00BB15D0" w:rsidRPr="00D656F0" w:rsidRDefault="00E64770" w:rsidP="00DA49D9">
      <w:pPr>
        <w:spacing w:after="0" w:line="480" w:lineRule="auto"/>
        <w:jc w:val="both"/>
        <w:rPr>
          <w:rFonts w:ascii="Times New Roman" w:eastAsia="Times New Roman" w:hAnsi="Times New Roman" w:cs="Times New Roman"/>
          <w:color w:val="000000"/>
        </w:rPr>
      </w:pPr>
      <w:r w:rsidRPr="00D656F0">
        <w:rPr>
          <w:rFonts w:ascii="Times New Roman" w:eastAsia="Times New Roman" w:hAnsi="Times New Roman" w:cs="Times New Roman"/>
        </w:rPr>
        <w:t>The World Health Organization declared COVID-19 a pandemic on March 11, 2020, and since then, it has caused over 7 million deaths globally</w:t>
      </w:r>
      <w:r w:rsidR="009172F4"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Content>
          <w:r w:rsidR="005E3EFE" w:rsidRPr="005E3EFE">
            <w:rPr>
              <w:rFonts w:ascii="Times New Roman" w:eastAsia="Times New Roman" w:hAnsi="Times New Roman" w:cs="Times New Roman"/>
              <w:color w:val="000000"/>
            </w:rPr>
            <w:t>(1–3)</w:t>
          </w:r>
        </w:sdtContent>
      </w:sdt>
      <w:r w:rsidRPr="00D656F0">
        <w:rPr>
          <w:rFonts w:ascii="Times New Roman" w:eastAsia="Times New Roman" w:hAnsi="Times New Roman" w:cs="Times New Roman"/>
          <w:color w:val="000000"/>
        </w:rPr>
        <w:t xml:space="preserve">. </w:t>
      </w:r>
      <w:r w:rsidR="00D76CC7" w:rsidRPr="00D656F0">
        <w:rPr>
          <w:rFonts w:ascii="Times New Roman" w:eastAsia="Times New Roman" w:hAnsi="Times New Roman" w:cs="Times New Roman"/>
        </w:rPr>
        <w:t xml:space="preserve">COVID-19 is a highly variable disease, with symptoms ranging from asymptomatic cases to </w:t>
      </w:r>
      <w:del w:id="1" w:author="Saunders, Milda [BSD] - MED" w:date="2024-11-05T20:15:00Z" w16du:dateUtc="2024-11-06T02:15:00Z">
        <w:r w:rsidR="00D76CC7" w:rsidRPr="00D656F0" w:rsidDel="004142FC">
          <w:rPr>
            <w:rFonts w:ascii="Times New Roman" w:eastAsia="Times New Roman" w:hAnsi="Times New Roman" w:cs="Times New Roman"/>
          </w:rPr>
          <w:delText xml:space="preserve">mild, severe, or </w:delText>
        </w:r>
      </w:del>
      <w:r w:rsidR="00D76CC7" w:rsidRPr="00D656F0">
        <w:rPr>
          <w:rFonts w:ascii="Times New Roman" w:eastAsia="Times New Roman" w:hAnsi="Times New Roman" w:cs="Times New Roman"/>
        </w:rPr>
        <w:t>critical illness, result</w:t>
      </w:r>
      <w:ins w:id="2" w:author="Saunders, Milda [BSD] - MED" w:date="2024-11-05T20:15:00Z" w16du:dateUtc="2024-11-06T02:15:00Z">
        <w:r w:rsidR="004142FC">
          <w:rPr>
            <w:rFonts w:ascii="Times New Roman" w:eastAsia="Times New Roman" w:hAnsi="Times New Roman" w:cs="Times New Roman"/>
          </w:rPr>
          <w:t>ing</w:t>
        </w:r>
      </w:ins>
      <w:del w:id="3" w:author="Saunders, Milda [BSD] - MED" w:date="2024-11-05T20:15:00Z" w16du:dateUtc="2024-11-06T02:15:00Z">
        <w:r w:rsidR="005E1207" w:rsidRPr="00D656F0" w:rsidDel="004142FC">
          <w:rPr>
            <w:rFonts w:ascii="Times New Roman" w:eastAsia="Times New Roman" w:hAnsi="Times New Roman" w:cs="Times New Roman"/>
          </w:rPr>
          <w:delText>ed</w:delText>
        </w:r>
      </w:del>
      <w:r w:rsidR="00D76CC7" w:rsidRPr="00D656F0">
        <w:rPr>
          <w:rFonts w:ascii="Times New Roman" w:eastAsia="Times New Roman" w:hAnsi="Times New Roman" w:cs="Times New Roman"/>
        </w:rPr>
        <w:t xml:space="preserve"> in death in 1-2% of patients</w:t>
      </w:r>
      <w:r w:rsidR="007D425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Content>
          <w:r w:rsidR="005E3EFE" w:rsidRPr="005E3EFE">
            <w:rPr>
              <w:rFonts w:ascii="Times New Roman" w:eastAsia="Times New Roman" w:hAnsi="Times New Roman" w:cs="Times New Roman"/>
              <w:color w:val="000000"/>
            </w:rPr>
            <w:t>(4)</w:t>
          </w:r>
        </w:sdtContent>
      </w:sdt>
      <w:r w:rsidR="00D76CC7" w:rsidRPr="00D656F0">
        <w:rPr>
          <w:rFonts w:ascii="Times New Roman" w:eastAsia="Times New Roman" w:hAnsi="Times New Roman" w:cs="Times New Roman"/>
        </w:rPr>
        <w:t>.</w:t>
      </w:r>
      <w:r w:rsidR="00E91C78" w:rsidRPr="00D656F0">
        <w:rPr>
          <w:rFonts w:ascii="Times New Roman" w:eastAsia="Times New Roman" w:hAnsi="Times New Roman" w:cs="Times New Roman"/>
        </w:rPr>
        <w:t xml:space="preserve"> </w:t>
      </w:r>
      <w:del w:id="4" w:author="Saunders, Milda [BSD] - MED" w:date="2024-11-05T20:18:00Z" w16du:dateUtc="2024-11-06T02:18:00Z">
        <w:r w:rsidR="00B50655" w:rsidRPr="00D656F0" w:rsidDel="004142FC">
          <w:rPr>
            <w:rFonts w:ascii="Times New Roman" w:eastAsia="Times New Roman" w:hAnsi="Times New Roman" w:cs="Times New Roman"/>
            <w:color w:val="000000"/>
          </w:rPr>
          <w:delText xml:space="preserve">Grasselli </w:delText>
        </w:r>
        <w:r w:rsidR="00B50655" w:rsidRPr="00F42F4A" w:rsidDel="004142FC">
          <w:rPr>
            <w:rFonts w:ascii="Times New Roman" w:eastAsia="Times New Roman" w:hAnsi="Times New Roman" w:cs="Times New Roman"/>
            <w:i/>
            <w:iCs/>
            <w:color w:val="000000"/>
          </w:rPr>
          <w:delText>et al</w:delText>
        </w:r>
        <w:r w:rsidR="00B50655" w:rsidRPr="00D656F0" w:rsidDel="004142FC">
          <w:rPr>
            <w:rFonts w:ascii="Times New Roman" w:eastAsia="Times New Roman" w:hAnsi="Times New Roman" w:cs="Times New Roman"/>
            <w:color w:val="000000"/>
          </w:rPr>
          <w:delText xml:space="preserve">. </w:delText>
        </w:r>
      </w:del>
      <w:customXmlDelRangeStart w:id="5" w:author="Saunders, Milda [BSD] - MED" w:date="2024-11-05T20:18:00Z"/>
      <w:sdt>
        <w:sdtPr>
          <w:rPr>
            <w:rFonts w:ascii="Times New Roman" w:eastAsia="Times New Roman" w:hAnsi="Times New Roman" w:cs="Times New Roman"/>
            <w:color w:val="000000"/>
          </w:rPr>
          <w:tag w:val="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425028508"/>
          <w:placeholder>
            <w:docPart w:val="DefaultPlaceholder_-1854013440"/>
          </w:placeholder>
        </w:sdtPr>
        <w:sdtContent>
          <w:customXmlDelRangeEnd w:id="5"/>
          <w:r w:rsidR="005E3EFE" w:rsidRPr="005E3EFE">
            <w:rPr>
              <w:rFonts w:ascii="Times New Roman" w:eastAsia="Times New Roman" w:hAnsi="Times New Roman" w:cs="Times New Roman"/>
              <w:color w:val="000000"/>
            </w:rPr>
            <w:t>(5)</w:t>
          </w:r>
          <w:customXmlDelRangeStart w:id="6" w:author="Saunders, Milda [BSD] - MED" w:date="2024-11-05T20:18:00Z"/>
        </w:sdtContent>
      </w:sdt>
      <w:customXmlDelRangeEnd w:id="6"/>
      <w:del w:id="7" w:author="Saunders, Milda [BSD] - MED" w:date="2024-11-05T20:18:00Z" w16du:dateUtc="2024-11-06T02:18:00Z">
        <w:r w:rsidR="000F4A58" w:rsidRPr="00D656F0" w:rsidDel="004142FC">
          <w:rPr>
            <w:rFonts w:ascii="Times New Roman" w:eastAsia="Times New Roman" w:hAnsi="Times New Roman" w:cs="Times New Roman"/>
            <w:color w:val="000000"/>
          </w:rPr>
          <w:delText xml:space="preserve"> </w:delText>
        </w:r>
        <w:r w:rsidR="00B50655" w:rsidRPr="00D656F0" w:rsidDel="004142FC">
          <w:rPr>
            <w:rFonts w:ascii="Times New Roman" w:eastAsia="Times New Roman" w:hAnsi="Times New Roman" w:cs="Times New Roman"/>
            <w:color w:val="000000"/>
          </w:rPr>
          <w:delText>highlight</w:delText>
        </w:r>
        <w:r w:rsidR="00691096" w:rsidRPr="00D656F0" w:rsidDel="004142FC">
          <w:rPr>
            <w:rFonts w:ascii="Times New Roman" w:eastAsia="Times New Roman" w:hAnsi="Times New Roman" w:cs="Times New Roman"/>
            <w:color w:val="000000"/>
          </w:rPr>
          <w:delText>ed</w:delText>
        </w:r>
        <w:r w:rsidR="00B50655" w:rsidRPr="00D656F0" w:rsidDel="004142FC">
          <w:rPr>
            <w:rFonts w:ascii="Times New Roman" w:eastAsia="Times New Roman" w:hAnsi="Times New Roman" w:cs="Times New Roman"/>
            <w:color w:val="000000"/>
          </w:rPr>
          <w:delText xml:space="preserve"> that </w:delText>
        </w:r>
      </w:del>
      <w:r w:rsidR="00AF06B2" w:rsidRPr="00D656F0">
        <w:rPr>
          <w:rFonts w:ascii="Times New Roman" w:eastAsia="Times New Roman" w:hAnsi="Times New Roman" w:cs="Times New Roman"/>
          <w:color w:val="000000"/>
        </w:rPr>
        <w:t xml:space="preserve">COVID-19 patients experience </w:t>
      </w:r>
      <w:commentRangeStart w:id="8"/>
      <w:r w:rsidR="00AF06B2" w:rsidRPr="00D656F0">
        <w:rPr>
          <w:rFonts w:ascii="Times New Roman" w:eastAsia="Times New Roman" w:hAnsi="Times New Roman" w:cs="Times New Roman"/>
          <w:color w:val="000000"/>
        </w:rPr>
        <w:t xml:space="preserve">high rates of </w:t>
      </w:r>
      <w:r w:rsidR="002D3626" w:rsidRPr="00D656F0">
        <w:rPr>
          <w:rFonts w:ascii="Times New Roman" w:eastAsia="Times New Roman" w:hAnsi="Times New Roman" w:cs="Times New Roman"/>
          <w:color w:val="000000"/>
        </w:rPr>
        <w:t>Intensive Care Unit (</w:t>
      </w:r>
      <w:r w:rsidR="00AF06B2" w:rsidRPr="00D656F0">
        <w:rPr>
          <w:rFonts w:ascii="Times New Roman" w:eastAsia="Times New Roman" w:hAnsi="Times New Roman" w:cs="Times New Roman"/>
          <w:color w:val="000000"/>
        </w:rPr>
        <w:t>ICU</w:t>
      </w:r>
      <w:r w:rsidR="002D3626" w:rsidRPr="00D656F0">
        <w:rPr>
          <w:rFonts w:ascii="Times New Roman" w:eastAsia="Times New Roman" w:hAnsi="Times New Roman" w:cs="Times New Roman"/>
          <w:color w:val="000000"/>
        </w:rPr>
        <w:t>)</w:t>
      </w:r>
      <w:r w:rsidR="00AF06B2" w:rsidRPr="00D656F0">
        <w:rPr>
          <w:rFonts w:ascii="Times New Roman" w:eastAsia="Times New Roman" w:hAnsi="Times New Roman" w:cs="Times New Roman"/>
          <w:color w:val="000000"/>
        </w:rPr>
        <w:t xml:space="preserve"> admission</w:t>
      </w:r>
      <w:commentRangeEnd w:id="8"/>
      <w:r w:rsidR="004142FC">
        <w:rPr>
          <w:rStyle w:val="CommentReference"/>
        </w:rPr>
        <w:commentReference w:id="8"/>
      </w:r>
      <w:ins w:id="9" w:author="Saunders, Milda [BSD] - MED" w:date="2024-11-05T20:19:00Z" w16du:dateUtc="2024-11-06T02:19:00Z">
        <w:r w:rsidR="004142FC">
          <w:rPr>
            <w:rFonts w:ascii="Times New Roman" w:eastAsia="Times New Roman" w:hAnsi="Times New Roman" w:cs="Times New Roman"/>
            <w:color w:val="000000"/>
          </w:rPr>
          <w:t xml:space="preserve"> ranging from XX_XX</w:t>
        </w:r>
      </w:ins>
      <w:del w:id="10" w:author="Saunders, Milda [BSD] - MED" w:date="2024-11-05T20:19:00Z" w16du:dateUtc="2024-11-06T02:19:00Z">
        <w:r w:rsidR="00AF06B2" w:rsidRPr="00D656F0" w:rsidDel="004142FC">
          <w:rPr>
            <w:rFonts w:ascii="Times New Roman" w:eastAsia="Times New Roman" w:hAnsi="Times New Roman" w:cs="Times New Roman"/>
            <w:color w:val="000000"/>
          </w:rPr>
          <w:delText>,</w:delText>
        </w:r>
      </w:del>
      <w:ins w:id="11" w:author="Saunders, Milda [BSD] - MED" w:date="2024-11-05T20:21:00Z" w16du:dateUtc="2024-11-06T02:21:00Z">
        <w:r w:rsidR="004142FC" w:rsidRPr="004142FC">
          <w:rPr>
            <w:rFonts w:ascii="Times New Roman" w:eastAsia="Times New Roman" w:hAnsi="Times New Roman" w:cs="Times New Roman"/>
            <w:color w:val="000000"/>
          </w:rPr>
          <w:t xml:space="preserve"> </w:t>
        </w:r>
        <w:r w:rsidR="004142FC" w:rsidRPr="005E3EFE">
          <w:rPr>
            <w:rFonts w:ascii="Times New Roman" w:eastAsia="Times New Roman" w:hAnsi="Times New Roman" w:cs="Times New Roman"/>
            <w:color w:val="000000"/>
          </w:rPr>
          <w:t>(5)</w:t>
        </w:r>
        <w:r w:rsidR="004142FC" w:rsidRPr="004142FC">
          <w:rPr>
            <w:rFonts w:ascii="Times New Roman" w:eastAsia="Times New Roman" w:hAnsi="Times New Roman" w:cs="Times New Roman"/>
            <w:color w:val="000000"/>
          </w:rPr>
          <w:t xml:space="preserve"> </w:t>
        </w:r>
      </w:ins>
      <w:customXmlInsRangeStart w:id="12" w:author="Saunders, Milda [BSD] - MED" w:date="2024-11-05T20:21:00Z"/>
      <w:sdt>
        <w:sdtPr>
          <w:rPr>
            <w:rFonts w:ascii="Times New Roman" w:eastAsia="Times New Roman" w:hAnsi="Times New Roman" w:cs="Times New Roman"/>
            <w:color w:val="000000"/>
          </w:rPr>
          <w:tag w:val="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635183014"/>
          <w:placeholder>
            <w:docPart w:val="730B013EAA864F26906A2CE29164F395"/>
          </w:placeholder>
        </w:sdtPr>
        <w:sdtContent>
          <w:customXmlInsRangeEnd w:id="12"/>
          <w:ins w:id="13" w:author="Saunders, Milda [BSD] - MED" w:date="2024-11-05T20:21:00Z" w16du:dateUtc="2024-11-06T02:21:00Z">
            <w:r w:rsidR="004142FC" w:rsidRPr="005E3EFE">
              <w:rPr>
                <w:rFonts w:ascii="Times New Roman" w:eastAsia="Times New Roman" w:hAnsi="Times New Roman" w:cs="Times New Roman"/>
                <w:color w:val="000000"/>
              </w:rPr>
              <w:t>(6)</w:t>
            </w:r>
          </w:ins>
          <w:customXmlInsRangeStart w:id="14" w:author="Saunders, Milda [BSD] - MED" w:date="2024-11-05T20:21:00Z"/>
        </w:sdtContent>
      </w:sdt>
      <w:customXmlInsRangeEnd w:id="14"/>
      <w:r w:rsidR="00AF06B2" w:rsidRPr="00D656F0">
        <w:rPr>
          <w:rFonts w:ascii="Times New Roman" w:eastAsia="Times New Roman" w:hAnsi="Times New Roman" w:cs="Times New Roman"/>
          <w:color w:val="000000"/>
        </w:rPr>
        <w:t xml:space="preserve"> </w:t>
      </w:r>
      <w:del w:id="15" w:author="Saunders, Milda [BSD] - MED" w:date="2024-11-05T20:19:00Z" w16du:dateUtc="2024-11-06T02:19:00Z">
        <w:r w:rsidR="00AF06B2" w:rsidRPr="00D656F0" w:rsidDel="004142FC">
          <w:rPr>
            <w:rFonts w:ascii="Times New Roman" w:eastAsia="Times New Roman" w:hAnsi="Times New Roman" w:cs="Times New Roman"/>
            <w:color w:val="000000"/>
          </w:rPr>
          <w:delText xml:space="preserve">with </w:delText>
        </w:r>
      </w:del>
      <w:r w:rsidR="00AF06B2" w:rsidRPr="00D656F0">
        <w:rPr>
          <w:rFonts w:ascii="Times New Roman" w:eastAsia="Times New Roman" w:hAnsi="Times New Roman" w:cs="Times New Roman"/>
          <w:color w:val="000000"/>
        </w:rPr>
        <w:t xml:space="preserve">up to 99% </w:t>
      </w:r>
      <w:ins w:id="16" w:author="Saunders, Milda [BSD] - MED" w:date="2024-11-05T20:15:00Z" w16du:dateUtc="2024-11-06T02:15:00Z">
        <w:r w:rsidR="004142FC">
          <w:rPr>
            <w:rFonts w:ascii="Times New Roman" w:eastAsia="Times New Roman" w:hAnsi="Times New Roman" w:cs="Times New Roman"/>
            <w:color w:val="000000"/>
          </w:rPr>
          <w:t xml:space="preserve">of those admitted </w:t>
        </w:r>
      </w:ins>
      <w:r w:rsidR="00AF06B2" w:rsidRPr="00D656F0">
        <w:rPr>
          <w:rFonts w:ascii="Times New Roman" w:eastAsia="Times New Roman" w:hAnsi="Times New Roman" w:cs="Times New Roman"/>
          <w:color w:val="000000"/>
        </w:rPr>
        <w:t>requir</w:t>
      </w:r>
      <w:ins w:id="17" w:author="Saunders, Milda [BSD] - MED" w:date="2024-11-05T20:19:00Z" w16du:dateUtc="2024-11-06T02:19:00Z">
        <w:r w:rsidR="004142FC">
          <w:rPr>
            <w:rFonts w:ascii="Times New Roman" w:eastAsia="Times New Roman" w:hAnsi="Times New Roman" w:cs="Times New Roman"/>
            <w:color w:val="000000"/>
          </w:rPr>
          <w:t>e</w:t>
        </w:r>
      </w:ins>
      <w:del w:id="18" w:author="Saunders, Milda [BSD] - MED" w:date="2024-11-05T20:19:00Z" w16du:dateUtc="2024-11-06T02:19:00Z">
        <w:r w:rsidR="00AF06B2" w:rsidRPr="00D656F0" w:rsidDel="004142FC">
          <w:rPr>
            <w:rFonts w:ascii="Times New Roman" w:eastAsia="Times New Roman" w:hAnsi="Times New Roman" w:cs="Times New Roman"/>
            <w:color w:val="000000"/>
          </w:rPr>
          <w:delText>ing</w:delText>
        </w:r>
      </w:del>
      <w:r w:rsidR="00AF06B2" w:rsidRPr="00D656F0">
        <w:rPr>
          <w:rFonts w:ascii="Times New Roman" w:eastAsia="Times New Roman" w:hAnsi="Times New Roman" w:cs="Times New Roman"/>
          <w:color w:val="000000"/>
        </w:rPr>
        <w:t xml:space="preserve"> respiratory support and 26%</w:t>
      </w:r>
      <w:del w:id="19" w:author="Saunders, Milda [BSD] - MED" w:date="2024-11-05T20:19:00Z" w16du:dateUtc="2024-11-06T02:19:00Z">
        <w:r w:rsidR="00AF06B2" w:rsidRPr="00D656F0" w:rsidDel="004142FC">
          <w:rPr>
            <w:rFonts w:ascii="Times New Roman" w:eastAsia="Times New Roman" w:hAnsi="Times New Roman" w:cs="Times New Roman"/>
            <w:color w:val="000000"/>
          </w:rPr>
          <w:delText xml:space="preserve"> </w:delText>
        </w:r>
      </w:del>
      <w:ins w:id="20" w:author="Saunders, Milda [BSD] - MED" w:date="2024-11-05T20:19:00Z" w16du:dateUtc="2024-11-06T02:19:00Z">
        <w:r w:rsidR="004142FC">
          <w:rPr>
            <w:rFonts w:ascii="Times New Roman" w:eastAsia="Times New Roman" w:hAnsi="Times New Roman" w:cs="Times New Roman"/>
            <w:color w:val="000000"/>
          </w:rPr>
          <w:t>die in the ICU.</w:t>
        </w:r>
      </w:ins>
      <w:del w:id="21" w:author="Saunders, Milda [BSD] - MED" w:date="2024-11-05T20:19:00Z" w16du:dateUtc="2024-11-06T02:19:00Z">
        <w:r w:rsidR="00AF06B2" w:rsidRPr="00D656F0" w:rsidDel="004142FC">
          <w:rPr>
            <w:rFonts w:ascii="Times New Roman" w:eastAsia="Times New Roman" w:hAnsi="Times New Roman" w:cs="Times New Roman"/>
            <w:color w:val="000000"/>
          </w:rPr>
          <w:delText>facing ICU mortality</w:delText>
        </w:r>
      </w:del>
      <w:del w:id="22" w:author="Saunders, Milda [BSD] - MED" w:date="2024-11-05T20:22:00Z" w16du:dateUtc="2024-11-06T02:22:00Z">
        <w:r w:rsidR="00AF06B2" w:rsidRPr="00D656F0" w:rsidDel="004142FC">
          <w:rPr>
            <w:rFonts w:ascii="Times New Roman" w:eastAsia="Times New Roman" w:hAnsi="Times New Roman" w:cs="Times New Roman"/>
            <w:color w:val="000000"/>
          </w:rPr>
          <w:delText xml:space="preserve">, highlighting </w:delText>
        </w:r>
      </w:del>
      <w:del w:id="23" w:author="Saunders, Milda [BSD] - MED" w:date="2024-11-05T20:24:00Z" w16du:dateUtc="2024-11-06T02:24:00Z">
        <w:r w:rsidR="00AF06B2" w:rsidRPr="00D656F0" w:rsidDel="0075559F">
          <w:rPr>
            <w:rFonts w:ascii="Times New Roman" w:eastAsia="Times New Roman" w:hAnsi="Times New Roman" w:cs="Times New Roman"/>
            <w:color w:val="000000"/>
          </w:rPr>
          <w:delText>the critical care burden and significant outcomes associated with severe cases</w:delText>
        </w:r>
      </w:del>
      <w:del w:id="24" w:author="Saunders, Milda [BSD] - MED" w:date="2024-11-05T20:22:00Z" w16du:dateUtc="2024-11-06T02:22:00Z">
        <w:r w:rsidR="00C85590" w:rsidRPr="00D656F0" w:rsidDel="004142FC">
          <w:rPr>
            <w:rFonts w:ascii="Times New Roman" w:eastAsia="Times New Roman" w:hAnsi="Times New Roman" w:cs="Times New Roman"/>
            <w:color w:val="000000"/>
          </w:rPr>
          <w:delText>.</w:delText>
        </w:r>
        <w:r w:rsidR="003C070A" w:rsidRPr="00D656F0" w:rsidDel="004142FC">
          <w:rPr>
            <w:rFonts w:ascii="Times New Roman" w:eastAsia="Times New Roman" w:hAnsi="Times New Roman" w:cs="Times New Roman"/>
            <w:color w:val="000000"/>
          </w:rPr>
          <w:delText xml:space="preserve"> </w:delText>
        </w:r>
      </w:del>
      <w:del w:id="25" w:author="Saunders, Milda [BSD] - MED" w:date="2024-11-05T20:21:00Z" w16du:dateUtc="2024-11-06T02:21:00Z">
        <w:r w:rsidR="00FB6AFE" w:rsidRPr="00D656F0" w:rsidDel="004142FC">
          <w:rPr>
            <w:rFonts w:ascii="Times New Roman" w:eastAsia="Times New Roman" w:hAnsi="Times New Roman" w:cs="Times New Roman"/>
            <w:color w:val="000000"/>
          </w:rPr>
          <w:delText xml:space="preserve">Supporting </w:delText>
        </w:r>
        <w:r w:rsidR="00190C95" w:rsidRPr="00D656F0" w:rsidDel="004142FC">
          <w:rPr>
            <w:rFonts w:ascii="Times New Roman" w:eastAsia="Times New Roman" w:hAnsi="Times New Roman" w:cs="Times New Roman"/>
            <w:color w:val="000000"/>
          </w:rPr>
          <w:delText xml:space="preserve">this </w:delText>
        </w:r>
        <w:r w:rsidR="00F23FE9" w:rsidRPr="00D656F0" w:rsidDel="004142FC">
          <w:rPr>
            <w:rFonts w:ascii="Times New Roman" w:eastAsia="Times New Roman" w:hAnsi="Times New Roman" w:cs="Times New Roman"/>
            <w:color w:val="000000"/>
          </w:rPr>
          <w:delText>observation</w:delText>
        </w:r>
        <w:r w:rsidR="006A2348" w:rsidRPr="00D656F0" w:rsidDel="004142FC">
          <w:rPr>
            <w:rFonts w:ascii="Times New Roman" w:eastAsia="Times New Roman" w:hAnsi="Times New Roman" w:cs="Times New Roman"/>
            <w:color w:val="000000"/>
          </w:rPr>
          <w:delText xml:space="preserve">, </w:delText>
        </w:r>
        <w:r w:rsidR="003D4B6A" w:rsidRPr="00D656F0" w:rsidDel="004142FC">
          <w:rPr>
            <w:rFonts w:ascii="Times New Roman" w:eastAsia="Times New Roman" w:hAnsi="Times New Roman" w:cs="Times New Roman"/>
            <w:color w:val="000000"/>
          </w:rPr>
          <w:delText xml:space="preserve">Kim </w:delText>
        </w:r>
        <w:r w:rsidR="003D4B6A" w:rsidRPr="00F42F4A" w:rsidDel="004142FC">
          <w:rPr>
            <w:rFonts w:ascii="Times New Roman" w:eastAsia="Times New Roman" w:hAnsi="Times New Roman" w:cs="Times New Roman"/>
            <w:i/>
            <w:iCs/>
            <w:color w:val="000000"/>
          </w:rPr>
          <w:delText>et al</w:delText>
        </w:r>
        <w:r w:rsidR="003D4B6A" w:rsidRPr="00D656F0" w:rsidDel="004142FC">
          <w:rPr>
            <w:rFonts w:ascii="Times New Roman" w:eastAsia="Times New Roman" w:hAnsi="Times New Roman" w:cs="Times New Roman"/>
            <w:color w:val="000000"/>
          </w:rPr>
          <w:delText>.</w:delText>
        </w:r>
        <w:r w:rsidR="00F91425" w:rsidRPr="00D656F0" w:rsidDel="004142FC">
          <w:rPr>
            <w:rFonts w:ascii="Times New Roman" w:eastAsia="Times New Roman" w:hAnsi="Times New Roman" w:cs="Times New Roman"/>
            <w:color w:val="000000"/>
          </w:rPr>
          <w:delText xml:space="preserve"> </w:delText>
        </w:r>
      </w:del>
      <w:customXmlDelRangeStart w:id="26" w:author="Saunders, Milda [BSD] - MED" w:date="2024-11-05T20:21:00Z"/>
      <w:sdt>
        <w:sdtPr>
          <w:rPr>
            <w:rFonts w:ascii="Times New Roman" w:eastAsia="Times New Roman" w:hAnsi="Times New Roman" w:cs="Times New Roman"/>
            <w:color w:val="000000"/>
          </w:rPr>
          <w:tag w:val="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316770923"/>
          <w:placeholder>
            <w:docPart w:val="DefaultPlaceholder_-1854013440"/>
          </w:placeholder>
        </w:sdtPr>
        <w:sdtContent>
          <w:customXmlDelRangeEnd w:id="26"/>
          <w:del w:id="27" w:author="Saunders, Milda [BSD] - MED" w:date="2024-11-05T20:21:00Z" w16du:dateUtc="2024-11-06T02:21:00Z">
            <w:r w:rsidR="005E3EFE" w:rsidRPr="005E3EFE" w:rsidDel="004142FC">
              <w:rPr>
                <w:rFonts w:ascii="Times New Roman" w:eastAsia="Times New Roman" w:hAnsi="Times New Roman" w:cs="Times New Roman"/>
                <w:color w:val="000000"/>
              </w:rPr>
              <w:delText>(6)</w:delText>
            </w:r>
          </w:del>
          <w:customXmlDelRangeStart w:id="28" w:author="Saunders, Milda [BSD] - MED" w:date="2024-11-05T20:21:00Z"/>
        </w:sdtContent>
      </w:sdt>
      <w:customXmlDelRangeEnd w:id="28"/>
      <w:del w:id="29" w:author="Saunders, Milda [BSD] - MED" w:date="2024-11-05T20:21:00Z" w16du:dateUtc="2024-11-06T02:21:00Z">
        <w:r w:rsidR="00E610EA" w:rsidRPr="00D656F0" w:rsidDel="004142FC">
          <w:rPr>
            <w:rFonts w:ascii="Times New Roman" w:eastAsia="Times New Roman" w:hAnsi="Times New Roman" w:cs="Times New Roman"/>
            <w:color w:val="000000"/>
          </w:rPr>
          <w:delText xml:space="preserve"> </w:delText>
        </w:r>
        <w:r w:rsidR="005E1207" w:rsidRPr="00D656F0" w:rsidDel="004142FC">
          <w:rPr>
            <w:rFonts w:ascii="Times New Roman" w:eastAsia="Times New Roman" w:hAnsi="Times New Roman" w:cs="Times New Roman"/>
            <w:color w:val="000000"/>
          </w:rPr>
          <w:delText xml:space="preserve">found </w:delText>
        </w:r>
        <w:r w:rsidR="003D4B6A" w:rsidRPr="00D656F0" w:rsidDel="004142FC">
          <w:rPr>
            <w:rFonts w:ascii="Times New Roman" w:eastAsia="Times New Roman" w:hAnsi="Times New Roman" w:cs="Times New Roman"/>
            <w:color w:val="000000"/>
          </w:rPr>
          <w:delText xml:space="preserve">that </w:delText>
        </w:r>
        <w:r w:rsidR="00A52474" w:rsidRPr="00D656F0" w:rsidDel="004142FC">
          <w:rPr>
            <w:rFonts w:ascii="Times New Roman" w:eastAsia="Times New Roman" w:hAnsi="Times New Roman" w:cs="Times New Roman"/>
            <w:color w:val="000000"/>
          </w:rPr>
          <w:delText xml:space="preserve">among a sample of 2,491 adults hospitalized with confirmed COVID-19, nearly one-third </w:delText>
        </w:r>
        <w:r w:rsidR="00BF5E69" w:rsidRPr="00D656F0" w:rsidDel="004142FC">
          <w:rPr>
            <w:rFonts w:ascii="Times New Roman" w:eastAsia="Times New Roman" w:hAnsi="Times New Roman" w:cs="Times New Roman"/>
            <w:color w:val="000000"/>
          </w:rPr>
          <w:delText xml:space="preserve">need </w:delText>
        </w:r>
        <w:r w:rsidR="00A52474" w:rsidRPr="00D656F0" w:rsidDel="004142FC">
          <w:rPr>
            <w:rFonts w:ascii="Times New Roman" w:eastAsia="Times New Roman" w:hAnsi="Times New Roman" w:cs="Times New Roman"/>
            <w:color w:val="000000"/>
          </w:rPr>
          <w:delText>admission to the ICU.</w:delText>
        </w:r>
        <w:r w:rsidR="009611D2" w:rsidRPr="00D656F0" w:rsidDel="004142FC">
          <w:rPr>
            <w:rFonts w:ascii="Times New Roman" w:eastAsia="Times New Roman" w:hAnsi="Times New Roman" w:cs="Times New Roman"/>
            <w:color w:val="000000"/>
          </w:rPr>
          <w:delText xml:space="preserve"> </w:delText>
        </w:r>
      </w:del>
    </w:p>
    <w:p w14:paraId="1015C089" w14:textId="3AF716F7" w:rsidR="00262A22" w:rsidRPr="0075559F" w:rsidRDefault="009611D2" w:rsidP="00DA49D9">
      <w:pPr>
        <w:spacing w:after="0" w:line="480" w:lineRule="auto"/>
        <w:jc w:val="both"/>
        <w:rPr>
          <w:rFonts w:ascii="Times New Roman" w:eastAsia="Times New Roman" w:hAnsi="Times New Roman" w:cs="Times New Roman"/>
          <w:color w:val="FF0000"/>
          <w:rPrChange w:id="30" w:author="Saunders, Milda [BSD] - MED" w:date="2024-11-05T20:31:00Z" w16du:dateUtc="2024-11-06T02:31:00Z">
            <w:rPr>
              <w:rFonts w:ascii="Times New Roman" w:eastAsia="Times New Roman" w:hAnsi="Times New Roman" w:cs="Times New Roman"/>
              <w:color w:val="000000"/>
            </w:rPr>
          </w:rPrChange>
        </w:rPr>
      </w:pPr>
      <w:r w:rsidRPr="00D656F0">
        <w:rPr>
          <w:rFonts w:ascii="Times New Roman" w:eastAsia="Times New Roman" w:hAnsi="Times New Roman" w:cs="Times New Roman"/>
        </w:rPr>
        <w:t xml:space="preserve">The emergence of the Alpha, Delta, and Omicron variants significantly </w:t>
      </w:r>
      <w:ins w:id="31" w:author="Saunders, Milda [BSD] - MED" w:date="2024-11-05T20:24:00Z" w16du:dateUtc="2024-11-06T02:24:00Z">
        <w:r w:rsidR="0075559F">
          <w:rPr>
            <w:rFonts w:ascii="Times New Roman" w:eastAsia="Times New Roman" w:hAnsi="Times New Roman" w:cs="Times New Roman"/>
          </w:rPr>
          <w:t>increased</w:t>
        </w:r>
      </w:ins>
      <w:ins w:id="32" w:author="Saunders, Milda [BSD] - MED" w:date="2024-11-05T20:25:00Z" w16du:dateUtc="2024-11-06T02:25:00Z">
        <w:r w:rsidR="0075559F">
          <w:rPr>
            <w:rFonts w:ascii="Times New Roman" w:eastAsia="Times New Roman" w:hAnsi="Times New Roman" w:cs="Times New Roman"/>
          </w:rPr>
          <w:t xml:space="preserve"> the</w:t>
        </w:r>
        <w:r w:rsidR="0075559F" w:rsidRPr="00D656F0">
          <w:rPr>
            <w:rFonts w:ascii="Times New Roman" w:eastAsia="Times New Roman" w:hAnsi="Times New Roman" w:cs="Times New Roman"/>
            <w:color w:val="000000"/>
          </w:rPr>
          <w:t xml:space="preserve"> critical care burden and </w:t>
        </w:r>
        <w:r w:rsidR="0075559F">
          <w:rPr>
            <w:rFonts w:ascii="Times New Roman" w:eastAsia="Times New Roman" w:hAnsi="Times New Roman" w:cs="Times New Roman"/>
            <w:color w:val="000000"/>
          </w:rPr>
          <w:t xml:space="preserve">negative </w:t>
        </w:r>
        <w:r w:rsidR="0075559F" w:rsidRPr="00D656F0">
          <w:rPr>
            <w:rFonts w:ascii="Times New Roman" w:eastAsia="Times New Roman" w:hAnsi="Times New Roman" w:cs="Times New Roman"/>
            <w:color w:val="000000"/>
          </w:rPr>
          <w:t xml:space="preserve">outcomes </w:t>
        </w:r>
      </w:ins>
      <w:ins w:id="33" w:author="Saunders, Milda [BSD] - MED" w:date="2024-11-05T20:29:00Z" w16du:dateUtc="2024-11-06T02:29:00Z">
        <w:r w:rsidR="0075559F">
          <w:rPr>
            <w:rFonts w:ascii="Times New Roman" w:eastAsia="Times New Roman" w:hAnsi="Times New Roman" w:cs="Times New Roman"/>
            <w:color w:val="000000"/>
          </w:rPr>
          <w:t xml:space="preserve">during </w:t>
        </w:r>
      </w:ins>
      <w:del w:id="34" w:author="Saunders, Milda [BSD] - MED" w:date="2024-11-05T20:24:00Z" w16du:dateUtc="2024-11-06T02:24:00Z">
        <w:r w:rsidRPr="00D656F0" w:rsidDel="0075559F">
          <w:rPr>
            <w:rFonts w:ascii="Times New Roman" w:eastAsia="Times New Roman" w:hAnsi="Times New Roman" w:cs="Times New Roman"/>
          </w:rPr>
          <w:delText xml:space="preserve">impacted </w:delText>
        </w:r>
      </w:del>
      <w:del w:id="35" w:author="Saunders, Milda [BSD] - MED" w:date="2024-11-05T20:25:00Z" w16du:dateUtc="2024-11-06T02:25:00Z">
        <w:r w:rsidRPr="00D656F0" w:rsidDel="0075559F">
          <w:rPr>
            <w:rFonts w:ascii="Times New Roman" w:eastAsia="Times New Roman" w:hAnsi="Times New Roman" w:cs="Times New Roman"/>
          </w:rPr>
          <w:delText xml:space="preserve">the management of </w:delText>
        </w:r>
      </w:del>
      <w:r w:rsidRPr="00D656F0">
        <w:rPr>
          <w:rFonts w:ascii="Times New Roman" w:eastAsia="Times New Roman" w:hAnsi="Times New Roman" w:cs="Times New Roman"/>
        </w:rPr>
        <w:t xml:space="preserve">the COVID-19 pandemic. The Alpha variant, dominant in early 2021, was linked to </w:t>
      </w:r>
      <w:ins w:id="36" w:author="Saunders, Milda [BSD] - MED" w:date="2024-11-05T20:25:00Z" w16du:dateUtc="2024-11-06T02:25:00Z">
        <w:r w:rsidR="0075559F">
          <w:rPr>
            <w:rFonts w:ascii="Times New Roman" w:eastAsia="Times New Roman" w:hAnsi="Times New Roman" w:cs="Times New Roman"/>
          </w:rPr>
          <w:t>XX %</w:t>
        </w:r>
      </w:ins>
      <w:r w:rsidRPr="00D656F0">
        <w:rPr>
          <w:rFonts w:ascii="Times New Roman" w:eastAsia="Times New Roman" w:hAnsi="Times New Roman" w:cs="Times New Roman"/>
        </w:rPr>
        <w:t xml:space="preserve">higher hospitalization and ICU admission rates. However, the Delta variant, more transmissible and severe, led to a </w:t>
      </w:r>
      <w:commentRangeStart w:id="37"/>
      <w:r w:rsidRPr="00D656F0">
        <w:rPr>
          <w:rFonts w:ascii="Times New Roman" w:eastAsia="Times New Roman" w:hAnsi="Times New Roman" w:cs="Times New Roman"/>
        </w:rPr>
        <w:t>sharp increase in ICU admissions and deaths</w:t>
      </w:r>
      <w:commentRangeEnd w:id="37"/>
      <w:r w:rsidR="0075559F">
        <w:rPr>
          <w:rStyle w:val="CommentReference"/>
        </w:rPr>
        <w:commentReference w:id="37"/>
      </w:r>
      <w:r w:rsidRPr="00D656F0">
        <w:rPr>
          <w:rFonts w:ascii="Times New Roman" w:eastAsia="Times New Roman" w:hAnsi="Times New Roman" w:cs="Times New Roman"/>
        </w:rPr>
        <w:t>, particularly among unvaccinated populations</w:t>
      </w:r>
      <w:r w:rsidR="00EF464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c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205987763"/>
          <w:placeholder>
            <w:docPart w:val="DefaultPlaceholder_-1854013440"/>
          </w:placeholder>
        </w:sdtPr>
        <w:sdtContent>
          <w:r w:rsidR="005E3EFE" w:rsidRPr="005E3EFE">
            <w:rPr>
              <w:rFonts w:ascii="Times New Roman" w:eastAsia="Times New Roman" w:hAnsi="Times New Roman" w:cs="Times New Roman"/>
              <w:color w:val="000000"/>
            </w:rPr>
            <w:t>(7)</w:t>
          </w:r>
        </w:sdtContent>
      </w:sdt>
      <w:r w:rsidRPr="00D656F0">
        <w:rPr>
          <w:rFonts w:ascii="Times New Roman" w:eastAsia="Times New Roman" w:hAnsi="Times New Roman" w:cs="Times New Roman"/>
        </w:rPr>
        <w:t xml:space="preserve">. </w:t>
      </w:r>
      <w:r w:rsidR="00F562B5" w:rsidRPr="00D656F0">
        <w:rPr>
          <w:rFonts w:ascii="Times New Roman" w:eastAsia="Times New Roman" w:hAnsi="Times New Roman" w:cs="Times New Roman"/>
        </w:rPr>
        <w:t xml:space="preserve">In contrast, the Omicron variant, though spreading at a much faster rate, exhibited distinct characteristics compared to Delta, leading to </w:t>
      </w:r>
      <w:commentRangeStart w:id="38"/>
      <w:r w:rsidR="00F562B5" w:rsidRPr="00D656F0">
        <w:rPr>
          <w:rFonts w:ascii="Times New Roman" w:eastAsia="Times New Roman" w:hAnsi="Times New Roman" w:cs="Times New Roman"/>
        </w:rPr>
        <w:t xml:space="preserve">different patterns </w:t>
      </w:r>
      <w:commentRangeEnd w:id="38"/>
      <w:r w:rsidR="0075559F">
        <w:rPr>
          <w:rStyle w:val="CommentReference"/>
        </w:rPr>
        <w:commentReference w:id="38"/>
      </w:r>
      <w:r w:rsidR="00F562B5" w:rsidRPr="00D656F0">
        <w:rPr>
          <w:rFonts w:ascii="Times New Roman" w:eastAsia="Times New Roman" w:hAnsi="Times New Roman" w:cs="Times New Roman"/>
        </w:rPr>
        <w:t>in healthcare utilization and outcomes</w:t>
      </w:r>
      <w:del w:id="39" w:author="Saunders, Milda [BSD] - MED" w:date="2024-11-05T20:40:00Z" w16du:dateUtc="2024-11-06T02:40:00Z">
        <w:r w:rsidRPr="00D656F0" w:rsidDel="00BF3A5F">
          <w:rPr>
            <w:rFonts w:ascii="Times New Roman" w:eastAsia="Times New Roman" w:hAnsi="Times New Roman" w:cs="Times New Roman"/>
          </w:rPr>
          <w:delText xml:space="preserve">. </w:delText>
        </w:r>
        <w:r w:rsidRPr="0075559F" w:rsidDel="00BF3A5F">
          <w:rPr>
            <w:rFonts w:ascii="Times New Roman" w:eastAsia="Times New Roman" w:hAnsi="Times New Roman" w:cs="Times New Roman"/>
            <w:color w:val="FF0000"/>
            <w:rPrChange w:id="40" w:author="Saunders, Milda [BSD] - MED" w:date="2024-11-05T20:31:00Z" w16du:dateUtc="2024-11-06T02:31:00Z">
              <w:rPr>
                <w:rFonts w:ascii="Times New Roman" w:eastAsia="Times New Roman" w:hAnsi="Times New Roman" w:cs="Times New Roman"/>
              </w:rPr>
            </w:rPrChange>
          </w:rPr>
          <w:delText xml:space="preserve">Understanding the differing impacts of these variants is crucial for evaluating COVID-19 interventions and outcomes </w:delText>
        </w:r>
      </w:del>
      <w:customXmlDelRangeStart w:id="41" w:author="Saunders, Milda [BSD] - MED" w:date="2024-11-05T20:40:00Z"/>
      <w:sdt>
        <w:sdtPr>
          <w:rPr>
            <w:rFonts w:ascii="Times New Roman" w:eastAsia="Times New Roman" w:hAnsi="Times New Roman" w:cs="Times New Roman"/>
            <w:color w:val="FF0000"/>
            <w:rPrChange w:id="42" w:author="Saunders, Milda [BSD] - MED" w:date="2024-11-05T20:31:00Z" w16du:dateUtc="2024-11-06T02:31:00Z">
              <w:rPr>
                <w:rFonts w:ascii="Times New Roman" w:eastAsia="Times New Roman" w:hAnsi="Times New Roman" w:cs="Times New Roman"/>
                <w:color w:val="000000"/>
              </w:rPr>
            </w:rPrChange>
          </w:rPr>
          <w:tag w:val="MENDELEY_CITATION_v3_eyJjaXRhdGlvbklEIjoiTUVOREVMRVlfQ0lUQVRJT05fYWUwMTg1NmMtZWE2NS00NDI1LThlOTUtMjY0NzM5MDQ4OGNlIiwicHJvcGVydGllcyI6eyJub3RlSW5kZXgiOjB9LCJpc0VkaXRlZCI6ZmFsc2UsIm1hbnVhbE92ZXJyaWRlIjp7ImlzTWFudWFsbHlPdmVycmlkZGVuIjpmYWxzZSwiY2l0ZXByb2NUZXh0IjoiKDj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"/>
          <w:id w:val="-2080811140"/>
          <w:placeholder>
            <w:docPart w:val="F1C1189A9B24458485D0976D27B91E5C"/>
          </w:placeholder>
        </w:sdtPr>
        <w:sdtContent>
          <w:customXmlDelRangeEnd w:id="41"/>
          <w:del w:id="43" w:author="Saunders, Milda [BSD] - MED" w:date="2024-11-05T20:40:00Z" w16du:dateUtc="2024-11-06T02:40:00Z">
            <w:r w:rsidR="005E3EFE" w:rsidRPr="0075559F" w:rsidDel="00BF3A5F">
              <w:rPr>
                <w:rFonts w:ascii="Times New Roman" w:eastAsia="Times New Roman" w:hAnsi="Times New Roman" w:cs="Times New Roman"/>
                <w:color w:val="FF0000"/>
                <w:rPrChange w:id="44" w:author="Saunders, Milda [BSD] - MED" w:date="2024-11-05T20:31:00Z" w16du:dateUtc="2024-11-06T02:31:00Z">
                  <w:rPr>
                    <w:rFonts w:ascii="Times New Roman" w:eastAsia="Times New Roman" w:hAnsi="Times New Roman" w:cs="Times New Roman"/>
                    <w:color w:val="000000"/>
                  </w:rPr>
                </w:rPrChange>
              </w:rPr>
              <w:delText>(8–16)</w:delText>
            </w:r>
          </w:del>
          <w:customXmlDelRangeStart w:id="45" w:author="Saunders, Milda [BSD] - MED" w:date="2024-11-05T20:40:00Z"/>
        </w:sdtContent>
      </w:sdt>
      <w:customXmlDelRangeEnd w:id="45"/>
      <w:del w:id="46" w:author="Saunders, Milda [BSD] - MED" w:date="2024-11-05T20:40:00Z" w16du:dateUtc="2024-11-06T02:40:00Z">
        <w:r w:rsidR="007C4722" w:rsidRPr="0075559F" w:rsidDel="00BF3A5F">
          <w:rPr>
            <w:rFonts w:ascii="Times New Roman" w:eastAsia="Times New Roman" w:hAnsi="Times New Roman" w:cs="Times New Roman"/>
            <w:color w:val="FF0000"/>
            <w:rPrChange w:id="47" w:author="Saunders, Milda [BSD] - MED" w:date="2024-11-05T20:31:00Z" w16du:dateUtc="2024-11-06T02:31:00Z">
              <w:rPr>
                <w:rFonts w:ascii="Times New Roman" w:eastAsia="Times New Roman" w:hAnsi="Times New Roman" w:cs="Times New Roman"/>
                <w:color w:val="000000"/>
              </w:rPr>
            </w:rPrChange>
          </w:rPr>
          <w:delText xml:space="preserve"> </w:delText>
        </w:r>
        <w:r w:rsidR="00262A22" w:rsidRPr="0075559F" w:rsidDel="00BF3A5F">
          <w:rPr>
            <w:rFonts w:ascii="Times New Roman" w:eastAsia="Times New Roman" w:hAnsi="Times New Roman" w:cs="Times New Roman"/>
            <w:color w:val="FF0000"/>
            <w:rPrChange w:id="48" w:author="Saunders, Milda [BSD] - MED" w:date="2024-11-05T20:31:00Z" w16du:dateUtc="2024-11-06T02:31:00Z">
              <w:rPr>
                <w:rFonts w:ascii="Times New Roman" w:eastAsia="Times New Roman" w:hAnsi="Times New Roman" w:cs="Times New Roman"/>
                <w:color w:val="000000"/>
              </w:rPr>
            </w:rPrChange>
          </w:rPr>
          <w:delText>Understanding the factors that influence ICU admissions, including the role of interventions such as testing programs, is crucial</w:delText>
        </w:r>
        <w:r w:rsidR="00F73B18" w:rsidRPr="0075559F" w:rsidDel="00BF3A5F">
          <w:rPr>
            <w:rFonts w:ascii="Times New Roman" w:eastAsia="Times New Roman" w:hAnsi="Times New Roman" w:cs="Times New Roman"/>
            <w:color w:val="FF0000"/>
            <w:rPrChange w:id="49" w:author="Saunders, Milda [BSD] - MED" w:date="2024-11-05T20:31:00Z" w16du:dateUtc="2024-11-06T02:31:00Z">
              <w:rPr>
                <w:rFonts w:ascii="Times New Roman" w:eastAsia="Times New Roman" w:hAnsi="Times New Roman" w:cs="Times New Roman"/>
                <w:color w:val="000000"/>
              </w:rPr>
            </w:rPrChange>
          </w:rPr>
          <w:delText>.</w:delText>
        </w:r>
      </w:del>
    </w:p>
    <w:p w14:paraId="4C76B8A4" w14:textId="77777777" w:rsidR="0075559F" w:rsidRDefault="0075559F" w:rsidP="00E43EBE">
      <w:pPr>
        <w:spacing w:after="0" w:line="480" w:lineRule="auto"/>
        <w:jc w:val="both"/>
        <w:rPr>
          <w:ins w:id="50" w:author="Saunders, Milda [BSD] - MED" w:date="2024-11-05T20:28:00Z" w16du:dateUtc="2024-11-06T02:28:00Z"/>
          <w:rFonts w:ascii="Times New Roman" w:hAnsi="Times New Roman" w:cs="Times New Roman"/>
          <w:color w:val="000000"/>
        </w:rPr>
      </w:pPr>
    </w:p>
    <w:p w14:paraId="36505B60" w14:textId="260F0F90" w:rsidR="002A7EE6" w:rsidRPr="00BF3A5F" w:rsidRDefault="00C72D06" w:rsidP="00E43EBE">
      <w:pPr>
        <w:spacing w:after="0" w:line="480" w:lineRule="auto"/>
        <w:jc w:val="both"/>
        <w:rPr>
          <w:rFonts w:ascii="Times New Roman" w:hAnsi="Times New Roman" w:cs="Times New Roman"/>
          <w:color w:val="FF0000"/>
          <w:rPrChange w:id="51" w:author="Saunders, Milda [BSD] - MED" w:date="2024-11-05T20:35:00Z" w16du:dateUtc="2024-11-06T02:35:00Z">
            <w:rPr>
              <w:rFonts w:ascii="Times New Roman" w:hAnsi="Times New Roman" w:cs="Times New Roman"/>
              <w:color w:val="000000"/>
            </w:rPr>
          </w:rPrChange>
        </w:rPr>
      </w:pPr>
      <w:r w:rsidRPr="00D656F0">
        <w:rPr>
          <w:rFonts w:ascii="Times New Roman" w:hAnsi="Times New Roman" w:cs="Times New Roman"/>
          <w:color w:val="000000"/>
        </w:rPr>
        <w:t>The</w:t>
      </w:r>
      <w:r w:rsidR="00247FD1" w:rsidRPr="00D656F0">
        <w:rPr>
          <w:rFonts w:ascii="Times New Roman" w:hAnsi="Times New Roman" w:cs="Times New Roman"/>
          <w:color w:val="000000"/>
        </w:rPr>
        <w:t xml:space="preserve"> COVID-19 pandemic disproportionately affected disadvantaged communities compared to </w:t>
      </w:r>
      <w:ins w:id="52" w:author="Saunders, Milda [BSD] - MED" w:date="2024-11-05T20:34:00Z" w16du:dateUtc="2024-11-06T02:34:00Z">
        <w:r w:rsidR="00BF3A5F">
          <w:rPr>
            <w:rFonts w:ascii="Times New Roman" w:hAnsi="Times New Roman" w:cs="Times New Roman"/>
            <w:color w:val="000000"/>
          </w:rPr>
          <w:t xml:space="preserve">more </w:t>
        </w:r>
      </w:ins>
      <w:del w:id="53" w:author="Saunders, Milda [BSD] - MED" w:date="2024-11-05T20:34:00Z" w16du:dateUtc="2024-11-06T02:34:00Z">
        <w:r w:rsidR="003D431C" w:rsidRPr="00D656F0" w:rsidDel="00BF3A5F">
          <w:rPr>
            <w:rFonts w:ascii="Times New Roman" w:hAnsi="Times New Roman" w:cs="Times New Roman"/>
            <w:color w:val="000000"/>
          </w:rPr>
          <w:delText xml:space="preserve">high </w:delText>
        </w:r>
      </w:del>
      <w:r w:rsidR="00247FD1" w:rsidRPr="00D656F0">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5E3EFE" w:rsidRPr="005E3EFE">
            <w:rPr>
              <w:rFonts w:ascii="Times New Roman" w:hAnsi="Times New Roman" w:cs="Times New Roman"/>
              <w:color w:val="000000"/>
            </w:rPr>
            <w:t>(17,18)</w:t>
          </w:r>
        </w:sdtContent>
      </w:sdt>
      <w:r w:rsidR="00247FD1" w:rsidRPr="00D656F0">
        <w:rPr>
          <w:rFonts w:ascii="Times New Roman" w:hAnsi="Times New Roman" w:cs="Times New Roman"/>
          <w:color w:val="000000"/>
        </w:rPr>
        <w:t>.</w:t>
      </w:r>
      <w:r w:rsidR="00230830" w:rsidRPr="00D656F0">
        <w:rPr>
          <w:rFonts w:ascii="Times New Roman" w:hAnsi="Times New Roman" w:cs="Times New Roman"/>
          <w:color w:val="000000"/>
        </w:rPr>
        <w:t xml:space="preserve"> </w:t>
      </w:r>
      <w:r w:rsidR="00BB15D0" w:rsidRPr="00D656F0">
        <w:rPr>
          <w:rFonts w:ascii="Times New Roman" w:hAnsi="Times New Roman" w:cs="Times New Roman"/>
          <w:color w:val="000000"/>
        </w:rPr>
        <w:t xml:space="preserve">As early as </w:t>
      </w:r>
      <w:r w:rsidR="00542DEF" w:rsidRPr="00D656F0">
        <w:rPr>
          <w:rFonts w:ascii="Times New Roman" w:hAnsi="Times New Roman" w:cs="Times New Roman"/>
          <w:color w:val="000000"/>
        </w:rPr>
        <w:t xml:space="preserve">the spring and summer of 2020, evidence emerged showing that </w:t>
      </w:r>
      <w:r w:rsidR="009301C3" w:rsidRPr="00D656F0">
        <w:rPr>
          <w:rFonts w:ascii="Times New Roman" w:hAnsi="Times New Roman" w:cs="Times New Roman"/>
          <w:color w:val="000000"/>
        </w:rPr>
        <w:t>disad</w:t>
      </w:r>
      <w:r w:rsidR="002F7C62" w:rsidRPr="00D656F0">
        <w:rPr>
          <w:rFonts w:ascii="Times New Roman" w:hAnsi="Times New Roman" w:cs="Times New Roman"/>
          <w:color w:val="000000"/>
        </w:rPr>
        <w:t xml:space="preserve">vantaged </w:t>
      </w:r>
      <w:r w:rsidR="00542DEF" w:rsidRPr="00D656F0">
        <w:rPr>
          <w:rFonts w:ascii="Times New Roman" w:hAnsi="Times New Roman" w:cs="Times New Roman"/>
          <w:color w:val="000000"/>
        </w:rPr>
        <w:t>neighborhood</w:t>
      </w:r>
      <w:r w:rsidR="00CF5475" w:rsidRPr="00D656F0">
        <w:rPr>
          <w:rFonts w:ascii="Times New Roman" w:hAnsi="Times New Roman" w:cs="Times New Roman"/>
          <w:color w:val="000000"/>
        </w:rPr>
        <w:t>s</w:t>
      </w:r>
      <w:r w:rsidR="00542DEF" w:rsidRPr="00D656F0">
        <w:rPr>
          <w:rFonts w:ascii="Times New Roman" w:hAnsi="Times New Roman" w:cs="Times New Roman"/>
          <w:color w:val="000000"/>
        </w:rPr>
        <w:t xml:space="preserve"> </w:t>
      </w:r>
      <w:r w:rsidR="00CF5475" w:rsidRPr="00D656F0">
        <w:rPr>
          <w:rFonts w:ascii="Times New Roman" w:hAnsi="Times New Roman" w:cs="Times New Roman"/>
          <w:color w:val="000000"/>
        </w:rPr>
        <w:t xml:space="preserve">were </w:t>
      </w:r>
      <w:r w:rsidR="00542DEF" w:rsidRPr="00D656F0">
        <w:rPr>
          <w:rFonts w:ascii="Times New Roman" w:hAnsi="Times New Roman" w:cs="Times New Roman"/>
          <w:color w:val="000000"/>
        </w:rPr>
        <w:t xml:space="preserve">linked to higher COVID-19 prevalence in </w:t>
      </w:r>
      <w:del w:id="54" w:author="Saunders, Milda [BSD] - MED" w:date="2024-11-05T20:35:00Z" w16du:dateUtc="2024-11-06T02:35:00Z">
        <w:r w:rsidR="00542DEF" w:rsidRPr="00D656F0" w:rsidDel="00BF3A5F">
          <w:rPr>
            <w:rFonts w:ascii="Times New Roman" w:hAnsi="Times New Roman" w:cs="Times New Roman"/>
            <w:color w:val="000000"/>
          </w:rPr>
          <w:delText xml:space="preserve">various regions across </w:delText>
        </w:r>
      </w:del>
      <w:r w:rsidR="00542DEF" w:rsidRPr="00D656F0">
        <w:rPr>
          <w:rFonts w:ascii="Times New Roman" w:hAnsi="Times New Roman" w:cs="Times New Roman"/>
          <w:color w:val="000000"/>
        </w:rPr>
        <w:t xml:space="preserve">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5E3EFE" w:rsidRPr="005E3EFE">
            <w:rPr>
              <w:rFonts w:ascii="Times New Roman" w:hAnsi="Times New Roman" w:cs="Times New Roman"/>
              <w:color w:val="000000"/>
            </w:rPr>
            <w:t>(19,20)</w:t>
          </w:r>
        </w:sdtContent>
      </w:sdt>
      <w:r w:rsidR="00542DEF" w:rsidRPr="00D656F0">
        <w:rPr>
          <w:rFonts w:ascii="Times New Roman" w:hAnsi="Times New Roman" w:cs="Times New Roman"/>
          <w:color w:val="000000"/>
        </w:rPr>
        <w:t>.</w:t>
      </w:r>
      <w:r w:rsidR="00126F5B" w:rsidRPr="00D656F0">
        <w:rPr>
          <w:rFonts w:ascii="Times New Roman" w:hAnsi="Times New Roman" w:cs="Times New Roman"/>
          <w:color w:val="000000"/>
        </w:rPr>
        <w:t xml:space="preserve"> </w:t>
      </w:r>
      <w:r w:rsidR="00443F4F" w:rsidRPr="00D656F0">
        <w:rPr>
          <w:rFonts w:ascii="Times New Roman" w:hAnsi="Times New Roman" w:cs="Times New Roman"/>
          <w:color w:val="000000"/>
        </w:rPr>
        <w:t>Minority communities and individuals living in poverty experience</w:t>
      </w:r>
      <w:ins w:id="55" w:author="Saunders, Milda [BSD] - MED" w:date="2024-11-05T20:32:00Z" w16du:dateUtc="2024-11-06T02:32:00Z">
        <w:r w:rsidR="0075559F">
          <w:rPr>
            <w:rFonts w:ascii="Times New Roman" w:hAnsi="Times New Roman" w:cs="Times New Roman"/>
            <w:color w:val="000000"/>
          </w:rPr>
          <w:t>d</w:t>
        </w:r>
      </w:ins>
      <w:r w:rsidR="00443F4F" w:rsidRPr="00D656F0">
        <w:rPr>
          <w:rFonts w:ascii="Times New Roman" w:hAnsi="Times New Roman" w:cs="Times New Roman"/>
          <w:color w:val="000000"/>
        </w:rPr>
        <w:t xml:space="preserve"> a significantly higher </w:t>
      </w:r>
      <w:ins w:id="56" w:author="Saunders, Milda [BSD] - MED" w:date="2024-11-05T20:32:00Z" w16du:dateUtc="2024-11-06T02:32:00Z">
        <w:r w:rsidR="0075559F">
          <w:rPr>
            <w:rFonts w:ascii="Times New Roman" w:hAnsi="Times New Roman" w:cs="Times New Roman"/>
            <w:color w:val="000000"/>
          </w:rPr>
          <w:t xml:space="preserve">proportion </w:t>
        </w:r>
      </w:ins>
      <w:del w:id="57" w:author="Saunders, Milda [BSD] - MED" w:date="2024-11-05T20:32:00Z" w16du:dateUtc="2024-11-06T02:32:00Z">
        <w:r w:rsidR="00443F4F" w:rsidRPr="00D656F0" w:rsidDel="0075559F">
          <w:rPr>
            <w:rFonts w:ascii="Times New Roman" w:hAnsi="Times New Roman" w:cs="Times New Roman"/>
            <w:color w:val="000000"/>
          </w:rPr>
          <w:delText xml:space="preserve">share </w:delText>
        </w:r>
      </w:del>
      <w:r w:rsidR="00443F4F" w:rsidRPr="00D656F0">
        <w:rPr>
          <w:rFonts w:ascii="Times New Roman" w:hAnsi="Times New Roman" w:cs="Times New Roman"/>
          <w:color w:val="000000"/>
        </w:rPr>
        <w:t>of COVID-19 cases and deaths</w:t>
      </w:r>
      <w:r w:rsidR="00203236" w:rsidRPr="00D656F0">
        <w:rPr>
          <w:rFonts w:ascii="Times New Roman" w:hAnsi="Times New Roman" w:cs="Times New Roman"/>
          <w:color w:val="000000"/>
        </w:rPr>
        <w:t xml:space="preserve"> </w:t>
      </w:r>
      <w:commentRangeStart w:id="58"/>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Content>
          <w:r w:rsidR="005E3EFE" w:rsidRPr="005E3EFE">
            <w:rPr>
              <w:rFonts w:ascii="Times New Roman" w:hAnsi="Times New Roman" w:cs="Times New Roman"/>
              <w:color w:val="000000"/>
            </w:rPr>
            <w:t>(21,22)</w:t>
          </w:r>
        </w:sdtContent>
      </w:sdt>
      <w:commentRangeEnd w:id="58"/>
      <w:r w:rsidR="00470C50">
        <w:rPr>
          <w:rStyle w:val="CommentReference"/>
        </w:rPr>
        <w:commentReference w:id="58"/>
      </w:r>
      <w:r w:rsidR="00FF703A" w:rsidRPr="00D656F0">
        <w:rPr>
          <w:rFonts w:ascii="Times New Roman" w:hAnsi="Times New Roman" w:cs="Times New Roman"/>
          <w:color w:val="000000"/>
        </w:rPr>
        <w:t xml:space="preserve">. </w:t>
      </w:r>
      <w:ins w:id="59" w:author="Saunders, Milda [BSD] - MED" w:date="2024-11-05T20:32:00Z" w16du:dateUtc="2024-11-06T02:32:00Z">
        <w:r w:rsidR="0075559F">
          <w:rPr>
            <w:rFonts w:ascii="Times New Roman" w:hAnsi="Times New Roman" w:cs="Times New Roman"/>
            <w:color w:val="000000"/>
          </w:rPr>
          <w:t xml:space="preserve">WHY? </w:t>
        </w:r>
      </w:ins>
      <w:r w:rsidR="00A34A93" w:rsidRPr="00D656F0">
        <w:rPr>
          <w:rFonts w:ascii="Times New Roman" w:hAnsi="Times New Roman" w:cs="Times New Roman"/>
          <w:color w:val="000000"/>
        </w:rPr>
        <w:t>Previous research</w:t>
      </w:r>
      <w:ins w:id="60" w:author="Saunders, Milda [BSD] - MED" w:date="2024-11-05T20:45:00Z" w16du:dateUtc="2024-11-06T02:45:00Z">
        <w:r w:rsidR="00470C50">
          <w:rPr>
            <w:rFonts w:ascii="Times New Roman" w:hAnsi="Times New Roman" w:cs="Times New Roman"/>
            <w:color w:val="000000"/>
          </w:rPr>
          <w:t xml:space="preserve"> has demonstrated increased COVID transmission or deaths associate</w:t>
        </w:r>
      </w:ins>
      <w:ins w:id="61" w:author="Saunders, Milda [BSD] - MED" w:date="2024-11-05T20:51:00Z" w16du:dateUtc="2024-11-06T02:51:00Z">
        <w:r w:rsidR="00470C50">
          <w:rPr>
            <w:rFonts w:ascii="Times New Roman" w:hAnsi="Times New Roman" w:cs="Times New Roman"/>
            <w:color w:val="000000"/>
          </w:rPr>
          <w:t>d</w:t>
        </w:r>
      </w:ins>
      <w:ins w:id="62" w:author="Saunders, Milda [BSD] - MED" w:date="2024-11-05T20:45:00Z" w16du:dateUtc="2024-11-06T02:45:00Z">
        <w:r w:rsidR="00470C50">
          <w:rPr>
            <w:rFonts w:ascii="Times New Roman" w:hAnsi="Times New Roman" w:cs="Times New Roman"/>
            <w:color w:val="000000"/>
          </w:rPr>
          <w:t xml:space="preserve"> with </w:t>
        </w:r>
      </w:ins>
      <w:r w:rsidR="00A34A93" w:rsidRPr="00D656F0">
        <w:rPr>
          <w:rFonts w:ascii="Times New Roman" w:hAnsi="Times New Roman" w:cs="Times New Roman"/>
          <w:color w:val="000000"/>
        </w:rPr>
        <w:t xml:space="preserve"> </w:t>
      </w:r>
      <w:del w:id="63" w:author="Saunders, Milda [BSD] - MED" w:date="2024-11-05T20:45:00Z" w16du:dateUtc="2024-11-06T02:45:00Z">
        <w:r w:rsidR="00A34A93" w:rsidRPr="00D656F0" w:rsidDel="00470C50">
          <w:rPr>
            <w:rFonts w:ascii="Times New Roman" w:hAnsi="Times New Roman" w:cs="Times New Roman"/>
            <w:color w:val="000000"/>
          </w:rPr>
          <w:delText>on health disparities link</w:delText>
        </w:r>
        <w:r w:rsidR="005E1207" w:rsidRPr="00D656F0" w:rsidDel="00470C50">
          <w:rPr>
            <w:rFonts w:ascii="Times New Roman" w:hAnsi="Times New Roman" w:cs="Times New Roman"/>
            <w:color w:val="000000"/>
          </w:rPr>
          <w:delText>ed</w:delText>
        </w:r>
        <w:r w:rsidR="00A34A93" w:rsidRPr="00D656F0" w:rsidDel="00470C50">
          <w:rPr>
            <w:rFonts w:ascii="Times New Roman" w:hAnsi="Times New Roman" w:cs="Times New Roman"/>
            <w:color w:val="000000"/>
          </w:rPr>
          <w:delText xml:space="preserve"> adverse health </w:delText>
        </w:r>
        <w:r w:rsidR="00A34A93" w:rsidRPr="00D656F0" w:rsidDel="00470C50">
          <w:rPr>
            <w:rFonts w:ascii="Times New Roman" w:hAnsi="Times New Roman" w:cs="Times New Roman"/>
            <w:color w:val="000000"/>
          </w:rPr>
          <w:lastRenderedPageBreak/>
          <w:delText xml:space="preserve">outcomes to low socioeconomic status, often measured by the </w:delText>
        </w:r>
      </w:del>
      <w:r w:rsidR="00A34A93" w:rsidRPr="00D656F0">
        <w:rPr>
          <w:rFonts w:ascii="Times New Roman" w:hAnsi="Times New Roman" w:cs="Times New Roman"/>
          <w:color w:val="000000"/>
        </w:rPr>
        <w:t>area deprivation index (ADI)</w:t>
      </w:r>
      <w:ins w:id="64" w:author="Saunders, Milda [BSD] - MED" w:date="2024-11-05T20:46:00Z" w16du:dateUtc="2024-11-06T02:46:00Z">
        <w:r w:rsidR="00470C50">
          <w:rPr>
            <w:rFonts w:ascii="Times New Roman" w:hAnsi="Times New Roman" w:cs="Times New Roman"/>
            <w:color w:val="000000"/>
          </w:rPr>
          <w:t xml:space="preserve">, </w:t>
        </w:r>
      </w:ins>
      <w:del w:id="65" w:author="Saunders, Milda [BSD] - MED" w:date="2024-11-05T20:46:00Z" w16du:dateUtc="2024-11-06T02:46:00Z">
        <w:r w:rsidR="00A34A93" w:rsidRPr="00D656F0" w:rsidDel="00470C50">
          <w:rPr>
            <w:rFonts w:ascii="Times New Roman" w:hAnsi="Times New Roman" w:cs="Times New Roman"/>
            <w:color w:val="000000"/>
          </w:rPr>
          <w:delText xml:space="preserve"> </w:delText>
        </w:r>
      </w:del>
      <w:r w:rsidR="00A34A93" w:rsidRPr="00D656F0">
        <w:rPr>
          <w:rFonts w:ascii="Times New Roman" w:hAnsi="Times New Roman" w:cs="Times New Roman"/>
          <w:color w:val="000000"/>
        </w:rPr>
        <w:t xml:space="preserve">as an indicator of </w:t>
      </w:r>
      <w:ins w:id="66" w:author="Saunders, Milda [BSD] - MED" w:date="2024-11-05T20:46:00Z" w16du:dateUtc="2024-11-06T02:46:00Z">
        <w:r w:rsidR="00470C50">
          <w:rPr>
            <w:rFonts w:ascii="Times New Roman" w:hAnsi="Times New Roman" w:cs="Times New Roman"/>
            <w:color w:val="000000"/>
          </w:rPr>
          <w:t xml:space="preserve">community social </w:t>
        </w:r>
      </w:ins>
      <w:del w:id="67" w:author="Saunders, Milda [BSD] - MED" w:date="2024-11-05T20:46:00Z" w16du:dateUtc="2024-11-06T02:46:00Z">
        <w:r w:rsidR="00A34A93" w:rsidRPr="00D656F0" w:rsidDel="00470C50">
          <w:rPr>
            <w:rFonts w:ascii="Times New Roman" w:hAnsi="Times New Roman" w:cs="Times New Roman"/>
            <w:color w:val="000000"/>
          </w:rPr>
          <w:delText xml:space="preserve">geographic </w:delText>
        </w:r>
      </w:del>
      <w:commentRangeStart w:id="68"/>
      <w:r w:rsidR="00A34A93" w:rsidRPr="00D656F0">
        <w:rPr>
          <w:rFonts w:ascii="Times New Roman" w:hAnsi="Times New Roman" w:cs="Times New Roman"/>
          <w:color w:val="000000"/>
        </w:rPr>
        <w:t>disadvantag</w:t>
      </w:r>
      <w:commentRangeEnd w:id="68"/>
      <w:r w:rsidR="00470C50">
        <w:rPr>
          <w:rStyle w:val="CommentReference"/>
        </w:rPr>
        <w:commentReference w:id="68"/>
      </w:r>
      <w:r w:rsidR="00A34A93" w:rsidRPr="00D656F0">
        <w:rPr>
          <w:rFonts w:ascii="Times New Roman" w:hAnsi="Times New Roman" w:cs="Times New Roman"/>
          <w:color w:val="000000"/>
        </w:rPr>
        <w:t>e</w:t>
      </w:r>
      <w:r w:rsidR="00821857"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Content>
          <w:r w:rsidR="005E3EFE" w:rsidRPr="005E3EFE">
            <w:rPr>
              <w:rFonts w:ascii="Times New Roman" w:hAnsi="Times New Roman" w:cs="Times New Roman"/>
              <w:color w:val="000000"/>
            </w:rPr>
            <w:t>(23,24)</w:t>
          </w:r>
        </w:sdtContent>
      </w:sdt>
      <w:r w:rsidR="00C17FF7" w:rsidRPr="00D656F0">
        <w:rPr>
          <w:rFonts w:ascii="Times New Roman" w:hAnsi="Times New Roman" w:cs="Times New Roman"/>
          <w:color w:val="000000"/>
        </w:rPr>
        <w:t>.</w:t>
      </w:r>
      <w:r w:rsidR="003C7DF1" w:rsidRPr="00D656F0">
        <w:rPr>
          <w:rFonts w:ascii="Times New Roman" w:hAnsi="Times New Roman" w:cs="Times New Roman"/>
          <w:color w:val="000000"/>
        </w:rPr>
        <w:t xml:space="preserve"> </w:t>
      </w:r>
      <w:del w:id="69" w:author="Saunders, Milda [BSD] - MED" w:date="2024-11-05T20:37:00Z" w16du:dateUtc="2024-11-06T02:37:00Z">
        <w:r w:rsidR="009D3453" w:rsidRPr="00BF3A5F" w:rsidDel="00BF3A5F">
          <w:rPr>
            <w:rFonts w:ascii="Times New Roman" w:hAnsi="Times New Roman" w:cs="Times New Roman"/>
            <w:color w:val="FF0000"/>
            <w:rPrChange w:id="70" w:author="Saunders, Milda [BSD] - MED" w:date="2024-11-05T20:35:00Z" w16du:dateUtc="2024-11-06T02:35:00Z">
              <w:rPr>
                <w:rFonts w:ascii="Times New Roman" w:hAnsi="Times New Roman" w:cs="Times New Roman"/>
                <w:color w:val="000000"/>
              </w:rPr>
            </w:rPrChange>
          </w:rPr>
          <w:delText>However, the role of COVID-19 testing programs in reducing the burden in disadvantaged areas remains understudied. Understanding the impact of testing in these communities is crucial for mitigating severity and planning for future pandemics</w:delText>
        </w:r>
        <w:r w:rsidR="00A83501" w:rsidRPr="00BF3A5F" w:rsidDel="00BF3A5F">
          <w:rPr>
            <w:rFonts w:ascii="Times New Roman" w:hAnsi="Times New Roman" w:cs="Times New Roman"/>
            <w:color w:val="FF0000"/>
            <w:rPrChange w:id="71" w:author="Saunders, Milda [BSD] - MED" w:date="2024-11-05T20:35:00Z" w16du:dateUtc="2024-11-06T02:35:00Z">
              <w:rPr>
                <w:rFonts w:ascii="Times New Roman" w:hAnsi="Times New Roman" w:cs="Times New Roman"/>
                <w:color w:val="000000"/>
              </w:rPr>
            </w:rPrChange>
          </w:rPr>
          <w:delText>.</w:delText>
        </w:r>
      </w:del>
    </w:p>
    <w:p w14:paraId="7778B3BC" w14:textId="64292507" w:rsidR="00D519F6" w:rsidRDefault="00873D82" w:rsidP="00DA49D9">
      <w:pPr>
        <w:spacing w:after="0" w:line="480" w:lineRule="auto"/>
        <w:jc w:val="both"/>
        <w:rPr>
          <w:ins w:id="72" w:author="Saunders, Milda [BSD] - MED" w:date="2024-11-05T20:37:00Z" w16du:dateUtc="2024-11-06T02:37:00Z"/>
          <w:rFonts w:ascii="Times New Roman" w:hAnsi="Times New Roman" w:cs="Times New Roman"/>
          <w:color w:val="000000"/>
        </w:rPr>
      </w:pPr>
      <w:del w:id="73" w:author="Saunders, Milda [BSD] - MED" w:date="2024-11-05T20:52:00Z" w16du:dateUtc="2024-11-06T02:52:00Z">
        <w:r w:rsidRPr="00D656F0" w:rsidDel="00470C50">
          <w:rPr>
            <w:rFonts w:ascii="Times New Roman" w:hAnsi="Times New Roman" w:cs="Times New Roman"/>
            <w:color w:val="000000"/>
          </w:rPr>
          <w:delText xml:space="preserve">As COVID-19 transmission persisted in the United States, the importance of testing to control and reduce its spread became a central focus </w:delText>
        </w:r>
      </w:del>
      <w:customXmlDelRangeStart w:id="74" w:author="Saunders, Milda [BSD] - MED" w:date="2024-11-05T20:52:00Z"/>
      <w:sdt>
        <w:sdtPr>
          <w:rPr>
            <w:rFonts w:ascii="Times New Roman" w:hAnsi="Times New Roman" w:cs="Times New Roman"/>
            <w:color w:val="000000"/>
          </w:rPr>
          <w:tag w:val="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Content>
          <w:customXmlDelRangeEnd w:id="74"/>
          <w:del w:id="75" w:author="Saunders, Milda [BSD] - MED" w:date="2024-11-05T20:52:00Z" w16du:dateUtc="2024-11-06T02:52:00Z">
            <w:r w:rsidR="005E3EFE" w:rsidRPr="005E3EFE" w:rsidDel="00470C50">
              <w:rPr>
                <w:rFonts w:ascii="Times New Roman" w:hAnsi="Times New Roman" w:cs="Times New Roman"/>
                <w:color w:val="000000"/>
              </w:rPr>
              <w:delText>(25)</w:delText>
            </w:r>
          </w:del>
          <w:customXmlDelRangeStart w:id="76" w:author="Saunders, Milda [BSD] - MED" w:date="2024-11-05T20:52:00Z"/>
        </w:sdtContent>
      </w:sdt>
      <w:customXmlDelRangeEnd w:id="76"/>
      <w:del w:id="77" w:author="Saunders, Milda [BSD] - MED" w:date="2024-11-05T20:52:00Z" w16du:dateUtc="2024-11-06T02:52:00Z">
        <w:r w:rsidR="001D1EAA" w:rsidRPr="00D656F0" w:rsidDel="00470C50">
          <w:rPr>
            <w:rFonts w:ascii="Times New Roman" w:hAnsi="Times New Roman" w:cs="Times New Roman"/>
            <w:color w:val="000000"/>
          </w:rPr>
          <w:delText>.</w:delText>
        </w:r>
        <w:r w:rsidR="00B136B6" w:rsidRPr="00D656F0" w:rsidDel="00470C50">
          <w:rPr>
            <w:rFonts w:ascii="Times New Roman" w:hAnsi="Times New Roman" w:cs="Times New Roman"/>
            <w:color w:val="000000"/>
          </w:rPr>
          <w:delText xml:space="preserve"> </w:delText>
        </w:r>
        <w:r w:rsidR="00D519F6" w:rsidRPr="00D656F0" w:rsidDel="00470C50">
          <w:rPr>
            <w:rFonts w:ascii="Times New Roman" w:hAnsi="Times New Roman" w:cs="Times New Roman"/>
            <w:color w:val="000000"/>
          </w:rPr>
          <w:delText xml:space="preserve">Beyond diagnosing infections, COVID-19 testing plays a key role in managing the pandemic. </w:delText>
        </w:r>
      </w:del>
      <w:r w:rsidR="00D519F6" w:rsidRPr="00D656F0">
        <w:rPr>
          <w:rFonts w:ascii="Times New Roman" w:hAnsi="Times New Roman" w:cs="Times New Roman"/>
          <w:color w:val="000000"/>
        </w:rPr>
        <w:t xml:space="preserve">According to the National Institutes of Health, testing is particularly crucial for vulnerable populations and communities with high ADI scores, enabling early detection and helping prevent the virus's spread in disproportionately affected areas </w:t>
      </w:r>
      <w:sdt>
        <w:sdtPr>
          <w:rPr>
            <w:rFonts w:ascii="Times New Roman" w:hAnsi="Times New Roman" w:cs="Times New Roman"/>
            <w:color w:val="000000"/>
          </w:rPr>
          <w:tag w:val="MENDELEY_CITATION_v3_eyJjaXRhdGlvbklEIjoiTUVOREVMRVlfQ0lUQVRJT05fYTQyZjcxY2UtZmEwMi00YzkxLWJmZDktZDcxOTZiZmNmMTlj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321652865"/>
          <w:placeholder>
            <w:docPart w:val="58FD6751EEC64B1387C610C9FC2A5682"/>
          </w:placeholder>
        </w:sdtPr>
        <w:sdtContent>
          <w:r w:rsidR="005E3EFE" w:rsidRPr="005E3EFE">
            <w:rPr>
              <w:rFonts w:ascii="Times New Roman" w:hAnsi="Times New Roman" w:cs="Times New Roman"/>
              <w:color w:val="000000"/>
            </w:rPr>
            <w:t>(26)</w:t>
          </w:r>
        </w:sdtContent>
      </w:sdt>
      <w:r w:rsidR="00D519F6" w:rsidRPr="00D656F0">
        <w:rPr>
          <w:rFonts w:ascii="Times New Roman" w:hAnsi="Times New Roman" w:cs="Times New Roman"/>
          <w:color w:val="000000"/>
        </w:rPr>
        <w:t>. Targeted testing programs in these communities are essential for mitigating adverse health outcomes related to COVID-19.</w:t>
      </w:r>
    </w:p>
    <w:p w14:paraId="20E73A68" w14:textId="77777777" w:rsidR="00BF3A5F" w:rsidRPr="00D656F0" w:rsidRDefault="00BF3A5F" w:rsidP="00DA49D9">
      <w:pPr>
        <w:spacing w:after="0" w:line="480" w:lineRule="auto"/>
        <w:jc w:val="both"/>
        <w:rPr>
          <w:rFonts w:ascii="Times New Roman" w:hAnsi="Times New Roman" w:cs="Times New Roman"/>
          <w:color w:val="000000"/>
        </w:rPr>
      </w:pPr>
    </w:p>
    <w:p w14:paraId="00000018" w14:textId="6A307274" w:rsidR="00743DF7" w:rsidRPr="00D656F0" w:rsidRDefault="007B0AF2" w:rsidP="00DA49D9">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One such initiative is the University of Illinois System’s</w:t>
      </w:r>
      <w:r w:rsidR="00927132" w:rsidRPr="00D656F0">
        <w:rPr>
          <w:rFonts w:ascii="Times New Roman" w:eastAsia="Times New Roman" w:hAnsi="Times New Roman" w:cs="Times New Roman"/>
        </w:rPr>
        <w:t xml:space="preserve"> testing program, </w:t>
      </w:r>
      <w:r w:rsidRPr="00D656F0">
        <w:rPr>
          <w:rFonts w:ascii="Times New Roman" w:eastAsia="Times New Roman" w:hAnsi="Times New Roman" w:cs="Times New Roman"/>
        </w:rPr>
        <w:t xml:space="preserve">SHIELD Illinois, which </w:t>
      </w:r>
      <w:r w:rsidR="00E30365" w:rsidRPr="00D656F0">
        <w:rPr>
          <w:rFonts w:ascii="Times New Roman" w:eastAsia="Times New Roman" w:hAnsi="Times New Roman" w:cs="Times New Roman"/>
        </w:rPr>
        <w:t>provides</w:t>
      </w:r>
      <w:r w:rsidRPr="00D656F0">
        <w:rPr>
          <w:rFonts w:ascii="Times New Roman" w:eastAsia="Times New Roman" w:hAnsi="Times New Roman" w:cs="Times New Roman"/>
        </w:rPr>
        <w:t xml:space="preserve"> a cutting-edge saliva-based COVID-19 test to K</w:t>
      </w:r>
      <w:r w:rsidR="00704994" w:rsidRPr="00D656F0">
        <w:rPr>
          <w:rFonts w:ascii="Times New Roman" w:eastAsia="Times New Roman" w:hAnsi="Times New Roman" w:cs="Times New Roman"/>
        </w:rPr>
        <w:t>-</w:t>
      </w:r>
      <w:r w:rsidRPr="00D656F0">
        <w:rPr>
          <w:rFonts w:ascii="Times New Roman" w:eastAsia="Times New Roman" w:hAnsi="Times New Roman" w:cs="Times New Roman"/>
        </w:rPr>
        <w:t xml:space="preserve">12 schools, colleges, universities, businesses, and the </w:t>
      </w:r>
      <w:r w:rsidR="00854623" w:rsidRPr="00D656F0">
        <w:rPr>
          <w:rFonts w:ascii="Times New Roman" w:eastAsia="Times New Roman" w:hAnsi="Times New Roman" w:cs="Times New Roman"/>
        </w:rPr>
        <w:t xml:space="preserve">community centers </w:t>
      </w:r>
      <w:r w:rsidR="00FE240B" w:rsidRPr="00D656F0">
        <w:rPr>
          <w:rFonts w:ascii="Times New Roman" w:eastAsia="Times New Roman" w:hAnsi="Times New Roman" w:cs="Times New Roman"/>
        </w:rPr>
        <w:t xml:space="preserve">across </w:t>
      </w:r>
      <w:r w:rsidRPr="00D656F0">
        <w:rPr>
          <w:rFonts w:ascii="Times New Roman" w:eastAsia="Times New Roman" w:hAnsi="Times New Roman" w:cs="Times New Roman"/>
        </w:rPr>
        <w:t>Illinois</w:t>
      </w:r>
      <w:r w:rsidR="00B11803"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kwOTE0NjYtZDM1Yy00NDAwLTgxNDMtMzBjNTEzM2M4MDVlIiwicHJvcGVydGllcyI6eyJub3RlSW5kZXgiOjB9LCJpc0VkaXRlZCI6ZmFsc2UsIm1hbnVhbE92ZXJyaWRlIjp7ImlzTWFudWFsbHlPdmVycmlkZGVuIjpmYWxzZSwiY2l0ZXByb2NUZXh0IjoiKDI3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555589752"/>
          <w:placeholder>
            <w:docPart w:val="DefaultPlaceholder_-1854013440"/>
          </w:placeholder>
        </w:sdtPr>
        <w:sdtContent>
          <w:r w:rsidR="005E3EFE" w:rsidRPr="005E3EFE">
            <w:rPr>
              <w:rFonts w:ascii="Times New Roman" w:eastAsia="Times New Roman" w:hAnsi="Times New Roman" w:cs="Times New Roman"/>
              <w:color w:val="000000"/>
            </w:rPr>
            <w:t>(27)</w:t>
          </w:r>
        </w:sdtContent>
      </w:sdt>
      <w:r w:rsidRPr="00D656F0">
        <w:rPr>
          <w:rFonts w:ascii="Times New Roman" w:eastAsia="Times New Roman" w:hAnsi="Times New Roman" w:cs="Times New Roman"/>
        </w:rPr>
        <w:t xml:space="preserve">. </w:t>
      </w:r>
      <w:moveFromRangeStart w:id="78" w:author="Saunders, Milda [BSD] - MED" w:date="2024-11-05T20:39:00Z" w:name="move181731609"/>
      <w:moveFrom w:id="79" w:author="Saunders, Milda [BSD] - MED" w:date="2024-11-05T20:39:00Z" w16du:dateUtc="2024-11-06T02:39:00Z">
        <w:r w:rsidR="00C721EE" w:rsidRPr="00D656F0" w:rsidDel="00BF3A5F">
          <w:rPr>
            <w:rFonts w:ascii="Times New Roman" w:hAnsi="Times New Roman" w:cs="Times New Roman"/>
          </w:rPr>
          <w:t xml:space="preserve">Initially, SHIELD focused on preserving lives by allowing businesses to stay open. As it expanded into schools, the </w:t>
        </w:r>
        <w:r w:rsidR="00FA3905" w:rsidRPr="00D656F0" w:rsidDel="00BF3A5F">
          <w:rPr>
            <w:rFonts w:ascii="Times New Roman" w:hAnsi="Times New Roman" w:cs="Times New Roman"/>
          </w:rPr>
          <w:t>program</w:t>
        </w:r>
        <w:r w:rsidR="00C721EE" w:rsidRPr="00D656F0" w:rsidDel="00BF3A5F">
          <w:rPr>
            <w:rFonts w:ascii="Times New Roman" w:hAnsi="Times New Roman" w:cs="Times New Roman"/>
          </w:rPr>
          <w:t xml:space="preserve"> shifted towards ensuring students could remain in the classroom by maximizing access to testing and the number of students tested.</w:t>
        </w:r>
        <w:r w:rsidR="00C732BF" w:rsidRPr="00D656F0" w:rsidDel="00BF3A5F">
          <w:rPr>
            <w:rFonts w:ascii="Times New Roman" w:eastAsia="Times New Roman" w:hAnsi="Times New Roman" w:cs="Times New Roman"/>
          </w:rPr>
          <w:t xml:space="preserve"> </w:t>
        </w:r>
        <w:r w:rsidR="00C732BF" w:rsidRPr="00D656F0" w:rsidDel="00BF3A5F">
          <w:rPr>
            <w:rFonts w:ascii="Times New Roman" w:hAnsi="Times New Roman" w:cs="Times New Roman"/>
          </w:rPr>
          <w:t xml:space="preserve">A standout feature of the SHIELD program </w:t>
        </w:r>
        <w:r w:rsidR="005A0683" w:rsidRPr="00D656F0" w:rsidDel="00BF3A5F">
          <w:rPr>
            <w:rFonts w:ascii="Times New Roman" w:hAnsi="Times New Roman" w:cs="Times New Roman"/>
          </w:rPr>
          <w:t xml:space="preserve">is </w:t>
        </w:r>
        <w:r w:rsidR="00C732BF" w:rsidRPr="00D656F0" w:rsidDel="00BF3A5F">
          <w:rPr>
            <w:rFonts w:ascii="Times New Roman" w:hAnsi="Times New Roman" w:cs="Times New Roman"/>
          </w:rPr>
          <w:t xml:space="preserve">its ability to provide schools </w:t>
        </w:r>
        <w:r w:rsidR="00776E19" w:rsidRPr="00D656F0" w:rsidDel="00BF3A5F">
          <w:rPr>
            <w:rFonts w:ascii="Times New Roman" w:hAnsi="Times New Roman" w:cs="Times New Roman"/>
          </w:rPr>
          <w:t xml:space="preserve">with </w:t>
        </w:r>
        <w:r w:rsidR="00704994" w:rsidRPr="00D656F0" w:rsidDel="00BF3A5F">
          <w:rPr>
            <w:rFonts w:ascii="Times New Roman" w:hAnsi="Times New Roman" w:cs="Times New Roman"/>
          </w:rPr>
          <w:t xml:space="preserve">adequate </w:t>
        </w:r>
        <w:r w:rsidR="00776E19" w:rsidRPr="00D656F0" w:rsidDel="00BF3A5F">
          <w:rPr>
            <w:rFonts w:ascii="Times New Roman" w:hAnsi="Times New Roman" w:cs="Times New Roman"/>
          </w:rPr>
          <w:t>test</w:t>
        </w:r>
        <w:r w:rsidR="00C732BF" w:rsidRPr="00D656F0" w:rsidDel="00BF3A5F">
          <w:rPr>
            <w:rFonts w:ascii="Times New Roman" w:hAnsi="Times New Roman" w:cs="Times New Roman"/>
          </w:rPr>
          <w:t xml:space="preserve"> kits</w:t>
        </w:r>
        <w:r w:rsidR="00A50A75" w:rsidRPr="00D656F0" w:rsidDel="00BF3A5F">
          <w:rPr>
            <w:rFonts w:ascii="Times New Roman" w:hAnsi="Times New Roman" w:cs="Times New Roman"/>
          </w:rPr>
          <w:t xml:space="preserve"> </w:t>
        </w:r>
      </w:moveFrom>
      <w:sdt>
        <w:sdtPr>
          <w:rPr>
            <w:rFonts w:ascii="Times New Roman" w:eastAsia="Times New Roman" w:hAnsi="Times New Roman" w:cs="Times New Roman"/>
            <w:color w:val="000000"/>
          </w:rPr>
          <w:tag w:val="MENDELEY_CITATION_v3_eyJjaXRhdGlvbklEIjoiTUVOREVMRVlfQ0lUQVRJT05fNDE4OGMzMjAtMGNiMS00NzJlLWJlOTAtMmRjMjMxYTc1NTcyIiwicHJvcGVydGllcyI6eyJub3RlSW5kZXgiOjB9LCJpc0VkaXRlZCI6ZmFsc2UsIm1hbnVhbE92ZXJyaWRlIjp7ImlzTWFudWFsbHlPdmVycmlkZGVuIjpmYWxzZSwiY2l0ZXByb2NUZXh0IjoiKDI4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
          <w:id w:val="-334532769"/>
          <w:placeholder>
            <w:docPart w:val="DefaultPlaceholder_-1854013440"/>
          </w:placeholder>
        </w:sdtPr>
        <w:sdtContent>
          <w:moveFrom w:id="80" w:author="Saunders, Milda [BSD] - MED" w:date="2024-11-05T20:39:00Z" w16du:dateUtc="2024-11-06T02:39:00Z">
            <w:r w:rsidR="005E3EFE" w:rsidRPr="005E3EFE" w:rsidDel="00BF3A5F">
              <w:rPr>
                <w:rFonts w:ascii="Times New Roman" w:eastAsia="Times New Roman" w:hAnsi="Times New Roman" w:cs="Times New Roman"/>
                <w:color w:val="000000"/>
              </w:rPr>
              <w:t>(28)</w:t>
            </w:r>
          </w:moveFrom>
        </w:sdtContent>
      </w:sdt>
      <w:moveFrom w:id="81" w:author="Saunders, Milda [BSD] - MED" w:date="2024-11-05T20:39:00Z" w16du:dateUtc="2024-11-06T02:39:00Z">
        <w:r w:rsidR="005A17FB" w:rsidRPr="00D656F0" w:rsidDel="00BF3A5F">
          <w:rPr>
            <w:rFonts w:ascii="Times New Roman" w:eastAsia="Times New Roman" w:hAnsi="Times New Roman" w:cs="Times New Roman"/>
          </w:rPr>
          <w:t xml:space="preserve">. While the program has successfully increased testing rates across Illinois, its effectiveness in improving </w:t>
        </w:r>
      </w:moveFrom>
      <w:sdt>
        <w:sdtPr>
          <w:tag w:val="goog_rdk_48"/>
          <w:id w:val="505017615"/>
        </w:sdtPr>
        <w:sdtContent>
          <w:moveFrom w:id="82" w:author="Saunders, Milda [BSD] - MED" w:date="2024-11-05T20:39:00Z" w16du:dateUtc="2024-11-06T02:39:00Z">
            <w:r w:rsidR="005A17FB" w:rsidRPr="00D656F0" w:rsidDel="00BF3A5F">
              <w:rPr>
                <w:rFonts w:ascii="Times New Roman" w:eastAsia="Times New Roman" w:hAnsi="Times New Roman" w:cs="Times New Roman"/>
              </w:rPr>
              <w:t>COVID-19</w:t>
            </w:r>
          </w:moveFrom>
        </w:sdtContent>
      </w:sdt>
      <w:moveFrom w:id="83" w:author="Saunders, Milda [BSD] - MED" w:date="2024-11-05T20:39:00Z" w16du:dateUtc="2024-11-06T02:39:00Z">
        <w:r w:rsidR="004C1FB1" w:rsidRPr="00D656F0" w:rsidDel="00BF3A5F">
          <w:rPr>
            <w:rFonts w:ascii="Times New Roman" w:eastAsia="Times New Roman" w:hAnsi="Times New Roman" w:cs="Times New Roman"/>
          </w:rPr>
          <w:t xml:space="preserve"> </w:t>
        </w:r>
        <w:r w:rsidR="005A17FB" w:rsidRPr="00D656F0" w:rsidDel="00BF3A5F">
          <w:rPr>
            <w:rFonts w:ascii="Times New Roman" w:eastAsia="Times New Roman" w:hAnsi="Times New Roman" w:cs="Times New Roman"/>
          </w:rPr>
          <w:t xml:space="preserve">outcomes in </w:t>
        </w:r>
        <w:r w:rsidR="00EB4063" w:rsidRPr="00D656F0" w:rsidDel="00BF3A5F">
          <w:rPr>
            <w:rFonts w:ascii="Times New Roman" w:eastAsia="Times New Roman" w:hAnsi="Times New Roman" w:cs="Times New Roman"/>
          </w:rPr>
          <w:t>disadvantaged</w:t>
        </w:r>
        <w:r w:rsidR="005A17FB" w:rsidRPr="00D656F0" w:rsidDel="00BF3A5F">
          <w:rPr>
            <w:rFonts w:ascii="Times New Roman" w:eastAsia="Times New Roman" w:hAnsi="Times New Roman" w:cs="Times New Roman"/>
          </w:rPr>
          <w:t xml:space="preserve"> communities remains unclear. </w:t>
        </w:r>
      </w:moveFrom>
      <w:sdt>
        <w:sdtPr>
          <w:tag w:val="goog_rdk_50"/>
          <w:id w:val="1249925908"/>
        </w:sdtPr>
        <w:sdtContent/>
      </w:sdt>
      <w:moveFrom w:id="84" w:author="Saunders, Milda [BSD] - MED" w:date="2024-11-05T20:39:00Z" w16du:dateUtc="2024-11-06T02:39:00Z">
        <w:r w:rsidR="005A17FB" w:rsidRPr="00D656F0" w:rsidDel="00BF3A5F">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w:t>
        </w:r>
        <w:r w:rsidR="00981451" w:rsidRPr="00D656F0" w:rsidDel="00BF3A5F">
          <w:rPr>
            <w:rFonts w:ascii="Times New Roman" w:eastAsia="Times New Roman" w:hAnsi="Times New Roman" w:cs="Times New Roman"/>
          </w:rPr>
          <w:t>SHIELD Illinois's impact</w:t>
        </w:r>
        <w:r w:rsidR="005A17FB" w:rsidRPr="00D656F0" w:rsidDel="00BF3A5F">
          <w:rPr>
            <w:rFonts w:ascii="Times New Roman" w:eastAsia="Times New Roman" w:hAnsi="Times New Roman" w:cs="Times New Roman"/>
          </w:rPr>
          <w:t xml:space="preserve"> on the health of </w:t>
        </w:r>
        <w:r w:rsidR="005A46EE" w:rsidRPr="00D656F0" w:rsidDel="00BF3A5F">
          <w:rPr>
            <w:rFonts w:ascii="Times New Roman" w:eastAsia="Times New Roman" w:hAnsi="Times New Roman" w:cs="Times New Roman"/>
          </w:rPr>
          <w:t>disadvantaged</w:t>
        </w:r>
        <w:r w:rsidR="005A17FB" w:rsidRPr="00D656F0" w:rsidDel="00BF3A5F">
          <w:rPr>
            <w:rFonts w:ascii="Times New Roman" w:eastAsia="Times New Roman" w:hAnsi="Times New Roman" w:cs="Times New Roman"/>
          </w:rPr>
          <w:t xml:space="preserve"> communities in Chicago, especially when combined with data from the Chicago Department of Public Health and Electronic Health Record</w:t>
        </w:r>
        <w:r w:rsidR="00825C67" w:rsidRPr="00D656F0" w:rsidDel="00BF3A5F">
          <w:rPr>
            <w:rFonts w:ascii="Times New Roman" w:eastAsia="Times New Roman" w:hAnsi="Times New Roman" w:cs="Times New Roman"/>
          </w:rPr>
          <w:t xml:space="preserve"> (EHR)</w:t>
        </w:r>
        <w:r w:rsidR="005A17FB" w:rsidRPr="00D656F0" w:rsidDel="00BF3A5F">
          <w:rPr>
            <w:rFonts w:ascii="Times New Roman" w:eastAsia="Times New Roman" w:hAnsi="Times New Roman" w:cs="Times New Roman"/>
          </w:rPr>
          <w:t xml:space="preserve">. </w:t>
        </w:r>
      </w:moveFrom>
      <w:moveFromRangeEnd w:id="78"/>
    </w:p>
    <w:p w14:paraId="6E672897" w14:textId="7518BA20" w:rsidR="00257448" w:rsidRPr="00D656F0" w:rsidRDefault="00257448" w:rsidP="00451187">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w:t>
      </w:r>
      <w:r w:rsidRPr="00D656F0">
        <w:rPr>
          <w:rFonts w:ascii="Times New Roman" w:eastAsia="Times New Roman" w:hAnsi="Times New Roman" w:cs="Times New Roman"/>
        </w:rPr>
        <w:lastRenderedPageBreak/>
        <w:t>availability and COVID-19 ICU admission rates, with a focus on the moderating role of socioeconomic factors. Additionally, we evaluate the effect of SHIELD test centers in reducing ICU admissions across different COVID-19 waves, particularly in disadvantaged communities. The findings of this study underscore the potential benefits of expanding test center access to mitigate severe COVID-19 outcomes, emphasizing the critical need for equitable resource distribution in future pandemic responses.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0D14903D"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is a regional academic health system</w:t>
      </w:r>
      <w:r w:rsidR="00B9202B" w:rsidRPr="00AA2F2F">
        <w:rPr>
          <w:rFonts w:ascii="Times New Roman" w:eastAsia="Times New Roman" w:hAnsi="Times New Roman" w:cs="Times New Roman"/>
        </w:rPr>
        <w:t xml:space="preserve"> and a nationally ranked </w:t>
      </w:r>
      <w:r w:rsidR="00B9202B" w:rsidRPr="00F42F4A">
        <w:rPr>
          <w:rFonts w:ascii="Times New Roman" w:eastAsia="Times New Roman" w:hAnsi="Times New Roman" w:cs="Times New Roman"/>
        </w:rPr>
        <w:t xml:space="preserve">quaternary care facility </w:t>
      </w:r>
      <w:r w:rsidR="00B9202B" w:rsidRPr="00AA2F2F">
        <w:rPr>
          <w:rFonts w:ascii="Times New Roman" w:eastAsia="Times New Roman" w:hAnsi="Times New Roman" w:cs="Times New Roman"/>
        </w:rPr>
        <w:t>with 547 licensed beds</w:t>
      </w:r>
      <w:r w:rsidR="00C909A1" w:rsidRPr="00AA2F2F">
        <w:rPr>
          <w:rFonts w:ascii="Times New Roman" w:eastAsia="Times New Roman" w:hAnsi="Times New Roman" w:cs="Times New Roman"/>
        </w:rPr>
        <w:t>,</w:t>
      </w:r>
      <w:r w:rsidR="005A4205" w:rsidRPr="00AA2F2F">
        <w:rPr>
          <w:rFonts w:ascii="Times New Roman" w:eastAsia="Times New Roman" w:hAnsi="Times New Roman" w:cs="Times New Roman"/>
        </w:rPr>
        <w:t xml:space="preserve"> located in</w:t>
      </w:r>
      <w:r w:rsidR="00911601" w:rsidRPr="00AA2F2F">
        <w:rPr>
          <w:rFonts w:ascii="Times New Roman" w:eastAsia="Times New Roman" w:hAnsi="Times New Roman" w:cs="Times New Roman"/>
        </w:rPr>
        <w:t xml:space="preserve"> Chicago</w:t>
      </w:r>
      <w:r w:rsidR="00774EB4">
        <w:rPr>
          <w:rFonts w:ascii="Times New Roman" w:eastAsia="Times New Roman" w:hAnsi="Times New Roman" w:cs="Times New Roman"/>
        </w:rPr>
        <w:t>’</w:t>
      </w:r>
      <w:r w:rsidR="00911601" w:rsidRPr="00AA2F2F">
        <w:rPr>
          <w:rFonts w:ascii="Times New Roman" w:eastAsia="Times New Roman" w:hAnsi="Times New Roman" w:cs="Times New Roman"/>
        </w:rPr>
        <w:t>s western suburbs</w:t>
      </w:r>
      <w:r w:rsidR="00E03739" w:rsidRPr="00AA2F2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447B93" w:rsidRPr="00AA2F2F">
            <w:rPr>
              <w:rFonts w:ascii="Times New Roman" w:eastAsia="Times New Roman" w:hAnsi="Times New Roman" w:cs="Times New Roman"/>
              <w:color w:val="000000"/>
            </w:rPr>
            <w:t>(32,33)</w:t>
          </w:r>
        </w:sdtContent>
      </w:sdt>
      <w:r w:rsidR="00911601" w:rsidRPr="00AA2F2F">
        <w:rPr>
          <w:rFonts w:ascii="Times New Roman" w:eastAsia="Times New Roman" w:hAnsi="Times New Roman" w:cs="Times New Roman"/>
        </w:rPr>
        <w:t>.</w:t>
      </w:r>
      <w:r w:rsidR="00B9202B" w:rsidRPr="00AA2F2F">
        <w:rPr>
          <w:rFonts w:ascii="Times New Roman" w:eastAsia="Times New Roman" w:hAnsi="Times New Roman" w:cs="Times New Roman"/>
        </w:rPr>
        <w:t xml:space="preserve"> </w:t>
      </w:r>
      <w:r w:rsidR="00E12723" w:rsidRPr="00AA2F2F">
        <w:rPr>
          <w:rFonts w:ascii="Times New Roman" w:eastAsia="Times New Roman" w:hAnsi="Times New Roman" w:cs="Times New Roman"/>
        </w:rPr>
        <w:t xml:space="preserve">LUMC’s extensive catchment area and the high number of ICU admissions make it an ideal representative for examining the effectiveness of SHIELD testing and its correlation with COVID-19 ICU outcomes. </w:t>
      </w:r>
    </w:p>
    <w:p w14:paraId="0000001C" w14:textId="1419B5E7"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85"/>
      <w:r w:rsidR="00E311C4" w:rsidRPr="00AA2F2F">
        <w:rPr>
          <w:rFonts w:ascii="Times New Roman" w:eastAsia="Times New Roman" w:hAnsi="Times New Roman" w:cs="Times New Roman"/>
        </w:rPr>
        <w:t>excluding zip codes with lower patient volumes</w:t>
      </w:r>
      <w:commentRangeEnd w:id="85"/>
      <w:r w:rsidR="00470C50">
        <w:rPr>
          <w:rStyle w:val="CommentReference"/>
        </w:rPr>
        <w:commentReference w:id="85"/>
      </w:r>
      <w:r w:rsidR="00E311C4" w:rsidRPr="00AA2F2F">
        <w:rPr>
          <w:rFonts w:ascii="Times New Roman" w:eastAsia="Times New Roman" w:hAnsi="Times New Roman" w:cs="Times New Roman"/>
        </w:rPr>
        <w:t xml:space="preserve">, where the data </w:t>
      </w:r>
      <w:r w:rsidR="00E311C4" w:rsidRPr="00AA2F2F">
        <w:rPr>
          <w:rFonts w:ascii="Times New Roman" w:eastAsia="Times New Roman" w:hAnsi="Times New Roman" w:cs="Times New Roman"/>
        </w:rPr>
        <w:lastRenderedPageBreak/>
        <w:t>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0A198136">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38CCE4D2" w14:textId="7172526E" w:rsidR="001A7FC6" w:rsidRPr="00AA2F2F" w:rsidDel="001A7FC6" w:rsidRDefault="001A7FC6" w:rsidP="001A7FC6">
      <w:pPr>
        <w:spacing w:after="0" w:line="480" w:lineRule="auto"/>
        <w:jc w:val="both"/>
        <w:rPr>
          <w:del w:id="86" w:author="Saunders, Milda [BSD] - MED" w:date="2024-11-05T20:59:00Z" w16du:dateUtc="2024-11-06T02:59:00Z"/>
          <w:moveTo w:id="87" w:author="Saunders, Milda [BSD] - MED" w:date="2024-11-05T20:57:00Z" w16du:dateUtc="2024-11-06T02:57:00Z"/>
          <w:rFonts w:ascii="Times New Roman" w:eastAsia="Times New Roman" w:hAnsi="Times New Roman" w:cs="Times New Roman"/>
          <w:color w:val="000000"/>
        </w:rPr>
      </w:pPr>
      <w:ins w:id="88" w:author="Saunders, Milda [BSD] - MED" w:date="2024-11-05T21:01:00Z" w16du:dateUtc="2024-11-06T03:01:00Z">
        <w:r>
          <w:rPr>
            <w:rFonts w:ascii="Times New Roman" w:eastAsia="Times New Roman" w:hAnsi="Times New Roman" w:cs="Times New Roman"/>
          </w:rPr>
          <w:t xml:space="preserve">Independent </w:t>
        </w:r>
      </w:ins>
      <w:ins w:id="89" w:author="Saunders, Milda [BSD] - MED" w:date="2024-11-05T20:56:00Z" w16du:dateUtc="2024-11-06T02:56:00Z">
        <w:r w:rsidR="00470C50">
          <w:rPr>
            <w:rFonts w:ascii="Times New Roman" w:eastAsia="Times New Roman" w:hAnsi="Times New Roman" w:cs="Times New Roman"/>
          </w:rPr>
          <w:t>variable</w:t>
        </w:r>
      </w:ins>
      <w:ins w:id="90" w:author="Saunders, Milda [BSD] - MED" w:date="2024-11-05T21:01:00Z" w16du:dateUtc="2024-11-06T03:01:00Z">
        <w:r>
          <w:rPr>
            <w:rFonts w:ascii="Times New Roman" w:eastAsia="Times New Roman" w:hAnsi="Times New Roman" w:cs="Times New Roman"/>
          </w:rPr>
          <w:t>s</w:t>
        </w:r>
      </w:ins>
      <w:ins w:id="91" w:author="Saunders, Milda [BSD] - MED" w:date="2024-11-05T20:56:00Z" w16du:dateUtc="2024-11-06T02:56:00Z">
        <w:r w:rsidR="00470C50">
          <w:rPr>
            <w:rFonts w:ascii="Times New Roman" w:eastAsia="Times New Roman" w:hAnsi="Times New Roman" w:cs="Times New Roman"/>
          </w:rPr>
          <w:t xml:space="preserve">.  Area deprivation index </w:t>
        </w:r>
      </w:ins>
      <w:moveToRangeStart w:id="92" w:author="Saunders, Milda [BSD] - MED" w:date="2024-11-05T20:57:00Z" w:name="move181732653"/>
      <w:moveTo w:id="93" w:author="Saunders, Milda [BSD] - MED" w:date="2024-11-05T20:57:00Z" w16du:dateUtc="2024-11-06T02:57:00Z">
        <w:r w:rsidRPr="00AA2F2F">
          <w:rPr>
            <w:rFonts w:ascii="Times New Roman" w:eastAsia="Times New Roman" w:hAnsi="Times New Roman" w:cs="Times New Roman"/>
          </w:rPr>
          <w:t xml:space="preserve">This index uses publicly available data to assess factors such as income, education, employment, and housing quality. The ADI ranks neighborhoods by comparing their socioeconomic conditions to state and national averages, with higher rankings indicating greater disadvantage </w:t>
        </w:r>
      </w:moveTo>
      <w:sdt>
        <w:sdtPr>
          <w:rPr>
            <w:rFonts w:ascii="Times New Roman" w:eastAsia="Times New Roman" w:hAnsi="Times New Roman" w:cs="Times New Roman"/>
            <w:color w:val="000000"/>
          </w:rPr>
          <w:tag w:val="MENDELEY_CITATION_v3_eyJjaXRhdGlvbklEIjoiTUVOREVMRVlfQ0lUQVRJT05fNmJhZWQzMjEtNmFjNi00YWU5LWJiYjItZThiMjJiNjVmNjJlIiwicHJvcGVydGllcyI6eyJub3RlSW5kZXgiOjB9LCJpc0VkaXRlZCI6ZmFsc2UsIm1hbnVhbE92ZXJyaWRlIjp7ImlzTWFudWFsbHlPdmVycmlkZGVuIjpmYWxzZSwiY2l0ZXByb2NUZXh0IjoiKDM1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moveTo w:id="94" w:author="Saunders, Milda [BSD] - MED" w:date="2024-11-05T20:57:00Z" w16du:dateUtc="2024-11-06T02:57:00Z">
            <w:r w:rsidRPr="00AA2F2F">
              <w:rPr>
                <w:rFonts w:ascii="Times New Roman" w:eastAsia="Times New Roman" w:hAnsi="Times New Roman" w:cs="Times New Roman"/>
                <w:color w:val="000000"/>
              </w:rPr>
              <w:t>(35)</w:t>
            </w:r>
          </w:moveTo>
        </w:sdtContent>
      </w:sdt>
      <w:moveTo w:id="95" w:author="Saunders, Milda [BSD] - MED" w:date="2024-11-05T20:57:00Z" w16du:dateUtc="2024-11-06T02:57:00Z">
        <w:r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moveTo>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KDM2L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moveTo w:id="96" w:author="Saunders, Milda [BSD] - MED" w:date="2024-11-05T20:57:00Z" w16du:dateUtc="2024-11-06T02:57:00Z">
            <w:r w:rsidRPr="00AA2F2F">
              <w:rPr>
                <w:rFonts w:ascii="Times New Roman" w:eastAsia="Times New Roman" w:hAnsi="Times New Roman" w:cs="Times New Roman"/>
                <w:color w:val="000000"/>
              </w:rPr>
              <w:t>(36,37)</w:t>
            </w:r>
          </w:moveTo>
        </w:sdtContent>
      </w:sdt>
      <w:moveTo w:id="97" w:author="Saunders, Milda [BSD] - MED" w:date="2024-11-05T20:57:00Z" w16du:dateUtc="2024-11-06T02:57:00Z">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 xml:space="preserve">) based on socioeconomic factors </w:t>
        </w:r>
      </w:moveTo>
      <w:sdt>
        <w:sdtPr>
          <w:rPr>
            <w:rFonts w:ascii="Times New Roman" w:eastAsia="Times New Roman" w:hAnsi="Times New Roman" w:cs="Times New Roman"/>
            <w:color w:val="000000"/>
          </w:rPr>
          <w:tag w:val="MENDELEY_CITATION_v3_eyJjaXRhdGlvbklEIjoiTUVOREVMRVlfQ0lUQVRJT05fOTQxOTBjNGMtYTU1NC00ZmMzLTk0N2MtMmNhMTIyZGM4OTIzIiwicHJvcGVydGllcyI6eyJub3RlSW5kZXgiOjB9LCJpc0VkaXRlZCI6ZmFsc2UsIm1hbnVhbE92ZXJyaWRlIjp7ImlzTWFudWFsbHlPdmVycmlkZGVuIjpmYWxzZSwiY2l0ZXByb2NUZXh0IjoiK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moveTo w:id="98" w:author="Saunders, Milda [BSD] - MED" w:date="2024-11-05T20:57:00Z" w16du:dateUtc="2024-11-06T02:57:00Z">
            <w:r w:rsidRPr="00AA2F2F">
              <w:rPr>
                <w:rFonts w:ascii="Times New Roman" w:eastAsia="Times New Roman" w:hAnsi="Times New Roman" w:cs="Times New Roman"/>
                <w:color w:val="000000"/>
              </w:rPr>
              <w:t>(36)</w:t>
            </w:r>
          </w:moveTo>
        </w:sdtContent>
      </w:sdt>
      <w:moveTo w:id="99" w:author="Saunders, Milda [BSD] - MED" w:date="2024-11-05T20:57:00Z" w16du:dateUtc="2024-11-06T02:57:00Z">
        <w:r w:rsidRPr="00AA2F2F">
          <w:rPr>
            <w:rFonts w:ascii="Times New Roman" w:eastAsia="Times New Roman" w:hAnsi="Times New Roman" w:cs="Times New Roman"/>
            <w:color w:val="000000"/>
          </w:rPr>
          <w:t>.</w:t>
        </w:r>
      </w:moveTo>
      <w:ins w:id="100" w:author="Saunders, Milda [BSD] - MED" w:date="2024-11-05T20:59:00Z" w16du:dateUtc="2024-11-06T02:59:00Z">
        <w:r>
          <w:rPr>
            <w:rFonts w:ascii="Times New Roman" w:eastAsia="Times New Roman" w:hAnsi="Times New Roman" w:cs="Times New Roman"/>
          </w:rPr>
          <w:t xml:space="preserve"> </w:t>
        </w:r>
      </w:ins>
    </w:p>
    <w:p w14:paraId="0333A21D" w14:textId="579F079C" w:rsidR="00D068FC" w:rsidRPr="00AA2F2F" w:rsidRDefault="00281FA6" w:rsidP="00F42F4A">
      <w:pPr>
        <w:spacing w:after="0" w:line="480" w:lineRule="auto"/>
        <w:jc w:val="both"/>
        <w:rPr>
          <w:rFonts w:ascii="Times New Roman" w:eastAsia="Times New Roman" w:hAnsi="Times New Roman" w:cs="Times New Roman"/>
          <w:color w:val="000000"/>
        </w:rPr>
      </w:pPr>
      <w:moveFromRangeStart w:id="101" w:author="Saunders, Milda [BSD] - MED" w:date="2024-11-05T21:02:00Z" w:name="move181732936"/>
      <w:moveToRangeEnd w:id="92"/>
      <w:moveFrom w:id="102" w:author="Saunders, Milda [BSD] - MED" w:date="2024-11-05T21:02:00Z" w16du:dateUtc="2024-11-06T03:02:00Z">
        <w:r w:rsidRPr="00AA2F2F" w:rsidDel="001A7FC6">
          <w:rPr>
            <w:rFonts w:ascii="Times New Roman" w:eastAsia="Times New Roman" w:hAnsi="Times New Roman" w:cs="Times New Roman"/>
          </w:rPr>
          <w:t>The dataset comprised various variables essential for analyzing the impact of SHIELD test centers on COVID-19 ICU admission rates across different zip codes, including ADI, which maps the relative socioeconomic status of neighborhoods</w:t>
        </w:r>
        <w:r w:rsidR="00852FC2" w:rsidRPr="00AA2F2F" w:rsidDel="001A7FC6">
          <w:rPr>
            <w:rFonts w:ascii="Times New Roman" w:eastAsia="Times New Roman" w:hAnsi="Times New Roman" w:cs="Times New Roman"/>
          </w:rPr>
          <w:t xml:space="preserve"> </w:t>
        </w:r>
      </w:moveFrom>
      <w:sdt>
        <w:sdtPr>
          <w:rPr>
            <w:rFonts w:ascii="Times New Roman" w:eastAsia="Times New Roman" w:hAnsi="Times New Roman" w:cs="Times New Roman"/>
            <w:color w:val="000000"/>
          </w:rPr>
          <w:tag w:val="MENDELEY_CITATION_v3_eyJjaXRhdGlvbklEIjoiTUVOREVMRVlfQ0lUQVRJT05fNTI1OTEyY2UtZmNkNy00ZDEyLTllMDEtMzFjY2QzYjg0YjhlIiwicHJvcGVydGllcyI6eyJub3RlSW5kZXgiOjB9LCJpc0VkaXRlZCI6ZmFsc2UsIm1hbnVhbE92ZXJyaWRlIjp7ImlzTWFudWFsbHlPdmVycmlkZGVuIjpmYWxzZSwiY2l0ZXByb2NUZXh0IjoiKDM0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758916239"/>
          <w:placeholder>
            <w:docPart w:val="DefaultPlaceholder_-1854013440"/>
          </w:placeholder>
        </w:sdtPr>
        <w:sdtContent>
          <w:moveFrom w:id="103" w:author="Saunders, Milda [BSD] - MED" w:date="2024-11-05T21:02:00Z" w16du:dateUtc="2024-11-06T03:02:00Z">
            <w:r w:rsidR="00447B93" w:rsidRPr="00AA2F2F" w:rsidDel="001A7FC6">
              <w:rPr>
                <w:rFonts w:ascii="Times New Roman" w:eastAsia="Times New Roman" w:hAnsi="Times New Roman" w:cs="Times New Roman"/>
                <w:color w:val="000000"/>
              </w:rPr>
              <w:t>(34)</w:t>
            </w:r>
          </w:moveFrom>
        </w:sdtContent>
      </w:sdt>
      <w:moveFrom w:id="104" w:author="Saunders, Milda [BSD] - MED" w:date="2024-11-05T21:02:00Z" w16du:dateUtc="2024-11-06T03:02:00Z">
        <w:r w:rsidRPr="00AA2F2F" w:rsidDel="001A7FC6">
          <w:rPr>
            <w:rFonts w:ascii="Times New Roman" w:eastAsia="Times New Roman" w:hAnsi="Times New Roman" w:cs="Times New Roman"/>
          </w:rPr>
          <w:t>. This integration allows for a deeper understanding of how socioeconomic factors influence the effectiveness of SHIELD interventions.</w:t>
        </w:r>
        <w:r w:rsidR="00C23E02" w:rsidRPr="00AA2F2F" w:rsidDel="001A7FC6">
          <w:rPr>
            <w:rFonts w:ascii="Times New Roman" w:eastAsia="Times New Roman" w:hAnsi="Times New Roman" w:cs="Times New Roman"/>
          </w:rPr>
          <w:t xml:space="preserve"> </w:t>
        </w:r>
      </w:moveFrom>
      <w:moveFromRangeStart w:id="105" w:author="Saunders, Milda [BSD] - MED" w:date="2024-11-05T20:57:00Z" w:name="move181732653"/>
      <w:moveFromRangeEnd w:id="101"/>
      <w:moveFrom w:id="106" w:author="Saunders, Milda [BSD] - MED" w:date="2024-11-05T20:57:00Z" w16du:dateUtc="2024-11-06T02:57:00Z">
        <w:r w:rsidR="002E49E9" w:rsidRPr="00AA2F2F" w:rsidDel="001A7FC6">
          <w:rPr>
            <w:rFonts w:ascii="Times New Roman" w:eastAsia="Times New Roman" w:hAnsi="Times New Roman" w:cs="Times New Roman"/>
          </w:rPr>
          <w:t xml:space="preserve">This index </w:t>
        </w:r>
        <w:r w:rsidR="00C23E02" w:rsidRPr="00AA2F2F" w:rsidDel="001A7FC6">
          <w:rPr>
            <w:rFonts w:ascii="Times New Roman" w:eastAsia="Times New Roman" w:hAnsi="Times New Roman" w:cs="Times New Roman"/>
          </w:rPr>
          <w:t xml:space="preserve">uses publicly available data to assess factors such as income, education, employment, and housing quality. The ADI ranks neighborhoods by comparing their socioeconomic conditions to state and national averages, with higher </w:t>
        </w:r>
        <w:r w:rsidR="00C23E02" w:rsidRPr="00AA2F2F" w:rsidDel="001A7FC6">
          <w:rPr>
            <w:rFonts w:ascii="Times New Roman" w:eastAsia="Times New Roman" w:hAnsi="Times New Roman" w:cs="Times New Roman"/>
          </w:rPr>
          <w:lastRenderedPageBreak/>
          <w:t>rankings indicating greater disadvantage</w:t>
        </w:r>
        <w:r w:rsidR="00B726F1" w:rsidRPr="00AA2F2F" w:rsidDel="001A7FC6">
          <w:rPr>
            <w:rFonts w:ascii="Times New Roman" w:eastAsia="Times New Roman" w:hAnsi="Times New Roman" w:cs="Times New Roman"/>
          </w:rPr>
          <w:t xml:space="preserve"> </w:t>
        </w:r>
      </w:moveFrom>
      <w:sdt>
        <w:sdtPr>
          <w:rPr>
            <w:rFonts w:ascii="Times New Roman" w:eastAsia="Times New Roman" w:hAnsi="Times New Roman" w:cs="Times New Roman"/>
            <w:color w:val="000000"/>
          </w:rPr>
          <w:tag w:val="MENDELEY_CITATION_v3_eyJjaXRhdGlvbklEIjoiTUVOREVMRVlfQ0lUQVRJT05fNmJhZWQzMjEtNmFjNi00YWU5LWJiYjItZThiMjJiNjVmNjJlIiwicHJvcGVydGllcyI6eyJub3RlSW5kZXgiOjB9LCJpc0VkaXRlZCI6ZmFsc2UsIm1hbnVhbE92ZXJyaWRlIjp7ImlzTWFudWFsbHlPdmVycmlkZGVuIjpmYWxzZSwiY2l0ZXByb2NUZXh0IjoiKDM1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1169101104"/>
          <w:placeholder>
            <w:docPart w:val="DefaultPlaceholder_-1854013440"/>
          </w:placeholder>
        </w:sdtPr>
        <w:sdtContent>
          <w:moveFrom w:id="107" w:author="Saunders, Milda [BSD] - MED" w:date="2024-11-05T20:57:00Z" w16du:dateUtc="2024-11-06T02:57:00Z">
            <w:r w:rsidR="00447B93" w:rsidRPr="00AA2F2F" w:rsidDel="001A7FC6">
              <w:rPr>
                <w:rFonts w:ascii="Times New Roman" w:eastAsia="Times New Roman" w:hAnsi="Times New Roman" w:cs="Times New Roman"/>
                <w:color w:val="000000"/>
              </w:rPr>
              <w:t>(35)</w:t>
            </w:r>
          </w:moveFrom>
        </w:sdtContent>
      </w:sdt>
      <w:moveFrom w:id="108" w:author="Saunders, Milda [BSD] - MED" w:date="2024-11-05T20:57:00Z" w16du:dateUtc="2024-11-06T02:57:00Z">
        <w:r w:rsidR="00C23E02" w:rsidRPr="00AA2F2F" w:rsidDel="001A7FC6">
          <w:rPr>
            <w:rFonts w:ascii="Times New Roman" w:eastAsia="Times New Roman" w:hAnsi="Times New Roman" w:cs="Times New Roman"/>
          </w:rPr>
          <w:t>.</w:t>
        </w:r>
        <w:r w:rsidR="002102A1" w:rsidRPr="00AA2F2F" w:rsidDel="001A7FC6">
          <w:rPr>
            <w:rFonts w:ascii="Times New Roman" w:eastAsia="Times New Roman" w:hAnsi="Times New Roman" w:cs="Times New Roman"/>
          </w:rPr>
          <w:t xml:space="preserve"> </w:t>
        </w:r>
        <w:r w:rsidR="00C23E02" w:rsidRPr="00AA2F2F" w:rsidDel="001A7FC6">
          <w:rPr>
            <w:rFonts w:ascii="Times New Roman" w:eastAsia="Times New Roman" w:hAnsi="Times New Roman" w:cs="Times New Roman"/>
          </w:rPr>
          <w:t>This tool helps identify neighborhoods facing significant socioeconomic challenges, making them potential priorities for future investment and support initiatives</w:t>
        </w:r>
        <w:r w:rsidR="00821726" w:rsidRPr="00AA2F2F" w:rsidDel="001A7FC6">
          <w:rPr>
            <w:rFonts w:ascii="Times New Roman" w:eastAsia="Times New Roman" w:hAnsi="Times New Roman" w:cs="Times New Roman"/>
          </w:rPr>
          <w:t xml:space="preserve"> </w:t>
        </w:r>
      </w:moveFrom>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KDM2L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Content>
          <w:moveFrom w:id="109" w:author="Saunders, Milda [BSD] - MED" w:date="2024-11-05T20:57:00Z" w16du:dateUtc="2024-11-06T02:57:00Z">
            <w:r w:rsidR="00447B93" w:rsidRPr="00AA2F2F" w:rsidDel="001A7FC6">
              <w:rPr>
                <w:rFonts w:ascii="Times New Roman" w:eastAsia="Times New Roman" w:hAnsi="Times New Roman" w:cs="Times New Roman"/>
                <w:color w:val="000000"/>
              </w:rPr>
              <w:t>(36,37)</w:t>
            </w:r>
          </w:moveFrom>
        </w:sdtContent>
      </w:sdt>
      <w:moveFrom w:id="110" w:author="Saunders, Milda [BSD] - MED" w:date="2024-11-05T20:57:00Z" w16du:dateUtc="2024-11-06T02:57:00Z">
        <w:r w:rsidR="00C23E02" w:rsidRPr="00AA2F2F" w:rsidDel="001A7FC6">
          <w:rPr>
            <w:rFonts w:ascii="Times New Roman" w:eastAsia="Times New Roman" w:hAnsi="Times New Roman" w:cs="Times New Roman"/>
          </w:rPr>
          <w:t>.</w:t>
        </w:r>
        <w:r w:rsidR="00AE084F" w:rsidRPr="00AA2F2F" w:rsidDel="001A7FC6">
          <w:rPr>
            <w:rFonts w:ascii="Times New Roman" w:eastAsia="Times New Roman" w:hAnsi="Times New Roman" w:cs="Times New Roman"/>
          </w:rPr>
          <w:t xml:space="preserve"> </w:t>
        </w:r>
        <w:r w:rsidR="00C03B4F" w:rsidRPr="00AA2F2F" w:rsidDel="001A7FC6">
          <w:rPr>
            <w:rFonts w:ascii="Times New Roman" w:eastAsia="Times New Roman" w:hAnsi="Times New Roman" w:cs="Times New Roman"/>
            <w:color w:val="000000"/>
          </w:rPr>
          <w:t xml:space="preserve">We consider </w:t>
        </w:r>
        <w:r w:rsidR="000B72C8" w:rsidDel="001A7FC6">
          <w:rPr>
            <w:rFonts w:ascii="Times New Roman" w:eastAsia="Times New Roman" w:hAnsi="Times New Roman" w:cs="Times New Roman"/>
            <w:color w:val="000000"/>
          </w:rPr>
          <w:t>low</w:t>
        </w:r>
        <w:r w:rsidR="00DD6AB3" w:rsidRPr="00AA2F2F" w:rsidDel="001A7FC6">
          <w:rPr>
            <w:rFonts w:ascii="Times New Roman" w:eastAsia="Times New Roman" w:hAnsi="Times New Roman" w:cs="Times New Roman"/>
            <w:color w:val="000000"/>
          </w:rPr>
          <w:t xml:space="preserve"> disadvantaged </w:t>
        </w:r>
        <w:r w:rsidR="00AD1A14" w:rsidRPr="00AA2F2F" w:rsidDel="001A7FC6">
          <w:rPr>
            <w:rFonts w:ascii="Times New Roman" w:eastAsia="Times New Roman" w:hAnsi="Times New Roman" w:cs="Times New Roman"/>
            <w:color w:val="000000"/>
          </w:rPr>
          <w:t>zip codes</w:t>
        </w:r>
        <w:r w:rsidR="00C03B4F" w:rsidRPr="00AA2F2F" w:rsidDel="001A7FC6">
          <w:rPr>
            <w:rFonts w:ascii="Times New Roman" w:eastAsia="Times New Roman" w:hAnsi="Times New Roman" w:cs="Times New Roman"/>
            <w:color w:val="000000"/>
          </w:rPr>
          <w:t xml:space="preserve"> to be scores 1 through 4 (</w:t>
        </w:r>
        <w:r w:rsidR="00C03B4F" w:rsidRPr="00AA2F2F" w:rsidDel="001A7FC6">
          <w:rPr>
            <w:rFonts w:ascii="Times New Roman" w:eastAsia="Times New Roman" w:hAnsi="Times New Roman" w:cs="Times New Roman"/>
            <w:i/>
            <w:iCs/>
            <w:color w:val="000000"/>
          </w:rPr>
          <w:t>N = 86</w:t>
        </w:r>
        <w:r w:rsidR="00C03B4F" w:rsidRPr="00AA2F2F" w:rsidDel="001A7FC6">
          <w:rPr>
            <w:rFonts w:ascii="Times New Roman" w:eastAsia="Times New Roman" w:hAnsi="Times New Roman" w:cs="Times New Roman"/>
            <w:color w:val="000000"/>
          </w:rPr>
          <w:t xml:space="preserve">) and </w:t>
        </w:r>
        <w:r w:rsidR="00DD6AB3" w:rsidRPr="00AA2F2F" w:rsidDel="001A7FC6">
          <w:rPr>
            <w:rFonts w:ascii="Times New Roman" w:eastAsia="Times New Roman" w:hAnsi="Times New Roman" w:cs="Times New Roman"/>
            <w:color w:val="000000"/>
          </w:rPr>
          <w:t xml:space="preserve">high disadvantaged </w:t>
        </w:r>
        <w:r w:rsidR="00AD1A14" w:rsidRPr="00AA2F2F" w:rsidDel="001A7FC6">
          <w:rPr>
            <w:rFonts w:ascii="Times New Roman" w:eastAsia="Times New Roman" w:hAnsi="Times New Roman" w:cs="Times New Roman"/>
            <w:color w:val="000000"/>
          </w:rPr>
          <w:t xml:space="preserve">zip codes </w:t>
        </w:r>
        <w:r w:rsidR="00C03B4F" w:rsidRPr="00AA2F2F" w:rsidDel="001A7FC6">
          <w:rPr>
            <w:rFonts w:ascii="Times New Roman" w:eastAsia="Times New Roman" w:hAnsi="Times New Roman" w:cs="Times New Roman"/>
            <w:color w:val="000000"/>
          </w:rPr>
          <w:t xml:space="preserve">to be </w:t>
        </w:r>
        <w:r w:rsidR="00C03B4F" w:rsidRPr="00F42F4A" w:rsidDel="001A7FC6">
          <w:rPr>
            <w:rFonts w:ascii="Times New Roman" w:eastAsia="Times New Roman" w:hAnsi="Times New Roman" w:cs="Times New Roman"/>
          </w:rPr>
          <w:t>scores</w:t>
        </w:r>
        <w:r w:rsidR="00C03B4F" w:rsidRPr="00AA2F2F" w:rsidDel="001A7FC6">
          <w:rPr>
            <w:rFonts w:ascii="Times New Roman" w:eastAsia="Times New Roman" w:hAnsi="Times New Roman" w:cs="Times New Roman"/>
            <w:color w:val="000000"/>
          </w:rPr>
          <w:t xml:space="preserve"> 5 through 9 (</w:t>
        </w:r>
        <w:r w:rsidR="00C03B4F" w:rsidRPr="00AA2F2F" w:rsidDel="001A7FC6">
          <w:rPr>
            <w:rFonts w:ascii="Times New Roman" w:eastAsia="Times New Roman" w:hAnsi="Times New Roman" w:cs="Times New Roman"/>
            <w:i/>
            <w:iCs/>
            <w:color w:val="000000"/>
          </w:rPr>
          <w:t>N = 61</w:t>
        </w:r>
        <w:r w:rsidR="00C03B4F" w:rsidRPr="00AA2F2F" w:rsidDel="001A7FC6">
          <w:rPr>
            <w:rFonts w:ascii="Times New Roman" w:eastAsia="Times New Roman" w:hAnsi="Times New Roman" w:cs="Times New Roman"/>
            <w:color w:val="000000"/>
          </w:rPr>
          <w:t>) based on socioeconomic factors</w:t>
        </w:r>
        <w:r w:rsidR="00F10AD3" w:rsidRPr="00AA2F2F" w:rsidDel="001A7FC6">
          <w:rPr>
            <w:rFonts w:ascii="Times New Roman" w:eastAsia="Times New Roman" w:hAnsi="Times New Roman" w:cs="Times New Roman"/>
            <w:color w:val="000000"/>
          </w:rPr>
          <w:t xml:space="preserve"> </w:t>
        </w:r>
      </w:moveFrom>
      <w:sdt>
        <w:sdtPr>
          <w:rPr>
            <w:rFonts w:ascii="Times New Roman" w:eastAsia="Times New Roman" w:hAnsi="Times New Roman" w:cs="Times New Roman"/>
            <w:color w:val="000000"/>
          </w:rPr>
          <w:tag w:val="MENDELEY_CITATION_v3_eyJjaXRhdGlvbklEIjoiTUVOREVMRVlfQ0lUQVRJT05fOTQxOTBjNGMtYTU1NC00ZmMzLTk0N2MtMmNhMTIyZGM4OTIzIiwicHJvcGVydGllcyI6eyJub3RlSW5kZXgiOjB9LCJpc0VkaXRlZCI6ZmFsc2UsIm1hbnVhbE92ZXJyaWRlIjp7ImlzTWFudWFsbHlPdmVycmlkZGVuIjpmYWxzZSwiY2l0ZXByb2NUZXh0IjoiK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947432468"/>
          <w:placeholder>
            <w:docPart w:val="DefaultPlaceholder_-1854013440"/>
          </w:placeholder>
        </w:sdtPr>
        <w:sdtContent>
          <w:moveFrom w:id="111" w:author="Saunders, Milda [BSD] - MED" w:date="2024-11-05T20:57:00Z" w16du:dateUtc="2024-11-06T02:57:00Z">
            <w:r w:rsidR="00447B93" w:rsidRPr="00AA2F2F" w:rsidDel="001A7FC6">
              <w:rPr>
                <w:rFonts w:ascii="Times New Roman" w:eastAsia="Times New Roman" w:hAnsi="Times New Roman" w:cs="Times New Roman"/>
                <w:color w:val="000000"/>
              </w:rPr>
              <w:t>(36)</w:t>
            </w:r>
          </w:moveFrom>
        </w:sdtContent>
      </w:sdt>
      <w:moveFrom w:id="112" w:author="Saunders, Milda [BSD] - MED" w:date="2024-11-05T20:57:00Z" w16du:dateUtc="2024-11-06T02:57:00Z">
        <w:r w:rsidR="00F10AD3" w:rsidRPr="00AA2F2F" w:rsidDel="001A7FC6">
          <w:rPr>
            <w:rFonts w:ascii="Times New Roman" w:eastAsia="Times New Roman" w:hAnsi="Times New Roman" w:cs="Times New Roman"/>
            <w:color w:val="000000"/>
          </w:rPr>
          <w:t>.</w:t>
        </w:r>
      </w:moveFrom>
      <w:moveFromRangeEnd w:id="105"/>
    </w:p>
    <w:p w14:paraId="29558F8D" w14:textId="77777777" w:rsidR="001A7FC6" w:rsidRDefault="001A7FC6" w:rsidP="00F42F4A">
      <w:pPr>
        <w:spacing w:after="0" w:line="480" w:lineRule="auto"/>
        <w:jc w:val="both"/>
        <w:rPr>
          <w:ins w:id="113" w:author="Saunders, Milda [BSD] - MED" w:date="2024-11-05T21:02:00Z" w16du:dateUtc="2024-11-06T03:02:00Z"/>
          <w:rFonts w:ascii="Times New Roman" w:eastAsia="Times New Roman" w:hAnsi="Times New Roman" w:cs="Times New Roman"/>
        </w:rPr>
      </w:pPr>
      <w:ins w:id="114" w:author="Saunders, Milda [BSD] - MED" w:date="2024-11-05T21:00:00Z" w16du:dateUtc="2024-11-06T03:00:00Z">
        <w:r>
          <w:rPr>
            <w:rFonts w:ascii="Times New Roman" w:eastAsia="Times New Roman" w:hAnsi="Times New Roman" w:cs="Times New Roman"/>
            <w:color w:val="000000"/>
          </w:rPr>
          <w:t xml:space="preserve">Number of SHIELD test centers.  </w:t>
        </w:r>
      </w:ins>
      <w:del w:id="115" w:author="Saunders, Milda [BSD] - MED" w:date="2024-11-05T21:00:00Z" w16du:dateUtc="2024-11-06T03:00:00Z">
        <w:r w:rsidR="00585E01" w:rsidRPr="00AA2F2F" w:rsidDel="001A7FC6">
          <w:rPr>
            <w:rFonts w:ascii="Times New Roman" w:eastAsia="Times New Roman" w:hAnsi="Times New Roman" w:cs="Times New Roman"/>
            <w:color w:val="000000"/>
          </w:rPr>
          <w:delText xml:space="preserve">In this study, we </w:delText>
        </w:r>
        <w:r w:rsidR="00AD1A14" w:rsidRPr="00AA2F2F" w:rsidDel="001A7FC6">
          <w:rPr>
            <w:rFonts w:ascii="Times New Roman" w:eastAsia="Times New Roman" w:hAnsi="Times New Roman" w:cs="Times New Roman"/>
            <w:color w:val="000000"/>
          </w:rPr>
          <w:delText>use</w:delText>
        </w:r>
      </w:del>
      <w:r w:rsidR="00585E01" w:rsidRPr="00AA2F2F">
        <w:rPr>
          <w:rFonts w:ascii="Times New Roman" w:eastAsia="Times New Roman" w:hAnsi="Times New Roman" w:cs="Times New Roman"/>
          <w:color w:val="000000"/>
        </w:rPr>
        <w:t xml:space="preserve"> </w:t>
      </w:r>
      <w:ins w:id="116" w:author="Saunders, Milda [BSD] - MED" w:date="2024-11-05T21:00:00Z" w16du:dateUtc="2024-11-06T03:00:00Z">
        <w:r>
          <w:rPr>
            <w:rFonts w:ascii="Times New Roman" w:eastAsia="Times New Roman" w:hAnsi="Times New Roman" w:cs="Times New Roman"/>
            <w:color w:val="000000"/>
          </w:rPr>
          <w:t>T</w:t>
        </w:r>
      </w:ins>
      <w:del w:id="117" w:author="Saunders, Milda [BSD] - MED" w:date="2024-11-05T21:00:00Z" w16du:dateUtc="2024-11-06T03:00:00Z">
        <w:r w:rsidR="00585E01" w:rsidRPr="00AA2F2F" w:rsidDel="001A7FC6">
          <w:rPr>
            <w:rFonts w:ascii="Times New Roman" w:eastAsia="Times New Roman" w:hAnsi="Times New Roman" w:cs="Times New Roman"/>
            <w:color w:val="000000"/>
          </w:rPr>
          <w:delText>t</w:delText>
        </w:r>
      </w:del>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ins w:id="118" w:author="Saunders, Milda [BSD] - MED" w:date="2024-11-05T21:00:00Z" w16du:dateUtc="2024-11-06T03:00:00Z">
        <w:r>
          <w:rPr>
            <w:rFonts w:ascii="Times New Roman" w:eastAsia="Times New Roman" w:hAnsi="Times New Roman" w:cs="Times New Roman"/>
            <w:color w:val="000000"/>
          </w:rPr>
          <w:t>w</w:t>
        </w:r>
      </w:ins>
      <w:r w:rsidR="00AD1A14" w:rsidRPr="00AA2F2F">
        <w:rPr>
          <w:rFonts w:ascii="Times New Roman" w:eastAsia="Times New Roman" w:hAnsi="Times New Roman" w:cs="Times New Roman"/>
          <w:color w:val="000000"/>
        </w:rPr>
        <w:t>as the dependent variable</w:t>
      </w:r>
      <w:r w:rsidR="00585E01" w:rsidRPr="00AA2F2F">
        <w:rPr>
          <w:rFonts w:ascii="Times New Roman" w:eastAsia="Times New Roman" w:hAnsi="Times New Roman" w:cs="Times New Roman"/>
          <w:color w:val="000000"/>
        </w:rPr>
        <w:t>, 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Although these centers are in </w:t>
      </w:r>
      <w:r w:rsidR="00F43692" w:rsidRPr="00AA2F2F">
        <w:rPr>
          <w:rFonts w:ascii="Times New Roman" w:eastAsia="Times New Roman" w:hAnsi="Times New Roman" w:cs="Times New Roman"/>
          <w:color w:val="000000"/>
        </w:rPr>
        <w:t xml:space="preserve">facilities such as </w:t>
      </w:r>
      <w:r w:rsidR="00585E01" w:rsidRPr="00AA2F2F">
        <w:rPr>
          <w:rFonts w:ascii="Times New Roman" w:eastAsia="Times New Roman" w:hAnsi="Times New Roman" w:cs="Times New Roman"/>
          <w:color w:val="000000"/>
        </w:rPr>
        <w:t>schools within specific zip codes, students often attend schools outside their residential areas. Since students</w:t>
      </w:r>
      <w:r w:rsidR="00585E01" w:rsidRPr="00DA49D9">
        <w:rPr>
          <w:rFonts w:ascii="Times New Roman" w:eastAsia="Times New Roman" w:hAnsi="Times New Roman" w:cs="Times New Roman"/>
          <w:color w:val="000000"/>
        </w:rPr>
        <w:t xml:space="preserve"> represent their home communities, it is crucial to account for the effective number of centers to reflect their broader reach across adjacent regions</w:t>
      </w:r>
      <w:r w:rsidR="00881B7E" w:rsidRPr="00DA49D9">
        <w:rPr>
          <w:rFonts w:ascii="Times New Roman" w:eastAsia="Times New Roman" w:hAnsi="Times New Roman" w:cs="Times New Roman"/>
          <w:color w:val="000000"/>
        </w:rPr>
        <w:t xml:space="preserve">.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p>
    <w:p w14:paraId="61CAFE1F" w14:textId="658CB2CF" w:rsidR="001A7FC6" w:rsidRDefault="001A7FC6" w:rsidP="00F42F4A">
      <w:pPr>
        <w:spacing w:after="0" w:line="480" w:lineRule="auto"/>
        <w:jc w:val="both"/>
        <w:rPr>
          <w:ins w:id="119" w:author="Saunders, Milda [BSD] - MED" w:date="2024-11-05T21:01:00Z" w16du:dateUtc="2024-11-06T03:01:00Z"/>
          <w:rFonts w:ascii="Times New Roman" w:eastAsia="Times New Roman" w:hAnsi="Times New Roman" w:cs="Times New Roman"/>
        </w:rPr>
      </w:pPr>
      <w:ins w:id="120" w:author="Saunders, Milda [BSD] - MED" w:date="2024-11-05T21:02:00Z" w16du:dateUtc="2024-11-06T03:02:00Z">
        <w:r>
          <w:rPr>
            <w:rFonts w:ascii="Times New Roman" w:eastAsia="Times New Roman" w:hAnsi="Times New Roman" w:cs="Times New Roman"/>
          </w:rPr>
          <w:t xml:space="preserve">Other variables. </w:t>
        </w:r>
      </w:ins>
      <w:moveToRangeStart w:id="121" w:author="Saunders, Milda [BSD] - MED" w:date="2024-11-05T21:02:00Z" w:name="move181732936"/>
      <w:moveTo w:id="122" w:author="Saunders, Milda [BSD] - MED" w:date="2024-11-05T21:02:00Z" w16du:dateUtc="2024-11-06T03:02:00Z">
        <w:del w:id="123" w:author="Saunders, Milda [BSD] - MED" w:date="2024-11-05T21:02:00Z" w16du:dateUtc="2024-11-06T03:02:00Z">
          <w:r w:rsidRPr="00AA2F2F" w:rsidDel="001A7FC6">
            <w:rPr>
              <w:rFonts w:ascii="Times New Roman" w:eastAsia="Times New Roman" w:hAnsi="Times New Roman" w:cs="Times New Roman"/>
            </w:rPr>
            <w:delText xml:space="preserve">The dataset comprised various variables essential for analyzing the impact of SHIELD test centers on COVID-19 ICU admission rates across different zip codes, including ADI, which maps the relative socioeconomic status of neighborhoods </w:delText>
          </w:r>
        </w:del>
      </w:moveTo>
      <w:customXmlDelRangeStart w:id="124" w:author="Saunders, Milda [BSD] - MED" w:date="2024-11-05T21:02:00Z"/>
      <w:sdt>
        <w:sdtPr>
          <w:rPr>
            <w:rFonts w:ascii="Times New Roman" w:eastAsia="Times New Roman" w:hAnsi="Times New Roman" w:cs="Times New Roman"/>
            <w:color w:val="000000"/>
          </w:rPr>
          <w:tag w:val="MENDELEY_CITATION_v3_eyJjaXRhdGlvbklEIjoiTUVOREVMRVlfQ0lUQVRJT05fNTI1OTEyY2UtZmNkNy00ZDEyLTllMDEtMzFjY2QzYjg0YjhlIiwicHJvcGVydGllcyI6eyJub3RlSW5kZXgiOjB9LCJpc0VkaXRlZCI6ZmFsc2UsIm1hbnVhbE92ZXJyaWRlIjp7ImlzTWFudWFsbHlPdmVycmlkZGVuIjpmYWxzZSwiY2l0ZXByb2NUZXh0IjoiKDM0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254711783"/>
          <w:placeholder>
            <w:docPart w:val="C6CD6DEF3169431DA5EA43D12621E8DB"/>
          </w:placeholder>
        </w:sdtPr>
        <w:sdtContent>
          <w:customXmlDelRangeEnd w:id="124"/>
          <w:moveTo w:id="125" w:author="Saunders, Milda [BSD] - MED" w:date="2024-11-05T21:02:00Z" w16du:dateUtc="2024-11-06T03:02:00Z">
            <w:del w:id="126" w:author="Saunders, Milda [BSD] - MED" w:date="2024-11-05T21:02:00Z" w16du:dateUtc="2024-11-06T03:02:00Z">
              <w:r w:rsidRPr="00AA2F2F" w:rsidDel="001A7FC6">
                <w:rPr>
                  <w:rFonts w:ascii="Times New Roman" w:eastAsia="Times New Roman" w:hAnsi="Times New Roman" w:cs="Times New Roman"/>
                  <w:color w:val="000000"/>
                </w:rPr>
                <w:delText>(34)</w:delText>
              </w:r>
            </w:del>
          </w:moveTo>
          <w:customXmlDelRangeStart w:id="127" w:author="Saunders, Milda [BSD] - MED" w:date="2024-11-05T21:02:00Z"/>
        </w:sdtContent>
      </w:sdt>
      <w:customXmlDelRangeEnd w:id="127"/>
      <w:moveTo w:id="128" w:author="Saunders, Milda [BSD] - MED" w:date="2024-11-05T21:02:00Z" w16du:dateUtc="2024-11-06T03:02:00Z">
        <w:del w:id="129" w:author="Saunders, Milda [BSD] - MED" w:date="2024-11-05T21:02:00Z" w16du:dateUtc="2024-11-06T03:02:00Z">
          <w:r w:rsidRPr="00AA2F2F" w:rsidDel="001A7FC6">
            <w:rPr>
              <w:rFonts w:ascii="Times New Roman" w:eastAsia="Times New Roman" w:hAnsi="Times New Roman" w:cs="Times New Roman"/>
            </w:rPr>
            <w:delText>. This integration allows for a deeper understanding of how socioeconomic factors influence the effectiveness of SHIELD interventions.</w:delText>
          </w:r>
        </w:del>
      </w:moveTo>
      <w:moveToRangeEnd w:id="121"/>
    </w:p>
    <w:p w14:paraId="41A39A72" w14:textId="59A9CE52" w:rsidR="00F84E16" w:rsidRPr="00DA49D9" w:rsidRDefault="001A7FC6" w:rsidP="00F42F4A">
      <w:pPr>
        <w:spacing w:after="0" w:line="480" w:lineRule="auto"/>
        <w:jc w:val="both"/>
        <w:rPr>
          <w:rFonts w:ascii="Times New Roman" w:eastAsia="Times New Roman" w:hAnsi="Times New Roman" w:cs="Times New Roman"/>
        </w:rPr>
      </w:pPr>
      <w:ins w:id="130" w:author="Saunders, Milda [BSD] - MED" w:date="2024-11-05T21:02:00Z" w16du:dateUtc="2024-11-06T03:02:00Z">
        <w:r>
          <w:rPr>
            <w:rFonts w:ascii="Times New Roman" w:eastAsia="Times New Roman" w:hAnsi="Times New Roman" w:cs="Times New Roman"/>
          </w:rPr>
          <w:t>Dependent variable. W</w:t>
        </w:r>
      </w:ins>
      <w:del w:id="131" w:author="Saunders, Milda [BSD] - MED" w:date="2024-11-05T21:02:00Z" w16du:dateUtc="2024-11-06T03:02:00Z">
        <w:r w:rsidR="00D90E9C" w:rsidRPr="00DA49D9" w:rsidDel="001A7FC6">
          <w:rPr>
            <w:rFonts w:ascii="Times New Roman" w:eastAsia="Times New Roman" w:hAnsi="Times New Roman" w:cs="Times New Roman"/>
          </w:rPr>
          <w:delText>Furthermore, w</w:delText>
        </w:r>
      </w:del>
      <w:r w:rsidR="00D90E9C" w:rsidRPr="00DA49D9">
        <w:rPr>
          <w:rFonts w:ascii="Times New Roman" w:eastAsia="Times New Roman" w:hAnsi="Times New Roman" w:cs="Times New Roman"/>
        </w:rPr>
        <w:t xml:space="preserve">e </w:t>
      </w:r>
      <w:proofErr w:type="gramStart"/>
      <w:r w:rsidR="00D90E9C" w:rsidRPr="00DA49D9">
        <w:rPr>
          <w:rFonts w:ascii="Times New Roman" w:eastAsia="Times New Roman" w:hAnsi="Times New Roman" w:cs="Times New Roman"/>
        </w:rPr>
        <w:t>use</w:t>
      </w:r>
      <w:proofErr w:type="gramEnd"/>
      <w:r w:rsidR="00D90E9C" w:rsidRPr="00DA49D9">
        <w:rPr>
          <w:rFonts w:ascii="Times New Roman" w:eastAsia="Times New Roman" w:hAnsi="Times New Roman" w:cs="Times New Roman"/>
        </w:rPr>
        <w:t xml:space="preserve"> 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142955A4" w:rsidR="00B02A18" w:rsidRPr="000627D5" w:rsidRDefault="00B02A18" w:rsidP="00704994">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 xml:space="preserve">Statistical </w:t>
      </w:r>
      <w:r w:rsidR="000D4E55" w:rsidRPr="00DA49D9">
        <w:rPr>
          <w:rFonts w:ascii="Times New Roman" w:eastAsia="Times New Roman" w:hAnsi="Times New Roman" w:cs="Times New Roman"/>
          <w:b/>
        </w:rPr>
        <w:t>Analyses</w:t>
      </w:r>
    </w:p>
    <w:p w14:paraId="72FDD661" w14:textId="796CD0EF" w:rsidR="00B51A19" w:rsidRDefault="007D3E57" w:rsidP="00DA49D9">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In this study, w</w:t>
      </w:r>
      <w:r w:rsidR="005A17FB" w:rsidRPr="00244B10">
        <w:rPr>
          <w:rFonts w:ascii="Times New Roman" w:eastAsia="Times New Roman" w:hAnsi="Times New Roman" w:cs="Times New Roman"/>
        </w:rPr>
        <w:t>e</w:t>
      </w:r>
      <w:r w:rsidR="00637409" w:rsidRPr="00244B10">
        <w:rPr>
          <w:rFonts w:ascii="Times New Roman" w:eastAsia="Times New Roman" w:hAnsi="Times New Roman" w:cs="Times New Roman"/>
        </w:rPr>
        <w:t xml:space="preserve"> employed </w:t>
      </w:r>
      <w:r w:rsidR="00ED2BDC" w:rsidRPr="00244B10">
        <w:rPr>
          <w:rFonts w:ascii="Times New Roman" w:eastAsia="Times New Roman" w:hAnsi="Times New Roman" w:cs="Times New Roman"/>
        </w:rPr>
        <w:t>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M4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447B93" w:rsidRPr="00244B10">
            <w:rPr>
              <w:rFonts w:ascii="Times New Roman" w:eastAsia="Times New Roman" w:hAnsi="Times New Roman" w:cs="Times New Roman"/>
              <w:color w:val="000000"/>
            </w:rPr>
            <w:t>(38)</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447B93" w:rsidRPr="00244B10">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M5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447B93" w:rsidRPr="00244B10">
            <w:rPr>
              <w:rFonts w:ascii="Times New Roman" w:eastAsia="Times New Roman" w:hAnsi="Times New Roman" w:cs="Times New Roman"/>
              <w:color w:val="000000"/>
            </w:rPr>
            <w:t>(39)</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The details of the models are as follow:</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3 builds on the previous models by incorporating an interaction term between the effective number of SHIELD centers and ADI (High Disadvantaged). This interaction term helps identify </w:t>
      </w:r>
      <w:r w:rsidRPr="00F42F4A">
        <w:rPr>
          <w:rFonts w:ascii="Times New Roman" w:eastAsia="Times New Roman" w:hAnsi="Times New Roman" w:cs="Times New Roman"/>
        </w:rPr>
        <w:lastRenderedPageBreak/>
        <w:t>whether the presence of SHIELD centers has a differential impact in highly disadvantaged areas compared to low disadvantaged ones.</w:t>
      </w:r>
    </w:p>
    <w:p w14:paraId="00000047" w14:textId="34593670"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robustness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w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447B93" w:rsidRPr="00244B10">
            <w:rPr>
              <w:rFonts w:ascii="Times New Roman" w:eastAsia="Times New Roman" w:hAnsi="Times New Roman" w:cs="Times New Roman"/>
              <w:color w:val="000000"/>
            </w:rPr>
            <w:t>(40)</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9DDF9D2"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Figure 3 illustrates the relationship between the effective number of SHIELD test centers and COVID-19 ICU admission rates, both averaged over time, across various zip codes categorized by their ADI levels. Averaging over time minimizes short-term fluctuations, enabling more reliable comparisons 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A8CD697" id="Rectangle 23" o:spid="_x0000_s1026" style="position:absolute;margin-left:208.85pt;margin-top:.35pt;width:64.5pt;height:18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3E12E39D" id="Rectangle 23" o:spid="_x0000_s1026" style="position:absolute;margin-left:142.35pt;margin-top:-1pt;width:65.15pt;height:1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651D7A49" id="Rectangle 23" o:spid="_x0000_s1026" style="position:absolute;margin-left:59.6pt;margin-top:.35pt;width:66.8pt;height:18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305588278"/>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272085B0" w14:textId="20A4E636"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r w:rsidR="00F018F6" w:rsidRPr="00244B10">
        <w:rPr>
          <w:rFonts w:ascii="Times New Roman" w:eastAsia="Times New Roman" w:hAnsi="Times New Roman" w:cs="Times New Roman"/>
        </w:rPr>
        <w:t xml:space="preserve">As a result, during the Omicron wave, adding one SHIELD test center is estimated to lower the COVID-19 ICU admission rate in highly disadvantaged zip </w:t>
      </w:r>
      <w:r w:rsidR="00F018F6" w:rsidRPr="00244B10">
        <w:rPr>
          <w:rFonts w:ascii="Times New Roman" w:eastAsia="Times New Roman" w:hAnsi="Times New Roman" w:cs="Times New Roman"/>
        </w:rPr>
        <w:lastRenderedPageBreak/>
        <w:t>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32"/>
      <w:r w:rsidRPr="00265F51">
        <w:rPr>
          <w:rFonts w:ascii="Times New Roman" w:eastAsia="Times New Roman" w:hAnsi="Times New Roman" w:cs="Times New Roman"/>
          <w:b/>
          <w:bCs/>
        </w:rPr>
        <w:t>Discussion</w:t>
      </w:r>
      <w:commentRangeEnd w:id="132"/>
      <w:r w:rsidR="00367569">
        <w:rPr>
          <w:rStyle w:val="CommentReference"/>
        </w:rPr>
        <w:commentReference w:id="132"/>
      </w:r>
    </w:p>
    <w:p w14:paraId="284608B3" w14:textId="7C03E52A" w:rsidR="001A7FC6" w:rsidRDefault="001A7FC6" w:rsidP="00244B10">
      <w:pPr>
        <w:spacing w:after="0" w:line="480" w:lineRule="auto"/>
        <w:jc w:val="both"/>
        <w:rPr>
          <w:ins w:id="133" w:author="Saunders, Milda [BSD] - MED" w:date="2024-11-05T21:05:00Z" w16du:dateUtc="2024-11-06T03:05:00Z"/>
          <w:rFonts w:ascii="Times New Roman" w:eastAsia="Times New Roman" w:hAnsi="Times New Roman" w:cs="Times New Roman"/>
        </w:rPr>
      </w:pPr>
      <w:ins w:id="134" w:author="Saunders, Milda [BSD] - MED" w:date="2024-11-05T21:05:00Z" w16du:dateUtc="2024-11-06T03:05:00Z">
        <w:r>
          <w:rPr>
            <w:rFonts w:ascii="Times New Roman" w:eastAsia="Times New Roman" w:hAnsi="Times New Roman" w:cs="Times New Roman"/>
          </w:rPr>
          <w:t>O</w:t>
        </w:r>
      </w:ins>
      <w:ins w:id="135" w:author="Saunders, Milda [BSD] - MED" w:date="2024-11-05T21:04:00Z" w16du:dateUtc="2024-11-06T03:04:00Z">
        <w:r w:rsidRPr="00244B10">
          <w:rPr>
            <w:rFonts w:ascii="Times New Roman" w:eastAsia="Times New Roman" w:hAnsi="Times New Roman" w:cs="Times New Roman"/>
          </w:rPr>
          <w:t>ur study evaluate</w:t>
        </w:r>
      </w:ins>
      <w:ins w:id="136" w:author="Saunders, Milda [BSD] - MED" w:date="2024-11-05T21:05:00Z" w16du:dateUtc="2024-11-06T03:05:00Z">
        <w:r>
          <w:rPr>
            <w:rFonts w:ascii="Times New Roman" w:eastAsia="Times New Roman" w:hAnsi="Times New Roman" w:cs="Times New Roman"/>
          </w:rPr>
          <w:t>d</w:t>
        </w:r>
      </w:ins>
      <w:ins w:id="137" w:author="Saunders, Milda [BSD] - MED" w:date="2024-11-05T21:04:00Z" w16du:dateUtc="2024-11-06T03:04:00Z">
        <w:r w:rsidRPr="00244B10">
          <w:rPr>
            <w:rFonts w:ascii="Times New Roman" w:eastAsia="Times New Roman" w:hAnsi="Times New Roman" w:cs="Times New Roman"/>
          </w:rPr>
          <w:t xml:space="preserve"> how SHIELD testing influences the severity of outcomes, particularly ICU admissions, with a focus on disadvantaged communities.</w:t>
        </w:r>
      </w:ins>
      <w:ins w:id="138" w:author="Saunders, Milda [BSD] - MED" w:date="2024-11-05T21:05:00Z" w16du:dateUtc="2024-11-06T03:05:00Z">
        <w:r>
          <w:rPr>
            <w:rFonts w:ascii="Times New Roman" w:eastAsia="Times New Roman" w:hAnsi="Times New Roman" w:cs="Times New Roman"/>
          </w:rPr>
          <w:t xml:space="preserve"> </w:t>
        </w:r>
      </w:ins>
      <w:ins w:id="139" w:author="Saunders, Milda [BSD] - MED" w:date="2024-11-05T21:04:00Z" w16du:dateUtc="2024-11-06T03:04:00Z">
        <w:r>
          <w:rPr>
            <w:rFonts w:ascii="Times New Roman" w:eastAsia="Times New Roman" w:hAnsi="Times New Roman" w:cs="Times New Roman"/>
          </w:rPr>
          <w:t xml:space="preserve">WHAT IS YOUR MAIN CONCLUSION? </w:t>
        </w:r>
      </w:ins>
      <w:ins w:id="140" w:author="Saunders, Milda [BSD] - MED" w:date="2024-11-05T21:06:00Z" w16du:dateUtc="2024-11-06T03:06:00Z">
        <w:r>
          <w:rPr>
            <w:rFonts w:ascii="Times New Roman" w:eastAsia="Times New Roman" w:hAnsi="Times New Roman" w:cs="Times New Roman"/>
          </w:rPr>
          <w:t xml:space="preserve">  </w:t>
        </w: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ins>
    </w:p>
    <w:p w14:paraId="5804C2AF" w14:textId="77777777" w:rsidR="001A7FC6" w:rsidRDefault="001A7FC6" w:rsidP="00244B10">
      <w:pPr>
        <w:spacing w:after="0" w:line="480" w:lineRule="auto"/>
        <w:jc w:val="both"/>
        <w:rPr>
          <w:ins w:id="141" w:author="Saunders, Milda [BSD] - MED" w:date="2024-11-05T21:05:00Z" w16du:dateUtc="2024-11-06T03:05:00Z"/>
          <w:rFonts w:ascii="Times New Roman" w:eastAsia="Times New Roman" w:hAnsi="Times New Roman" w:cs="Times New Roman"/>
        </w:rPr>
      </w:pPr>
    </w:p>
    <w:p w14:paraId="0F4BA17C" w14:textId="62186ABB" w:rsidR="005A039E" w:rsidRPr="00244B10" w:rsidRDefault="003C4BF6"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Recent studies have utilized SHIELD data to evaluate its effectiveness in managing COVID-19. For example, Saidani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JlN2JhNDctYWJmMC00NGM4LThkM2YtY2U5YTFhNTQ2ZTEz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Content>
          <w:r w:rsidR="00447B93" w:rsidRPr="00244B10">
            <w:rPr>
              <w:rFonts w:ascii="Times New Roman" w:eastAsia="Times New Roman" w:hAnsi="Times New Roman" w:cs="Times New Roman"/>
              <w:color w:val="000000"/>
            </w:rPr>
            <w:t>(29)</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used SHIELD data to optimize the allocation of resources for testing, </w:t>
      </w:r>
      <w:r w:rsidRPr="00244B10">
        <w:rPr>
          <w:rFonts w:ascii="Times New Roman" w:eastAsia="Times New Roman" w:hAnsi="Times New Roman" w:cs="Times New Roman"/>
        </w:rPr>
        <w:lastRenderedPageBreak/>
        <w:t xml:space="preserve">determining the optimal number of machines and operators needed based on daily sample testing rates. Holman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UyNmE1NDYtMGYxOS00MDA0LTg1ZTEtNmU3NTRiMDE0ODkx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Content>
          <w:r w:rsidR="00447B93" w:rsidRPr="00244B10">
            <w:rPr>
              <w:rFonts w:ascii="Times New Roman" w:hAnsi="Times New Roman" w:cs="Times New Roman"/>
              <w:color w:val="000000"/>
            </w:rPr>
            <w:t>(30)</w:t>
          </w:r>
        </w:sdtContent>
      </w:sdt>
      <w:r w:rsidR="00A527FD" w:rsidRPr="00244B10">
        <w:rPr>
          <w:rFonts w:ascii="Times New Roman" w:hAnsi="Times New Roman" w:cs="Times New Roman"/>
          <w:color w:val="000000"/>
        </w:rPr>
        <w:t xml:space="preserve"> </w:t>
      </w:r>
      <w:r w:rsidRPr="00244B10">
        <w:rPr>
          <w:rFonts w:ascii="Times New Roman" w:eastAsia="Times New Roman" w:hAnsi="Times New Roman" w:cs="Times New Roman"/>
        </w:rPr>
        <w:t xml:space="preserve">leveraged SHIELD data to examine COVID-19 transmission in early care and education settings, finding that implementing a Test-to-Stay strategy resulted in low transmission rates and reduced school absences. Ivanov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Tk0NjBmMDctNDZkZi00ODMxLWFiZGQtN2JlOWVjMzhkYzg4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Content>
          <w:r w:rsidR="00447B93" w:rsidRPr="00244B10">
            <w:rPr>
              <w:rFonts w:ascii="Times New Roman" w:hAnsi="Times New Roman" w:cs="Times New Roman"/>
              <w:color w:val="000000"/>
            </w:rPr>
            <w:t>(31)</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investigated the impact of different enrollment policies on testing and positivity rates in Illinois schools, showing that an opt-out policy led to higher testing rates and lower positivity rates, which could have prevented 20% of lost school days. </w:t>
      </w:r>
      <w:del w:id="142" w:author="Saunders, Milda [BSD] - MED" w:date="2024-11-05T21:05:00Z" w16du:dateUtc="2024-11-06T03:05:00Z">
        <w:r w:rsidRPr="00244B10" w:rsidDel="001A7FC6">
          <w:rPr>
            <w:rFonts w:ascii="Times New Roman" w:eastAsia="Times New Roman" w:hAnsi="Times New Roman" w:cs="Times New Roman"/>
          </w:rPr>
          <w:delText xml:space="preserve">While these studies focus on COVID-19 transmission and resource optimization, </w:delText>
        </w:r>
      </w:del>
      <w:del w:id="143" w:author="Saunders, Milda [BSD] - MED" w:date="2024-11-05T21:04:00Z" w16du:dateUtc="2024-11-06T03:04:00Z">
        <w:r w:rsidRPr="00244B10" w:rsidDel="001A7FC6">
          <w:rPr>
            <w:rFonts w:ascii="Times New Roman" w:eastAsia="Times New Roman" w:hAnsi="Times New Roman" w:cs="Times New Roman"/>
          </w:rPr>
          <w:delText>our study aims to evaluate how SHIELD testing influences the severity of outcomes, particularly ICU admissions, with a focus on disadvantaged communities.</w:delText>
        </w:r>
      </w:del>
    </w:p>
    <w:p w14:paraId="25B155DF" w14:textId="45F53EA1" w:rsidR="005B6883" w:rsidRPr="00244B10" w:rsidRDefault="004B63F5" w:rsidP="00244B10">
      <w:pPr>
        <w:spacing w:after="0" w:line="480" w:lineRule="auto"/>
        <w:jc w:val="both"/>
        <w:rPr>
          <w:rFonts w:ascii="Times New Roman" w:eastAsia="Times New Roman" w:hAnsi="Times New Roman" w:cs="Times New Roman"/>
          <w:b/>
          <w:bCs/>
        </w:rPr>
      </w:pPr>
      <w:r w:rsidRPr="00244B10">
        <w:rPr>
          <w:rFonts w:ascii="Times New Roman" w:eastAsia="Times New Roman" w:hAnsi="Times New Roman" w:cs="Times New Roman"/>
        </w:rPr>
        <w:t>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Appendix</w:t>
      </w:r>
      <w:r w:rsidRPr="00244B10">
        <w:rPr>
          <w:rFonts w:ascii="Times New Roman" w:eastAsia="Times New Roman" w:hAnsi="Times New Roman" w:cs="Times New Roman"/>
          <w:b/>
          <w:bCs/>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6BCE77F5" w14:textId="358EFEAF" w:rsidR="004B63F5" w:rsidRPr="00244B10" w:rsidRDefault="004B63F5"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As the overall number of SHIELD test centers increased during major pandemic waves, the proportion of centers effectively serving their respective zip codes significantly reduced COVID-19 ICU admission rates. 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w:t>
      </w:r>
      <w:r w:rsidRPr="00244B10">
        <w:rPr>
          <w:rFonts w:ascii="Times New Roman" w:eastAsia="Times New Roman" w:hAnsi="Times New Roman" w:cs="Times New Roman"/>
        </w:rPr>
        <w:lastRenderedPageBreak/>
        <w:t>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C9EFE5A" w14:textId="77777777" w:rsidR="005B6883" w:rsidRPr="00244B10" w:rsidRDefault="005B6883" w:rsidP="00F42F4A">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6E8388A" w14:textId="73F02B11" w:rsidR="00DC254D" w:rsidRPr="00244B10" w:rsidRDefault="00C716E7"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Th</w:t>
      </w:r>
      <w:r w:rsidR="0067497B" w:rsidRPr="00244B10">
        <w:rPr>
          <w:rFonts w:ascii="Times New Roman" w:eastAsia="Times New Roman" w:hAnsi="Times New Roman" w:cs="Times New Roman"/>
        </w:rPr>
        <w:t xml:space="preserve">e main limitation of this study is to </w:t>
      </w:r>
      <w:r w:rsidRPr="00244B10">
        <w:rPr>
          <w:rFonts w:ascii="Times New Roman" w:eastAsia="Times New Roman" w:hAnsi="Times New Roman" w:cs="Times New Roman"/>
        </w:rPr>
        <w:t xml:space="preserve">use ICU data from only one hospital, which may limit the generalizability of our findings. </w:t>
      </w:r>
      <w:r w:rsidR="008408A1" w:rsidRPr="00244B10">
        <w:rPr>
          <w:rFonts w:ascii="Times New Roman" w:eastAsia="Times New Roman" w:hAnsi="Times New Roman" w:cs="Times New Roman"/>
        </w:rPr>
        <w:t xml:space="preserve">The LUMC ICU cohort reflects the diversity of Cook County, where it is located and where most zip codes it serves are based. We compared the characteristics of LUMC ICU </w:t>
      </w:r>
      <w:r w:rsidR="008408A1" w:rsidRPr="00244B10">
        <w:rPr>
          <w:rFonts w:ascii="Times New Roman" w:eastAsia="Times New Roman" w:hAnsi="Times New Roman" w:cs="Times New Roman"/>
        </w:rPr>
        <w:lastRenderedPageBreak/>
        <w:t>cohort with the population characteristics of Cook County’s and the national average, as they are reported in 2020 Census</w:t>
      </w:r>
      <w:r w:rsidR="00B52C9E"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M2MmZlYTYtZjQ1OS00OGZhLWJkNjUtOWY0ODMxOTRkM2JhIiwicHJvcGVydGllcyI6eyJub3RlSW5kZXgiOjB9LCJpc0VkaXRlZCI6ZmFsc2UsIm1hbnVhbE92ZXJyaWRlIjp7ImlzTWFudWFsbHlPdmVycmlkZGVuIjpmYWxzZSwiY2l0ZXByb2NUZXh0IjoiKDQx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662814254"/>
          <w:placeholder>
            <w:docPart w:val="DefaultPlaceholder_-1854013440"/>
          </w:placeholder>
        </w:sdtPr>
        <w:sdtContent>
          <w:r w:rsidR="00447B93" w:rsidRPr="00244B10">
            <w:rPr>
              <w:rFonts w:ascii="Times New Roman" w:eastAsia="Times New Roman" w:hAnsi="Times New Roman" w:cs="Times New Roman"/>
              <w:color w:val="000000"/>
            </w:rPr>
            <w:t>(41)</w:t>
          </w:r>
        </w:sdtContent>
      </w:sdt>
      <w:r w:rsidR="008408A1" w:rsidRPr="00244B10">
        <w:rPr>
          <w:rFonts w:ascii="Times New Roman" w:eastAsia="Times New Roman" w:hAnsi="Times New Roman" w:cs="Times New Roman"/>
        </w:rPr>
        <w:t>. With 19.0%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 With respect to socioeconomical diversity, LUMC ICU serves a population where 35.0% speak a non-English language, matching Cook County and far exceeding the national average of 21.5%. Cook County’s higher poverty rate (13.0% vs. the national 11.4%) suggests that LUMC ICU also serves economically disadvantaged individuals. With Cook County’s Hispanic population at 18.5%, LUMC ICU is representative of the area’s diverse socioeconomic and linguistic makeup</w:t>
      </w:r>
      <w:r w:rsidR="007C4A68" w:rsidRPr="00244B10">
        <w:rPr>
          <w:rFonts w:ascii="Times New Roman" w:eastAsia="Times New Roman" w:hAnsi="Times New Roman" w:cs="Times New Roman"/>
        </w:rPr>
        <w:t>.</w:t>
      </w:r>
      <w:r w:rsidR="008408A1" w:rsidRPr="00244B10">
        <w:rPr>
          <w:rFonts w:ascii="Times New Roman" w:eastAsia="Times New Roman" w:hAnsi="Times New Roman" w:cs="Times New Roman"/>
        </w:rPr>
        <w:t xml:space="preserve"> </w:t>
      </w:r>
      <w:r w:rsidR="00B83869" w:rsidRPr="00244B10">
        <w:rPr>
          <w:rFonts w:ascii="Times New Roman" w:eastAsia="Times New Roman" w:hAnsi="Times New Roman" w:cs="Times New Roman"/>
        </w:rPr>
        <w:t xml:space="preserve">The </w:t>
      </w:r>
      <w:r w:rsidR="007C4A68" w:rsidRPr="00244B10">
        <w:rPr>
          <w:rFonts w:ascii="Times New Roman" w:eastAsia="Times New Roman" w:hAnsi="Times New Roman" w:cs="Times New Roman"/>
        </w:rPr>
        <w:t xml:space="preserve">diverse cohort, </w:t>
      </w:r>
      <w:r w:rsidR="008408A1" w:rsidRPr="00244B10">
        <w:rPr>
          <w:rFonts w:ascii="Times New Roman" w:eastAsia="Times New Roman" w:hAnsi="Times New Roman" w:cs="Times New Roman"/>
        </w:rPr>
        <w:t>both socioeconomically and demographically, helps provide insights into the impact of SHIELD test centers in diverse populations. Nevertheless, future studies should include data from multiple hospitals to better capture the broader impact.</w:t>
      </w:r>
    </w:p>
    <w:p w14:paraId="6562FB7A" w14:textId="0AB8DDB6" w:rsidR="00DC254D" w:rsidRDefault="00DC254D"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Additional limitations include the fact that the 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w:t>
      </w:r>
      <w:r w:rsidRPr="006451A6">
        <w:rPr>
          <w:rFonts w:ascii="Times New Roman" w:eastAsia="Times New Roman" w:hAnsi="Times New Roman" w:cs="Times New Roman"/>
        </w:rPr>
        <w:lastRenderedPageBreak/>
        <w:t>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5328BF54" w14:textId="51C9655B" w:rsidR="00447B93" w:rsidRPr="00F42F4A" w:rsidRDefault="00447B93" w:rsidP="00F42F4A">
          <w:pPr>
            <w:autoSpaceDE w:val="0"/>
            <w:autoSpaceDN w:val="0"/>
            <w:spacing w:line="480" w:lineRule="auto"/>
            <w:ind w:hanging="640"/>
            <w:jc w:val="both"/>
            <w:divId w:val="444621207"/>
            <w:rPr>
              <w:rFonts w:ascii="Times New Roman" w:eastAsia="Times New Roman" w:hAnsi="Times New Roman" w:cs="Times New Roman"/>
              <w:sz w:val="24"/>
              <w:szCs w:val="24"/>
            </w:rPr>
          </w:pPr>
          <w:r w:rsidRPr="00F42F4A">
            <w:rPr>
              <w:rFonts w:ascii="Times New Roman" w:eastAsia="Times New Roman" w:hAnsi="Times New Roman" w:cs="Times New Roman"/>
            </w:rPr>
            <w:t>1.</w:t>
          </w:r>
          <w:r w:rsidRPr="00F42F4A">
            <w:rPr>
              <w:rFonts w:ascii="Times New Roman" w:eastAsia="Times New Roman" w:hAnsi="Times New Roman" w:cs="Times New Roman"/>
            </w:rPr>
            <w:tab/>
            <w:t xml:space="preserve">Cucinotta D, Vanelli M. WHO Declares COVID-19 a Pandemic. Acta Bio </w:t>
          </w:r>
          <w:r w:rsidR="0071224D" w:rsidRPr="0071224D">
            <w:rPr>
              <w:rFonts w:ascii="Times New Roman" w:eastAsia="Times New Roman" w:hAnsi="Times New Roman" w:cs="Times New Roman"/>
            </w:rPr>
            <w:t>Medica:</w:t>
          </w:r>
          <w:r w:rsidRPr="00F42F4A">
            <w:rPr>
              <w:rFonts w:ascii="Times New Roman" w:eastAsia="Times New Roman" w:hAnsi="Times New Roman" w:cs="Times New Roman"/>
            </w:rPr>
            <w:t xml:space="preserve"> </w:t>
          </w:r>
          <w:proofErr w:type="spellStart"/>
          <w:r w:rsidRPr="00F42F4A">
            <w:rPr>
              <w:rFonts w:ascii="Times New Roman" w:eastAsia="Times New Roman" w:hAnsi="Times New Roman" w:cs="Times New Roman"/>
            </w:rPr>
            <w:t>Atenei</w:t>
          </w:r>
          <w:proofErr w:type="spellEnd"/>
          <w:r w:rsidRPr="00F42F4A">
            <w:rPr>
              <w:rFonts w:ascii="Times New Roman" w:eastAsia="Times New Roman" w:hAnsi="Times New Roman" w:cs="Times New Roman"/>
            </w:rPr>
            <w:t xml:space="preserve"> </w:t>
          </w:r>
          <w:proofErr w:type="spellStart"/>
          <w:r w:rsidRPr="00F42F4A">
            <w:rPr>
              <w:rFonts w:ascii="Times New Roman" w:eastAsia="Times New Roman" w:hAnsi="Times New Roman" w:cs="Times New Roman"/>
            </w:rPr>
            <w:t>Parmensis</w:t>
          </w:r>
          <w:proofErr w:type="spellEnd"/>
          <w:r w:rsidRPr="00F42F4A">
            <w:rPr>
              <w:rFonts w:ascii="Times New Roman" w:eastAsia="Times New Roman" w:hAnsi="Times New Roman" w:cs="Times New Roman"/>
            </w:rPr>
            <w:t xml:space="preserve"> [Internet]. 2020 [cited 2024 Oct 3];91(1):157. Available from: /</w:t>
          </w:r>
          <w:proofErr w:type="spellStart"/>
          <w:r w:rsidRPr="00F42F4A">
            <w:rPr>
              <w:rFonts w:ascii="Times New Roman" w:eastAsia="Times New Roman" w:hAnsi="Times New Roman" w:cs="Times New Roman"/>
            </w:rPr>
            <w:t>pmc</w:t>
          </w:r>
          <w:proofErr w:type="spellEnd"/>
          <w:r w:rsidRPr="00F42F4A">
            <w:rPr>
              <w:rFonts w:ascii="Times New Roman" w:eastAsia="Times New Roman" w:hAnsi="Times New Roman" w:cs="Times New Roman"/>
            </w:rPr>
            <w:t>/articles/PMC7569573/</w:t>
          </w:r>
        </w:p>
        <w:p w14:paraId="5D40DA3F" w14:textId="77777777" w:rsidR="00447B93" w:rsidRPr="00F42F4A" w:rsidRDefault="00447B93" w:rsidP="00F42F4A">
          <w:pPr>
            <w:autoSpaceDE w:val="0"/>
            <w:autoSpaceDN w:val="0"/>
            <w:spacing w:line="480" w:lineRule="auto"/>
            <w:ind w:hanging="640"/>
            <w:jc w:val="both"/>
            <w:divId w:val="169687563"/>
            <w:rPr>
              <w:rFonts w:ascii="Times New Roman" w:eastAsia="Times New Roman" w:hAnsi="Times New Roman" w:cs="Times New Roman"/>
            </w:rPr>
          </w:pPr>
          <w:r w:rsidRPr="00F42F4A">
            <w:rPr>
              <w:rFonts w:ascii="Times New Roman" w:eastAsia="Times New Roman" w:hAnsi="Times New Roman" w:cs="Times New Roman"/>
            </w:rPr>
            <w:t>2.</w:t>
          </w:r>
          <w:r w:rsidRPr="00F42F4A">
            <w:rPr>
              <w:rFonts w:ascii="Times New Roman" w:eastAsia="Times New Roman" w:hAnsi="Times New Roman" w:cs="Times New Roman"/>
            </w:rPr>
            <w:tab/>
            <w:t>CDC Museum COVID-19 Timeline | David J. Sencer CDC Museum | CDC [Internet]. [cited 2024 Oct 3]. Available from: https://www.cdc.gov/museum/timeline/covid19.html</w:t>
          </w:r>
        </w:p>
        <w:p w14:paraId="1C018FD6" w14:textId="77777777" w:rsidR="00447B93" w:rsidRPr="00F42F4A" w:rsidRDefault="00447B93" w:rsidP="00F42F4A">
          <w:pPr>
            <w:autoSpaceDE w:val="0"/>
            <w:autoSpaceDN w:val="0"/>
            <w:spacing w:line="480" w:lineRule="auto"/>
            <w:ind w:hanging="640"/>
            <w:jc w:val="both"/>
            <w:divId w:val="1715277561"/>
            <w:rPr>
              <w:rFonts w:ascii="Times New Roman" w:eastAsia="Times New Roman" w:hAnsi="Times New Roman" w:cs="Times New Roman"/>
            </w:rPr>
          </w:pPr>
          <w:r w:rsidRPr="00F42F4A">
            <w:rPr>
              <w:rFonts w:ascii="Times New Roman" w:eastAsia="Times New Roman" w:hAnsi="Times New Roman" w:cs="Times New Roman"/>
            </w:rPr>
            <w:lastRenderedPageBreak/>
            <w:t>3.</w:t>
          </w:r>
          <w:r w:rsidRPr="00F42F4A">
            <w:rPr>
              <w:rFonts w:ascii="Times New Roman" w:eastAsia="Times New Roman" w:hAnsi="Times New Roman" w:cs="Times New Roman"/>
            </w:rPr>
            <w:tab/>
            <w:t xml:space="preserve">COVID - Coronavirus Statistics - </w:t>
          </w:r>
          <w:proofErr w:type="spellStart"/>
          <w:r w:rsidRPr="00F42F4A">
            <w:rPr>
              <w:rFonts w:ascii="Times New Roman" w:eastAsia="Times New Roman" w:hAnsi="Times New Roman" w:cs="Times New Roman"/>
            </w:rPr>
            <w:t>Worldometer</w:t>
          </w:r>
          <w:proofErr w:type="spellEnd"/>
          <w:r w:rsidRPr="00F42F4A">
            <w:rPr>
              <w:rFonts w:ascii="Times New Roman" w:eastAsia="Times New Roman" w:hAnsi="Times New Roman" w:cs="Times New Roman"/>
            </w:rPr>
            <w:t xml:space="preserve"> [Internet]. [cited 2024 Oct 3]. Available from: https://www.worldometers.info/coronavirus/</w:t>
          </w:r>
        </w:p>
        <w:p w14:paraId="02F7BC45" w14:textId="364239D0" w:rsidR="00447B93" w:rsidRPr="00F42F4A" w:rsidRDefault="00447B93" w:rsidP="00F42F4A">
          <w:pPr>
            <w:autoSpaceDE w:val="0"/>
            <w:autoSpaceDN w:val="0"/>
            <w:spacing w:line="480" w:lineRule="auto"/>
            <w:ind w:hanging="640"/>
            <w:jc w:val="both"/>
            <w:divId w:val="85274695"/>
            <w:rPr>
              <w:rFonts w:ascii="Times New Roman" w:eastAsia="Times New Roman" w:hAnsi="Times New Roman" w:cs="Times New Roman"/>
            </w:rPr>
          </w:pPr>
          <w:r w:rsidRPr="00F42F4A">
            <w:rPr>
              <w:rFonts w:ascii="Times New Roman" w:eastAsia="Times New Roman" w:hAnsi="Times New Roman" w:cs="Times New Roman"/>
            </w:rPr>
            <w:t>4.</w:t>
          </w:r>
          <w:r w:rsidRPr="00F42F4A">
            <w:rPr>
              <w:rFonts w:ascii="Times New Roman" w:eastAsia="Times New Roman" w:hAnsi="Times New Roman" w:cs="Times New Roman"/>
            </w:rPr>
            <w:tab/>
            <w:t xml:space="preserve">Abdulfattah O, Kohli A, White P, Michael C, </w:t>
          </w:r>
          <w:proofErr w:type="spellStart"/>
          <w:r w:rsidRPr="00F42F4A">
            <w:rPr>
              <w:rFonts w:ascii="Times New Roman" w:eastAsia="Times New Roman" w:hAnsi="Times New Roman" w:cs="Times New Roman"/>
            </w:rPr>
            <w:t>Alnafoosi</w:t>
          </w:r>
          <w:proofErr w:type="spellEnd"/>
          <w:r w:rsidRPr="00F42F4A">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w:t>
          </w:r>
          <w:r w:rsidR="00C5113F" w:rsidRPr="00C5113F">
            <w:rPr>
              <w:rFonts w:ascii="Times New Roman" w:eastAsia="Times New Roman" w:hAnsi="Times New Roman" w:cs="Times New Roman"/>
            </w:rPr>
            <w:t>Journal of Community Hospital Internal Medicine Perspectives</w:t>
          </w:r>
          <w:r w:rsidR="00C5113F" w:rsidRPr="00C5113F" w:rsidDel="00C5113F">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2024;14(2):1. </w:t>
          </w:r>
        </w:p>
        <w:p w14:paraId="74FE4707" w14:textId="25B0ADAA" w:rsidR="00447B93" w:rsidRPr="00F42F4A" w:rsidRDefault="00447B93" w:rsidP="00F42F4A">
          <w:pPr>
            <w:autoSpaceDE w:val="0"/>
            <w:autoSpaceDN w:val="0"/>
            <w:spacing w:line="480" w:lineRule="auto"/>
            <w:ind w:hanging="640"/>
            <w:jc w:val="both"/>
            <w:divId w:val="2113471225"/>
            <w:rPr>
              <w:rFonts w:ascii="Times New Roman" w:eastAsia="Times New Roman" w:hAnsi="Times New Roman" w:cs="Times New Roman"/>
            </w:rPr>
          </w:pPr>
          <w:r w:rsidRPr="00F42F4A">
            <w:rPr>
              <w:rFonts w:ascii="Times New Roman" w:eastAsia="Times New Roman" w:hAnsi="Times New Roman" w:cs="Times New Roman"/>
            </w:rPr>
            <w:t>5.</w:t>
          </w:r>
          <w:r w:rsidRPr="00F42F4A">
            <w:rPr>
              <w:rFonts w:ascii="Times New Roman" w:eastAsia="Times New Roman" w:hAnsi="Times New Roman" w:cs="Times New Roman"/>
            </w:rPr>
            <w:tab/>
          </w:r>
          <w:proofErr w:type="spellStart"/>
          <w:r w:rsidRPr="00F42F4A">
            <w:rPr>
              <w:rFonts w:ascii="Times New Roman" w:eastAsia="Times New Roman" w:hAnsi="Times New Roman" w:cs="Times New Roman"/>
            </w:rPr>
            <w:t>Grasselli</w:t>
          </w:r>
          <w:proofErr w:type="spellEnd"/>
          <w:r w:rsidRPr="00F42F4A">
            <w:rPr>
              <w:rFonts w:ascii="Times New Roman" w:eastAsia="Times New Roman" w:hAnsi="Times New Roman" w:cs="Times New Roman"/>
            </w:rPr>
            <w:t xml:space="preserve"> G, Zangrillo A, Zanella A, Antonelli M, Cabrini L, Castelli A, et al. Baseline Characteristics and Outcomes of 1591 Patients Infected With SARS-CoV-2 Admitted to ICUs of the Lombardy Region, Italy. </w:t>
          </w:r>
          <w:r w:rsidR="00C5113F" w:rsidRPr="00C5113F">
            <w:rPr>
              <w:rFonts w:ascii="Times New Roman" w:eastAsia="Times New Roman" w:hAnsi="Times New Roman" w:cs="Times New Roman"/>
            </w:rPr>
            <w:t>2020.</w:t>
          </w:r>
          <w:r w:rsidRPr="00F42F4A">
            <w:rPr>
              <w:rFonts w:ascii="Times New Roman" w:eastAsia="Times New Roman" w:hAnsi="Times New Roman" w:cs="Times New Roman"/>
            </w:rPr>
            <w:t xml:space="preserve"> </w:t>
          </w:r>
        </w:p>
        <w:p w14:paraId="59F7DEF1" w14:textId="6A791524" w:rsidR="00447B93" w:rsidRPr="00F42F4A" w:rsidRDefault="00447B93" w:rsidP="00F42F4A">
          <w:pPr>
            <w:autoSpaceDE w:val="0"/>
            <w:autoSpaceDN w:val="0"/>
            <w:spacing w:line="480" w:lineRule="auto"/>
            <w:ind w:hanging="640"/>
            <w:jc w:val="both"/>
            <w:divId w:val="1225799376"/>
            <w:rPr>
              <w:rFonts w:ascii="Times New Roman" w:eastAsia="Times New Roman" w:hAnsi="Times New Roman" w:cs="Times New Roman"/>
            </w:rPr>
          </w:pPr>
          <w:r w:rsidRPr="00F42F4A">
            <w:rPr>
              <w:rFonts w:ascii="Times New Roman" w:eastAsia="Times New Roman" w:hAnsi="Times New Roman" w:cs="Times New Roman"/>
            </w:rPr>
            <w:t>6.</w:t>
          </w:r>
          <w:r w:rsidRPr="00F42F4A">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FD371B">
            <w:rPr>
              <w:rFonts w:ascii="Times New Roman" w:eastAsia="Times New Roman" w:hAnsi="Times New Roman" w:cs="Times New Roman"/>
            </w:rPr>
            <w:t>I</w:t>
          </w:r>
          <w:r w:rsidRPr="00F42F4A">
            <w:rPr>
              <w:rFonts w:ascii="Times New Roman" w:eastAsia="Times New Roman" w:hAnsi="Times New Roman" w:cs="Times New Roman"/>
            </w:rPr>
            <w:t xml:space="preserve">nfectious </w:t>
          </w:r>
          <w:r w:rsidR="00FD371B">
            <w:rPr>
              <w:rFonts w:ascii="Times New Roman" w:eastAsia="Times New Roman" w:hAnsi="Times New Roman" w:cs="Times New Roman"/>
            </w:rPr>
            <w:t>D</w:t>
          </w:r>
          <w:r w:rsidRPr="00F42F4A">
            <w:rPr>
              <w:rFonts w:ascii="Times New Roman" w:eastAsia="Times New Roman" w:hAnsi="Times New Roman" w:cs="Times New Roman"/>
            </w:rPr>
            <w:t>iseases. 2021;72(9</w:t>
          </w:r>
          <w:r w:rsidR="004E3BFA" w:rsidRPr="004E3BFA">
            <w:rPr>
              <w:rFonts w:ascii="Times New Roman" w:eastAsia="Times New Roman" w:hAnsi="Times New Roman" w:cs="Times New Roman"/>
            </w:rPr>
            <w:t>): e</w:t>
          </w:r>
          <w:r w:rsidRPr="00F42F4A">
            <w:rPr>
              <w:rFonts w:ascii="Times New Roman" w:eastAsia="Times New Roman" w:hAnsi="Times New Roman" w:cs="Times New Roman"/>
            </w:rPr>
            <w:t xml:space="preserve">206–14. </w:t>
          </w:r>
        </w:p>
        <w:p w14:paraId="153096A6" w14:textId="4FF5BC44" w:rsidR="00447B93" w:rsidRPr="00F42F4A" w:rsidRDefault="00447B93" w:rsidP="00F42F4A">
          <w:pPr>
            <w:autoSpaceDE w:val="0"/>
            <w:autoSpaceDN w:val="0"/>
            <w:spacing w:line="480" w:lineRule="auto"/>
            <w:ind w:hanging="640"/>
            <w:jc w:val="both"/>
            <w:divId w:val="172383514"/>
            <w:rPr>
              <w:rFonts w:ascii="Times New Roman" w:eastAsia="Times New Roman" w:hAnsi="Times New Roman" w:cs="Times New Roman"/>
            </w:rPr>
          </w:pPr>
          <w:r w:rsidRPr="00F42F4A">
            <w:rPr>
              <w:rFonts w:ascii="Times New Roman" w:eastAsia="Times New Roman" w:hAnsi="Times New Roman" w:cs="Times New Roman"/>
            </w:rPr>
            <w:t>7.</w:t>
          </w:r>
          <w:r w:rsidRPr="00F42F4A">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E3BFA" w:rsidRPr="004E3BFA">
            <w:rPr>
              <w:rFonts w:ascii="Times New Roman" w:eastAsia="Times New Roman" w:hAnsi="Times New Roman" w:cs="Times New Roman"/>
            </w:rPr>
            <w:t>Variants</w:t>
          </w:r>
          <w:r w:rsidRPr="00F42F4A">
            <w:rPr>
              <w:rFonts w:ascii="Times New Roman" w:eastAsia="Times New Roman" w:hAnsi="Times New Roman" w:cs="Times New Roman"/>
            </w:rPr>
            <w:t xml:space="preserve"> of concern: a cohort study. </w:t>
          </w:r>
          <w:r w:rsidR="00FD57D2" w:rsidRPr="00FD57D2">
            <w:rPr>
              <w:rFonts w:ascii="Times New Roman" w:eastAsia="Times New Roman" w:hAnsi="Times New Roman" w:cs="Times New Roman"/>
            </w:rPr>
            <w:t>The Lancet Infectious Diseases</w:t>
          </w:r>
          <w:r w:rsidR="00FD57D2" w:rsidRPr="00FD57D2" w:rsidDel="00FD57D2">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2022;22(1):35–42. </w:t>
          </w:r>
        </w:p>
        <w:p w14:paraId="041022A5" w14:textId="550C6BED" w:rsidR="00447B93" w:rsidRPr="00F42F4A" w:rsidRDefault="00447B93" w:rsidP="00F42F4A">
          <w:pPr>
            <w:autoSpaceDE w:val="0"/>
            <w:autoSpaceDN w:val="0"/>
            <w:spacing w:line="480" w:lineRule="auto"/>
            <w:ind w:hanging="640"/>
            <w:jc w:val="both"/>
            <w:divId w:val="518197756"/>
            <w:rPr>
              <w:rFonts w:ascii="Times New Roman" w:eastAsia="Times New Roman" w:hAnsi="Times New Roman" w:cs="Times New Roman"/>
            </w:rPr>
          </w:pPr>
          <w:r w:rsidRPr="00F42F4A">
            <w:rPr>
              <w:rFonts w:ascii="Times New Roman" w:eastAsia="Times New Roman" w:hAnsi="Times New Roman" w:cs="Times New Roman"/>
            </w:rPr>
            <w:t>8.</w:t>
          </w:r>
          <w:r w:rsidRPr="00F42F4A">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A662EC" w:rsidRPr="00A662EC">
            <w:rPr>
              <w:rFonts w:ascii="Times New Roman" w:eastAsia="Times New Roman" w:hAnsi="Times New Roman" w:cs="Times New Roman"/>
            </w:rPr>
            <w:t>Journal of Primary Care &amp; Community Health</w:t>
          </w:r>
          <w:r w:rsidR="00A662EC" w:rsidRPr="00A662EC" w:rsidDel="00A662EC">
            <w:rPr>
              <w:rFonts w:ascii="Times New Roman" w:eastAsia="Times New Roman" w:hAnsi="Times New Roman" w:cs="Times New Roman"/>
            </w:rPr>
            <w:t xml:space="preserve"> </w:t>
          </w:r>
          <w:r w:rsidRPr="00F42F4A">
            <w:rPr>
              <w:rFonts w:ascii="Times New Roman" w:eastAsia="Times New Roman" w:hAnsi="Times New Roman" w:cs="Times New Roman"/>
            </w:rPr>
            <w:t xml:space="preserve">. </w:t>
          </w:r>
          <w:r w:rsidR="00FD57D2" w:rsidRPr="00FD57D2">
            <w:rPr>
              <w:rFonts w:ascii="Times New Roman" w:eastAsia="Times New Roman" w:hAnsi="Times New Roman" w:cs="Times New Roman"/>
            </w:rPr>
            <w:t>2023; 14:21501319231170164</w:t>
          </w:r>
          <w:r w:rsidRPr="00F42F4A">
            <w:rPr>
              <w:rFonts w:ascii="Times New Roman" w:eastAsia="Times New Roman" w:hAnsi="Times New Roman" w:cs="Times New Roman"/>
            </w:rPr>
            <w:t xml:space="preserve">. </w:t>
          </w:r>
        </w:p>
        <w:p w14:paraId="7A0DBA3A" w14:textId="58954D92" w:rsidR="00447B93" w:rsidRPr="00F42F4A" w:rsidRDefault="00447B93" w:rsidP="00F42F4A">
          <w:pPr>
            <w:autoSpaceDE w:val="0"/>
            <w:autoSpaceDN w:val="0"/>
            <w:spacing w:line="480" w:lineRule="auto"/>
            <w:ind w:hanging="640"/>
            <w:jc w:val="both"/>
            <w:divId w:val="880673897"/>
            <w:rPr>
              <w:rFonts w:ascii="Times New Roman" w:eastAsia="Times New Roman" w:hAnsi="Times New Roman" w:cs="Times New Roman"/>
            </w:rPr>
          </w:pPr>
          <w:r w:rsidRPr="00F42F4A">
            <w:rPr>
              <w:rFonts w:ascii="Times New Roman" w:eastAsia="Times New Roman" w:hAnsi="Times New Roman" w:cs="Times New Roman"/>
            </w:rPr>
            <w:t>9.</w:t>
          </w:r>
          <w:r w:rsidRPr="00F42F4A">
            <w:rPr>
              <w:rFonts w:ascii="Times New Roman" w:eastAsia="Times New Roman" w:hAnsi="Times New Roman" w:cs="Times New Roman"/>
            </w:rPr>
            <w:tab/>
            <w:t xml:space="preserve">Paul P. Genomic surveillance for SARS-CoV-2 variants circulating in the United States, December 2020–May 2021. </w:t>
          </w:r>
          <w:r w:rsidR="003F123F" w:rsidRPr="003F123F">
            <w:rPr>
              <w:rFonts w:ascii="Times New Roman" w:eastAsia="Times New Roman" w:hAnsi="Times New Roman" w:cs="Times New Roman"/>
            </w:rPr>
            <w:t xml:space="preserve">MMWR. Morbidity and </w:t>
          </w:r>
          <w:r w:rsidR="00FD371B">
            <w:rPr>
              <w:rFonts w:ascii="Times New Roman" w:eastAsia="Times New Roman" w:hAnsi="Times New Roman" w:cs="Times New Roman"/>
            </w:rPr>
            <w:t>M</w:t>
          </w:r>
          <w:r w:rsidR="003F123F" w:rsidRPr="003F123F">
            <w:rPr>
              <w:rFonts w:ascii="Times New Roman" w:eastAsia="Times New Roman" w:hAnsi="Times New Roman" w:cs="Times New Roman"/>
            </w:rPr>
            <w:t xml:space="preserve">ortality </w:t>
          </w:r>
          <w:r w:rsidR="00FD371B">
            <w:rPr>
              <w:rFonts w:ascii="Times New Roman" w:eastAsia="Times New Roman" w:hAnsi="Times New Roman" w:cs="Times New Roman"/>
            </w:rPr>
            <w:t>W</w:t>
          </w:r>
          <w:r w:rsidR="003F123F" w:rsidRPr="003F123F">
            <w:rPr>
              <w:rFonts w:ascii="Times New Roman" w:eastAsia="Times New Roman" w:hAnsi="Times New Roman" w:cs="Times New Roman"/>
            </w:rPr>
            <w:t xml:space="preserve">eekly </w:t>
          </w:r>
          <w:r w:rsidR="00FD371B">
            <w:rPr>
              <w:rFonts w:ascii="Times New Roman" w:eastAsia="Times New Roman" w:hAnsi="Times New Roman" w:cs="Times New Roman"/>
            </w:rPr>
            <w:t>R</w:t>
          </w:r>
          <w:r w:rsidR="003F123F" w:rsidRPr="003F123F">
            <w:rPr>
              <w:rFonts w:ascii="Times New Roman" w:eastAsia="Times New Roman" w:hAnsi="Times New Roman" w:cs="Times New Roman"/>
            </w:rPr>
            <w:t>eport</w:t>
          </w:r>
          <w:r w:rsidR="003F123F" w:rsidRPr="003F123F" w:rsidDel="003F123F">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2021;70. </w:t>
          </w:r>
        </w:p>
        <w:p w14:paraId="7BAE3C4D" w14:textId="72CDB825" w:rsidR="00447B93" w:rsidRPr="00F42F4A" w:rsidRDefault="00447B93" w:rsidP="00F42F4A">
          <w:pPr>
            <w:autoSpaceDE w:val="0"/>
            <w:autoSpaceDN w:val="0"/>
            <w:spacing w:line="480" w:lineRule="auto"/>
            <w:ind w:hanging="640"/>
            <w:jc w:val="both"/>
            <w:divId w:val="1425419463"/>
            <w:rPr>
              <w:rFonts w:ascii="Times New Roman" w:eastAsia="Times New Roman" w:hAnsi="Times New Roman" w:cs="Times New Roman"/>
            </w:rPr>
          </w:pPr>
          <w:r w:rsidRPr="00F42F4A">
            <w:rPr>
              <w:rFonts w:ascii="Times New Roman" w:eastAsia="Times New Roman" w:hAnsi="Times New Roman" w:cs="Times New Roman"/>
            </w:rPr>
            <w:lastRenderedPageBreak/>
            <w:t>10.</w:t>
          </w:r>
          <w:r w:rsidRPr="00F42F4A">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3F123F" w:rsidRPr="003F123F">
            <w:rPr>
              <w:rFonts w:ascii="Times New Roman" w:eastAsia="Times New Roman" w:hAnsi="Times New Roman" w:cs="Times New Roman"/>
            </w:rPr>
            <w:t>): e</w:t>
          </w:r>
          <w:r w:rsidRPr="00F42F4A">
            <w:rPr>
              <w:rFonts w:ascii="Times New Roman" w:eastAsia="Times New Roman" w:hAnsi="Times New Roman" w:cs="Times New Roman"/>
            </w:rPr>
            <w:t xml:space="preserve">1120–7. </w:t>
          </w:r>
        </w:p>
        <w:p w14:paraId="664C5247" w14:textId="77777777" w:rsidR="00447B93" w:rsidRPr="00F42F4A" w:rsidRDefault="00447B93" w:rsidP="00F42F4A">
          <w:pPr>
            <w:autoSpaceDE w:val="0"/>
            <w:autoSpaceDN w:val="0"/>
            <w:spacing w:line="480" w:lineRule="auto"/>
            <w:ind w:hanging="640"/>
            <w:jc w:val="both"/>
            <w:divId w:val="987368326"/>
            <w:rPr>
              <w:rFonts w:ascii="Times New Roman" w:eastAsia="Times New Roman" w:hAnsi="Times New Roman" w:cs="Times New Roman"/>
            </w:rPr>
          </w:pPr>
          <w:r w:rsidRPr="00F42F4A">
            <w:rPr>
              <w:rFonts w:ascii="Times New Roman" w:eastAsia="Times New Roman" w:hAnsi="Times New Roman" w:cs="Times New Roman"/>
            </w:rPr>
            <w:t>11.</w:t>
          </w:r>
          <w:r w:rsidRPr="00F42F4A">
            <w:rPr>
              <w:rFonts w:ascii="Times New Roman" w:eastAsia="Times New Roman" w:hAnsi="Times New Roman" w:cs="Times New Roman"/>
            </w:rPr>
            <w:tab/>
            <w:t xml:space="preserve">Pascall DJ, Mollett G, Vink E, Shepherd JG, Williams T, </w:t>
          </w:r>
          <w:proofErr w:type="spellStart"/>
          <w:r w:rsidRPr="00F42F4A">
            <w:rPr>
              <w:rFonts w:ascii="Times New Roman" w:eastAsia="Times New Roman" w:hAnsi="Times New Roman" w:cs="Times New Roman"/>
            </w:rPr>
            <w:t>Wastnedge</w:t>
          </w:r>
          <w:proofErr w:type="spellEnd"/>
          <w:r w:rsidRPr="00F42F4A">
            <w:rPr>
              <w:rFonts w:ascii="Times New Roman" w:eastAsia="Times New Roman" w:hAnsi="Times New Roman" w:cs="Times New Roman"/>
            </w:rPr>
            <w:t xml:space="preserve"> E, et al. The SARS-CoV-2 Alpha variant caused increased clinical severity of disease in Scotland: a genomics-based prospective cohort analysis. </w:t>
          </w:r>
          <w:proofErr w:type="spellStart"/>
          <w:r w:rsidRPr="00F42F4A">
            <w:rPr>
              <w:rFonts w:ascii="Times New Roman" w:eastAsia="Times New Roman" w:hAnsi="Times New Roman" w:cs="Times New Roman"/>
            </w:rPr>
            <w:t>MedRxiv</w:t>
          </w:r>
          <w:proofErr w:type="spellEnd"/>
          <w:r w:rsidRPr="00F42F4A">
            <w:rPr>
              <w:rFonts w:ascii="Times New Roman" w:eastAsia="Times New Roman" w:hAnsi="Times New Roman" w:cs="Times New Roman"/>
            </w:rPr>
            <w:t xml:space="preserve">. 2021;2021–8. </w:t>
          </w:r>
        </w:p>
        <w:p w14:paraId="18FD54D2" w14:textId="591E690A" w:rsidR="00447B93" w:rsidRPr="00F42F4A" w:rsidRDefault="00447B93" w:rsidP="00F42F4A">
          <w:pPr>
            <w:autoSpaceDE w:val="0"/>
            <w:autoSpaceDN w:val="0"/>
            <w:spacing w:line="480" w:lineRule="auto"/>
            <w:ind w:hanging="640"/>
            <w:jc w:val="both"/>
            <w:divId w:val="1094982903"/>
            <w:rPr>
              <w:rFonts w:ascii="Times New Roman" w:eastAsia="Times New Roman" w:hAnsi="Times New Roman" w:cs="Times New Roman"/>
            </w:rPr>
          </w:pPr>
          <w:r w:rsidRPr="00F42F4A">
            <w:rPr>
              <w:rFonts w:ascii="Times New Roman" w:eastAsia="Times New Roman" w:hAnsi="Times New Roman" w:cs="Times New Roman"/>
            </w:rPr>
            <w:t>12.</w:t>
          </w:r>
          <w:r w:rsidRPr="00F42F4A">
            <w:rPr>
              <w:rFonts w:ascii="Times New Roman" w:eastAsia="Times New Roman" w:hAnsi="Times New Roman" w:cs="Times New Roman"/>
            </w:rPr>
            <w:tab/>
            <w:t xml:space="preserve">Lauring AS, </w:t>
          </w:r>
          <w:proofErr w:type="spellStart"/>
          <w:r w:rsidRPr="00F42F4A">
            <w:rPr>
              <w:rFonts w:ascii="Times New Roman" w:eastAsia="Times New Roman" w:hAnsi="Times New Roman" w:cs="Times New Roman"/>
            </w:rPr>
            <w:t>Tenforde</w:t>
          </w:r>
          <w:proofErr w:type="spellEnd"/>
          <w:r w:rsidRPr="00F42F4A">
            <w:rPr>
              <w:rFonts w:ascii="Times New Roman" w:eastAsia="Times New Roman" w:hAnsi="Times New Roman" w:cs="Times New Roman"/>
            </w:rPr>
            <w:t xml:space="preserve"> MW, Chappell JD, Gaglani M, Ginde AA, McNeal T, et al. Clinical severity of, and effectiveness of mRNA vaccines against, covid-19 from omicron, delta, and alpha SARS-CoV-2 variants in the United States: prospective observational study. </w:t>
          </w:r>
          <w:r w:rsidR="00D41946">
            <w:rPr>
              <w:rFonts w:ascii="Times New Roman" w:eastAsia="Times New Roman" w:hAnsi="Times New Roman" w:cs="Times New Roman"/>
            </w:rPr>
            <w:t>BMJ</w:t>
          </w:r>
          <w:r w:rsidRPr="00F42F4A">
            <w:rPr>
              <w:rFonts w:ascii="Times New Roman" w:eastAsia="Times New Roman" w:hAnsi="Times New Roman" w:cs="Times New Roman"/>
            </w:rPr>
            <w:t xml:space="preserve">. 2022;376. </w:t>
          </w:r>
        </w:p>
        <w:p w14:paraId="49ABCCC3" w14:textId="532D426C" w:rsidR="00447B93" w:rsidRPr="00F42F4A" w:rsidRDefault="00447B93" w:rsidP="00F42F4A">
          <w:pPr>
            <w:autoSpaceDE w:val="0"/>
            <w:autoSpaceDN w:val="0"/>
            <w:spacing w:line="480" w:lineRule="auto"/>
            <w:ind w:hanging="640"/>
            <w:jc w:val="both"/>
            <w:divId w:val="1647395732"/>
            <w:rPr>
              <w:rFonts w:ascii="Times New Roman" w:eastAsia="Times New Roman" w:hAnsi="Times New Roman" w:cs="Times New Roman"/>
            </w:rPr>
          </w:pPr>
          <w:r w:rsidRPr="00F42F4A">
            <w:rPr>
              <w:rFonts w:ascii="Times New Roman" w:eastAsia="Times New Roman" w:hAnsi="Times New Roman" w:cs="Times New Roman"/>
            </w:rPr>
            <w:t>13.</w:t>
          </w:r>
          <w:r w:rsidRPr="00F42F4A">
            <w:rPr>
              <w:rFonts w:ascii="Times New Roman" w:eastAsia="Times New Roman" w:hAnsi="Times New Roman" w:cs="Times New Roman"/>
            </w:rPr>
            <w:tab/>
            <w:t xml:space="preserve">Iuliano AD. Trends in disease severity and health care utilization during the early Omicron variant period compared with previous SARS-CoV-2 high transmission periods—United States, December 2020–January 2022. </w:t>
          </w:r>
          <w:r w:rsidR="00C77008" w:rsidRPr="00C77008">
            <w:rPr>
              <w:rFonts w:ascii="Times New Roman" w:eastAsia="Times New Roman" w:hAnsi="Times New Roman" w:cs="Times New Roman"/>
            </w:rPr>
            <w:t xml:space="preserve">MMWR. Morbidity and </w:t>
          </w:r>
          <w:r w:rsidR="00D41946">
            <w:rPr>
              <w:rFonts w:ascii="Times New Roman" w:eastAsia="Times New Roman" w:hAnsi="Times New Roman" w:cs="Times New Roman"/>
            </w:rPr>
            <w:t>M</w:t>
          </w:r>
          <w:r w:rsidR="00C77008" w:rsidRPr="00C77008">
            <w:rPr>
              <w:rFonts w:ascii="Times New Roman" w:eastAsia="Times New Roman" w:hAnsi="Times New Roman" w:cs="Times New Roman"/>
            </w:rPr>
            <w:t xml:space="preserve">ortality </w:t>
          </w:r>
          <w:r w:rsidR="00D41946">
            <w:rPr>
              <w:rFonts w:ascii="Times New Roman" w:eastAsia="Times New Roman" w:hAnsi="Times New Roman" w:cs="Times New Roman"/>
            </w:rPr>
            <w:t>W</w:t>
          </w:r>
          <w:r w:rsidR="00C77008" w:rsidRPr="00C77008">
            <w:rPr>
              <w:rFonts w:ascii="Times New Roman" w:eastAsia="Times New Roman" w:hAnsi="Times New Roman" w:cs="Times New Roman"/>
            </w:rPr>
            <w:t xml:space="preserve">eekly </w:t>
          </w:r>
          <w:r w:rsidR="00D41946">
            <w:rPr>
              <w:rFonts w:ascii="Times New Roman" w:eastAsia="Times New Roman" w:hAnsi="Times New Roman" w:cs="Times New Roman"/>
            </w:rPr>
            <w:t>R</w:t>
          </w:r>
          <w:r w:rsidR="00C77008" w:rsidRPr="00C77008">
            <w:rPr>
              <w:rFonts w:ascii="Times New Roman" w:eastAsia="Times New Roman" w:hAnsi="Times New Roman" w:cs="Times New Roman"/>
            </w:rPr>
            <w:t>eport</w:t>
          </w:r>
          <w:r w:rsidR="00C77008" w:rsidRPr="00C77008" w:rsidDel="00C77008">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2022;71. </w:t>
          </w:r>
        </w:p>
        <w:p w14:paraId="5EDB31D3" w14:textId="77777777" w:rsidR="00447B93" w:rsidRPr="00F42F4A" w:rsidRDefault="00447B93" w:rsidP="00F42F4A">
          <w:pPr>
            <w:autoSpaceDE w:val="0"/>
            <w:autoSpaceDN w:val="0"/>
            <w:spacing w:line="480" w:lineRule="auto"/>
            <w:ind w:hanging="640"/>
            <w:jc w:val="both"/>
            <w:divId w:val="934704509"/>
            <w:rPr>
              <w:rFonts w:ascii="Times New Roman" w:eastAsia="Times New Roman" w:hAnsi="Times New Roman" w:cs="Times New Roman"/>
            </w:rPr>
          </w:pPr>
          <w:r w:rsidRPr="00F42F4A">
            <w:rPr>
              <w:rFonts w:ascii="Times New Roman" w:eastAsia="Times New Roman" w:hAnsi="Times New Roman" w:cs="Times New Roman"/>
            </w:rPr>
            <w:t>14.</w:t>
          </w:r>
          <w:r w:rsidRPr="00F42F4A">
            <w:rPr>
              <w:rFonts w:ascii="Times New Roman" w:eastAsia="Times New Roman" w:hAnsi="Times New Roman" w:cs="Times New Roman"/>
            </w:rPr>
            <w:tab/>
            <w:t xml:space="preserve">Omicron, Delta, Alpha, and More: What </w:t>
          </w:r>
          <w:proofErr w:type="gramStart"/>
          <w:r w:rsidRPr="00F42F4A">
            <w:rPr>
              <w:rFonts w:ascii="Times New Roman" w:eastAsia="Times New Roman" w:hAnsi="Times New Roman" w:cs="Times New Roman"/>
            </w:rPr>
            <w:t>To</w:t>
          </w:r>
          <w:proofErr w:type="gramEnd"/>
          <w:r w:rsidRPr="00F42F4A">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1A135574" w14:textId="77777777" w:rsidR="00447B93" w:rsidRPr="00F42F4A" w:rsidRDefault="00447B93" w:rsidP="00F42F4A">
          <w:pPr>
            <w:autoSpaceDE w:val="0"/>
            <w:autoSpaceDN w:val="0"/>
            <w:spacing w:line="480" w:lineRule="auto"/>
            <w:ind w:hanging="640"/>
            <w:jc w:val="both"/>
            <w:divId w:val="905800709"/>
            <w:rPr>
              <w:rFonts w:ascii="Times New Roman" w:eastAsia="Times New Roman" w:hAnsi="Times New Roman" w:cs="Times New Roman"/>
            </w:rPr>
          </w:pPr>
          <w:r w:rsidRPr="00F42F4A">
            <w:rPr>
              <w:rFonts w:ascii="Times New Roman" w:eastAsia="Times New Roman" w:hAnsi="Times New Roman" w:cs="Times New Roman"/>
            </w:rPr>
            <w:t>15.</w:t>
          </w:r>
          <w:r w:rsidRPr="00F42F4A">
            <w:rPr>
              <w:rFonts w:ascii="Times New Roman" w:eastAsia="Times New Roman" w:hAnsi="Times New Roman" w:cs="Times New Roman"/>
            </w:rPr>
            <w:tab/>
            <w:t>Update on Omicron [Internet]. [cited 2024 Oct 3]. Available from: https://www.who.int/news/item/28-11-2021-update-on-omicron</w:t>
          </w:r>
        </w:p>
        <w:p w14:paraId="72C208E5" w14:textId="0A5A0E77" w:rsidR="00447B93" w:rsidRPr="00F42F4A" w:rsidRDefault="00447B93" w:rsidP="00F42F4A">
          <w:pPr>
            <w:autoSpaceDE w:val="0"/>
            <w:autoSpaceDN w:val="0"/>
            <w:spacing w:line="480" w:lineRule="auto"/>
            <w:ind w:hanging="640"/>
            <w:jc w:val="both"/>
            <w:divId w:val="1377051181"/>
            <w:rPr>
              <w:rFonts w:ascii="Times New Roman" w:eastAsia="Times New Roman" w:hAnsi="Times New Roman" w:cs="Times New Roman"/>
            </w:rPr>
          </w:pPr>
          <w:r w:rsidRPr="00F42F4A">
            <w:rPr>
              <w:rFonts w:ascii="Times New Roman" w:eastAsia="Times New Roman" w:hAnsi="Times New Roman" w:cs="Times New Roman"/>
            </w:rPr>
            <w:t>16.</w:t>
          </w:r>
          <w:r w:rsidRPr="00F42F4A">
            <w:rPr>
              <w:rFonts w:ascii="Times New Roman" w:eastAsia="Times New Roman" w:hAnsi="Times New Roman" w:cs="Times New Roman"/>
            </w:rPr>
            <w:tab/>
          </w:r>
          <w:proofErr w:type="spellStart"/>
          <w:r w:rsidRPr="00F42F4A">
            <w:rPr>
              <w:rFonts w:ascii="Times New Roman" w:eastAsia="Times New Roman" w:hAnsi="Times New Roman" w:cs="Times New Roman"/>
            </w:rPr>
            <w:t>Florensa</w:t>
          </w:r>
          <w:proofErr w:type="spellEnd"/>
          <w:r w:rsidRPr="00F42F4A">
            <w:rPr>
              <w:rFonts w:ascii="Times New Roman" w:eastAsia="Times New Roman" w:hAnsi="Times New Roman" w:cs="Times New Roman"/>
            </w:rPr>
            <w:t xml:space="preserve"> D, Mateo J, </w:t>
          </w:r>
          <w:proofErr w:type="spellStart"/>
          <w:r w:rsidRPr="00F42F4A">
            <w:rPr>
              <w:rFonts w:ascii="Times New Roman" w:eastAsia="Times New Roman" w:hAnsi="Times New Roman" w:cs="Times New Roman"/>
            </w:rPr>
            <w:t>Spaimoc</w:t>
          </w:r>
          <w:proofErr w:type="spellEnd"/>
          <w:r w:rsidRPr="00F42F4A">
            <w:rPr>
              <w:rFonts w:ascii="Times New Roman" w:eastAsia="Times New Roman" w:hAnsi="Times New Roman" w:cs="Times New Roman"/>
            </w:rPr>
            <w:t xml:space="preserve"> R, Miret C, Godoy S, Solsona F, et al. Severity of COVID-19 cases in the months of predominance of the Alpha and Delta variants. </w:t>
          </w:r>
          <w:r w:rsidR="00C6230B" w:rsidRPr="00C6230B">
            <w:rPr>
              <w:rFonts w:ascii="Times New Roman" w:eastAsia="Times New Roman" w:hAnsi="Times New Roman" w:cs="Times New Roman"/>
            </w:rPr>
            <w:t>Scientific Reports</w:t>
          </w:r>
          <w:r w:rsidRPr="00F42F4A">
            <w:rPr>
              <w:rFonts w:ascii="Times New Roman" w:eastAsia="Times New Roman" w:hAnsi="Times New Roman" w:cs="Times New Roman"/>
            </w:rPr>
            <w:t>. 2022;</w:t>
          </w:r>
          <w:r w:rsidR="00335851">
            <w:rPr>
              <w:rFonts w:ascii="Times New Roman" w:eastAsia="Times New Roman" w:hAnsi="Times New Roman" w:cs="Times New Roman"/>
            </w:rPr>
            <w:t xml:space="preserve"> </w:t>
          </w:r>
          <w:r w:rsidRPr="00F42F4A">
            <w:rPr>
              <w:rFonts w:ascii="Times New Roman" w:eastAsia="Times New Roman" w:hAnsi="Times New Roman" w:cs="Times New Roman"/>
            </w:rPr>
            <w:t xml:space="preserve">12(1):15456. </w:t>
          </w:r>
        </w:p>
        <w:p w14:paraId="18DC3D84" w14:textId="0EC1DD2D" w:rsidR="00447B93" w:rsidRPr="00F42F4A" w:rsidRDefault="00447B93" w:rsidP="00F42F4A">
          <w:pPr>
            <w:autoSpaceDE w:val="0"/>
            <w:autoSpaceDN w:val="0"/>
            <w:spacing w:line="480" w:lineRule="auto"/>
            <w:ind w:hanging="640"/>
            <w:jc w:val="both"/>
            <w:divId w:val="2106147907"/>
            <w:rPr>
              <w:rFonts w:ascii="Times New Roman" w:eastAsia="Times New Roman" w:hAnsi="Times New Roman" w:cs="Times New Roman"/>
            </w:rPr>
          </w:pPr>
          <w:r w:rsidRPr="00F42F4A">
            <w:rPr>
              <w:rFonts w:ascii="Times New Roman" w:eastAsia="Times New Roman" w:hAnsi="Times New Roman" w:cs="Times New Roman"/>
            </w:rPr>
            <w:t>17.</w:t>
          </w:r>
          <w:r w:rsidRPr="00F42F4A">
            <w:rPr>
              <w:rFonts w:ascii="Times New Roman" w:eastAsia="Times New Roman" w:hAnsi="Times New Roman" w:cs="Times New Roman"/>
            </w:rPr>
            <w:tab/>
            <w:t xml:space="preserve">Whittle RS, Diaz-Artiles A. An ecological study of socioeconomic predictors in detection of COVID-19 cases across neighborhoods in New York City. </w:t>
          </w:r>
          <w:r w:rsidR="00335851" w:rsidRPr="00335851">
            <w:rPr>
              <w:rFonts w:ascii="Times New Roman" w:eastAsia="Times New Roman" w:hAnsi="Times New Roman" w:cs="Times New Roman"/>
            </w:rPr>
            <w:t xml:space="preserve">BMC </w:t>
          </w:r>
          <w:r w:rsidR="00D41946">
            <w:rPr>
              <w:rFonts w:ascii="Times New Roman" w:eastAsia="Times New Roman" w:hAnsi="Times New Roman" w:cs="Times New Roman"/>
            </w:rPr>
            <w:t>M</w:t>
          </w:r>
          <w:r w:rsidR="00335851" w:rsidRPr="00335851">
            <w:rPr>
              <w:rFonts w:ascii="Times New Roman" w:eastAsia="Times New Roman" w:hAnsi="Times New Roman" w:cs="Times New Roman"/>
            </w:rPr>
            <w:t>edicine</w:t>
          </w:r>
          <w:r w:rsidR="00335851" w:rsidRPr="00335851" w:rsidDel="00335851">
            <w:rPr>
              <w:rFonts w:ascii="Times New Roman" w:eastAsia="Times New Roman" w:hAnsi="Times New Roman" w:cs="Times New Roman"/>
            </w:rPr>
            <w:t xml:space="preserve"> </w:t>
          </w:r>
          <w:r w:rsidRPr="00F42F4A">
            <w:rPr>
              <w:rFonts w:ascii="Times New Roman" w:eastAsia="Times New Roman" w:hAnsi="Times New Roman" w:cs="Times New Roman"/>
            </w:rPr>
            <w:t xml:space="preserve">. </w:t>
          </w:r>
          <w:r w:rsidR="00335851" w:rsidRPr="00335851">
            <w:rPr>
              <w:rFonts w:ascii="Times New Roman" w:eastAsia="Times New Roman" w:hAnsi="Times New Roman" w:cs="Times New Roman"/>
            </w:rPr>
            <w:t>2020; 18:1</w:t>
          </w:r>
          <w:r w:rsidRPr="00F42F4A">
            <w:rPr>
              <w:rFonts w:ascii="Times New Roman" w:eastAsia="Times New Roman" w:hAnsi="Times New Roman" w:cs="Times New Roman"/>
            </w:rPr>
            <w:t xml:space="preserve">–17. </w:t>
          </w:r>
        </w:p>
        <w:p w14:paraId="5430C266" w14:textId="3E4EC1CB" w:rsidR="00447B93" w:rsidRPr="00F42F4A" w:rsidRDefault="00447B93" w:rsidP="00F42F4A">
          <w:pPr>
            <w:autoSpaceDE w:val="0"/>
            <w:autoSpaceDN w:val="0"/>
            <w:spacing w:line="480" w:lineRule="auto"/>
            <w:ind w:hanging="640"/>
            <w:jc w:val="both"/>
            <w:divId w:val="1866824637"/>
            <w:rPr>
              <w:rFonts w:ascii="Times New Roman" w:eastAsia="Times New Roman" w:hAnsi="Times New Roman" w:cs="Times New Roman"/>
            </w:rPr>
          </w:pPr>
          <w:r w:rsidRPr="00F42F4A">
            <w:rPr>
              <w:rFonts w:ascii="Times New Roman" w:eastAsia="Times New Roman" w:hAnsi="Times New Roman" w:cs="Times New Roman"/>
            </w:rPr>
            <w:lastRenderedPageBreak/>
            <w:t>18.</w:t>
          </w:r>
          <w:r w:rsidRPr="00F42F4A">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w:t>
          </w:r>
          <w:r w:rsidR="00335851">
            <w:rPr>
              <w:rFonts w:ascii="Times New Roman" w:eastAsia="Times New Roman" w:hAnsi="Times New Roman" w:cs="Times New Roman"/>
            </w:rPr>
            <w:t xml:space="preserve"> </w:t>
          </w:r>
          <w:r w:rsidRPr="00F42F4A">
            <w:rPr>
              <w:rFonts w:ascii="Times New Roman" w:eastAsia="Times New Roman" w:hAnsi="Times New Roman" w:cs="Times New Roman"/>
            </w:rPr>
            <w:t>27</w:t>
          </w:r>
          <w:r w:rsidR="00335851">
            <w:rPr>
              <w:rFonts w:ascii="Times New Roman" w:eastAsia="Times New Roman" w:hAnsi="Times New Roman" w:cs="Times New Roman"/>
            </w:rPr>
            <w:t xml:space="preserve"> </w:t>
          </w:r>
          <w:r w:rsidRPr="00F42F4A">
            <w:rPr>
              <w:rFonts w:ascii="Times New Roman" w:eastAsia="Times New Roman" w:hAnsi="Times New Roman" w:cs="Times New Roman"/>
            </w:rPr>
            <w:t>(Supplement 1</w:t>
          </w:r>
          <w:r w:rsidR="00335851" w:rsidRPr="00335851">
            <w:rPr>
              <w:rFonts w:ascii="Times New Roman" w:eastAsia="Times New Roman" w:hAnsi="Times New Roman" w:cs="Times New Roman"/>
            </w:rPr>
            <w:t>): S</w:t>
          </w:r>
          <w:r w:rsidRPr="00F42F4A">
            <w:rPr>
              <w:rFonts w:ascii="Times New Roman" w:eastAsia="Times New Roman" w:hAnsi="Times New Roman" w:cs="Times New Roman"/>
            </w:rPr>
            <w:t xml:space="preserve">43–56. </w:t>
          </w:r>
        </w:p>
        <w:p w14:paraId="6D9EADE6" w14:textId="73947B5F" w:rsidR="00447B93" w:rsidRPr="00F42F4A" w:rsidRDefault="00447B93" w:rsidP="00F42F4A">
          <w:pPr>
            <w:autoSpaceDE w:val="0"/>
            <w:autoSpaceDN w:val="0"/>
            <w:spacing w:line="480" w:lineRule="auto"/>
            <w:ind w:hanging="640"/>
            <w:jc w:val="both"/>
            <w:divId w:val="714502122"/>
            <w:rPr>
              <w:rFonts w:ascii="Times New Roman" w:eastAsia="Times New Roman" w:hAnsi="Times New Roman" w:cs="Times New Roman"/>
            </w:rPr>
          </w:pPr>
          <w:r w:rsidRPr="00F42F4A">
            <w:rPr>
              <w:rFonts w:ascii="Times New Roman" w:eastAsia="Times New Roman" w:hAnsi="Times New Roman" w:cs="Times New Roman"/>
            </w:rPr>
            <w:t>19.</w:t>
          </w:r>
          <w:r w:rsidRPr="00F42F4A">
            <w:rPr>
              <w:rFonts w:ascii="Times New Roman" w:eastAsia="Times New Roman" w:hAnsi="Times New Roman" w:cs="Times New Roman"/>
            </w:rPr>
            <w:tab/>
            <w:t xml:space="preserve">KC M, Oral E, Straif-Bourgeois S, Rung AL, Peters ES. The effect of area deprivation on COVID-19 risk in Louisiana. </w:t>
          </w:r>
          <w:proofErr w:type="spellStart"/>
          <w:r w:rsidR="003230C7" w:rsidRPr="003230C7">
            <w:rPr>
              <w:rFonts w:ascii="Times New Roman" w:eastAsia="Times New Roman" w:hAnsi="Times New Roman" w:cs="Times New Roman"/>
            </w:rPr>
            <w:t>PloS</w:t>
          </w:r>
          <w:proofErr w:type="spellEnd"/>
          <w:r w:rsidR="003230C7" w:rsidRPr="003230C7">
            <w:rPr>
              <w:rFonts w:ascii="Times New Roman" w:eastAsia="Times New Roman" w:hAnsi="Times New Roman" w:cs="Times New Roman"/>
            </w:rPr>
            <w:t xml:space="preserve"> </w:t>
          </w:r>
          <w:r w:rsidR="00D41946">
            <w:rPr>
              <w:rFonts w:ascii="Times New Roman" w:eastAsia="Times New Roman" w:hAnsi="Times New Roman" w:cs="Times New Roman"/>
            </w:rPr>
            <w:t>O</w:t>
          </w:r>
          <w:r w:rsidR="003230C7" w:rsidRPr="003230C7">
            <w:rPr>
              <w:rFonts w:ascii="Times New Roman" w:eastAsia="Times New Roman" w:hAnsi="Times New Roman" w:cs="Times New Roman"/>
            </w:rPr>
            <w:t>ne</w:t>
          </w:r>
          <w:r w:rsidRPr="00F42F4A">
            <w:rPr>
              <w:rFonts w:ascii="Times New Roman" w:eastAsia="Times New Roman" w:hAnsi="Times New Roman" w:cs="Times New Roman"/>
            </w:rPr>
            <w:t>. 2020;15(12</w:t>
          </w:r>
          <w:r w:rsidR="003230C7" w:rsidRPr="003230C7">
            <w:rPr>
              <w:rFonts w:ascii="Times New Roman" w:eastAsia="Times New Roman" w:hAnsi="Times New Roman" w:cs="Times New Roman"/>
            </w:rPr>
            <w:t>): e</w:t>
          </w:r>
          <w:r w:rsidRPr="00F42F4A">
            <w:rPr>
              <w:rFonts w:ascii="Times New Roman" w:eastAsia="Times New Roman" w:hAnsi="Times New Roman" w:cs="Times New Roman"/>
            </w:rPr>
            <w:t xml:space="preserve">0243028. </w:t>
          </w:r>
        </w:p>
        <w:p w14:paraId="7B825181" w14:textId="224DDCBB" w:rsidR="00447B93" w:rsidRPr="00F42F4A" w:rsidRDefault="00447B93" w:rsidP="00F42F4A">
          <w:pPr>
            <w:autoSpaceDE w:val="0"/>
            <w:autoSpaceDN w:val="0"/>
            <w:spacing w:line="480" w:lineRule="auto"/>
            <w:ind w:hanging="640"/>
            <w:jc w:val="both"/>
            <w:divId w:val="1510680912"/>
            <w:rPr>
              <w:rFonts w:ascii="Times New Roman" w:eastAsia="Times New Roman" w:hAnsi="Times New Roman" w:cs="Times New Roman"/>
            </w:rPr>
          </w:pPr>
          <w:r w:rsidRPr="00F42F4A">
            <w:rPr>
              <w:rFonts w:ascii="Times New Roman" w:eastAsia="Times New Roman" w:hAnsi="Times New Roman" w:cs="Times New Roman"/>
            </w:rPr>
            <w:t>20.</w:t>
          </w:r>
          <w:r w:rsidRPr="00F42F4A">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3230C7" w:rsidRPr="003230C7">
            <w:rPr>
              <w:rFonts w:ascii="Times New Roman" w:eastAsia="Times New Roman" w:hAnsi="Times New Roman" w:cs="Times New Roman"/>
            </w:rPr>
            <w:t>2020; 8:571808</w:t>
          </w:r>
          <w:r w:rsidRPr="00F42F4A">
            <w:rPr>
              <w:rFonts w:ascii="Times New Roman" w:eastAsia="Times New Roman" w:hAnsi="Times New Roman" w:cs="Times New Roman"/>
            </w:rPr>
            <w:t xml:space="preserve">. </w:t>
          </w:r>
        </w:p>
        <w:p w14:paraId="517DB2EE" w14:textId="1591E04C" w:rsidR="00447B93" w:rsidRPr="00F42F4A" w:rsidRDefault="00447B93" w:rsidP="00F42F4A">
          <w:pPr>
            <w:autoSpaceDE w:val="0"/>
            <w:autoSpaceDN w:val="0"/>
            <w:spacing w:line="480" w:lineRule="auto"/>
            <w:ind w:hanging="640"/>
            <w:jc w:val="both"/>
            <w:divId w:val="457527999"/>
            <w:rPr>
              <w:rFonts w:ascii="Times New Roman" w:eastAsia="Times New Roman" w:hAnsi="Times New Roman" w:cs="Times New Roman"/>
            </w:rPr>
          </w:pPr>
          <w:r w:rsidRPr="00F42F4A">
            <w:rPr>
              <w:rFonts w:ascii="Times New Roman" w:eastAsia="Times New Roman" w:hAnsi="Times New Roman" w:cs="Times New Roman"/>
            </w:rPr>
            <w:t>21.</w:t>
          </w:r>
          <w:r w:rsidRPr="00F42F4A">
            <w:rPr>
              <w:rFonts w:ascii="Times New Roman" w:eastAsia="Times New Roman" w:hAnsi="Times New Roman" w:cs="Times New Roman"/>
            </w:rPr>
            <w:tab/>
            <w:t xml:space="preserve">Yancy CW. COVID-19 and </w:t>
          </w:r>
          <w:r w:rsidR="00C77478" w:rsidRPr="00C77478">
            <w:rPr>
              <w:rFonts w:ascii="Times New Roman" w:eastAsia="Times New Roman" w:hAnsi="Times New Roman" w:cs="Times New Roman"/>
            </w:rPr>
            <w:t>African</w:t>
          </w:r>
          <w:r w:rsidRPr="00F42F4A">
            <w:rPr>
              <w:rFonts w:ascii="Times New Roman" w:eastAsia="Times New Roman" w:hAnsi="Times New Roman" w:cs="Times New Roman"/>
            </w:rPr>
            <w:t xml:space="preserve"> </w:t>
          </w:r>
          <w:r w:rsidR="00C77478" w:rsidRPr="00C77478">
            <w:rPr>
              <w:rFonts w:ascii="Times New Roman" w:eastAsia="Times New Roman" w:hAnsi="Times New Roman" w:cs="Times New Roman"/>
            </w:rPr>
            <w:t>Americans</w:t>
          </w:r>
          <w:r w:rsidRPr="00F42F4A">
            <w:rPr>
              <w:rFonts w:ascii="Times New Roman" w:eastAsia="Times New Roman" w:hAnsi="Times New Roman" w:cs="Times New Roman"/>
            </w:rPr>
            <w:t xml:space="preserve">. JAMA. 2020;323(19):1891–2. </w:t>
          </w:r>
        </w:p>
        <w:p w14:paraId="5E46320B" w14:textId="4BCC6E81" w:rsidR="00447B93" w:rsidRPr="00F42F4A" w:rsidRDefault="00447B93" w:rsidP="00F42F4A">
          <w:pPr>
            <w:autoSpaceDE w:val="0"/>
            <w:autoSpaceDN w:val="0"/>
            <w:spacing w:line="480" w:lineRule="auto"/>
            <w:ind w:hanging="640"/>
            <w:jc w:val="both"/>
            <w:divId w:val="931275404"/>
            <w:rPr>
              <w:rFonts w:ascii="Times New Roman" w:eastAsia="Times New Roman" w:hAnsi="Times New Roman" w:cs="Times New Roman"/>
            </w:rPr>
          </w:pPr>
          <w:r w:rsidRPr="00F42F4A">
            <w:rPr>
              <w:rFonts w:ascii="Times New Roman" w:eastAsia="Times New Roman" w:hAnsi="Times New Roman" w:cs="Times New Roman"/>
            </w:rPr>
            <w:t>22.</w:t>
          </w:r>
          <w:r w:rsidRPr="00F42F4A">
            <w:rPr>
              <w:rFonts w:ascii="Times New Roman" w:eastAsia="Times New Roman" w:hAnsi="Times New Roman" w:cs="Times New Roman"/>
            </w:rPr>
            <w:tab/>
            <w:t xml:space="preserve">Laurencin CT, McClinton A. The COVID-19 pandemic: a call to action to identify and address racial and ethnic disparities. </w:t>
          </w:r>
          <w:r w:rsidR="00B301B5" w:rsidRPr="00B301B5">
            <w:rPr>
              <w:rFonts w:ascii="Times New Roman" w:eastAsia="Times New Roman" w:hAnsi="Times New Roman" w:cs="Times New Roman"/>
            </w:rPr>
            <w:t xml:space="preserve">Journal of </w:t>
          </w:r>
          <w:r w:rsidR="0072699A">
            <w:rPr>
              <w:rFonts w:ascii="Times New Roman" w:eastAsia="Times New Roman" w:hAnsi="Times New Roman" w:cs="Times New Roman"/>
            </w:rPr>
            <w:t>R</w:t>
          </w:r>
          <w:r w:rsidR="00B301B5" w:rsidRPr="00B301B5">
            <w:rPr>
              <w:rFonts w:ascii="Times New Roman" w:eastAsia="Times New Roman" w:hAnsi="Times New Roman" w:cs="Times New Roman"/>
            </w:rPr>
            <w:t xml:space="preserve">acial and </w:t>
          </w:r>
          <w:r w:rsidR="0072699A">
            <w:rPr>
              <w:rFonts w:ascii="Times New Roman" w:eastAsia="Times New Roman" w:hAnsi="Times New Roman" w:cs="Times New Roman"/>
            </w:rPr>
            <w:t>E</w:t>
          </w:r>
          <w:r w:rsidR="00B301B5" w:rsidRPr="00B301B5">
            <w:rPr>
              <w:rFonts w:ascii="Times New Roman" w:eastAsia="Times New Roman" w:hAnsi="Times New Roman" w:cs="Times New Roman"/>
            </w:rPr>
            <w:t xml:space="preserve">thnic </w:t>
          </w:r>
          <w:r w:rsidR="0072699A">
            <w:rPr>
              <w:rFonts w:ascii="Times New Roman" w:eastAsia="Times New Roman" w:hAnsi="Times New Roman" w:cs="Times New Roman"/>
            </w:rPr>
            <w:t>H</w:t>
          </w:r>
          <w:r w:rsidR="00B301B5" w:rsidRPr="00B301B5">
            <w:rPr>
              <w:rFonts w:ascii="Times New Roman" w:eastAsia="Times New Roman" w:hAnsi="Times New Roman" w:cs="Times New Roman"/>
            </w:rPr>
            <w:t xml:space="preserve">ealth </w:t>
          </w:r>
          <w:r w:rsidR="0072699A">
            <w:rPr>
              <w:rFonts w:ascii="Times New Roman" w:eastAsia="Times New Roman" w:hAnsi="Times New Roman" w:cs="Times New Roman"/>
            </w:rPr>
            <w:t>D</w:t>
          </w:r>
          <w:r w:rsidR="00B301B5" w:rsidRPr="00B301B5">
            <w:rPr>
              <w:rFonts w:ascii="Times New Roman" w:eastAsia="Times New Roman" w:hAnsi="Times New Roman" w:cs="Times New Roman"/>
            </w:rPr>
            <w:t>isparities</w:t>
          </w:r>
          <w:r w:rsidR="00B301B5" w:rsidRPr="00B301B5" w:rsidDel="00B301B5">
            <w:rPr>
              <w:rFonts w:ascii="Times New Roman" w:eastAsia="Times New Roman" w:hAnsi="Times New Roman" w:cs="Times New Roman"/>
            </w:rPr>
            <w:t xml:space="preserve"> </w:t>
          </w:r>
          <w:r w:rsidRPr="00F42F4A">
            <w:rPr>
              <w:rFonts w:ascii="Times New Roman" w:eastAsia="Times New Roman" w:hAnsi="Times New Roman" w:cs="Times New Roman"/>
            </w:rPr>
            <w:t xml:space="preserve">. </w:t>
          </w:r>
          <w:r w:rsidR="00B301B5" w:rsidRPr="00B301B5">
            <w:rPr>
              <w:rFonts w:ascii="Times New Roman" w:eastAsia="Times New Roman" w:hAnsi="Times New Roman" w:cs="Times New Roman"/>
            </w:rPr>
            <w:t>2020; 7:398</w:t>
          </w:r>
          <w:r w:rsidRPr="00F42F4A">
            <w:rPr>
              <w:rFonts w:ascii="Times New Roman" w:eastAsia="Times New Roman" w:hAnsi="Times New Roman" w:cs="Times New Roman"/>
            </w:rPr>
            <w:t xml:space="preserve">–402. </w:t>
          </w:r>
        </w:p>
        <w:p w14:paraId="45FACB2E" w14:textId="77777777" w:rsidR="00447B93" w:rsidRPr="00F42F4A" w:rsidRDefault="00447B93" w:rsidP="00F42F4A">
          <w:pPr>
            <w:autoSpaceDE w:val="0"/>
            <w:autoSpaceDN w:val="0"/>
            <w:spacing w:line="480" w:lineRule="auto"/>
            <w:ind w:hanging="640"/>
            <w:jc w:val="both"/>
            <w:divId w:val="423498610"/>
            <w:rPr>
              <w:rFonts w:ascii="Times New Roman" w:eastAsia="Times New Roman" w:hAnsi="Times New Roman" w:cs="Times New Roman"/>
            </w:rPr>
          </w:pPr>
          <w:r w:rsidRPr="00F42F4A">
            <w:rPr>
              <w:rFonts w:ascii="Times New Roman" w:eastAsia="Times New Roman" w:hAnsi="Times New Roman" w:cs="Times New Roman"/>
            </w:rPr>
            <w:t>23.</w:t>
          </w:r>
          <w:r w:rsidRPr="00F42F4A">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41516EDD" w14:textId="7CB82380" w:rsidR="00447B93" w:rsidRPr="00F42F4A" w:rsidRDefault="00447B93" w:rsidP="00F42F4A">
          <w:pPr>
            <w:autoSpaceDE w:val="0"/>
            <w:autoSpaceDN w:val="0"/>
            <w:spacing w:line="480" w:lineRule="auto"/>
            <w:ind w:hanging="640"/>
            <w:jc w:val="both"/>
            <w:divId w:val="300114322"/>
            <w:rPr>
              <w:rFonts w:ascii="Times New Roman" w:eastAsia="Times New Roman" w:hAnsi="Times New Roman" w:cs="Times New Roman"/>
            </w:rPr>
          </w:pPr>
          <w:r w:rsidRPr="00F42F4A">
            <w:rPr>
              <w:rFonts w:ascii="Times New Roman" w:eastAsia="Times New Roman" w:hAnsi="Times New Roman" w:cs="Times New Roman"/>
            </w:rPr>
            <w:t>24.</w:t>
          </w:r>
          <w:r w:rsidRPr="00F42F4A">
            <w:rPr>
              <w:rFonts w:ascii="Times New Roman" w:eastAsia="Times New Roman" w:hAnsi="Times New Roman" w:cs="Times New Roman"/>
            </w:rPr>
            <w:tab/>
            <w:t xml:space="preserve">Singh GK. Area deprivation and widening inequalities in US mortality, 1969–1998. </w:t>
          </w:r>
          <w:r w:rsidR="00043FA7" w:rsidRPr="00043FA7">
            <w:rPr>
              <w:rFonts w:ascii="Times New Roman" w:eastAsia="Times New Roman" w:hAnsi="Times New Roman" w:cs="Times New Roman"/>
            </w:rPr>
            <w:t xml:space="preserve">American </w:t>
          </w:r>
          <w:r w:rsidR="00043FA7">
            <w:rPr>
              <w:rFonts w:ascii="Times New Roman" w:eastAsia="Times New Roman" w:hAnsi="Times New Roman" w:cs="Times New Roman"/>
            </w:rPr>
            <w:t>J</w:t>
          </w:r>
          <w:r w:rsidR="00043FA7" w:rsidRPr="00043FA7">
            <w:rPr>
              <w:rFonts w:ascii="Times New Roman" w:eastAsia="Times New Roman" w:hAnsi="Times New Roman" w:cs="Times New Roman"/>
            </w:rPr>
            <w:t xml:space="preserve">ournal of </w:t>
          </w:r>
          <w:r w:rsidR="00043FA7">
            <w:rPr>
              <w:rFonts w:ascii="Times New Roman" w:eastAsia="Times New Roman" w:hAnsi="Times New Roman" w:cs="Times New Roman"/>
            </w:rPr>
            <w:t>P</w:t>
          </w:r>
          <w:r w:rsidR="00043FA7" w:rsidRPr="00043FA7">
            <w:rPr>
              <w:rFonts w:ascii="Times New Roman" w:eastAsia="Times New Roman" w:hAnsi="Times New Roman" w:cs="Times New Roman"/>
            </w:rPr>
            <w:t xml:space="preserve">ublic </w:t>
          </w:r>
          <w:r w:rsidR="00043FA7">
            <w:rPr>
              <w:rFonts w:ascii="Times New Roman" w:eastAsia="Times New Roman" w:hAnsi="Times New Roman" w:cs="Times New Roman"/>
            </w:rPr>
            <w:t>H</w:t>
          </w:r>
          <w:r w:rsidR="00043FA7" w:rsidRPr="00043FA7">
            <w:rPr>
              <w:rFonts w:ascii="Times New Roman" w:eastAsia="Times New Roman" w:hAnsi="Times New Roman" w:cs="Times New Roman"/>
            </w:rPr>
            <w:t>ealth</w:t>
          </w:r>
          <w:r w:rsidR="00043FA7" w:rsidRPr="00043FA7" w:rsidDel="00043FA7">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2003;93(7):1137–43. </w:t>
          </w:r>
        </w:p>
        <w:p w14:paraId="6C16F53D" w14:textId="77777777" w:rsidR="00447B93" w:rsidRPr="00F42F4A" w:rsidRDefault="00447B93" w:rsidP="00F42F4A">
          <w:pPr>
            <w:autoSpaceDE w:val="0"/>
            <w:autoSpaceDN w:val="0"/>
            <w:spacing w:line="480" w:lineRule="auto"/>
            <w:ind w:hanging="640"/>
            <w:jc w:val="both"/>
            <w:divId w:val="1686714147"/>
            <w:rPr>
              <w:rFonts w:ascii="Times New Roman" w:eastAsia="Times New Roman" w:hAnsi="Times New Roman" w:cs="Times New Roman"/>
            </w:rPr>
          </w:pPr>
          <w:r w:rsidRPr="00F42F4A">
            <w:rPr>
              <w:rFonts w:ascii="Times New Roman" w:eastAsia="Times New Roman" w:hAnsi="Times New Roman" w:cs="Times New Roman"/>
            </w:rPr>
            <w:t>25.</w:t>
          </w:r>
          <w:r w:rsidRPr="00F42F4A">
            <w:rPr>
              <w:rFonts w:ascii="Times New Roman" w:eastAsia="Times New Roman" w:hAnsi="Times New Roman" w:cs="Times New Roman"/>
            </w:rPr>
            <w:tab/>
            <w:t xml:space="preserve">Manabe YC, Sharfstein JS, Armstrong K. The need for more and better testing for COVID-19. JAMA. 2020;324(21):2153–4. </w:t>
          </w:r>
        </w:p>
        <w:p w14:paraId="47CB2703" w14:textId="77777777" w:rsidR="00447B93" w:rsidRPr="00F42F4A" w:rsidRDefault="00447B93" w:rsidP="00F42F4A">
          <w:pPr>
            <w:autoSpaceDE w:val="0"/>
            <w:autoSpaceDN w:val="0"/>
            <w:spacing w:line="480" w:lineRule="auto"/>
            <w:ind w:hanging="640"/>
            <w:jc w:val="both"/>
            <w:divId w:val="1632323162"/>
            <w:rPr>
              <w:rFonts w:ascii="Times New Roman" w:eastAsia="Times New Roman" w:hAnsi="Times New Roman" w:cs="Times New Roman"/>
            </w:rPr>
          </w:pPr>
          <w:r w:rsidRPr="00F42F4A">
            <w:rPr>
              <w:rFonts w:ascii="Times New Roman" w:eastAsia="Times New Roman" w:hAnsi="Times New Roman" w:cs="Times New Roman"/>
            </w:rPr>
            <w:t>26.</w:t>
          </w:r>
          <w:r w:rsidRPr="00F42F4A">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57A46FB0" w14:textId="77777777" w:rsidR="00447B93" w:rsidRPr="00F42F4A" w:rsidRDefault="00447B93" w:rsidP="00F42F4A">
          <w:pPr>
            <w:autoSpaceDE w:val="0"/>
            <w:autoSpaceDN w:val="0"/>
            <w:spacing w:line="480" w:lineRule="auto"/>
            <w:ind w:hanging="640"/>
            <w:jc w:val="both"/>
            <w:divId w:val="1832255783"/>
            <w:rPr>
              <w:rFonts w:ascii="Times New Roman" w:eastAsia="Times New Roman" w:hAnsi="Times New Roman" w:cs="Times New Roman"/>
            </w:rPr>
          </w:pPr>
          <w:r w:rsidRPr="00F42F4A">
            <w:rPr>
              <w:rFonts w:ascii="Times New Roman" w:eastAsia="Times New Roman" w:hAnsi="Times New Roman" w:cs="Times New Roman"/>
            </w:rPr>
            <w:t>27.</w:t>
          </w:r>
          <w:r w:rsidRPr="00F42F4A">
            <w:rPr>
              <w:rFonts w:ascii="Times New Roman" w:eastAsia="Times New Roman" w:hAnsi="Times New Roman" w:cs="Times New Roman"/>
            </w:rPr>
            <w:tab/>
            <w:t>SHIELD - University of Illinois System [Internet]. [cited 2024 Oct 16]. Available from: https://www.uillinois.edu/shield</w:t>
          </w:r>
        </w:p>
        <w:p w14:paraId="5A5D855B" w14:textId="77777777" w:rsidR="00447B93" w:rsidRPr="00F42F4A" w:rsidRDefault="00447B93" w:rsidP="00F42F4A">
          <w:pPr>
            <w:autoSpaceDE w:val="0"/>
            <w:autoSpaceDN w:val="0"/>
            <w:spacing w:line="480" w:lineRule="auto"/>
            <w:ind w:hanging="640"/>
            <w:jc w:val="both"/>
            <w:divId w:val="1406343315"/>
            <w:rPr>
              <w:rFonts w:ascii="Times New Roman" w:eastAsia="Times New Roman" w:hAnsi="Times New Roman" w:cs="Times New Roman"/>
            </w:rPr>
          </w:pPr>
          <w:r w:rsidRPr="00F42F4A">
            <w:rPr>
              <w:rFonts w:ascii="Times New Roman" w:eastAsia="Times New Roman" w:hAnsi="Times New Roman" w:cs="Times New Roman"/>
            </w:rPr>
            <w:lastRenderedPageBreak/>
            <w:t>28.</w:t>
          </w:r>
          <w:r w:rsidRPr="00F42F4A">
            <w:rPr>
              <w:rFonts w:ascii="Times New Roman" w:eastAsia="Times New Roman" w:hAnsi="Times New Roman" w:cs="Times New Roman"/>
            </w:rPr>
            <w:tab/>
            <w:t>The SHIELD Illinois Story [Internet]. [cited 2024 Oct 3]. Available from: https://www.uillinois.edu/userfiles/Servers/Server_1240/file/The%20SHIELD%20Story_June2023.pdf</w:t>
          </w:r>
        </w:p>
        <w:p w14:paraId="50D1ECC4" w14:textId="3767A41A" w:rsidR="00447B93" w:rsidRPr="00F42F4A" w:rsidRDefault="00447B93" w:rsidP="00F42F4A">
          <w:pPr>
            <w:autoSpaceDE w:val="0"/>
            <w:autoSpaceDN w:val="0"/>
            <w:spacing w:line="480" w:lineRule="auto"/>
            <w:ind w:hanging="640"/>
            <w:jc w:val="both"/>
            <w:divId w:val="1760561085"/>
            <w:rPr>
              <w:rFonts w:ascii="Times New Roman" w:eastAsia="Times New Roman" w:hAnsi="Times New Roman" w:cs="Times New Roman"/>
            </w:rPr>
          </w:pPr>
          <w:r w:rsidRPr="00F42F4A">
            <w:rPr>
              <w:rFonts w:ascii="Times New Roman" w:eastAsia="Times New Roman" w:hAnsi="Times New Roman" w:cs="Times New Roman"/>
            </w:rPr>
            <w:t>29.</w:t>
          </w:r>
          <w:r w:rsidRPr="00F42F4A">
            <w:rPr>
              <w:rFonts w:ascii="Times New Roman" w:eastAsia="Times New Roman" w:hAnsi="Times New Roman" w:cs="Times New Roman"/>
            </w:rPr>
            <w:tab/>
            <w:t xml:space="preserve">Saidani M, Kim H, Kim J. Designing optimal COVID-19 testing stations locally: A discrete event simulation model applied on a university campus. </w:t>
          </w:r>
          <w:proofErr w:type="spellStart"/>
          <w:r w:rsidRPr="00F42F4A">
            <w:rPr>
              <w:rFonts w:ascii="Times New Roman" w:eastAsia="Times New Roman" w:hAnsi="Times New Roman" w:cs="Times New Roman"/>
            </w:rPr>
            <w:t>P</w:t>
          </w:r>
          <w:r w:rsidR="007F2148">
            <w:rPr>
              <w:rFonts w:ascii="Times New Roman" w:eastAsia="Times New Roman" w:hAnsi="Times New Roman" w:cs="Times New Roman"/>
            </w:rPr>
            <w:t>l</w:t>
          </w:r>
          <w:r w:rsidRPr="00F42F4A">
            <w:rPr>
              <w:rFonts w:ascii="Times New Roman" w:eastAsia="Times New Roman" w:hAnsi="Times New Roman" w:cs="Times New Roman"/>
            </w:rPr>
            <w:t>oS</w:t>
          </w:r>
          <w:proofErr w:type="spellEnd"/>
          <w:r w:rsidRPr="00F42F4A">
            <w:rPr>
              <w:rFonts w:ascii="Times New Roman" w:eastAsia="Times New Roman" w:hAnsi="Times New Roman" w:cs="Times New Roman"/>
            </w:rPr>
            <w:t xml:space="preserve"> One. 2021;16(6</w:t>
          </w:r>
          <w:r w:rsidR="007F2148" w:rsidRPr="007F2148">
            <w:rPr>
              <w:rFonts w:ascii="Times New Roman" w:eastAsia="Times New Roman" w:hAnsi="Times New Roman" w:cs="Times New Roman"/>
            </w:rPr>
            <w:t>): e</w:t>
          </w:r>
          <w:r w:rsidRPr="00F42F4A">
            <w:rPr>
              <w:rFonts w:ascii="Times New Roman" w:eastAsia="Times New Roman" w:hAnsi="Times New Roman" w:cs="Times New Roman"/>
            </w:rPr>
            <w:t xml:space="preserve">0253869. </w:t>
          </w:r>
        </w:p>
        <w:p w14:paraId="20750CF2" w14:textId="77777777" w:rsidR="00447B93" w:rsidRPr="00F42F4A" w:rsidRDefault="00447B93" w:rsidP="00F42F4A">
          <w:pPr>
            <w:autoSpaceDE w:val="0"/>
            <w:autoSpaceDN w:val="0"/>
            <w:spacing w:line="480" w:lineRule="auto"/>
            <w:ind w:hanging="640"/>
            <w:jc w:val="both"/>
            <w:divId w:val="1716813497"/>
            <w:rPr>
              <w:rFonts w:ascii="Times New Roman" w:eastAsia="Times New Roman" w:hAnsi="Times New Roman" w:cs="Times New Roman"/>
            </w:rPr>
          </w:pPr>
          <w:r w:rsidRPr="00F42F4A">
            <w:rPr>
              <w:rFonts w:ascii="Times New Roman" w:eastAsia="Times New Roman" w:hAnsi="Times New Roman" w:cs="Times New Roman"/>
            </w:rPr>
            <w:t>30.</w:t>
          </w:r>
          <w:r w:rsidRPr="00F42F4A">
            <w:rPr>
              <w:rFonts w:ascii="Times New Roman" w:eastAsia="Times New Roman" w:hAnsi="Times New Roman" w:cs="Times New Roman"/>
            </w:rPr>
            <w:tab/>
            <w:t xml:space="preserve">Holman EJ, Winfield CM, </w:t>
          </w:r>
          <w:proofErr w:type="spellStart"/>
          <w:r w:rsidRPr="00F42F4A">
            <w:rPr>
              <w:rFonts w:ascii="Times New Roman" w:eastAsia="Times New Roman" w:hAnsi="Times New Roman" w:cs="Times New Roman"/>
            </w:rPr>
            <w:t>Borkowf</w:t>
          </w:r>
          <w:proofErr w:type="spellEnd"/>
          <w:r w:rsidRPr="00F42F4A">
            <w:rPr>
              <w:rFonts w:ascii="Times New Roman" w:eastAsia="Times New Roman" w:hAnsi="Times New Roman" w:cs="Times New Roman"/>
            </w:rPr>
            <w:t xml:space="preserve"> CB, </w:t>
          </w:r>
          <w:proofErr w:type="spellStart"/>
          <w:r w:rsidRPr="00F42F4A">
            <w:rPr>
              <w:rFonts w:ascii="Times New Roman" w:eastAsia="Times New Roman" w:hAnsi="Times New Roman" w:cs="Times New Roman"/>
            </w:rPr>
            <w:t>Kauerauf</w:t>
          </w:r>
          <w:proofErr w:type="spellEnd"/>
          <w:r w:rsidRPr="00F42F4A">
            <w:rPr>
              <w:rFonts w:ascii="Times New Roman" w:eastAsia="Times New Roman" w:hAnsi="Times New Roman" w:cs="Times New Roman"/>
            </w:rPr>
            <w:t xml:space="preserve"> J, Baur C, Ahmed S, et al. Evaluation of Serial Testing After Exposure to COVID-19 in Early Care and Education Facilities, Illinois, March–May 2022. Public Health Reports. 2023;138(4):664–70. </w:t>
          </w:r>
        </w:p>
        <w:p w14:paraId="457E6F6A" w14:textId="1E0F4F9E" w:rsidR="00447B93" w:rsidRPr="00F42F4A" w:rsidRDefault="00447B93" w:rsidP="00F42F4A">
          <w:pPr>
            <w:autoSpaceDE w:val="0"/>
            <w:autoSpaceDN w:val="0"/>
            <w:spacing w:line="480" w:lineRule="auto"/>
            <w:ind w:hanging="640"/>
            <w:jc w:val="both"/>
            <w:divId w:val="1365132082"/>
            <w:rPr>
              <w:rFonts w:ascii="Times New Roman" w:eastAsia="Times New Roman" w:hAnsi="Times New Roman" w:cs="Times New Roman"/>
            </w:rPr>
          </w:pPr>
          <w:r w:rsidRPr="00F42F4A">
            <w:rPr>
              <w:rFonts w:ascii="Times New Roman" w:eastAsia="Times New Roman" w:hAnsi="Times New Roman" w:cs="Times New Roman"/>
            </w:rPr>
            <w:t>31.</w:t>
          </w:r>
          <w:r w:rsidRPr="00F42F4A">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BD00D9" w:rsidRPr="00BD00D9">
            <w:rPr>
              <w:rFonts w:ascii="Times New Roman" w:eastAsia="Times New Roman" w:hAnsi="Times New Roman" w:cs="Times New Roman"/>
            </w:rPr>
            <w:t>2023.</w:t>
          </w:r>
          <w:r w:rsidRPr="00F42F4A">
            <w:rPr>
              <w:rFonts w:ascii="Times New Roman" w:eastAsia="Times New Roman" w:hAnsi="Times New Roman" w:cs="Times New Roman"/>
            </w:rPr>
            <w:t xml:space="preserve"> </w:t>
          </w:r>
        </w:p>
        <w:p w14:paraId="1E8504A2" w14:textId="77777777" w:rsidR="00447B93" w:rsidRPr="00F42F4A" w:rsidRDefault="00447B93" w:rsidP="00F42F4A">
          <w:pPr>
            <w:autoSpaceDE w:val="0"/>
            <w:autoSpaceDN w:val="0"/>
            <w:spacing w:line="480" w:lineRule="auto"/>
            <w:ind w:hanging="640"/>
            <w:jc w:val="both"/>
            <w:divId w:val="786778313"/>
            <w:rPr>
              <w:rFonts w:ascii="Times New Roman" w:eastAsia="Times New Roman" w:hAnsi="Times New Roman" w:cs="Times New Roman"/>
            </w:rPr>
          </w:pPr>
          <w:r w:rsidRPr="00F42F4A">
            <w:rPr>
              <w:rFonts w:ascii="Times New Roman" w:eastAsia="Times New Roman" w:hAnsi="Times New Roman" w:cs="Times New Roman"/>
            </w:rPr>
            <w:t>32.</w:t>
          </w:r>
          <w:r w:rsidRPr="00F42F4A">
            <w:rPr>
              <w:rFonts w:ascii="Times New Roman" w:eastAsia="Times New Roman" w:hAnsi="Times New Roman" w:cs="Times New Roman"/>
            </w:rPr>
            <w:tab/>
            <w:t>About Us | Loyola Medicine [Internet]. [cited 2024 Oct 16]. Available from: https://www.loyolamedicine.org/about-us</w:t>
          </w:r>
        </w:p>
        <w:p w14:paraId="700F8D7F" w14:textId="77777777" w:rsidR="00447B93" w:rsidRPr="00F42F4A" w:rsidRDefault="00447B93" w:rsidP="00F42F4A">
          <w:pPr>
            <w:autoSpaceDE w:val="0"/>
            <w:autoSpaceDN w:val="0"/>
            <w:spacing w:line="480" w:lineRule="auto"/>
            <w:ind w:hanging="640"/>
            <w:jc w:val="both"/>
            <w:divId w:val="12804045"/>
            <w:rPr>
              <w:rFonts w:ascii="Times New Roman" w:eastAsia="Times New Roman" w:hAnsi="Times New Roman" w:cs="Times New Roman"/>
            </w:rPr>
          </w:pPr>
          <w:r w:rsidRPr="00F42F4A">
            <w:rPr>
              <w:rFonts w:ascii="Times New Roman" w:eastAsia="Times New Roman" w:hAnsi="Times New Roman" w:cs="Times New Roman"/>
            </w:rPr>
            <w:t>33.</w:t>
          </w:r>
          <w:r w:rsidRPr="00F42F4A">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1FB42864" w14:textId="4C6E0F87" w:rsidR="00447B93" w:rsidRPr="00F42F4A" w:rsidRDefault="00447B93" w:rsidP="00F42F4A">
          <w:pPr>
            <w:autoSpaceDE w:val="0"/>
            <w:autoSpaceDN w:val="0"/>
            <w:spacing w:line="480" w:lineRule="auto"/>
            <w:ind w:hanging="640"/>
            <w:jc w:val="both"/>
            <w:divId w:val="1275945259"/>
            <w:rPr>
              <w:rFonts w:ascii="Times New Roman" w:eastAsia="Times New Roman" w:hAnsi="Times New Roman" w:cs="Times New Roman"/>
            </w:rPr>
          </w:pPr>
          <w:r w:rsidRPr="00F42F4A">
            <w:rPr>
              <w:rFonts w:ascii="Times New Roman" w:eastAsia="Times New Roman" w:hAnsi="Times New Roman" w:cs="Times New Roman"/>
            </w:rPr>
            <w:t>34.</w:t>
          </w:r>
          <w:r w:rsidRPr="00F42F4A">
            <w:rPr>
              <w:rFonts w:ascii="Times New Roman" w:eastAsia="Times New Roman" w:hAnsi="Times New Roman" w:cs="Times New Roman"/>
            </w:rPr>
            <w:tab/>
            <w:t xml:space="preserve">Singh GK, Lin CCC. Area deprivation and inequalities in health and health care outcomes. </w:t>
          </w:r>
          <w:r w:rsidR="006D31C8" w:rsidRPr="006D31C8">
            <w:rPr>
              <w:rFonts w:ascii="Times New Roman" w:eastAsia="Times New Roman" w:hAnsi="Times New Roman" w:cs="Times New Roman"/>
            </w:rPr>
            <w:t xml:space="preserve">Annals of </w:t>
          </w:r>
          <w:r w:rsidR="006D31C8">
            <w:rPr>
              <w:rFonts w:ascii="Times New Roman" w:eastAsia="Times New Roman" w:hAnsi="Times New Roman" w:cs="Times New Roman"/>
            </w:rPr>
            <w:t>I</w:t>
          </w:r>
          <w:r w:rsidR="006D31C8" w:rsidRPr="006D31C8">
            <w:rPr>
              <w:rFonts w:ascii="Times New Roman" w:eastAsia="Times New Roman" w:hAnsi="Times New Roman" w:cs="Times New Roman"/>
            </w:rPr>
            <w:t xml:space="preserve">nternal </w:t>
          </w:r>
          <w:r w:rsidR="006D31C8">
            <w:rPr>
              <w:rFonts w:ascii="Times New Roman" w:eastAsia="Times New Roman" w:hAnsi="Times New Roman" w:cs="Times New Roman"/>
            </w:rPr>
            <w:t>M</w:t>
          </w:r>
          <w:r w:rsidR="006D31C8" w:rsidRPr="006D31C8">
            <w:rPr>
              <w:rFonts w:ascii="Times New Roman" w:eastAsia="Times New Roman" w:hAnsi="Times New Roman" w:cs="Times New Roman"/>
            </w:rPr>
            <w:t>edicine</w:t>
          </w:r>
          <w:r w:rsidR="006D31C8" w:rsidRPr="006D31C8" w:rsidDel="006D31C8">
            <w:rPr>
              <w:rFonts w:ascii="Times New Roman" w:eastAsia="Times New Roman" w:hAnsi="Times New Roman" w:cs="Times New Roman"/>
            </w:rPr>
            <w:t xml:space="preserve"> </w:t>
          </w:r>
          <w:r w:rsidRPr="00F42F4A">
            <w:rPr>
              <w:rFonts w:ascii="Times New Roman" w:eastAsia="Times New Roman" w:hAnsi="Times New Roman" w:cs="Times New Roman"/>
            </w:rPr>
            <w:t xml:space="preserve">. 2019;171(2):131–2. </w:t>
          </w:r>
        </w:p>
        <w:p w14:paraId="5D7E437E" w14:textId="08A1D0AB" w:rsidR="00447B93" w:rsidRPr="00F42F4A" w:rsidRDefault="00447B93" w:rsidP="00F42F4A">
          <w:pPr>
            <w:autoSpaceDE w:val="0"/>
            <w:autoSpaceDN w:val="0"/>
            <w:spacing w:line="480" w:lineRule="auto"/>
            <w:ind w:hanging="640"/>
            <w:jc w:val="both"/>
            <w:divId w:val="212623772"/>
            <w:rPr>
              <w:rFonts w:ascii="Times New Roman" w:eastAsia="Times New Roman" w:hAnsi="Times New Roman" w:cs="Times New Roman"/>
            </w:rPr>
          </w:pPr>
          <w:r w:rsidRPr="00F42F4A">
            <w:rPr>
              <w:rFonts w:ascii="Times New Roman" w:eastAsia="Times New Roman" w:hAnsi="Times New Roman" w:cs="Times New Roman"/>
            </w:rPr>
            <w:t>35.</w:t>
          </w:r>
          <w:r w:rsidRPr="00F42F4A">
            <w:rPr>
              <w:rFonts w:ascii="Times New Roman" w:eastAsia="Times New Roman" w:hAnsi="Times New Roman" w:cs="Times New Roman"/>
            </w:rPr>
            <w:tab/>
          </w:r>
          <w:proofErr w:type="spellStart"/>
          <w:r w:rsidRPr="00F42F4A">
            <w:rPr>
              <w:rFonts w:ascii="Times New Roman" w:eastAsia="Times New Roman" w:hAnsi="Times New Roman" w:cs="Times New Roman"/>
            </w:rPr>
            <w:t>Vassilaki</w:t>
          </w:r>
          <w:proofErr w:type="spellEnd"/>
          <w:r w:rsidRPr="00F42F4A">
            <w:rPr>
              <w:rFonts w:ascii="Times New Roman" w:eastAsia="Times New Roman" w:hAnsi="Times New Roman" w:cs="Times New Roman"/>
            </w:rPr>
            <w:t xml:space="preserve"> M, Aakre JA, Castillo A, Chamberlain AM, Wilson PM, Kremers WK, et al. Association of neighborhood socioeconomic disadvantage and cognitive impairment. Alzheimer’s &amp; Dementia. 2023;</w:t>
          </w:r>
          <w:r w:rsidR="006D31C8">
            <w:rPr>
              <w:rFonts w:ascii="Times New Roman" w:eastAsia="Times New Roman" w:hAnsi="Times New Roman" w:cs="Times New Roman"/>
            </w:rPr>
            <w:t xml:space="preserve"> </w:t>
          </w:r>
          <w:r w:rsidRPr="00F42F4A">
            <w:rPr>
              <w:rFonts w:ascii="Times New Roman" w:eastAsia="Times New Roman" w:hAnsi="Times New Roman" w:cs="Times New Roman"/>
            </w:rPr>
            <w:t xml:space="preserve">19(3):761–70. </w:t>
          </w:r>
        </w:p>
        <w:p w14:paraId="4FF01755" w14:textId="64D02A2E" w:rsidR="00447B93" w:rsidRPr="00F42F4A" w:rsidRDefault="00447B93" w:rsidP="00F42F4A">
          <w:pPr>
            <w:autoSpaceDE w:val="0"/>
            <w:autoSpaceDN w:val="0"/>
            <w:spacing w:line="480" w:lineRule="auto"/>
            <w:ind w:hanging="640"/>
            <w:jc w:val="both"/>
            <w:divId w:val="884831140"/>
            <w:rPr>
              <w:rFonts w:ascii="Times New Roman" w:eastAsia="Times New Roman" w:hAnsi="Times New Roman" w:cs="Times New Roman"/>
            </w:rPr>
          </w:pPr>
          <w:r w:rsidRPr="00F42F4A">
            <w:rPr>
              <w:rFonts w:ascii="Times New Roman" w:eastAsia="Times New Roman" w:hAnsi="Times New Roman" w:cs="Times New Roman"/>
            </w:rPr>
            <w:t>36.</w:t>
          </w:r>
          <w:r w:rsidRPr="00F42F4A">
            <w:rPr>
              <w:rFonts w:ascii="Times New Roman" w:eastAsia="Times New Roman" w:hAnsi="Times New Roman" w:cs="Times New Roman"/>
            </w:rPr>
            <w:tab/>
            <w:t xml:space="preserve">Hu J, Kind AJH, </w:t>
          </w:r>
          <w:proofErr w:type="spellStart"/>
          <w:r w:rsidRPr="00F42F4A">
            <w:rPr>
              <w:rFonts w:ascii="Times New Roman" w:eastAsia="Times New Roman" w:hAnsi="Times New Roman" w:cs="Times New Roman"/>
            </w:rPr>
            <w:t>Nerenz</w:t>
          </w:r>
          <w:proofErr w:type="spellEnd"/>
          <w:r w:rsidRPr="00F42F4A">
            <w:rPr>
              <w:rFonts w:ascii="Times New Roman" w:eastAsia="Times New Roman" w:hAnsi="Times New Roman" w:cs="Times New Roman"/>
            </w:rPr>
            <w:t xml:space="preserve"> D. Area deprivation index predicts readmission risk at an urban teaching hospital. American Journal of Medical Quality. 2018;</w:t>
          </w:r>
          <w:r w:rsidR="009134E1">
            <w:rPr>
              <w:rFonts w:ascii="Times New Roman" w:eastAsia="Times New Roman" w:hAnsi="Times New Roman" w:cs="Times New Roman"/>
            </w:rPr>
            <w:t xml:space="preserve"> </w:t>
          </w:r>
          <w:r w:rsidRPr="00F42F4A">
            <w:rPr>
              <w:rFonts w:ascii="Times New Roman" w:eastAsia="Times New Roman" w:hAnsi="Times New Roman" w:cs="Times New Roman"/>
            </w:rPr>
            <w:t xml:space="preserve">33(5):493–501. </w:t>
          </w:r>
        </w:p>
        <w:p w14:paraId="48BBFA8F" w14:textId="77777777" w:rsidR="00447B93" w:rsidRPr="00F42F4A" w:rsidRDefault="00447B93" w:rsidP="00F42F4A">
          <w:pPr>
            <w:autoSpaceDE w:val="0"/>
            <w:autoSpaceDN w:val="0"/>
            <w:spacing w:line="480" w:lineRule="auto"/>
            <w:ind w:hanging="640"/>
            <w:jc w:val="both"/>
            <w:divId w:val="1536885515"/>
            <w:rPr>
              <w:rFonts w:ascii="Times New Roman" w:eastAsia="Times New Roman" w:hAnsi="Times New Roman" w:cs="Times New Roman"/>
            </w:rPr>
          </w:pPr>
          <w:r w:rsidRPr="00F42F4A">
            <w:rPr>
              <w:rFonts w:ascii="Times New Roman" w:eastAsia="Times New Roman" w:hAnsi="Times New Roman" w:cs="Times New Roman"/>
            </w:rPr>
            <w:lastRenderedPageBreak/>
            <w:t>37.</w:t>
          </w:r>
          <w:r w:rsidRPr="00F42F4A">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882241" w14:textId="3556918C" w:rsidR="00447B93" w:rsidRPr="00F42F4A" w:rsidRDefault="00447B93" w:rsidP="00F42F4A">
          <w:pPr>
            <w:autoSpaceDE w:val="0"/>
            <w:autoSpaceDN w:val="0"/>
            <w:spacing w:line="480" w:lineRule="auto"/>
            <w:ind w:hanging="640"/>
            <w:jc w:val="both"/>
            <w:divId w:val="1734770143"/>
            <w:rPr>
              <w:rFonts w:ascii="Times New Roman" w:eastAsia="Times New Roman" w:hAnsi="Times New Roman" w:cs="Times New Roman"/>
            </w:rPr>
          </w:pPr>
          <w:r w:rsidRPr="00F42F4A">
            <w:rPr>
              <w:rFonts w:ascii="Times New Roman" w:eastAsia="Times New Roman" w:hAnsi="Times New Roman" w:cs="Times New Roman"/>
            </w:rPr>
            <w:t>38.</w:t>
          </w:r>
          <w:r w:rsidRPr="00F42F4A">
            <w:rPr>
              <w:rFonts w:ascii="Times New Roman" w:eastAsia="Times New Roman" w:hAnsi="Times New Roman" w:cs="Times New Roman"/>
            </w:rPr>
            <w:tab/>
            <w:t xml:space="preserve">Zeng S, Pelzer KM, Gibbons RD, Peek ME, Parker WF. Association of zip code vaccination rate with COVID-19 mortality in Chicago, Illinois. </w:t>
          </w:r>
          <w:r w:rsidR="00C35F54" w:rsidRPr="00C35F54">
            <w:rPr>
              <w:rFonts w:ascii="Times New Roman" w:eastAsia="Times New Roman" w:hAnsi="Times New Roman" w:cs="Times New Roman"/>
            </w:rPr>
            <w:t>JAMA Network Open</w:t>
          </w:r>
          <w:r w:rsidRPr="00F42F4A">
            <w:rPr>
              <w:rFonts w:ascii="Times New Roman" w:eastAsia="Times New Roman" w:hAnsi="Times New Roman" w:cs="Times New Roman"/>
            </w:rPr>
            <w:t>. 2022;5(5):</w:t>
          </w:r>
          <w:r w:rsidR="009134E1">
            <w:rPr>
              <w:rFonts w:ascii="Times New Roman" w:eastAsia="Times New Roman" w:hAnsi="Times New Roman" w:cs="Times New Roman"/>
            </w:rPr>
            <w:t xml:space="preserve"> </w:t>
          </w:r>
          <w:r w:rsidRPr="00F42F4A">
            <w:rPr>
              <w:rFonts w:ascii="Times New Roman" w:eastAsia="Times New Roman" w:hAnsi="Times New Roman" w:cs="Times New Roman"/>
            </w:rPr>
            <w:t xml:space="preserve">e2214753–e2214753. </w:t>
          </w:r>
        </w:p>
        <w:p w14:paraId="7796FD70" w14:textId="77777777" w:rsidR="00447B93" w:rsidRPr="00F42F4A" w:rsidRDefault="00447B93" w:rsidP="00F42F4A">
          <w:pPr>
            <w:autoSpaceDE w:val="0"/>
            <w:autoSpaceDN w:val="0"/>
            <w:spacing w:line="480" w:lineRule="auto"/>
            <w:ind w:hanging="640"/>
            <w:jc w:val="both"/>
            <w:divId w:val="1194686725"/>
            <w:rPr>
              <w:rFonts w:ascii="Times New Roman" w:eastAsia="Times New Roman" w:hAnsi="Times New Roman" w:cs="Times New Roman"/>
            </w:rPr>
          </w:pPr>
          <w:r w:rsidRPr="00F42F4A">
            <w:rPr>
              <w:rFonts w:ascii="Times New Roman" w:eastAsia="Times New Roman" w:hAnsi="Times New Roman" w:cs="Times New Roman"/>
            </w:rPr>
            <w:t>39.</w:t>
          </w:r>
          <w:r w:rsidRPr="00F42F4A">
            <w:rPr>
              <w:rFonts w:ascii="Times New Roman" w:eastAsia="Times New Roman" w:hAnsi="Times New Roman" w:cs="Times New Roman"/>
            </w:rPr>
            <w:tab/>
            <w:t xml:space="preserve">Hedberg P, </w:t>
          </w:r>
          <w:proofErr w:type="spellStart"/>
          <w:r w:rsidRPr="00F42F4A">
            <w:rPr>
              <w:rFonts w:ascii="Times New Roman" w:eastAsia="Times New Roman" w:hAnsi="Times New Roman" w:cs="Times New Roman"/>
            </w:rPr>
            <w:t>Parczewski</w:t>
          </w:r>
          <w:proofErr w:type="spellEnd"/>
          <w:r w:rsidRPr="00F42F4A">
            <w:rPr>
              <w:rFonts w:ascii="Times New Roman" w:eastAsia="Times New Roman" w:hAnsi="Times New Roman" w:cs="Times New Roman"/>
            </w:rPr>
            <w:t xml:space="preserve"> M, Serwin K, Marchetti G, Bai F, Jensen BEO, et al. In-hospital mortality during the wild-type, alpha, delta, and omicron SARS-CoV-2 waves: a multinational cohort study in the </w:t>
          </w:r>
          <w:proofErr w:type="spellStart"/>
          <w:r w:rsidRPr="00F42F4A">
            <w:rPr>
              <w:rFonts w:ascii="Times New Roman" w:eastAsia="Times New Roman" w:hAnsi="Times New Roman" w:cs="Times New Roman"/>
            </w:rPr>
            <w:t>EuCARE</w:t>
          </w:r>
          <w:proofErr w:type="spellEnd"/>
          <w:r w:rsidRPr="00F42F4A">
            <w:rPr>
              <w:rFonts w:ascii="Times New Roman" w:eastAsia="Times New Roman" w:hAnsi="Times New Roman" w:cs="Times New Roman"/>
            </w:rPr>
            <w:t xml:space="preserve"> project. The Lancet Regional Health–Europe. 2024;38. </w:t>
          </w:r>
        </w:p>
        <w:p w14:paraId="7685AC31" w14:textId="76307336" w:rsidR="00447B93" w:rsidRPr="00F42F4A" w:rsidRDefault="00447B93" w:rsidP="00F42F4A">
          <w:pPr>
            <w:autoSpaceDE w:val="0"/>
            <w:autoSpaceDN w:val="0"/>
            <w:spacing w:line="480" w:lineRule="auto"/>
            <w:ind w:hanging="640"/>
            <w:jc w:val="both"/>
            <w:divId w:val="130638936"/>
            <w:rPr>
              <w:rFonts w:ascii="Times New Roman" w:eastAsia="Times New Roman" w:hAnsi="Times New Roman" w:cs="Times New Roman"/>
            </w:rPr>
          </w:pPr>
          <w:r w:rsidRPr="00F42F4A">
            <w:rPr>
              <w:rFonts w:ascii="Times New Roman" w:eastAsia="Times New Roman" w:hAnsi="Times New Roman" w:cs="Times New Roman"/>
            </w:rPr>
            <w:t>40.</w:t>
          </w:r>
          <w:r w:rsidRPr="00F42F4A">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w:t>
          </w:r>
          <w:r w:rsidR="009377F3" w:rsidRPr="00C35F54">
            <w:rPr>
              <w:rFonts w:ascii="Times New Roman" w:eastAsia="Times New Roman" w:hAnsi="Times New Roman" w:cs="Times New Roman"/>
            </w:rPr>
            <w:t>JAMA Network Open</w:t>
          </w:r>
          <w:r w:rsidRPr="00F42F4A">
            <w:rPr>
              <w:rFonts w:ascii="Times New Roman" w:eastAsia="Times New Roman" w:hAnsi="Times New Roman" w:cs="Times New Roman"/>
            </w:rPr>
            <w:t>. 2022;5(9</w:t>
          </w:r>
          <w:r w:rsidR="009377F3" w:rsidRPr="009377F3">
            <w:rPr>
              <w:rFonts w:ascii="Times New Roman" w:eastAsia="Times New Roman" w:hAnsi="Times New Roman" w:cs="Times New Roman"/>
            </w:rPr>
            <w:t>): e</w:t>
          </w:r>
          <w:r w:rsidRPr="00F42F4A">
            <w:rPr>
              <w:rFonts w:ascii="Times New Roman" w:eastAsia="Times New Roman" w:hAnsi="Times New Roman" w:cs="Times New Roman"/>
            </w:rPr>
            <w:t xml:space="preserve">2232760–e2232760. </w:t>
          </w:r>
        </w:p>
        <w:p w14:paraId="012BD368" w14:textId="77777777" w:rsidR="00447B93" w:rsidRPr="00F42F4A" w:rsidRDefault="00447B93" w:rsidP="00F42F4A">
          <w:pPr>
            <w:autoSpaceDE w:val="0"/>
            <w:autoSpaceDN w:val="0"/>
            <w:spacing w:line="480" w:lineRule="auto"/>
            <w:ind w:hanging="640"/>
            <w:jc w:val="both"/>
            <w:divId w:val="1219046734"/>
            <w:rPr>
              <w:rFonts w:ascii="Times New Roman" w:eastAsia="Times New Roman" w:hAnsi="Times New Roman" w:cs="Times New Roman"/>
            </w:rPr>
          </w:pPr>
          <w:r w:rsidRPr="00F42F4A">
            <w:rPr>
              <w:rFonts w:ascii="Times New Roman" w:eastAsia="Times New Roman" w:hAnsi="Times New Roman" w:cs="Times New Roman"/>
            </w:rPr>
            <w:t>41.</w:t>
          </w:r>
          <w:r w:rsidRPr="00F42F4A">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659368E3" w14:textId="0959FD26" w:rsidR="00DA49D9" w:rsidRDefault="00447B93" w:rsidP="0071224D">
          <w:pPr>
            <w:spacing w:after="240" w:line="480" w:lineRule="auto"/>
            <w:jc w:val="both"/>
            <w:rPr>
              <w:rFonts w:ascii="Times New Roman" w:eastAsia="Times New Roman" w:hAnsi="Times New Roman" w:cs="Times New Roman"/>
              <w:bCs/>
              <w:color w:val="000000"/>
            </w:rPr>
          </w:pPr>
          <w:r w:rsidRPr="00F42F4A">
            <w:rPr>
              <w:rFonts w:ascii="Times New Roman" w:eastAsia="Times New Roman" w:hAnsi="Times New Roman" w:cs="Times New Roman"/>
            </w:rPr>
            <w:t> </w:t>
          </w:r>
        </w:p>
      </w:sdtContent>
    </w:sdt>
    <w:p w14:paraId="0BDA8784" w14:textId="1D368392" w:rsidR="000F3DDC" w:rsidRDefault="000F3DDC" w:rsidP="00F42F4A">
      <w:pPr>
        <w:spacing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lastRenderedPageBreak/>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rsidP="00F42F4A">
      <w:pPr>
        <w:spacing w:after="240" w:line="240" w:lineRule="auto"/>
        <w:rPr>
          <w:rFonts w:ascii="Times New Roman" w:eastAsia="Arial" w:hAnsi="Times New Roman" w:cs="Times New Roman"/>
          <w:b/>
          <w:bCs/>
        </w:rPr>
      </w:pPr>
      <w:r w:rsidRPr="0017405D">
        <w:rPr>
          <w:rFonts w:ascii="Times New Roman" w:eastAsia="Arial" w:hAnsi="Times New Roman" w:cs="Times New Roman"/>
          <w:b/>
          <w:bCs/>
        </w:rPr>
        <w:t>Appendix 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39A1091E"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number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58B6C152" w14:textId="0E5E5D14"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144"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144"/>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79337243"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327513EB" w14:textId="7338C725" w:rsidR="009B1768" w:rsidRDefault="00A241E0" w:rsidP="00DA49D9">
      <w:pPr>
        <w:spacing w:after="240" w:line="480" w:lineRule="auto"/>
        <w:jc w:val="both"/>
        <w:rPr>
          <w:ins w:id="145" w:author="Saunders, Milda [BSD] - MED" w:date="2024-11-05T20:39:00Z" w16du:dateUtc="2024-11-06T02:39:00Z"/>
          <w:rFonts w:ascii="Times New Roman" w:eastAsia="Times New Roman" w:hAnsi="Times New Roman" w:cs="Times New Roman"/>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F2309F">
        <w:rPr>
          <w:rFonts w:ascii="Times New Roman" w:eastAsia="Times New Roman" w:hAnsi="Times New Roman" w:cs="Times New Roman"/>
        </w:rPr>
        <w:t>.</w:t>
      </w:r>
      <w:r w:rsidR="00CF64F0">
        <w:rPr>
          <w:rFonts w:ascii="Times New Roman" w:eastAsia="Times New Roman" w:hAnsi="Times New Roman" w:cs="Times New Roman"/>
        </w:rPr>
        <w:t xml:space="preserve"> </w:t>
      </w:r>
    </w:p>
    <w:p w14:paraId="5C4F6B09" w14:textId="77777777" w:rsidR="00BF3A5F" w:rsidRDefault="00BF3A5F" w:rsidP="00DA49D9">
      <w:pPr>
        <w:spacing w:after="240" w:line="480" w:lineRule="auto"/>
        <w:jc w:val="both"/>
        <w:rPr>
          <w:ins w:id="146" w:author="Saunders, Milda [BSD] - MED" w:date="2024-11-05T20:39:00Z" w16du:dateUtc="2024-11-06T02:39:00Z"/>
          <w:rFonts w:ascii="Times New Roman" w:eastAsia="Times New Roman" w:hAnsi="Times New Roman" w:cs="Times New Roman"/>
        </w:rPr>
      </w:pPr>
    </w:p>
    <w:p w14:paraId="234E28F1" w14:textId="62015304" w:rsidR="00BF3A5F" w:rsidRDefault="00BF3A5F" w:rsidP="00DA49D9">
      <w:pPr>
        <w:spacing w:after="240" w:line="480" w:lineRule="auto"/>
        <w:jc w:val="both"/>
        <w:rPr>
          <w:ins w:id="147" w:author="Saunders, Milda [BSD] - MED" w:date="2024-11-05T20:39:00Z" w16du:dateUtc="2024-11-06T02:39:00Z"/>
          <w:rFonts w:ascii="Times New Roman" w:eastAsia="Times New Roman" w:hAnsi="Times New Roman" w:cs="Times New Roman"/>
        </w:rPr>
      </w:pPr>
      <w:ins w:id="148" w:author="Saunders, Milda [BSD] - MED" w:date="2024-11-05T20:39:00Z" w16du:dateUtc="2024-11-06T02:39:00Z">
        <w:r>
          <w:rPr>
            <w:rFonts w:ascii="Times New Roman" w:eastAsia="Times New Roman" w:hAnsi="Times New Roman" w:cs="Times New Roman"/>
          </w:rPr>
          <w:t>PARKING LOT</w:t>
        </w:r>
      </w:ins>
    </w:p>
    <w:p w14:paraId="7A7FF8E8" w14:textId="77777777" w:rsidR="00BF3A5F" w:rsidRDefault="00BF3A5F" w:rsidP="00BF3A5F">
      <w:pPr>
        <w:spacing w:after="0" w:line="480" w:lineRule="auto"/>
        <w:jc w:val="both"/>
        <w:rPr>
          <w:ins w:id="149" w:author="Saunders, Milda [BSD] - MED" w:date="2024-11-05T20:40:00Z" w16du:dateUtc="2024-11-06T02:40:00Z"/>
          <w:rFonts w:ascii="Times New Roman" w:eastAsia="Times New Roman" w:hAnsi="Times New Roman" w:cs="Times New Roman"/>
        </w:rPr>
      </w:pPr>
      <w:moveToRangeStart w:id="150" w:author="Saunders, Milda [BSD] - MED" w:date="2024-11-05T20:39:00Z" w:name="move181731609"/>
      <w:moveTo w:id="151" w:author="Saunders, Milda [BSD] - MED" w:date="2024-11-05T20:39:00Z" w16du:dateUtc="2024-11-06T02:39:00Z">
        <w:r w:rsidRPr="00D656F0">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Pr="00D656F0">
          <w:rPr>
            <w:rFonts w:ascii="Times New Roman" w:eastAsia="Times New Roman" w:hAnsi="Times New Roman" w:cs="Times New Roman"/>
          </w:rPr>
          <w:t xml:space="preserve"> </w:t>
        </w:r>
        <w:r w:rsidRPr="00D656F0">
          <w:rPr>
            <w:rFonts w:ascii="Times New Roman" w:hAnsi="Times New Roman" w:cs="Times New Roman"/>
          </w:rPr>
          <w:t xml:space="preserve">A standout feature of the SHIELD program is its ability to </w:t>
        </w:r>
        <w:r w:rsidRPr="00D656F0">
          <w:rPr>
            <w:rFonts w:ascii="Times New Roman" w:hAnsi="Times New Roman" w:cs="Times New Roman"/>
          </w:rPr>
          <w:lastRenderedPageBreak/>
          <w:t xml:space="preserve">provide schools with adequate test kits </w:t>
        </w:r>
      </w:moveTo>
      <w:sdt>
        <w:sdtPr>
          <w:rPr>
            <w:rFonts w:ascii="Times New Roman" w:eastAsia="Times New Roman" w:hAnsi="Times New Roman" w:cs="Times New Roman"/>
            <w:color w:val="000000"/>
          </w:rPr>
          <w:tag w:val="MENDELEY_CITATION_v3_eyJjaXRhdGlvbklEIjoiTUVOREVMRVlfQ0lUQVRJT05fNDE4OGMzMjAtMGNiMS00NzJlLWJlOTAtMmRjMjMxYTc1NTcyIiwicHJvcGVydGllcyI6eyJub3RlSW5kZXgiOjB9LCJpc0VkaXRlZCI6ZmFsc2UsIm1hbnVhbE92ZXJyaWRlIjp7ImlzTWFudWFsbHlPdmVycmlkZGVuIjpmYWxzZSwiY2l0ZXByb2NUZXh0IjoiKDI4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
          <w:id w:val="-2065163783"/>
          <w:placeholder>
            <w:docPart w:val="826A874BEDAA46F89E4C635088C4746A"/>
          </w:placeholder>
        </w:sdtPr>
        <w:sdtContent>
          <w:moveTo w:id="152" w:author="Saunders, Milda [BSD] - MED" w:date="2024-11-05T20:39:00Z" w16du:dateUtc="2024-11-06T02:39:00Z">
            <w:r w:rsidRPr="005E3EFE">
              <w:rPr>
                <w:rFonts w:ascii="Times New Roman" w:eastAsia="Times New Roman" w:hAnsi="Times New Roman" w:cs="Times New Roman"/>
                <w:color w:val="000000"/>
              </w:rPr>
              <w:t>(28)</w:t>
            </w:r>
          </w:moveTo>
        </w:sdtContent>
      </w:sdt>
      <w:moveTo w:id="153" w:author="Saunders, Milda [BSD] - MED" w:date="2024-11-05T20:39:00Z" w16du:dateUtc="2024-11-06T02:39:00Z">
        <w:r w:rsidRPr="00D656F0">
          <w:rPr>
            <w:rFonts w:ascii="Times New Roman" w:eastAsia="Times New Roman" w:hAnsi="Times New Roman" w:cs="Times New Roman"/>
          </w:rPr>
          <w:t xml:space="preserve">. While the program has successfully increased testing rates across Illinois, its effectiveness in improving </w:t>
        </w:r>
      </w:moveTo>
      <w:sdt>
        <w:sdtPr>
          <w:tag w:val="goog_rdk_48"/>
          <w:id w:val="-1091004884"/>
        </w:sdtPr>
        <w:sdtContent>
          <w:moveTo w:id="154" w:author="Saunders, Milda [BSD] - MED" w:date="2024-11-05T20:39:00Z" w16du:dateUtc="2024-11-06T02:39:00Z">
            <w:r w:rsidRPr="00D656F0">
              <w:rPr>
                <w:rFonts w:ascii="Times New Roman" w:eastAsia="Times New Roman" w:hAnsi="Times New Roman" w:cs="Times New Roman"/>
              </w:rPr>
              <w:t>COVID-19</w:t>
            </w:r>
          </w:moveTo>
        </w:sdtContent>
      </w:sdt>
      <w:moveTo w:id="155" w:author="Saunders, Milda [BSD] - MED" w:date="2024-11-05T20:39:00Z" w16du:dateUtc="2024-11-06T02:39:00Z">
        <w:r w:rsidRPr="00D656F0">
          <w:rPr>
            <w:rFonts w:ascii="Times New Roman" w:eastAsia="Times New Roman" w:hAnsi="Times New Roman" w:cs="Times New Roman"/>
          </w:rPr>
          <w:t xml:space="preserve"> outcomes in disadvantaged communities remains unclear. </w:t>
        </w:r>
      </w:moveTo>
      <w:sdt>
        <w:sdtPr>
          <w:tag w:val="goog_rdk_50"/>
          <w:id w:val="2029215742"/>
        </w:sdtPr>
        <w:sdtContent/>
      </w:sdt>
      <w:moveTo w:id="156" w:author="Saunders, Milda [BSD] - MED" w:date="2024-11-05T20:39:00Z" w16du:dateUtc="2024-11-06T02:39:00Z">
        <w:r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moveTo>
    </w:p>
    <w:p w14:paraId="633A7A0E" w14:textId="77777777" w:rsidR="00BF3A5F" w:rsidRDefault="00BF3A5F" w:rsidP="00BF3A5F">
      <w:pPr>
        <w:spacing w:after="0" w:line="480" w:lineRule="auto"/>
        <w:jc w:val="both"/>
        <w:rPr>
          <w:ins w:id="157" w:author="Saunders, Milda [BSD] - MED" w:date="2024-11-05T20:40:00Z" w16du:dateUtc="2024-11-06T02:40:00Z"/>
          <w:rFonts w:ascii="Times New Roman" w:eastAsia="Times New Roman" w:hAnsi="Times New Roman" w:cs="Times New Roman"/>
        </w:rPr>
      </w:pPr>
    </w:p>
    <w:p w14:paraId="7A033505" w14:textId="77777777" w:rsidR="00BF3A5F" w:rsidRPr="009D6678" w:rsidRDefault="00BF3A5F" w:rsidP="00BF3A5F">
      <w:pPr>
        <w:spacing w:after="0" w:line="480" w:lineRule="auto"/>
        <w:jc w:val="both"/>
        <w:rPr>
          <w:ins w:id="158" w:author="Saunders, Milda [BSD] - MED" w:date="2024-11-05T20:40:00Z" w16du:dateUtc="2024-11-06T02:40:00Z"/>
          <w:rFonts w:ascii="Times New Roman" w:eastAsia="Times New Roman" w:hAnsi="Times New Roman" w:cs="Times New Roman"/>
          <w:color w:val="FF0000"/>
        </w:rPr>
      </w:pPr>
      <w:ins w:id="159" w:author="Saunders, Milda [BSD] - MED" w:date="2024-11-05T20:40:00Z" w16du:dateUtc="2024-11-06T02:40:00Z">
        <w:r w:rsidRPr="00D656F0">
          <w:rPr>
            <w:rFonts w:ascii="Times New Roman" w:eastAsia="Times New Roman" w:hAnsi="Times New Roman" w:cs="Times New Roman"/>
          </w:rPr>
          <w:t xml:space="preserve">. </w:t>
        </w:r>
        <w:r w:rsidRPr="009D6678">
          <w:rPr>
            <w:rFonts w:ascii="Times New Roman" w:eastAsia="Times New Roman" w:hAnsi="Times New Roman" w:cs="Times New Roman"/>
            <w:color w:val="FF0000"/>
          </w:rPr>
          <w:t xml:space="preserve">Understanding the differing impacts of these variants is crucial for evaluating COVID-19 interventions and outcomes </w:t>
        </w:r>
      </w:ins>
      <w:customXmlInsRangeStart w:id="160" w:author="Saunders, Milda [BSD] - MED" w:date="2024-11-05T20:40:00Z"/>
      <w:sdt>
        <w:sdtPr>
          <w:rPr>
            <w:rFonts w:ascii="Times New Roman" w:eastAsia="Times New Roman" w:hAnsi="Times New Roman" w:cs="Times New Roman"/>
            <w:color w:val="FF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KDj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"/>
          <w:id w:val="-1956161999"/>
          <w:placeholder>
            <w:docPart w:val="D43180FC2432493680EECB45DD2B0FC5"/>
          </w:placeholder>
        </w:sdtPr>
        <w:sdtContent>
          <w:customXmlInsRangeEnd w:id="160"/>
          <w:ins w:id="161" w:author="Saunders, Milda [BSD] - MED" w:date="2024-11-05T20:40:00Z" w16du:dateUtc="2024-11-06T02:40:00Z">
            <w:r w:rsidRPr="009D6678">
              <w:rPr>
                <w:rFonts w:ascii="Times New Roman" w:eastAsia="Times New Roman" w:hAnsi="Times New Roman" w:cs="Times New Roman"/>
                <w:color w:val="FF0000"/>
              </w:rPr>
              <w:t>(8–16)</w:t>
            </w:r>
          </w:ins>
          <w:customXmlInsRangeStart w:id="162" w:author="Saunders, Milda [BSD] - MED" w:date="2024-11-05T20:40:00Z"/>
        </w:sdtContent>
      </w:sdt>
      <w:customXmlInsRangeEnd w:id="162"/>
      <w:ins w:id="163" w:author="Saunders, Milda [BSD] - MED" w:date="2024-11-05T20:40:00Z" w16du:dateUtc="2024-11-06T02:40:00Z">
        <w:r w:rsidRPr="009D6678">
          <w:rPr>
            <w:rFonts w:ascii="Times New Roman" w:eastAsia="Times New Roman" w:hAnsi="Times New Roman" w:cs="Times New Roman"/>
            <w:color w:val="FF0000"/>
          </w:rPr>
          <w:t xml:space="preserve"> Understanding the factors that influence ICU admissions, including the role of interventions such as testing programs, is crucial.</w:t>
        </w:r>
      </w:ins>
    </w:p>
    <w:p w14:paraId="48F73C0C" w14:textId="77777777" w:rsidR="00BF3A5F" w:rsidRPr="00D656F0" w:rsidRDefault="00BF3A5F" w:rsidP="00BF3A5F">
      <w:pPr>
        <w:spacing w:after="0" w:line="480" w:lineRule="auto"/>
        <w:jc w:val="both"/>
        <w:rPr>
          <w:moveTo w:id="164" w:author="Saunders, Milda [BSD] - MED" w:date="2024-11-05T20:39:00Z" w16du:dateUtc="2024-11-06T02:39:00Z"/>
          <w:rFonts w:ascii="Times New Roman" w:eastAsia="Times New Roman" w:hAnsi="Times New Roman" w:cs="Times New Roman"/>
        </w:rPr>
      </w:pPr>
    </w:p>
    <w:moveToRangeEnd w:id="150"/>
    <w:p w14:paraId="0AB7B94C" w14:textId="77777777" w:rsidR="00BF3A5F" w:rsidRPr="00167D33" w:rsidRDefault="00BF3A5F" w:rsidP="00DA49D9">
      <w:pPr>
        <w:spacing w:after="240" w:line="480" w:lineRule="auto"/>
        <w:jc w:val="both"/>
        <w:rPr>
          <w:rFonts w:ascii="Times New Roman" w:eastAsia="Times New Roman" w:hAnsi="Times New Roman" w:cs="Times New Roman"/>
          <w:sz w:val="18"/>
          <w:szCs w:val="18"/>
        </w:rPr>
      </w:pP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8" w:author="Saunders, Milda [BSD] - MED" w:date="2024-11-05T20:17:00Z" w:initials="SM[M">
    <w:p w14:paraId="4D6DBC1F" w14:textId="3D12BE6A" w:rsidR="004142FC" w:rsidRDefault="004142FC" w:rsidP="004142FC">
      <w:pPr>
        <w:pStyle w:val="CommentText"/>
      </w:pPr>
      <w:r>
        <w:rPr>
          <w:rStyle w:val="CommentReference"/>
        </w:rPr>
        <w:annotationRef/>
      </w:r>
      <w:r>
        <w:t>Tell me what the rate is</w:t>
      </w:r>
    </w:p>
  </w:comment>
  <w:comment w:id="37" w:author="Saunders, Milda [BSD] - MED" w:date="2024-11-05T20:23:00Z" w:initials="SM[M">
    <w:p w14:paraId="04C645C5" w14:textId="77777777" w:rsidR="0075559F" w:rsidRDefault="0075559F" w:rsidP="0075559F">
      <w:pPr>
        <w:pStyle w:val="CommentText"/>
      </w:pPr>
      <w:r>
        <w:rPr>
          <w:rStyle w:val="CommentReference"/>
        </w:rPr>
        <w:annotationRef/>
      </w:r>
      <w:r>
        <w:t>For example</w:t>
      </w:r>
    </w:p>
  </w:comment>
  <w:comment w:id="38" w:author="Saunders, Milda [BSD] - MED" w:date="2024-11-05T20:31:00Z" w:initials="SM[M">
    <w:p w14:paraId="506F7BE9" w14:textId="77777777" w:rsidR="0075559F" w:rsidRDefault="0075559F" w:rsidP="0075559F">
      <w:pPr>
        <w:pStyle w:val="CommentText"/>
      </w:pPr>
      <w:r>
        <w:rPr>
          <w:rStyle w:val="CommentReference"/>
        </w:rPr>
        <w:annotationRef/>
      </w:r>
      <w:r>
        <w:t>Different how?</w:t>
      </w:r>
    </w:p>
  </w:comment>
  <w:comment w:id="58" w:author="Saunders, Milda [BSD] - MED" w:date="2024-11-05T20:49:00Z" w:initials="SM[M">
    <w:p w14:paraId="4BE19B89" w14:textId="77777777" w:rsidR="00470C50" w:rsidRDefault="00470C50" w:rsidP="00470C50">
      <w:pPr>
        <w:pStyle w:val="CommentText"/>
      </w:pPr>
      <w:r>
        <w:rPr>
          <w:rStyle w:val="CommentReference"/>
        </w:rPr>
        <w:annotationRef/>
      </w:r>
      <w:r>
        <w:rPr>
          <w:color w:val="222222"/>
          <w:highlight w:val="white"/>
        </w:rPr>
        <w:t>Tung EL, Peek ME, Rivas MA, Yang JP, Volerman A. Association Of Neighborhood Disadvantage With Racial Disparities In COVID-19 Positivity In Chicago: Study examines the association of neighborhood disadvantage with racial disparities in COVID-19 positivity in Chicago. Health Affairs. 2021 Nov 1;40(11):1784-91.</w:t>
      </w:r>
      <w:r>
        <w:t xml:space="preserve"> </w:t>
      </w:r>
    </w:p>
  </w:comment>
  <w:comment w:id="68" w:author="Saunders, Milda [BSD] - MED" w:date="2024-11-05T20:49:00Z" w:initials="SM[M">
    <w:p w14:paraId="01641B5E" w14:textId="77777777" w:rsidR="00470C50" w:rsidRDefault="00470C50" w:rsidP="00470C50">
      <w:pPr>
        <w:pStyle w:val="CommentText"/>
      </w:pPr>
      <w:r>
        <w:rPr>
          <w:rStyle w:val="CommentReference"/>
        </w:rPr>
        <w:annotationRef/>
      </w:r>
      <w:r>
        <w:rPr>
          <w:color w:val="222222"/>
          <w:highlight w:val="white"/>
        </w:rPr>
        <w:t>Adjei-Fremah S, Lara N, Anwar A, Garcia DC, Hemaktiathar S, Ifebirinachi CB, Anwar M, Lin FC, Samuel R. The effects of race/ethnicity, age, and area deprivation index (ADI) on COVID-19 disease early dynamics: Washington, DC case study. Journal of racial and ethnic health disparities. 2023 Apr;10(2):491-500.</w:t>
      </w:r>
      <w:r>
        <w:t xml:space="preserve"> </w:t>
      </w:r>
    </w:p>
    <w:p w14:paraId="787A8D75" w14:textId="77777777" w:rsidR="00470C50" w:rsidRDefault="00470C50" w:rsidP="00470C50">
      <w:pPr>
        <w:pStyle w:val="CommentText"/>
      </w:pPr>
    </w:p>
    <w:p w14:paraId="1AA49539" w14:textId="77777777" w:rsidR="00470C50" w:rsidRDefault="00470C50" w:rsidP="00470C50">
      <w:pPr>
        <w:pStyle w:val="CommentText"/>
      </w:pPr>
      <w:r>
        <w:rPr>
          <w:color w:val="222222"/>
          <w:highlight w:val="white"/>
        </w:rPr>
        <w:t>Harris R, Rosser M, Chowdhury AM, Ohnuma T, Raghunathan K, Haines KL, Krishnamoorthy V. Association of Area Deprivation Index With Mortality in Critically Ill Adults With COVID-19. American Journal of Critical Care. 2024 Nov 1;33(6):446-54.</w:t>
      </w:r>
      <w:r>
        <w:t xml:space="preserve"> </w:t>
      </w:r>
    </w:p>
  </w:comment>
  <w:comment w:id="85" w:author="Saunders, Milda [BSD] - MED" w:date="2024-11-05T20:55:00Z" w:initials="SM[M">
    <w:p w14:paraId="3428768E" w14:textId="77777777" w:rsidR="00470C50" w:rsidRDefault="00470C50" w:rsidP="00470C50">
      <w:pPr>
        <w:pStyle w:val="CommentText"/>
      </w:pPr>
      <w:r>
        <w:rPr>
          <w:rStyle w:val="CommentReference"/>
        </w:rPr>
        <w:annotationRef/>
      </w:r>
      <w:r>
        <w:t>May also be outside catchment area and have ICU admissions elsewhere</w:t>
      </w:r>
    </w:p>
  </w:comment>
  <w:comment w:id="132"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0"/>
  <w15:commentEx w15:paraId="4D6DBC1F" w15:done="0"/>
  <w15:commentEx w15:paraId="04C645C5" w15:done="0"/>
  <w15:commentEx w15:paraId="506F7BE9" w15:done="0"/>
  <w15:commentEx w15:paraId="4BE19B89" w15:done="0"/>
  <w15:commentEx w15:paraId="1AA49539" w15:done="0"/>
  <w15:commentEx w15:paraId="3428768E" w15:done="0"/>
  <w15:commentEx w15:paraId="6A60B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commentExtensible w16cex:durableId="38A76070" w16cex:dateUtc="2024-11-06T02:17:00Z"/>
  <w16cex:commentExtensible w16cex:durableId="1D80F7E9" w16cex:dateUtc="2024-11-06T02:23:00Z"/>
  <w16cex:commentExtensible w16cex:durableId="4F1EB60B" w16cex:dateUtc="2024-11-06T02:31:00Z"/>
  <w16cex:commentExtensible w16cex:durableId="3E5B10A2" w16cex:dateUtc="2024-11-06T02:49:00Z"/>
  <w16cex:commentExtensible w16cex:durableId="30BF3703" w16cex:dateUtc="2024-11-06T02:49:00Z"/>
  <w16cex:commentExtensible w16cex:durableId="0946D337" w16cex:dateUtc="2024-11-06T02:55: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4D6DBC1F" w16cid:durableId="38A76070"/>
  <w16cid:commentId w16cid:paraId="04C645C5" w16cid:durableId="1D80F7E9"/>
  <w16cid:commentId w16cid:paraId="506F7BE9" w16cid:durableId="4F1EB60B"/>
  <w16cid:commentId w16cid:paraId="4BE19B89" w16cid:durableId="3E5B10A2"/>
  <w16cid:commentId w16cid:paraId="1AA49539" w16cid:durableId="30BF3703"/>
  <w16cid:commentId w16cid:paraId="3428768E" w16cid:durableId="0946D33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6B3CC" w14:textId="77777777" w:rsidR="002F2B72" w:rsidRDefault="002F2B72" w:rsidP="00217811">
      <w:pPr>
        <w:spacing w:after="0" w:line="240" w:lineRule="auto"/>
      </w:pPr>
      <w:r>
        <w:separator/>
      </w:r>
    </w:p>
  </w:endnote>
  <w:endnote w:type="continuationSeparator" w:id="0">
    <w:p w14:paraId="3EB766C8" w14:textId="77777777" w:rsidR="002F2B72" w:rsidRDefault="002F2B72"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0DEFA76-4683-4EC4-A4AD-9DFC8AC15E7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3687B86C-66E7-41B0-831F-1870AB92D7B2}"/>
    <w:embedBold r:id="rId3" w:fontKey="{04FEDC73-7B38-43FB-8A95-D2D957A0C700}"/>
    <w:embedItalic r:id="rId4" w:fontKey="{0BC6A409-3629-4D8B-B7F3-8EC9C8614622}"/>
  </w:font>
  <w:font w:name="Aptos Display">
    <w:charset w:val="00"/>
    <w:family w:val="swiss"/>
    <w:pitch w:val="variable"/>
    <w:sig w:usb0="20000287" w:usb1="00000003" w:usb2="00000000" w:usb3="00000000" w:csb0="0000019F" w:csb1="00000000"/>
    <w:embedRegular r:id="rId5" w:fontKey="{AD35EF81-477D-428D-AF1B-1007E5A94FE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97C45F4-1DE7-43E2-9653-055925DE1A64}"/>
    <w:embedItalic r:id="rId7" w:fontKey="{12B87F0C-A88E-4714-8D9D-6C5824C27F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12378" w14:textId="77777777" w:rsidR="002F2B72" w:rsidRDefault="002F2B72" w:rsidP="00217811">
      <w:pPr>
        <w:spacing w:after="0" w:line="240" w:lineRule="auto"/>
      </w:pPr>
      <w:r>
        <w:separator/>
      </w:r>
    </w:p>
  </w:footnote>
  <w:footnote w:type="continuationSeparator" w:id="0">
    <w:p w14:paraId="0F4CC872" w14:textId="77777777" w:rsidR="002F2B72" w:rsidRDefault="002F2B72"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nders, Milda [BSD] - MED">
    <w15:presenceInfo w15:providerId="AD" w15:userId="S-1-5-21-2440348786-2961800785-2942754262-18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8"/>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63B5"/>
    <w:rsid w:val="00026B9B"/>
    <w:rsid w:val="00026D6B"/>
    <w:rsid w:val="00027EBF"/>
    <w:rsid w:val="0003301B"/>
    <w:rsid w:val="00034ACE"/>
    <w:rsid w:val="00034F05"/>
    <w:rsid w:val="0003636E"/>
    <w:rsid w:val="00036C7C"/>
    <w:rsid w:val="00040CE6"/>
    <w:rsid w:val="00042F29"/>
    <w:rsid w:val="00043FA7"/>
    <w:rsid w:val="00046B86"/>
    <w:rsid w:val="000535CD"/>
    <w:rsid w:val="00053E6C"/>
    <w:rsid w:val="00056818"/>
    <w:rsid w:val="000617F3"/>
    <w:rsid w:val="000627D5"/>
    <w:rsid w:val="000633E3"/>
    <w:rsid w:val="000636B6"/>
    <w:rsid w:val="00063F1B"/>
    <w:rsid w:val="00064399"/>
    <w:rsid w:val="000659D9"/>
    <w:rsid w:val="00066C8B"/>
    <w:rsid w:val="0006713B"/>
    <w:rsid w:val="00070C8B"/>
    <w:rsid w:val="00071021"/>
    <w:rsid w:val="0007146F"/>
    <w:rsid w:val="0007248F"/>
    <w:rsid w:val="00072663"/>
    <w:rsid w:val="00073FF6"/>
    <w:rsid w:val="000775A9"/>
    <w:rsid w:val="0008117D"/>
    <w:rsid w:val="00081DBD"/>
    <w:rsid w:val="00081E80"/>
    <w:rsid w:val="00081EDA"/>
    <w:rsid w:val="0008386F"/>
    <w:rsid w:val="000841DE"/>
    <w:rsid w:val="00086419"/>
    <w:rsid w:val="00090EEE"/>
    <w:rsid w:val="00092116"/>
    <w:rsid w:val="0009227D"/>
    <w:rsid w:val="00093519"/>
    <w:rsid w:val="00094914"/>
    <w:rsid w:val="00096B96"/>
    <w:rsid w:val="00096BCA"/>
    <w:rsid w:val="000A270B"/>
    <w:rsid w:val="000A2825"/>
    <w:rsid w:val="000A3D8C"/>
    <w:rsid w:val="000B551F"/>
    <w:rsid w:val="000B6B72"/>
    <w:rsid w:val="000B72C8"/>
    <w:rsid w:val="000C088A"/>
    <w:rsid w:val="000C0E23"/>
    <w:rsid w:val="000C4CB2"/>
    <w:rsid w:val="000C7CFC"/>
    <w:rsid w:val="000D1716"/>
    <w:rsid w:val="000D1DBD"/>
    <w:rsid w:val="000D3B35"/>
    <w:rsid w:val="000D4E55"/>
    <w:rsid w:val="000D6AC2"/>
    <w:rsid w:val="000D72DD"/>
    <w:rsid w:val="000E0D6E"/>
    <w:rsid w:val="000E103A"/>
    <w:rsid w:val="000E14AE"/>
    <w:rsid w:val="000E6415"/>
    <w:rsid w:val="000E64F5"/>
    <w:rsid w:val="000E6A54"/>
    <w:rsid w:val="000F1F08"/>
    <w:rsid w:val="000F3DDC"/>
    <w:rsid w:val="000F4756"/>
    <w:rsid w:val="000F4A58"/>
    <w:rsid w:val="000F4C67"/>
    <w:rsid w:val="000F5467"/>
    <w:rsid w:val="001008A4"/>
    <w:rsid w:val="0010256A"/>
    <w:rsid w:val="00102C63"/>
    <w:rsid w:val="00104FD2"/>
    <w:rsid w:val="00104FE0"/>
    <w:rsid w:val="00106C78"/>
    <w:rsid w:val="0010716E"/>
    <w:rsid w:val="00110110"/>
    <w:rsid w:val="00110715"/>
    <w:rsid w:val="00111A86"/>
    <w:rsid w:val="00113894"/>
    <w:rsid w:val="00114D02"/>
    <w:rsid w:val="00116060"/>
    <w:rsid w:val="00116BF7"/>
    <w:rsid w:val="0012064F"/>
    <w:rsid w:val="001216E8"/>
    <w:rsid w:val="00122E16"/>
    <w:rsid w:val="0012321B"/>
    <w:rsid w:val="00124717"/>
    <w:rsid w:val="00125807"/>
    <w:rsid w:val="00126932"/>
    <w:rsid w:val="00126CFB"/>
    <w:rsid w:val="00126F5B"/>
    <w:rsid w:val="001308B4"/>
    <w:rsid w:val="00130FED"/>
    <w:rsid w:val="00131BC8"/>
    <w:rsid w:val="00136441"/>
    <w:rsid w:val="00137276"/>
    <w:rsid w:val="001403D8"/>
    <w:rsid w:val="00141A9B"/>
    <w:rsid w:val="00142E97"/>
    <w:rsid w:val="00143794"/>
    <w:rsid w:val="00143EE4"/>
    <w:rsid w:val="0014543F"/>
    <w:rsid w:val="00147E7C"/>
    <w:rsid w:val="00151563"/>
    <w:rsid w:val="001517A0"/>
    <w:rsid w:val="00155137"/>
    <w:rsid w:val="00160E2A"/>
    <w:rsid w:val="0016272A"/>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904C5"/>
    <w:rsid w:val="00190C95"/>
    <w:rsid w:val="00193B4D"/>
    <w:rsid w:val="00194D2C"/>
    <w:rsid w:val="001A2346"/>
    <w:rsid w:val="001A5613"/>
    <w:rsid w:val="001A7E8C"/>
    <w:rsid w:val="001A7FC6"/>
    <w:rsid w:val="001B240B"/>
    <w:rsid w:val="001B2D82"/>
    <w:rsid w:val="001B59CD"/>
    <w:rsid w:val="001B6899"/>
    <w:rsid w:val="001B701D"/>
    <w:rsid w:val="001B7085"/>
    <w:rsid w:val="001B7353"/>
    <w:rsid w:val="001B7C8D"/>
    <w:rsid w:val="001C151F"/>
    <w:rsid w:val="001C283E"/>
    <w:rsid w:val="001C68B2"/>
    <w:rsid w:val="001C7B9F"/>
    <w:rsid w:val="001D055E"/>
    <w:rsid w:val="001D1EAA"/>
    <w:rsid w:val="001D665E"/>
    <w:rsid w:val="001E04CE"/>
    <w:rsid w:val="001E092F"/>
    <w:rsid w:val="001E0E12"/>
    <w:rsid w:val="001E233E"/>
    <w:rsid w:val="001E2A6D"/>
    <w:rsid w:val="001E2F64"/>
    <w:rsid w:val="001E4E25"/>
    <w:rsid w:val="001E4FDA"/>
    <w:rsid w:val="001E5798"/>
    <w:rsid w:val="001E5DE5"/>
    <w:rsid w:val="001E60C6"/>
    <w:rsid w:val="001E6536"/>
    <w:rsid w:val="001E6DBC"/>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67DD"/>
    <w:rsid w:val="002273A1"/>
    <w:rsid w:val="002273DA"/>
    <w:rsid w:val="00230830"/>
    <w:rsid w:val="002332B9"/>
    <w:rsid w:val="00237F12"/>
    <w:rsid w:val="002414BC"/>
    <w:rsid w:val="00243630"/>
    <w:rsid w:val="00243778"/>
    <w:rsid w:val="00244B10"/>
    <w:rsid w:val="00244E8F"/>
    <w:rsid w:val="002458FA"/>
    <w:rsid w:val="00247819"/>
    <w:rsid w:val="00247FD1"/>
    <w:rsid w:val="00250D13"/>
    <w:rsid w:val="0025260E"/>
    <w:rsid w:val="00257448"/>
    <w:rsid w:val="00261BE1"/>
    <w:rsid w:val="00262A22"/>
    <w:rsid w:val="00263D76"/>
    <w:rsid w:val="0026491D"/>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DBC"/>
    <w:rsid w:val="00295A26"/>
    <w:rsid w:val="00295FE1"/>
    <w:rsid w:val="00296920"/>
    <w:rsid w:val="002972F3"/>
    <w:rsid w:val="002976D1"/>
    <w:rsid w:val="002A05F1"/>
    <w:rsid w:val="002A442A"/>
    <w:rsid w:val="002A5018"/>
    <w:rsid w:val="002A50A2"/>
    <w:rsid w:val="002A5354"/>
    <w:rsid w:val="002A5AD4"/>
    <w:rsid w:val="002A5DA5"/>
    <w:rsid w:val="002A7EE6"/>
    <w:rsid w:val="002B3EDC"/>
    <w:rsid w:val="002B5B54"/>
    <w:rsid w:val="002B652E"/>
    <w:rsid w:val="002C0320"/>
    <w:rsid w:val="002C1E9E"/>
    <w:rsid w:val="002C29A1"/>
    <w:rsid w:val="002C2FD6"/>
    <w:rsid w:val="002C617D"/>
    <w:rsid w:val="002C699A"/>
    <w:rsid w:val="002C7B57"/>
    <w:rsid w:val="002D1B9A"/>
    <w:rsid w:val="002D3626"/>
    <w:rsid w:val="002D3ACD"/>
    <w:rsid w:val="002D723E"/>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7205"/>
    <w:rsid w:val="003230C7"/>
    <w:rsid w:val="00324299"/>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D95"/>
    <w:rsid w:val="003A18A6"/>
    <w:rsid w:val="003A27CF"/>
    <w:rsid w:val="003A3641"/>
    <w:rsid w:val="003A50D4"/>
    <w:rsid w:val="003A55C9"/>
    <w:rsid w:val="003A5AF7"/>
    <w:rsid w:val="003A6227"/>
    <w:rsid w:val="003B0394"/>
    <w:rsid w:val="003B0D8D"/>
    <w:rsid w:val="003B176A"/>
    <w:rsid w:val="003B2F05"/>
    <w:rsid w:val="003B3BDA"/>
    <w:rsid w:val="003B79F6"/>
    <w:rsid w:val="003C0147"/>
    <w:rsid w:val="003C0478"/>
    <w:rsid w:val="003C070A"/>
    <w:rsid w:val="003C388B"/>
    <w:rsid w:val="003C4BF6"/>
    <w:rsid w:val="003C51DF"/>
    <w:rsid w:val="003C65A8"/>
    <w:rsid w:val="003C7DF1"/>
    <w:rsid w:val="003D07E2"/>
    <w:rsid w:val="003D08F5"/>
    <w:rsid w:val="003D2BD3"/>
    <w:rsid w:val="003D4247"/>
    <w:rsid w:val="003D431C"/>
    <w:rsid w:val="003D4B6A"/>
    <w:rsid w:val="003D4C6E"/>
    <w:rsid w:val="003E3076"/>
    <w:rsid w:val="003E4048"/>
    <w:rsid w:val="003E6754"/>
    <w:rsid w:val="003F123F"/>
    <w:rsid w:val="003F22AE"/>
    <w:rsid w:val="003F2771"/>
    <w:rsid w:val="003F3177"/>
    <w:rsid w:val="003F4613"/>
    <w:rsid w:val="003F51AC"/>
    <w:rsid w:val="003F7884"/>
    <w:rsid w:val="00402605"/>
    <w:rsid w:val="00403CD0"/>
    <w:rsid w:val="004111F0"/>
    <w:rsid w:val="00411E19"/>
    <w:rsid w:val="00412934"/>
    <w:rsid w:val="004142FC"/>
    <w:rsid w:val="00415D37"/>
    <w:rsid w:val="004205FA"/>
    <w:rsid w:val="004220E7"/>
    <w:rsid w:val="00423FED"/>
    <w:rsid w:val="00425110"/>
    <w:rsid w:val="0042513F"/>
    <w:rsid w:val="00427142"/>
    <w:rsid w:val="00434D2B"/>
    <w:rsid w:val="00437605"/>
    <w:rsid w:val="004379D4"/>
    <w:rsid w:val="0044380C"/>
    <w:rsid w:val="00443B19"/>
    <w:rsid w:val="00443F4F"/>
    <w:rsid w:val="00445822"/>
    <w:rsid w:val="00447B93"/>
    <w:rsid w:val="004507DB"/>
    <w:rsid w:val="00451187"/>
    <w:rsid w:val="00451918"/>
    <w:rsid w:val="0045280D"/>
    <w:rsid w:val="004542B6"/>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8C4"/>
    <w:rsid w:val="0047747D"/>
    <w:rsid w:val="00477EF7"/>
    <w:rsid w:val="004806ED"/>
    <w:rsid w:val="00482C45"/>
    <w:rsid w:val="00482CC4"/>
    <w:rsid w:val="004830AE"/>
    <w:rsid w:val="00486948"/>
    <w:rsid w:val="00490A89"/>
    <w:rsid w:val="00490AC9"/>
    <w:rsid w:val="00490B42"/>
    <w:rsid w:val="00491E2F"/>
    <w:rsid w:val="0049507F"/>
    <w:rsid w:val="00496E68"/>
    <w:rsid w:val="004A1C67"/>
    <w:rsid w:val="004A3BA2"/>
    <w:rsid w:val="004A4202"/>
    <w:rsid w:val="004A7E50"/>
    <w:rsid w:val="004B1C11"/>
    <w:rsid w:val="004B20E1"/>
    <w:rsid w:val="004B2D08"/>
    <w:rsid w:val="004B33AD"/>
    <w:rsid w:val="004B4525"/>
    <w:rsid w:val="004B4CC1"/>
    <w:rsid w:val="004B63F5"/>
    <w:rsid w:val="004B7ACC"/>
    <w:rsid w:val="004B7FDC"/>
    <w:rsid w:val="004C1FB1"/>
    <w:rsid w:val="004C27E9"/>
    <w:rsid w:val="004C6161"/>
    <w:rsid w:val="004C6F74"/>
    <w:rsid w:val="004D1E7D"/>
    <w:rsid w:val="004D4976"/>
    <w:rsid w:val="004D6471"/>
    <w:rsid w:val="004D717D"/>
    <w:rsid w:val="004D7309"/>
    <w:rsid w:val="004D736C"/>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1518"/>
    <w:rsid w:val="005237FC"/>
    <w:rsid w:val="0052458A"/>
    <w:rsid w:val="00524D89"/>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5ACD"/>
    <w:rsid w:val="00556638"/>
    <w:rsid w:val="00557988"/>
    <w:rsid w:val="005639F3"/>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4205"/>
    <w:rsid w:val="005A46EE"/>
    <w:rsid w:val="005A5FCF"/>
    <w:rsid w:val="005B6883"/>
    <w:rsid w:val="005C0DAD"/>
    <w:rsid w:val="005C12DE"/>
    <w:rsid w:val="005C3A12"/>
    <w:rsid w:val="005C4DDF"/>
    <w:rsid w:val="005C5498"/>
    <w:rsid w:val="005C5FD4"/>
    <w:rsid w:val="005C60B8"/>
    <w:rsid w:val="005D10D6"/>
    <w:rsid w:val="005D1F5B"/>
    <w:rsid w:val="005D49FE"/>
    <w:rsid w:val="005D6C1D"/>
    <w:rsid w:val="005D76AF"/>
    <w:rsid w:val="005D7985"/>
    <w:rsid w:val="005D7F3D"/>
    <w:rsid w:val="005E03F3"/>
    <w:rsid w:val="005E1207"/>
    <w:rsid w:val="005E2044"/>
    <w:rsid w:val="005E343C"/>
    <w:rsid w:val="005E3EFE"/>
    <w:rsid w:val="005E45DF"/>
    <w:rsid w:val="005E59C6"/>
    <w:rsid w:val="005F1DC9"/>
    <w:rsid w:val="005F2DD9"/>
    <w:rsid w:val="005F443F"/>
    <w:rsid w:val="005F5BD9"/>
    <w:rsid w:val="0060049C"/>
    <w:rsid w:val="00600577"/>
    <w:rsid w:val="0060074A"/>
    <w:rsid w:val="00600DA3"/>
    <w:rsid w:val="00601C07"/>
    <w:rsid w:val="006028B9"/>
    <w:rsid w:val="006037CD"/>
    <w:rsid w:val="0060488C"/>
    <w:rsid w:val="00604D79"/>
    <w:rsid w:val="00606576"/>
    <w:rsid w:val="006068A5"/>
    <w:rsid w:val="00610A7D"/>
    <w:rsid w:val="00610FA5"/>
    <w:rsid w:val="0061336A"/>
    <w:rsid w:val="006151A9"/>
    <w:rsid w:val="006154BD"/>
    <w:rsid w:val="00615A04"/>
    <w:rsid w:val="00622691"/>
    <w:rsid w:val="006228F3"/>
    <w:rsid w:val="006229E8"/>
    <w:rsid w:val="00630522"/>
    <w:rsid w:val="00630DE3"/>
    <w:rsid w:val="00631315"/>
    <w:rsid w:val="0063185B"/>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30B7"/>
    <w:rsid w:val="00653D06"/>
    <w:rsid w:val="006540A4"/>
    <w:rsid w:val="00654135"/>
    <w:rsid w:val="0065473D"/>
    <w:rsid w:val="00657514"/>
    <w:rsid w:val="00663DA7"/>
    <w:rsid w:val="00664672"/>
    <w:rsid w:val="006652DC"/>
    <w:rsid w:val="00665A1A"/>
    <w:rsid w:val="00666408"/>
    <w:rsid w:val="006669A3"/>
    <w:rsid w:val="00667FCF"/>
    <w:rsid w:val="0067299F"/>
    <w:rsid w:val="006733A8"/>
    <w:rsid w:val="006739D0"/>
    <w:rsid w:val="0067497B"/>
    <w:rsid w:val="00677BB4"/>
    <w:rsid w:val="00681DF1"/>
    <w:rsid w:val="0068262C"/>
    <w:rsid w:val="006847E7"/>
    <w:rsid w:val="006873C1"/>
    <w:rsid w:val="00690ED7"/>
    <w:rsid w:val="00691096"/>
    <w:rsid w:val="00691884"/>
    <w:rsid w:val="00695DAB"/>
    <w:rsid w:val="0069732D"/>
    <w:rsid w:val="006A2348"/>
    <w:rsid w:val="006A3BE0"/>
    <w:rsid w:val="006A4778"/>
    <w:rsid w:val="006A7D6B"/>
    <w:rsid w:val="006B415E"/>
    <w:rsid w:val="006B658F"/>
    <w:rsid w:val="006B7888"/>
    <w:rsid w:val="006C0AC1"/>
    <w:rsid w:val="006C103A"/>
    <w:rsid w:val="006C398D"/>
    <w:rsid w:val="006C3BD8"/>
    <w:rsid w:val="006C648A"/>
    <w:rsid w:val="006C68AC"/>
    <w:rsid w:val="006C752B"/>
    <w:rsid w:val="006D0175"/>
    <w:rsid w:val="006D2ACB"/>
    <w:rsid w:val="006D31C8"/>
    <w:rsid w:val="006D60FE"/>
    <w:rsid w:val="006D698E"/>
    <w:rsid w:val="006E1429"/>
    <w:rsid w:val="006E4B92"/>
    <w:rsid w:val="006E4DA3"/>
    <w:rsid w:val="006E5C54"/>
    <w:rsid w:val="006E67B3"/>
    <w:rsid w:val="006E6BFB"/>
    <w:rsid w:val="006F139F"/>
    <w:rsid w:val="006F216A"/>
    <w:rsid w:val="006F2382"/>
    <w:rsid w:val="006F267C"/>
    <w:rsid w:val="006F4070"/>
    <w:rsid w:val="006F4F19"/>
    <w:rsid w:val="006F70FF"/>
    <w:rsid w:val="006F75E3"/>
    <w:rsid w:val="00701510"/>
    <w:rsid w:val="00701E09"/>
    <w:rsid w:val="0070285F"/>
    <w:rsid w:val="007029B4"/>
    <w:rsid w:val="00704973"/>
    <w:rsid w:val="00704994"/>
    <w:rsid w:val="007106F5"/>
    <w:rsid w:val="0071224D"/>
    <w:rsid w:val="007139E7"/>
    <w:rsid w:val="00715172"/>
    <w:rsid w:val="00716FF1"/>
    <w:rsid w:val="00717CB4"/>
    <w:rsid w:val="00717D28"/>
    <w:rsid w:val="0072067F"/>
    <w:rsid w:val="007209DD"/>
    <w:rsid w:val="00722096"/>
    <w:rsid w:val="00722FAF"/>
    <w:rsid w:val="007240D7"/>
    <w:rsid w:val="00724186"/>
    <w:rsid w:val="00724634"/>
    <w:rsid w:val="00724DC1"/>
    <w:rsid w:val="00724EC2"/>
    <w:rsid w:val="00725CA3"/>
    <w:rsid w:val="0072699A"/>
    <w:rsid w:val="00730F42"/>
    <w:rsid w:val="007314E0"/>
    <w:rsid w:val="007316C5"/>
    <w:rsid w:val="00732460"/>
    <w:rsid w:val="00736466"/>
    <w:rsid w:val="00743DF7"/>
    <w:rsid w:val="00744305"/>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77AD"/>
    <w:rsid w:val="00792F57"/>
    <w:rsid w:val="00793ABB"/>
    <w:rsid w:val="007A0222"/>
    <w:rsid w:val="007A1804"/>
    <w:rsid w:val="007A210F"/>
    <w:rsid w:val="007B00F9"/>
    <w:rsid w:val="007B0AF2"/>
    <w:rsid w:val="007B35BE"/>
    <w:rsid w:val="007B5351"/>
    <w:rsid w:val="007B5D7D"/>
    <w:rsid w:val="007B69D8"/>
    <w:rsid w:val="007C042A"/>
    <w:rsid w:val="007C4722"/>
    <w:rsid w:val="007C4A68"/>
    <w:rsid w:val="007C4F38"/>
    <w:rsid w:val="007C55A4"/>
    <w:rsid w:val="007D0A94"/>
    <w:rsid w:val="007D20D9"/>
    <w:rsid w:val="007D22AA"/>
    <w:rsid w:val="007D2648"/>
    <w:rsid w:val="007D2823"/>
    <w:rsid w:val="007D2D84"/>
    <w:rsid w:val="007D33D1"/>
    <w:rsid w:val="007D3E57"/>
    <w:rsid w:val="007D425A"/>
    <w:rsid w:val="007D58C1"/>
    <w:rsid w:val="007D66C1"/>
    <w:rsid w:val="007D682A"/>
    <w:rsid w:val="007D7323"/>
    <w:rsid w:val="007D7C83"/>
    <w:rsid w:val="007E05D2"/>
    <w:rsid w:val="007E3ABC"/>
    <w:rsid w:val="007E3ADD"/>
    <w:rsid w:val="007E4BA0"/>
    <w:rsid w:val="007E4BA4"/>
    <w:rsid w:val="007E5A1C"/>
    <w:rsid w:val="007E6DAC"/>
    <w:rsid w:val="007F070B"/>
    <w:rsid w:val="007F12E1"/>
    <w:rsid w:val="007F2148"/>
    <w:rsid w:val="007F436E"/>
    <w:rsid w:val="007F597A"/>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C67"/>
    <w:rsid w:val="0082664E"/>
    <w:rsid w:val="0082668A"/>
    <w:rsid w:val="00826807"/>
    <w:rsid w:val="00830754"/>
    <w:rsid w:val="008307C8"/>
    <w:rsid w:val="0083179E"/>
    <w:rsid w:val="0083387D"/>
    <w:rsid w:val="00835226"/>
    <w:rsid w:val="008355CA"/>
    <w:rsid w:val="008408A1"/>
    <w:rsid w:val="00840E34"/>
    <w:rsid w:val="00847AE2"/>
    <w:rsid w:val="00851A68"/>
    <w:rsid w:val="00852FC2"/>
    <w:rsid w:val="00854623"/>
    <w:rsid w:val="00854C25"/>
    <w:rsid w:val="008551E9"/>
    <w:rsid w:val="008556EA"/>
    <w:rsid w:val="00856E40"/>
    <w:rsid w:val="00862B0A"/>
    <w:rsid w:val="008635E3"/>
    <w:rsid w:val="008649A5"/>
    <w:rsid w:val="00866410"/>
    <w:rsid w:val="0087018E"/>
    <w:rsid w:val="008703CB"/>
    <w:rsid w:val="00871A6D"/>
    <w:rsid w:val="008730B9"/>
    <w:rsid w:val="00873C05"/>
    <w:rsid w:val="00873D82"/>
    <w:rsid w:val="00873F08"/>
    <w:rsid w:val="0087474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80"/>
    <w:rsid w:val="008D6600"/>
    <w:rsid w:val="008D693E"/>
    <w:rsid w:val="008D786C"/>
    <w:rsid w:val="008E1EBC"/>
    <w:rsid w:val="008E5131"/>
    <w:rsid w:val="008E6DD8"/>
    <w:rsid w:val="008E7383"/>
    <w:rsid w:val="008F3027"/>
    <w:rsid w:val="008F3156"/>
    <w:rsid w:val="008F473E"/>
    <w:rsid w:val="008F4D9F"/>
    <w:rsid w:val="008F58BD"/>
    <w:rsid w:val="008F78FD"/>
    <w:rsid w:val="00900637"/>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77F3"/>
    <w:rsid w:val="0094167E"/>
    <w:rsid w:val="00942F35"/>
    <w:rsid w:val="00945471"/>
    <w:rsid w:val="009456A1"/>
    <w:rsid w:val="009472B2"/>
    <w:rsid w:val="00947D93"/>
    <w:rsid w:val="009506C6"/>
    <w:rsid w:val="00951194"/>
    <w:rsid w:val="00955F01"/>
    <w:rsid w:val="0095631E"/>
    <w:rsid w:val="00960575"/>
    <w:rsid w:val="00960838"/>
    <w:rsid w:val="009611D2"/>
    <w:rsid w:val="00963501"/>
    <w:rsid w:val="0096521E"/>
    <w:rsid w:val="00967E9E"/>
    <w:rsid w:val="00967F49"/>
    <w:rsid w:val="00970E5D"/>
    <w:rsid w:val="009802E4"/>
    <w:rsid w:val="00980DBF"/>
    <w:rsid w:val="00981451"/>
    <w:rsid w:val="009858A7"/>
    <w:rsid w:val="009A0212"/>
    <w:rsid w:val="009A5F46"/>
    <w:rsid w:val="009B1453"/>
    <w:rsid w:val="009B1768"/>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F0C54"/>
    <w:rsid w:val="009F207F"/>
    <w:rsid w:val="009F3E1C"/>
    <w:rsid w:val="009F421F"/>
    <w:rsid w:val="009F630A"/>
    <w:rsid w:val="009F7884"/>
    <w:rsid w:val="00A02B0C"/>
    <w:rsid w:val="00A0396F"/>
    <w:rsid w:val="00A040C4"/>
    <w:rsid w:val="00A076FE"/>
    <w:rsid w:val="00A10C68"/>
    <w:rsid w:val="00A12C4A"/>
    <w:rsid w:val="00A13559"/>
    <w:rsid w:val="00A13942"/>
    <w:rsid w:val="00A159E5"/>
    <w:rsid w:val="00A241E0"/>
    <w:rsid w:val="00A2667B"/>
    <w:rsid w:val="00A26DDC"/>
    <w:rsid w:val="00A349C5"/>
    <w:rsid w:val="00A34A93"/>
    <w:rsid w:val="00A34C07"/>
    <w:rsid w:val="00A419ED"/>
    <w:rsid w:val="00A43A60"/>
    <w:rsid w:val="00A503C7"/>
    <w:rsid w:val="00A50A75"/>
    <w:rsid w:val="00A51ACB"/>
    <w:rsid w:val="00A51B76"/>
    <w:rsid w:val="00A52015"/>
    <w:rsid w:val="00A52474"/>
    <w:rsid w:val="00A527FD"/>
    <w:rsid w:val="00A53EAE"/>
    <w:rsid w:val="00A560A7"/>
    <w:rsid w:val="00A57887"/>
    <w:rsid w:val="00A62CE2"/>
    <w:rsid w:val="00A662EC"/>
    <w:rsid w:val="00A66ECC"/>
    <w:rsid w:val="00A72AFF"/>
    <w:rsid w:val="00A73C79"/>
    <w:rsid w:val="00A73E3B"/>
    <w:rsid w:val="00A76BA4"/>
    <w:rsid w:val="00A77F36"/>
    <w:rsid w:val="00A829C4"/>
    <w:rsid w:val="00A83501"/>
    <w:rsid w:val="00A87972"/>
    <w:rsid w:val="00A903B7"/>
    <w:rsid w:val="00A9308F"/>
    <w:rsid w:val="00A93443"/>
    <w:rsid w:val="00A94A71"/>
    <w:rsid w:val="00A95920"/>
    <w:rsid w:val="00A96888"/>
    <w:rsid w:val="00A979FD"/>
    <w:rsid w:val="00AA21D0"/>
    <w:rsid w:val="00AA2F2F"/>
    <w:rsid w:val="00AA304F"/>
    <w:rsid w:val="00AA6CD3"/>
    <w:rsid w:val="00AA76A7"/>
    <w:rsid w:val="00AA7983"/>
    <w:rsid w:val="00AA7AD8"/>
    <w:rsid w:val="00AB2050"/>
    <w:rsid w:val="00AB27EA"/>
    <w:rsid w:val="00AB431B"/>
    <w:rsid w:val="00AB5324"/>
    <w:rsid w:val="00AC6284"/>
    <w:rsid w:val="00AC6DF5"/>
    <w:rsid w:val="00AD1A14"/>
    <w:rsid w:val="00AD1BD9"/>
    <w:rsid w:val="00AD2DFB"/>
    <w:rsid w:val="00AD49DF"/>
    <w:rsid w:val="00AD588D"/>
    <w:rsid w:val="00AE084F"/>
    <w:rsid w:val="00AE19B8"/>
    <w:rsid w:val="00AE6735"/>
    <w:rsid w:val="00AF06B2"/>
    <w:rsid w:val="00AF2FAE"/>
    <w:rsid w:val="00AF7875"/>
    <w:rsid w:val="00B02A18"/>
    <w:rsid w:val="00B03C1E"/>
    <w:rsid w:val="00B04017"/>
    <w:rsid w:val="00B04E9A"/>
    <w:rsid w:val="00B05357"/>
    <w:rsid w:val="00B06254"/>
    <w:rsid w:val="00B07B29"/>
    <w:rsid w:val="00B11803"/>
    <w:rsid w:val="00B12E19"/>
    <w:rsid w:val="00B136B6"/>
    <w:rsid w:val="00B203A9"/>
    <w:rsid w:val="00B235F6"/>
    <w:rsid w:val="00B23BAC"/>
    <w:rsid w:val="00B249D2"/>
    <w:rsid w:val="00B26966"/>
    <w:rsid w:val="00B27F04"/>
    <w:rsid w:val="00B301B5"/>
    <w:rsid w:val="00B31874"/>
    <w:rsid w:val="00B35382"/>
    <w:rsid w:val="00B37B48"/>
    <w:rsid w:val="00B416A2"/>
    <w:rsid w:val="00B4242C"/>
    <w:rsid w:val="00B42CAD"/>
    <w:rsid w:val="00B42FD7"/>
    <w:rsid w:val="00B44039"/>
    <w:rsid w:val="00B44BB7"/>
    <w:rsid w:val="00B50655"/>
    <w:rsid w:val="00B51322"/>
    <w:rsid w:val="00B51619"/>
    <w:rsid w:val="00B51A19"/>
    <w:rsid w:val="00B52C9E"/>
    <w:rsid w:val="00B5375D"/>
    <w:rsid w:val="00B60360"/>
    <w:rsid w:val="00B6109A"/>
    <w:rsid w:val="00B638FD"/>
    <w:rsid w:val="00B6419D"/>
    <w:rsid w:val="00B64282"/>
    <w:rsid w:val="00B65A8C"/>
    <w:rsid w:val="00B667B0"/>
    <w:rsid w:val="00B726F1"/>
    <w:rsid w:val="00B730CF"/>
    <w:rsid w:val="00B7682C"/>
    <w:rsid w:val="00B77760"/>
    <w:rsid w:val="00B77E77"/>
    <w:rsid w:val="00B806DE"/>
    <w:rsid w:val="00B81D53"/>
    <w:rsid w:val="00B82778"/>
    <w:rsid w:val="00B83869"/>
    <w:rsid w:val="00B83E80"/>
    <w:rsid w:val="00B86B0C"/>
    <w:rsid w:val="00B9114A"/>
    <w:rsid w:val="00B91700"/>
    <w:rsid w:val="00B9202B"/>
    <w:rsid w:val="00B93E6C"/>
    <w:rsid w:val="00B93ED2"/>
    <w:rsid w:val="00B94F6D"/>
    <w:rsid w:val="00B96778"/>
    <w:rsid w:val="00BA07F8"/>
    <w:rsid w:val="00BA3629"/>
    <w:rsid w:val="00BA3E7A"/>
    <w:rsid w:val="00BA40C8"/>
    <w:rsid w:val="00BA5AD6"/>
    <w:rsid w:val="00BA7580"/>
    <w:rsid w:val="00BB15D0"/>
    <w:rsid w:val="00BB1C51"/>
    <w:rsid w:val="00BB2A0E"/>
    <w:rsid w:val="00BB47AA"/>
    <w:rsid w:val="00BB4AC9"/>
    <w:rsid w:val="00BC19E2"/>
    <w:rsid w:val="00BC2201"/>
    <w:rsid w:val="00BC7894"/>
    <w:rsid w:val="00BC7DAE"/>
    <w:rsid w:val="00BD00D9"/>
    <w:rsid w:val="00BD0BD6"/>
    <w:rsid w:val="00BD0CD7"/>
    <w:rsid w:val="00BE19E2"/>
    <w:rsid w:val="00BE2619"/>
    <w:rsid w:val="00BE7C32"/>
    <w:rsid w:val="00BF02BF"/>
    <w:rsid w:val="00BF1210"/>
    <w:rsid w:val="00BF2EB4"/>
    <w:rsid w:val="00BF30B4"/>
    <w:rsid w:val="00BF3A5F"/>
    <w:rsid w:val="00BF52EA"/>
    <w:rsid w:val="00BF5E69"/>
    <w:rsid w:val="00BF7211"/>
    <w:rsid w:val="00BF77BC"/>
    <w:rsid w:val="00BF79E2"/>
    <w:rsid w:val="00BF7BC4"/>
    <w:rsid w:val="00BF7D12"/>
    <w:rsid w:val="00C00FB3"/>
    <w:rsid w:val="00C01CAC"/>
    <w:rsid w:val="00C030E1"/>
    <w:rsid w:val="00C03B4F"/>
    <w:rsid w:val="00C048F0"/>
    <w:rsid w:val="00C0642B"/>
    <w:rsid w:val="00C07518"/>
    <w:rsid w:val="00C075EA"/>
    <w:rsid w:val="00C135F2"/>
    <w:rsid w:val="00C14134"/>
    <w:rsid w:val="00C14DD7"/>
    <w:rsid w:val="00C15641"/>
    <w:rsid w:val="00C159A0"/>
    <w:rsid w:val="00C17FF7"/>
    <w:rsid w:val="00C2394F"/>
    <w:rsid w:val="00C23E02"/>
    <w:rsid w:val="00C241E6"/>
    <w:rsid w:val="00C245E4"/>
    <w:rsid w:val="00C2463A"/>
    <w:rsid w:val="00C25978"/>
    <w:rsid w:val="00C25A38"/>
    <w:rsid w:val="00C26260"/>
    <w:rsid w:val="00C26776"/>
    <w:rsid w:val="00C27082"/>
    <w:rsid w:val="00C32045"/>
    <w:rsid w:val="00C32A2A"/>
    <w:rsid w:val="00C32BFE"/>
    <w:rsid w:val="00C3447E"/>
    <w:rsid w:val="00C35F54"/>
    <w:rsid w:val="00C41D2D"/>
    <w:rsid w:val="00C438FF"/>
    <w:rsid w:val="00C46582"/>
    <w:rsid w:val="00C468BC"/>
    <w:rsid w:val="00C50398"/>
    <w:rsid w:val="00C5113F"/>
    <w:rsid w:val="00C604C5"/>
    <w:rsid w:val="00C61EFB"/>
    <w:rsid w:val="00C6230B"/>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2D87"/>
    <w:rsid w:val="00C9472F"/>
    <w:rsid w:val="00C95A8F"/>
    <w:rsid w:val="00C95DC5"/>
    <w:rsid w:val="00CA32E1"/>
    <w:rsid w:val="00CA7474"/>
    <w:rsid w:val="00CB1C8B"/>
    <w:rsid w:val="00CB1E0D"/>
    <w:rsid w:val="00CB3E84"/>
    <w:rsid w:val="00CB51B6"/>
    <w:rsid w:val="00CB6DFE"/>
    <w:rsid w:val="00CB7DA0"/>
    <w:rsid w:val="00CC196D"/>
    <w:rsid w:val="00CC25CC"/>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E5C7A"/>
    <w:rsid w:val="00CF0270"/>
    <w:rsid w:val="00CF5126"/>
    <w:rsid w:val="00CF5419"/>
    <w:rsid w:val="00CF5475"/>
    <w:rsid w:val="00CF5989"/>
    <w:rsid w:val="00CF5E5C"/>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55D8"/>
    <w:rsid w:val="00D26990"/>
    <w:rsid w:val="00D275B4"/>
    <w:rsid w:val="00D30554"/>
    <w:rsid w:val="00D30672"/>
    <w:rsid w:val="00D313E6"/>
    <w:rsid w:val="00D326E0"/>
    <w:rsid w:val="00D34A99"/>
    <w:rsid w:val="00D34AD6"/>
    <w:rsid w:val="00D36BC4"/>
    <w:rsid w:val="00D40851"/>
    <w:rsid w:val="00D415CD"/>
    <w:rsid w:val="00D41946"/>
    <w:rsid w:val="00D421D4"/>
    <w:rsid w:val="00D44C19"/>
    <w:rsid w:val="00D45FA0"/>
    <w:rsid w:val="00D50996"/>
    <w:rsid w:val="00D519F6"/>
    <w:rsid w:val="00D52DA6"/>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5E36"/>
    <w:rsid w:val="00DA0FA8"/>
    <w:rsid w:val="00DA157A"/>
    <w:rsid w:val="00DA1EFA"/>
    <w:rsid w:val="00DA410F"/>
    <w:rsid w:val="00DA49D9"/>
    <w:rsid w:val="00DA4D92"/>
    <w:rsid w:val="00DA71CD"/>
    <w:rsid w:val="00DB12AF"/>
    <w:rsid w:val="00DB64AE"/>
    <w:rsid w:val="00DB7F88"/>
    <w:rsid w:val="00DC00E5"/>
    <w:rsid w:val="00DC0368"/>
    <w:rsid w:val="00DC1935"/>
    <w:rsid w:val="00DC1FB5"/>
    <w:rsid w:val="00DC254D"/>
    <w:rsid w:val="00DC28BB"/>
    <w:rsid w:val="00DC3223"/>
    <w:rsid w:val="00DC5204"/>
    <w:rsid w:val="00DC5ED9"/>
    <w:rsid w:val="00DC6342"/>
    <w:rsid w:val="00DC63A2"/>
    <w:rsid w:val="00DC6BDB"/>
    <w:rsid w:val="00DD01FE"/>
    <w:rsid w:val="00DD0479"/>
    <w:rsid w:val="00DD0A22"/>
    <w:rsid w:val="00DD11D3"/>
    <w:rsid w:val="00DD276C"/>
    <w:rsid w:val="00DD28C4"/>
    <w:rsid w:val="00DD3D9A"/>
    <w:rsid w:val="00DD4547"/>
    <w:rsid w:val="00DD5E0E"/>
    <w:rsid w:val="00DD6A9F"/>
    <w:rsid w:val="00DD6AB3"/>
    <w:rsid w:val="00DD7FBA"/>
    <w:rsid w:val="00DE1D3D"/>
    <w:rsid w:val="00DF0AC3"/>
    <w:rsid w:val="00DF0B24"/>
    <w:rsid w:val="00DF11B2"/>
    <w:rsid w:val="00DF1241"/>
    <w:rsid w:val="00DF1894"/>
    <w:rsid w:val="00DF6BED"/>
    <w:rsid w:val="00E0040D"/>
    <w:rsid w:val="00E01DB2"/>
    <w:rsid w:val="00E03739"/>
    <w:rsid w:val="00E0394A"/>
    <w:rsid w:val="00E05319"/>
    <w:rsid w:val="00E06568"/>
    <w:rsid w:val="00E10A40"/>
    <w:rsid w:val="00E110E8"/>
    <w:rsid w:val="00E12723"/>
    <w:rsid w:val="00E13F01"/>
    <w:rsid w:val="00E16BCE"/>
    <w:rsid w:val="00E1728F"/>
    <w:rsid w:val="00E17B1D"/>
    <w:rsid w:val="00E20FAF"/>
    <w:rsid w:val="00E211D5"/>
    <w:rsid w:val="00E21DE4"/>
    <w:rsid w:val="00E27489"/>
    <w:rsid w:val="00E30365"/>
    <w:rsid w:val="00E311C4"/>
    <w:rsid w:val="00E31DA7"/>
    <w:rsid w:val="00E33F8E"/>
    <w:rsid w:val="00E41934"/>
    <w:rsid w:val="00E435B5"/>
    <w:rsid w:val="00E43AFA"/>
    <w:rsid w:val="00E43EBE"/>
    <w:rsid w:val="00E44063"/>
    <w:rsid w:val="00E44AE6"/>
    <w:rsid w:val="00E4509D"/>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A4"/>
    <w:rsid w:val="00EC4E41"/>
    <w:rsid w:val="00ED054A"/>
    <w:rsid w:val="00ED0EA8"/>
    <w:rsid w:val="00ED1102"/>
    <w:rsid w:val="00ED1825"/>
    <w:rsid w:val="00ED1FC0"/>
    <w:rsid w:val="00ED27C7"/>
    <w:rsid w:val="00ED2BDC"/>
    <w:rsid w:val="00ED3E4F"/>
    <w:rsid w:val="00ED650C"/>
    <w:rsid w:val="00ED695E"/>
    <w:rsid w:val="00EE39E0"/>
    <w:rsid w:val="00EE621A"/>
    <w:rsid w:val="00EF01D9"/>
    <w:rsid w:val="00EF13AC"/>
    <w:rsid w:val="00EF13F3"/>
    <w:rsid w:val="00EF1E50"/>
    <w:rsid w:val="00EF31F0"/>
    <w:rsid w:val="00EF3904"/>
    <w:rsid w:val="00EF464A"/>
    <w:rsid w:val="00EF555B"/>
    <w:rsid w:val="00EF6C0B"/>
    <w:rsid w:val="00EF6FE5"/>
    <w:rsid w:val="00EF732E"/>
    <w:rsid w:val="00F018F6"/>
    <w:rsid w:val="00F0332C"/>
    <w:rsid w:val="00F039D5"/>
    <w:rsid w:val="00F051B3"/>
    <w:rsid w:val="00F05E18"/>
    <w:rsid w:val="00F0653F"/>
    <w:rsid w:val="00F0665E"/>
    <w:rsid w:val="00F06841"/>
    <w:rsid w:val="00F10053"/>
    <w:rsid w:val="00F10AD3"/>
    <w:rsid w:val="00F11953"/>
    <w:rsid w:val="00F1227E"/>
    <w:rsid w:val="00F12335"/>
    <w:rsid w:val="00F128A5"/>
    <w:rsid w:val="00F12FC6"/>
    <w:rsid w:val="00F1465F"/>
    <w:rsid w:val="00F147B9"/>
    <w:rsid w:val="00F21BD9"/>
    <w:rsid w:val="00F21E59"/>
    <w:rsid w:val="00F2309F"/>
    <w:rsid w:val="00F23AAA"/>
    <w:rsid w:val="00F23FE9"/>
    <w:rsid w:val="00F24DE9"/>
    <w:rsid w:val="00F3363B"/>
    <w:rsid w:val="00F33891"/>
    <w:rsid w:val="00F3452C"/>
    <w:rsid w:val="00F34B90"/>
    <w:rsid w:val="00F42312"/>
    <w:rsid w:val="00F42F4A"/>
    <w:rsid w:val="00F43692"/>
    <w:rsid w:val="00F445F7"/>
    <w:rsid w:val="00F45049"/>
    <w:rsid w:val="00F467F1"/>
    <w:rsid w:val="00F562B5"/>
    <w:rsid w:val="00F56335"/>
    <w:rsid w:val="00F61623"/>
    <w:rsid w:val="00F61BF0"/>
    <w:rsid w:val="00F6346E"/>
    <w:rsid w:val="00F635EE"/>
    <w:rsid w:val="00F6601D"/>
    <w:rsid w:val="00F71606"/>
    <w:rsid w:val="00F73B18"/>
    <w:rsid w:val="00F74F5B"/>
    <w:rsid w:val="00F7720D"/>
    <w:rsid w:val="00F821BC"/>
    <w:rsid w:val="00F82FEB"/>
    <w:rsid w:val="00F84E16"/>
    <w:rsid w:val="00F85EEF"/>
    <w:rsid w:val="00F85F08"/>
    <w:rsid w:val="00F860E9"/>
    <w:rsid w:val="00F86DFD"/>
    <w:rsid w:val="00F87FE1"/>
    <w:rsid w:val="00F91425"/>
    <w:rsid w:val="00F94D3F"/>
    <w:rsid w:val="00F96F5E"/>
    <w:rsid w:val="00F9796B"/>
    <w:rsid w:val="00F97A1F"/>
    <w:rsid w:val="00F97CA3"/>
    <w:rsid w:val="00FA3190"/>
    <w:rsid w:val="00FA3492"/>
    <w:rsid w:val="00FA3905"/>
    <w:rsid w:val="00FA4AB0"/>
    <w:rsid w:val="00FB1E14"/>
    <w:rsid w:val="00FB1F49"/>
    <w:rsid w:val="00FB3A39"/>
    <w:rsid w:val="00FB431F"/>
    <w:rsid w:val="00FB4349"/>
    <w:rsid w:val="00FB530B"/>
    <w:rsid w:val="00FB657C"/>
    <w:rsid w:val="00FB6AFE"/>
    <w:rsid w:val="00FC099A"/>
    <w:rsid w:val="00FC3293"/>
    <w:rsid w:val="00FC3621"/>
    <w:rsid w:val="00FC41ED"/>
    <w:rsid w:val="00FC6FED"/>
    <w:rsid w:val="00FC7D1F"/>
    <w:rsid w:val="00FD02DC"/>
    <w:rsid w:val="00FD0B0E"/>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
      <w:docPartPr>
        <w:name w:val="58FD6751EEC64B1387C610C9FC2A5682"/>
        <w:category>
          <w:name w:val="General"/>
          <w:gallery w:val="placeholder"/>
        </w:category>
        <w:types>
          <w:type w:val="bbPlcHdr"/>
        </w:types>
        <w:behaviors>
          <w:behavior w:val="content"/>
        </w:behaviors>
        <w:guid w:val="{D0345A6E-8057-46FF-BB8A-75E335A1316D}"/>
      </w:docPartPr>
      <w:docPartBody>
        <w:p w:rsidR="008930AC" w:rsidRDefault="008930AC" w:rsidP="008930AC">
          <w:pPr>
            <w:pStyle w:val="58FD6751EEC64B1387C610C9FC2A5682"/>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
      <w:docPartPr>
        <w:name w:val="730B013EAA864F26906A2CE29164F395"/>
        <w:category>
          <w:name w:val="General"/>
          <w:gallery w:val="placeholder"/>
        </w:category>
        <w:types>
          <w:type w:val="bbPlcHdr"/>
        </w:types>
        <w:behaviors>
          <w:behavior w:val="content"/>
        </w:behaviors>
        <w:guid w:val="{CA2986DD-8931-4182-A394-5A410280BA39}"/>
      </w:docPartPr>
      <w:docPartBody>
        <w:p w:rsidR="00000000" w:rsidRDefault="001A762B" w:rsidP="001A762B">
          <w:pPr>
            <w:pStyle w:val="730B013EAA864F26906A2CE29164F395"/>
          </w:pPr>
          <w:r w:rsidRPr="00FA4A2B">
            <w:rPr>
              <w:rStyle w:val="PlaceholderText"/>
            </w:rPr>
            <w:t>Click or tap here to enter text.</w:t>
          </w:r>
        </w:p>
      </w:docPartBody>
    </w:docPart>
    <w:docPart>
      <w:docPartPr>
        <w:name w:val="826A874BEDAA46F89E4C635088C4746A"/>
        <w:category>
          <w:name w:val="General"/>
          <w:gallery w:val="placeholder"/>
        </w:category>
        <w:types>
          <w:type w:val="bbPlcHdr"/>
        </w:types>
        <w:behaviors>
          <w:behavior w:val="content"/>
        </w:behaviors>
        <w:guid w:val="{BE281B4C-7CF8-48DC-B39C-E9E8EABC54CB}"/>
      </w:docPartPr>
      <w:docPartBody>
        <w:p w:rsidR="00000000" w:rsidRDefault="001A762B" w:rsidP="001A762B">
          <w:pPr>
            <w:pStyle w:val="826A874BEDAA46F89E4C635088C4746A"/>
          </w:pPr>
          <w:r w:rsidRPr="00FA4A2B">
            <w:rPr>
              <w:rStyle w:val="PlaceholderText"/>
            </w:rPr>
            <w:t>Click or tap here to enter text.</w:t>
          </w:r>
        </w:p>
      </w:docPartBody>
    </w:docPart>
    <w:docPart>
      <w:docPartPr>
        <w:name w:val="D43180FC2432493680EECB45DD2B0FC5"/>
        <w:category>
          <w:name w:val="General"/>
          <w:gallery w:val="placeholder"/>
        </w:category>
        <w:types>
          <w:type w:val="bbPlcHdr"/>
        </w:types>
        <w:behaviors>
          <w:behavior w:val="content"/>
        </w:behaviors>
        <w:guid w:val="{A17949FC-4DFB-43C1-8CC7-64AE73592A7A}"/>
      </w:docPartPr>
      <w:docPartBody>
        <w:p w:rsidR="00000000" w:rsidRDefault="001A762B" w:rsidP="001A762B">
          <w:pPr>
            <w:pStyle w:val="D43180FC2432493680EECB45DD2B0FC5"/>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000000" w:rsidRDefault="001A762B" w:rsidP="001A762B">
          <w:pPr>
            <w:pStyle w:val="B63B88A60D834D1884931989B8896150"/>
          </w:pPr>
          <w:r w:rsidRPr="00FA4A2B">
            <w:rPr>
              <w:rStyle w:val="PlaceholderText"/>
            </w:rPr>
            <w:t>Click or tap here to enter text.</w:t>
          </w:r>
        </w:p>
      </w:docPartBody>
    </w:docPart>
    <w:docPart>
      <w:docPartPr>
        <w:name w:val="C6CD6DEF3169431DA5EA43D12621E8DB"/>
        <w:category>
          <w:name w:val="General"/>
          <w:gallery w:val="placeholder"/>
        </w:category>
        <w:types>
          <w:type w:val="bbPlcHdr"/>
        </w:types>
        <w:behaviors>
          <w:behavior w:val="content"/>
        </w:behaviors>
        <w:guid w:val="{FBE2BBA4-6CB5-44ED-B0F5-7BE2F93CE7CA}"/>
      </w:docPartPr>
      <w:docPartBody>
        <w:p w:rsidR="00000000" w:rsidRDefault="001A762B" w:rsidP="001A762B">
          <w:pPr>
            <w:pStyle w:val="C6CD6DEF3169431DA5EA43D12621E8DB"/>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840D1"/>
    <w:rsid w:val="000A3D8C"/>
    <w:rsid w:val="000C27CE"/>
    <w:rsid w:val="001517A0"/>
    <w:rsid w:val="001A762B"/>
    <w:rsid w:val="001D137C"/>
    <w:rsid w:val="001D1A96"/>
    <w:rsid w:val="00215CDE"/>
    <w:rsid w:val="00247819"/>
    <w:rsid w:val="00247A8D"/>
    <w:rsid w:val="00283249"/>
    <w:rsid w:val="00311E98"/>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C042A"/>
    <w:rsid w:val="007D0A94"/>
    <w:rsid w:val="007E4BA4"/>
    <w:rsid w:val="008930AC"/>
    <w:rsid w:val="009E73EC"/>
    <w:rsid w:val="00A60FC9"/>
    <w:rsid w:val="00B326C4"/>
    <w:rsid w:val="00CA32E1"/>
    <w:rsid w:val="00CB30CE"/>
    <w:rsid w:val="00CC536B"/>
    <w:rsid w:val="00DB6294"/>
    <w:rsid w:val="00E0022B"/>
    <w:rsid w:val="00E05319"/>
    <w:rsid w:val="00E72B1B"/>
    <w:rsid w:val="00EF13F3"/>
    <w:rsid w:val="00F128A5"/>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762B"/>
    <w:rPr>
      <w:color w:val="666666"/>
    </w:rPr>
  </w:style>
  <w:style w:type="paragraph" w:customStyle="1" w:styleId="5AED5326B7D948FEADABF16504428B8C">
    <w:name w:val="5AED5326B7D948FEADABF16504428B8C"/>
    <w:rsid w:val="00F93D50"/>
  </w:style>
  <w:style w:type="paragraph" w:customStyle="1" w:styleId="F1C1189A9B24458485D0976D27B91E5C">
    <w:name w:val="F1C1189A9B24458485D0976D27B91E5C"/>
    <w:rsid w:val="00FD2420"/>
  </w:style>
  <w:style w:type="paragraph" w:customStyle="1" w:styleId="58FD6751EEC64B1387C610C9FC2A5682">
    <w:name w:val="58FD6751EEC64B1387C610C9FC2A5682"/>
    <w:rsid w:val="008930AC"/>
    <w:pPr>
      <w:spacing w:line="259" w:lineRule="auto"/>
    </w:pPr>
    <w:rPr>
      <w:sz w:val="22"/>
      <w:szCs w:val="22"/>
    </w:rPr>
  </w:style>
  <w:style w:type="paragraph" w:customStyle="1" w:styleId="730B013EAA864F26906A2CE29164F395">
    <w:name w:val="730B013EAA864F26906A2CE29164F395"/>
    <w:rsid w:val="001A762B"/>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 w:type="paragraph" w:customStyle="1" w:styleId="826A874BEDAA46F89E4C635088C4746A">
    <w:name w:val="826A874BEDAA46F89E4C635088C4746A"/>
    <w:rsid w:val="001A762B"/>
  </w:style>
  <w:style w:type="paragraph" w:customStyle="1" w:styleId="D43180FC2432493680EECB45DD2B0FC5">
    <w:name w:val="D43180FC2432493680EECB45DD2B0FC5"/>
    <w:rsid w:val="001A762B"/>
  </w:style>
  <w:style w:type="paragraph" w:customStyle="1" w:styleId="B63B88A60D834D1884931989B8896150">
    <w:name w:val="B63B88A60D834D1884931989B8896150"/>
    <w:rsid w:val="001A762B"/>
  </w:style>
  <w:style w:type="paragraph" w:customStyle="1" w:styleId="C6CD6DEF3169431DA5EA43D12621E8DB">
    <w:name w:val="C6CD6DEF3169431DA5EA43D12621E8DB"/>
    <w:rsid w:val="001A76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dd56c442-07ce-4883-bc9f-411ce8586490&quot;,&quot;properties&quot;:{&quot;noteIndex&quot;:0},&quot;isEdited&quot;:false,&quot;manualOverride&quot;:{&quot;isManuallyOverridden&quot;:false,&quot;citeprocText&quot;:&quot;(5)&quot;,&quot;manualOverrideText&quot;:&quot;&quot;},&quot;citationTag&quot;:&quot;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23f845c-2438-4b66-981a-e85d0b2151cd&quot;,&quot;properties&quot;:{&quot;noteIndex&quot;:0},&quot;isEdited&quot;:false,&quot;manualOverride&quot;:{&quot;isManuallyOverridden&quot;:false,&quot;citeprocText&quot;:&quot;(6)&quot;,&quot;manualOverrideText&quot;:&quot;&quot;},&quot;citationTag&quot;:&quot;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1d3b9680-d493-4bab-a719-f427737ec2c7&quot;,&quot;properties&quot;:{&quot;noteIndex&quot;:0},&quot;isEdited&quot;:false,&quot;manualOverride&quot;:{&quot;isManuallyOverridden&quot;:false,&quot;citeprocText&quot;:&quot;(7)&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c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ae01856c-ea65-4425-8e95-2647390488ce&quot;,&quot;properties&quot;:{&quot;noteIndex&quot;:0},&quot;isEdited&quot;:false,&quot;manualOverride&quot;:{&quot;isManuallyOverridden&quot;:false,&quot;citeprocText&quot;:&quot;(8–16)&quot;,&quot;manualOverrideText&quot;:&quot;&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KDj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&quot;},{&quot;citationID&quot;:&quot;MENDELEY_CITATION_7c195eb6-ebe6-4111-b3dc-ee8550f00420&quot;,&quot;properties&quot;:{&quot;noteIndex&quot;:0},&quot;isEdited&quot;:false,&quot;manualOverride&quot;:{&quot;isManuallyOverridden&quot;:false,&quot;citeprocText&quot;:&quot;(17,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a42f71ce-fa02-4c91-bfd9-d7196bfcf19c&quot;,&quot;properties&quot;:{&quot;noteIndex&quot;:0},&quot;isEdited&quot;:false,&quot;manualOverride&quot;:{&quot;isManuallyOverridden&quot;:false,&quot;citeprocText&quot;:&quot;(26)&quot;,&quot;manualOverrideText&quot;:&quot;&quot;},&quot;citationTag&quot;:&quot;MENDELEY_CITATION_v3_eyJjaXRhdGlvbklEIjoiTUVOREVMRVlfQ0lUQVRJT05fYTQyZjcxY2UtZmEwMi00YzkxLWJmZDktZDcxOTZiZmNmMTlj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59091466-d35c-4400-8143-30c5133c805e&quot;,&quot;properties&quot;:{&quot;noteIndex&quot;:0},&quot;isEdited&quot;:false,&quot;manualOverride&quot;:{&quot;isManuallyOverridden&quot;:false,&quot;citeprocText&quot;:&quot;(27)&quot;,&quot;manualOverrideText&quot;:&quot;&quot;},&quot;citationTag&quot;:&quot;MENDELEY_CITATION_v3_eyJjaXRhdGlvbklEIjoiTUVOREVMRVlfQ0lUQVRJT05fNTkwOTE0NjYtZDM1Yy00NDAwLTgxNDMtMzBjNTEzM2M4MDVlIiwicHJvcGVydGllcyI6eyJub3RlSW5kZXgiOjB9LCJpc0VkaXRlZCI6ZmFsc2UsIm1hbnVhbE92ZXJyaWRlIjp7ImlzTWFudWFsbHlPdmVycmlkZGVuIjpmYWxzZSwiY2l0ZXByb2NUZXh0IjoiKDI3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188c320-0cb1-472e-be90-2dc231a75572&quot;,&quot;properties&quot;:{&quot;noteIndex&quot;:0},&quot;isEdited&quot;:false,&quot;manualOverride&quot;:{&quot;isManuallyOverridden&quot;:false,&quot;citeprocText&quot;:&quot;(28)&quot;,&quot;manualOverrideText&quot;:&quot;&quot;},&quot;citationTag&quot;:&quot;MENDELEY_CITATION_v3_eyJjaXRhdGlvbklEIjoiTUVOREVMRVlfQ0lUQVRJT05fNDE4OGMzMjAtMGNiMS00NzJlLWJlOTAtMmRjMjMxYTc1NTcyIiwicHJvcGVydGllcyI6eyJub3RlSW5kZXgiOjB9LCJpc0VkaXRlZCI6ZmFsc2UsIm1hbnVhbE92ZXJyaWRlIjp7ImlzTWFudWFsbHlPdmVycmlkZGVuIjpmYWxzZSwiY2l0ZXByb2NUZXh0IjoiKDI4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quot;,&quot;citationItems&quot;:[{&quot;id&quot;:&quot;116123a1-a7f7-3e4a-84cc-81bf4f6cbf4c&quot;,&quot;itemData&quot;:{&quot;type&quot;:&quot;webpage&quot;,&quot;id&quot;:&quot;116123a1-a7f7-3e4a-84cc-81bf4f6cbf4c&quot;,&quot;title&quot;:&quot;The SHIELD Illinois Story&quot;,&quot;accessed&quot;:{&quot;date-parts&quot;:[[2024,10,3]]},&quot;URL&quot;:&quot;https://www.uillinois.edu/userfiles/Servers/Server_1240/file/The%20SHIELD%20Story_June2023.pdf&quot;,&quot;container-title-short&quot;:&quot;&quot;},&quot;isTemporary&quot;:false}]},{&quot;citationID&quot;:&quot;MENDELEY_CITATION_4d261379-b6d2-40ad-be99-ff05e6eaaabc&quot;,&quot;properties&quot;:{&quot;noteIndex&quot;:0},&quot;isEdited&quot;:false,&quot;manualOverride&quot;:{&quot;isManuallyOverridden&quot;:false,&quot;citeprocText&quot;:&quot;(32,33)&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525912ce-fcd7-4d12-9e01-31ccd3b84b8e&quot;,&quot;properties&quot;:{&quot;noteIndex&quot;:0},&quot;isEdited&quot;:false,&quot;manualOverride&quot;:{&quot;isManuallyOverridden&quot;:false,&quot;citeprocText&quot;:&quot;(34)&quot;,&quot;manualOverrideText&quot;:&quot;&quot;},&quot;citationTag&quot;:&quot;MENDELEY_CITATION_v3_eyJjaXRhdGlvbklEIjoiTUVOREVMRVlfQ0lUQVRJT05fNTI1OTEyY2UtZmNkNy00ZDEyLTllMDEtMzFjY2QzYjg0YjhlIiwicHJvcGVydGllcyI6eyJub3RlSW5kZXgiOjB9LCJpc0VkaXRlZCI6ZmFsc2UsIm1hbnVhbE92ZXJyaWRlIjp7ImlzTWFudWFsbHlPdmVycmlkZGVuIjpmYWxzZSwiY2l0ZXByb2NUZXh0IjoiKDM0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6baed321-6ac6-4ae9-bbb2-e8b22b65f62e&quot;,&quot;properties&quot;:{&quot;noteIndex&quot;:0},&quot;isEdited&quot;:false,&quot;manualOverride&quot;:{&quot;isManuallyOverridden&quot;:false,&quot;citeprocText&quot;:&quot;(35)&quot;,&quot;manualOverrideText&quot;:&quot;&quot;},&quot;citationTag&quot;:&quot;MENDELEY_CITATION_v3_eyJjaXRhdGlvbklEIjoiTUVOREVMRVlfQ0lUQVRJT05fNmJhZWQzMjEtNmFjNi00YWU5LWJiYjItZThiMjJiNjVmNjJlIiwicHJvcGVydGllcyI6eyJub3RlSW5kZXgiOjB9LCJpc0VkaXRlZCI6ZmFsc2UsIm1hbnVhbE92ZXJyaWRlIjp7ImlzTWFudWFsbHlPdmVycmlkZGVuIjpmYWxzZSwiY2l0ZXByb2NUZXh0IjoiKDM1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e7d1ea83-0194-4438-9cf8-e23b36956d08&quot;,&quot;properties&quot;:{&quot;noteIndex&quot;:0},&quot;isEdited&quot;:false,&quot;manualOverride&quot;:{&quot;isManuallyOverridden&quot;:false,&quot;citeprocText&quot;:&quot;(36,37)&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KDM2L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94190c4c-a554-4fc3-947c-2ca122dc8923&quot;,&quot;properties&quot;:{&quot;noteIndex&quot;:0},&quot;isEdited&quot;:false,&quot;manualOverride&quot;:{&quot;isManuallyOverridden&quot;:false,&quot;citeprocText&quot;:&quot;(36)&quot;,&quot;manualOverrideText&quot;:&quot;&quot;},&quot;citationTag&quot;:&quot;MENDELEY_CITATION_v3_eyJjaXRhdGlvbklEIjoiTUVOREVMRVlfQ0lUQVRJT05fOTQxOTBjNGMtYTU1NC00ZmMzLTk0N2MtMmNhMTIyZGM4OTIzIiwicHJvcGVydGllcyI6eyJub3RlSW5kZXgiOjB9LCJpc0VkaXRlZCI6ZmFsc2UsIm1hbnVhbE92ZXJyaWRlIjp7ImlzTWFudWFsbHlPdmVycmlkZGVuIjpmYWxzZSwiY2l0ZXByb2NUZXh0IjoiK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ff80c8fd-d9a9-4dcf-ac10-c7700014cb72&quot;,&quot;properties&quot;:{&quot;noteIndex&quot;:0},&quot;isEdited&quot;:false,&quot;manualOverride&quot;:{&quot;isManuallyOverridden&quot;:false,&quot;citeprocText&quot;:&quot;(38)&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M4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39)&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M5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0)&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w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29)&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30)&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31)&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7e96d5d0-5d12-4e8f-80bc-e18634ea12e8&quot;,&quot;properties&quot;:{&quot;noteIndex&quot;:0},&quot;isEdited&quot;:false,&quot;manualOverride&quot;:{&quot;isManuallyOverridden&quot;:false,&quot;citeprocText&quot;:&quot;(29)&quot;,&quot;manualOverrideText&quot;:&quot;&quot;},&quot;citationTag&quot;:&quot;MENDELEY_CITATION_v3_eyJjaXRhdGlvbklEIjoiTUVOREVMRVlfQ0lUQVRJT05fN2U5NmQ1ZDAtNWQxMi00ZThmLTgwYmMtZTE4NjM0ZWExMmU4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8f06cd01-0cf5-4825-98ce-dfd2328dbce5&quot;,&quot;properties&quot;:{&quot;noteIndex&quot;:0},&quot;isEdited&quot;:false,&quot;manualOverride&quot;:{&quot;isManuallyOverridden&quot;:false,&quot;citeprocText&quot;:&quot;(30)&quot;,&quot;manualOverrideText&quot;:&quot;&quot;},&quot;citationTag&quot;:&quot;MENDELEY_CITATION_v3_eyJjaXRhdGlvbklEIjoiTUVOREVMRVlfQ0lUQVRJT05fOGYwNmNkMDEtMGNmNS00ODI1LTk4Y2UtZGZkMjMyOGRiY2U1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6c693be2-a714-430f-bec2-91535b6c71df&quot;,&quot;properties&quot;:{&quot;noteIndex&quot;:0},&quot;isEdited&quot;:false,&quot;manualOverride&quot;:{&quot;isManuallyOverridden&quot;:false,&quot;citeprocText&quot;:&quot;(31)&quot;,&quot;manualOverrideText&quot;:&quot;&quot;},&quot;citationTag&quot;:&quot;MENDELEY_CITATION_v3_eyJjaXRhdGlvbklEIjoiTUVOREVMRVlfQ0lUQVRJT05fNmM2OTNiZTItYTcxNC00MzBmLWJlYzItOTE1MzViNmM3MWRm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1)&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x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7389</Words>
  <Characters>42122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Saunders, Milda [BSD] - MED</cp:lastModifiedBy>
  <cp:revision>2</cp:revision>
  <dcterms:created xsi:type="dcterms:W3CDTF">2024-11-06T03:08:00Z</dcterms:created>
  <dcterms:modified xsi:type="dcterms:W3CDTF">2024-11-06T03:08:00Z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