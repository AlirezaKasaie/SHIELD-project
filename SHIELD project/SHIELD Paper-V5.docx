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EF664" w14:textId="77777777" w:rsidR="00110110" w:rsidRPr="00110110" w:rsidRDefault="00110110" w:rsidP="00110110">
      <w:pPr>
        <w:pBdr>
          <w:bottom w:val="single" w:sz="6" w:space="1" w:color="000000"/>
        </w:pBdr>
        <w:spacing w:after="120"/>
        <w:jc w:val="center"/>
        <w:rPr>
          <w:rFonts w:ascii="Times New Roman" w:eastAsia="Times New Roman" w:hAnsi="Times New Roman" w:cs="Times New Roman"/>
          <w:b/>
          <w:sz w:val="24"/>
          <w:szCs w:val="24"/>
        </w:rPr>
      </w:pPr>
      <w:r w:rsidRPr="00110110">
        <w:rPr>
          <w:rFonts w:ascii="Times New Roman" w:eastAsia="Times New Roman" w:hAnsi="Times New Roman" w:cs="Times New Roman"/>
          <w:b/>
          <w:sz w:val="24"/>
          <w:szCs w:val="24"/>
        </w:rPr>
        <w:t>The Role of SHIELD Test Centers in Reducing COVID-19 ICU Admissions in Disadvantaged Communities</w:t>
      </w:r>
    </w:p>
    <w:p w14:paraId="00000002"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3"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4" w14:textId="77777777" w:rsidR="00743DF7" w:rsidRDefault="005A17FB">
      <w:pPr>
        <w:pBdr>
          <w:bottom w:val="single" w:sz="6" w:space="1" w:color="000000"/>
        </w:pBdr>
        <w:spacing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w:t>
      </w:r>
    </w:p>
    <w:p w14:paraId="3F6BEB67" w14:textId="77777777" w:rsidR="00AB2050" w:rsidRDefault="00AB2050" w:rsidP="0069732D">
      <w:pPr>
        <w:spacing w:after="120" w:line="360" w:lineRule="auto"/>
        <w:jc w:val="both"/>
        <w:rPr>
          <w:rFonts w:ascii="Times New Roman" w:eastAsia="Times New Roman" w:hAnsi="Times New Roman" w:cs="Times New Roman"/>
          <w:b/>
          <w:bCs/>
          <w:sz w:val="20"/>
          <w:szCs w:val="20"/>
        </w:rPr>
      </w:pPr>
      <w:r w:rsidRPr="00AB2050">
        <w:rPr>
          <w:rFonts w:ascii="Times New Roman" w:eastAsia="Times New Roman" w:hAnsi="Times New Roman" w:cs="Times New Roman"/>
          <w:b/>
          <w:bCs/>
          <w:sz w:val="20"/>
          <w:szCs w:val="20"/>
        </w:rPr>
        <w:t xml:space="preserve">Background: </w:t>
      </w:r>
      <w:r w:rsidRPr="00AB2050">
        <w:rPr>
          <w:rFonts w:ascii="Times New Roman" w:eastAsia="Times New Roman" w:hAnsi="Times New Roman" w:cs="Times New Roman"/>
          <w:sz w:val="20"/>
          <w:szCs w:val="20"/>
        </w:rPr>
        <w:t>The COVID-19 pandemic, especially with the emergence of variants like Alpha, Delta, and Omicron, has created significant challenges in managing severe cases. These variants, particularly Delta, have been linked to higher ICU admissions, disproportionately affecting disadvantaged communities. SHIELD Illinois, a saliva-based COVID-19 testing program, increased testing statewide, yet its impact on COVID-19 outcomes in these communities remains uncertain. This study leverages SHIELD data to explore its effectiveness in improving outcomes in socioeconomically disadvantaged areas.</w:t>
      </w:r>
      <w:r>
        <w:rPr>
          <w:rFonts w:ascii="Times New Roman" w:eastAsia="Times New Roman" w:hAnsi="Times New Roman" w:cs="Times New Roman"/>
          <w:b/>
          <w:bCs/>
          <w:sz w:val="20"/>
          <w:szCs w:val="20"/>
        </w:rPr>
        <w:t xml:space="preserve"> </w:t>
      </w:r>
    </w:p>
    <w:p w14:paraId="0F7D6F2B" w14:textId="77777777" w:rsidR="00E735D5" w:rsidRDefault="00E735D5" w:rsidP="0069732D">
      <w:pPr>
        <w:spacing w:after="120" w:line="360" w:lineRule="auto"/>
        <w:jc w:val="both"/>
        <w:rPr>
          <w:rFonts w:ascii="Times New Roman" w:eastAsia="Times New Roman" w:hAnsi="Times New Roman" w:cs="Times New Roman"/>
          <w:sz w:val="20"/>
          <w:szCs w:val="20"/>
        </w:rPr>
      </w:pPr>
      <w:r w:rsidRPr="00E735D5">
        <w:rPr>
          <w:rFonts w:ascii="Times New Roman" w:eastAsia="Times New Roman" w:hAnsi="Times New Roman" w:cs="Times New Roman"/>
          <w:b/>
          <w:bCs/>
          <w:sz w:val="20"/>
          <w:szCs w:val="20"/>
        </w:rPr>
        <w:t xml:space="preserve">Objective: </w:t>
      </w:r>
      <w:r w:rsidRPr="00E735D5">
        <w:rPr>
          <w:rFonts w:ascii="Times New Roman" w:eastAsia="Times New Roman" w:hAnsi="Times New Roman" w:cs="Times New Roman"/>
          <w:sz w:val="20"/>
          <w:szCs w:val="20"/>
        </w:rPr>
        <w:t>This study examines the relationship between the effective number of SHIELD test centers and COVID-19 ICU admission rates during the Alpha, Delta, and Omicron waves, focusing on how socioeconomic factors across zip codes influence this relationship in a large academic hospital serving Chicago’s western suburbs</w:t>
      </w:r>
      <w:r w:rsidRPr="00E735D5">
        <w:rPr>
          <w:rFonts w:ascii="Times New Roman" w:eastAsia="Times New Roman" w:hAnsi="Times New Roman" w:cs="Times New Roman"/>
          <w:b/>
          <w:bCs/>
          <w:sz w:val="20"/>
          <w:szCs w:val="20"/>
        </w:rPr>
        <w:t>.</w:t>
      </w:r>
      <w:r w:rsidR="00094914">
        <w:rPr>
          <w:rFonts w:ascii="Times New Roman" w:eastAsia="Times New Roman" w:hAnsi="Times New Roman" w:cs="Times New Roman"/>
          <w:sz w:val="20"/>
          <w:szCs w:val="20"/>
        </w:rPr>
        <w:t xml:space="preserve"> </w:t>
      </w:r>
    </w:p>
    <w:p w14:paraId="283B85FA" w14:textId="196814DD" w:rsidR="00530B58" w:rsidRDefault="00530B58" w:rsidP="0069732D">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Methods</w:t>
      </w:r>
      <w:r w:rsidR="00C0642B" w:rsidRPr="00C0642B">
        <w:rPr>
          <w:rFonts w:ascii="Times New Roman" w:eastAsia="Times New Roman" w:hAnsi="Times New Roman" w:cs="Times New Roman"/>
          <w:b/>
          <w:bCs/>
          <w:sz w:val="20"/>
          <w:szCs w:val="20"/>
        </w:rPr>
        <w:t>:</w:t>
      </w:r>
      <w:r w:rsidR="00B6419D">
        <w:rPr>
          <w:rFonts w:ascii="Times New Roman" w:eastAsia="Times New Roman" w:hAnsi="Times New Roman" w:cs="Times New Roman"/>
          <w:b/>
          <w:bCs/>
          <w:sz w:val="20"/>
          <w:szCs w:val="20"/>
        </w:rPr>
        <w:t xml:space="preserve"> </w:t>
      </w:r>
      <w:r w:rsidR="00B6419D" w:rsidRPr="00B6419D">
        <w:rPr>
          <w:rFonts w:ascii="Times New Roman" w:eastAsia="Times New Roman" w:hAnsi="Times New Roman" w:cs="Times New Roman"/>
          <w:sz w:val="20"/>
          <w:szCs w:val="20"/>
        </w:rPr>
        <w:t xml:space="preserve">This cohort study conducted a secondary analysis using data from the </w:t>
      </w:r>
      <w:r w:rsidR="00FD02DC" w:rsidRPr="00FD02DC">
        <w:rPr>
          <w:rFonts w:ascii="Times New Roman" w:eastAsia="Times New Roman" w:hAnsi="Times New Roman" w:cs="Times New Roman"/>
          <w:sz w:val="20"/>
          <w:szCs w:val="20"/>
        </w:rPr>
        <w:t>Loyola University Chicago ICU</w:t>
      </w:r>
      <w:r w:rsidR="00D77814">
        <w:rPr>
          <w:rFonts w:ascii="Times New Roman" w:eastAsia="Times New Roman" w:hAnsi="Times New Roman" w:cs="Times New Roman"/>
          <w:sz w:val="20"/>
          <w:szCs w:val="20"/>
        </w:rPr>
        <w:t>’</w:t>
      </w:r>
      <w:r w:rsidR="00FD02DC" w:rsidRPr="00FD02DC">
        <w:rPr>
          <w:rFonts w:ascii="Times New Roman" w:eastAsia="Times New Roman" w:hAnsi="Times New Roman" w:cs="Times New Roman"/>
          <w:sz w:val="20"/>
          <w:szCs w:val="20"/>
        </w:rPr>
        <w:t>s EHR system</w:t>
      </w:r>
      <w:r w:rsidR="00FD02DC" w:rsidRPr="00FD02DC">
        <w:rPr>
          <w:rFonts w:ascii="Times New Roman" w:eastAsia="Times New Roman" w:hAnsi="Times New Roman" w:cs="Times New Roman"/>
          <w:sz w:val="20"/>
          <w:szCs w:val="20"/>
        </w:rPr>
        <w:t xml:space="preserve"> </w:t>
      </w:r>
      <w:r w:rsidR="00B6419D" w:rsidRPr="00B6419D">
        <w:rPr>
          <w:rFonts w:ascii="Times New Roman" w:eastAsia="Times New Roman" w:hAnsi="Times New Roman" w:cs="Times New Roman"/>
          <w:sz w:val="20"/>
          <w:szCs w:val="20"/>
        </w:rPr>
        <w:t xml:space="preserve">and the SHIELD Illinois Testing Program. We analyzed data from March to June 2021 (Alpha wave), August to November 2021 (Delta wave), and December 2021 to March 2022 (Omicron wave). A linear mixed-effects regression model was employed to assess the relationship between the effective number of SHIELD test centers and COVID-19 ICU admission rates, adjusting for fixed effects such as SHIELD center density and </w:t>
      </w:r>
      <w:r w:rsidR="00237F12">
        <w:rPr>
          <w:rFonts w:ascii="Times New Roman" w:eastAsia="Times New Roman" w:hAnsi="Times New Roman" w:cs="Times New Roman"/>
          <w:sz w:val="20"/>
          <w:szCs w:val="20"/>
        </w:rPr>
        <w:t>Area Deprivation Index (</w:t>
      </w:r>
      <w:r w:rsidR="00B6419D" w:rsidRPr="00B6419D">
        <w:rPr>
          <w:rFonts w:ascii="Times New Roman" w:eastAsia="Times New Roman" w:hAnsi="Times New Roman" w:cs="Times New Roman"/>
          <w:sz w:val="20"/>
          <w:szCs w:val="20"/>
        </w:rPr>
        <w:t>ADI</w:t>
      </w:r>
      <w:r w:rsidR="00237F12">
        <w:rPr>
          <w:rFonts w:ascii="Times New Roman" w:eastAsia="Times New Roman" w:hAnsi="Times New Roman" w:cs="Times New Roman"/>
          <w:sz w:val="20"/>
          <w:szCs w:val="20"/>
        </w:rPr>
        <w:t>)</w:t>
      </w:r>
      <w:r w:rsidR="000E64F5">
        <w:rPr>
          <w:rFonts w:ascii="Times New Roman" w:eastAsia="Times New Roman" w:hAnsi="Times New Roman" w:cs="Times New Roman"/>
          <w:sz w:val="20"/>
          <w:szCs w:val="20"/>
        </w:rPr>
        <w:t xml:space="preserve"> score</w:t>
      </w:r>
      <w:r w:rsidR="00B6419D" w:rsidRPr="00B6419D">
        <w:rPr>
          <w:rFonts w:ascii="Times New Roman" w:eastAsia="Times New Roman" w:hAnsi="Times New Roman" w:cs="Times New Roman"/>
          <w:sz w:val="20"/>
          <w:szCs w:val="20"/>
        </w:rPr>
        <w:t xml:space="preserve">. </w:t>
      </w:r>
      <w:r w:rsidR="0082296D">
        <w:rPr>
          <w:rFonts w:ascii="Times New Roman" w:eastAsia="Times New Roman" w:hAnsi="Times New Roman" w:cs="Times New Roman"/>
          <w:sz w:val="20"/>
          <w:szCs w:val="20"/>
        </w:rPr>
        <w:t>R</w:t>
      </w:r>
      <w:r w:rsidR="00B6419D" w:rsidRPr="00B6419D">
        <w:rPr>
          <w:rFonts w:ascii="Times New Roman" w:eastAsia="Times New Roman" w:hAnsi="Times New Roman" w:cs="Times New Roman"/>
          <w:sz w:val="20"/>
          <w:szCs w:val="20"/>
        </w:rPr>
        <w:t xml:space="preserve">obustness check using a two-month lag analysis </w:t>
      </w:r>
      <w:r w:rsidR="000E64F5">
        <w:rPr>
          <w:rFonts w:ascii="Times New Roman" w:eastAsia="Times New Roman" w:hAnsi="Times New Roman" w:cs="Times New Roman"/>
          <w:sz w:val="20"/>
          <w:szCs w:val="20"/>
        </w:rPr>
        <w:t>was</w:t>
      </w:r>
      <w:r w:rsidR="00B6419D" w:rsidRPr="00B6419D">
        <w:rPr>
          <w:rFonts w:ascii="Times New Roman" w:eastAsia="Times New Roman" w:hAnsi="Times New Roman" w:cs="Times New Roman"/>
          <w:sz w:val="20"/>
          <w:szCs w:val="20"/>
        </w:rPr>
        <w:t xml:space="preserve"> performed to assess the timing of testing and ICU admissions across waves</w:t>
      </w:r>
      <w:r w:rsidR="00B6419D">
        <w:rPr>
          <w:rFonts w:ascii="Times New Roman" w:eastAsia="Times New Roman" w:hAnsi="Times New Roman" w:cs="Times New Roman"/>
          <w:sz w:val="20"/>
          <w:szCs w:val="20"/>
        </w:rPr>
        <w:t>.</w:t>
      </w:r>
      <w:r w:rsidR="00C32BFE">
        <w:rPr>
          <w:rFonts w:ascii="Times New Roman" w:eastAsia="Times New Roman" w:hAnsi="Times New Roman" w:cs="Times New Roman"/>
          <w:sz w:val="20"/>
          <w:szCs w:val="20"/>
        </w:rPr>
        <w:t xml:space="preserve"> </w:t>
      </w:r>
    </w:p>
    <w:p w14:paraId="6B5FEED5" w14:textId="33493EC9" w:rsidR="00B05357" w:rsidRDefault="00A52015" w:rsidP="0069732D">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bCs/>
          <w:sz w:val="20"/>
          <w:szCs w:val="20"/>
        </w:rPr>
        <w:t>Results</w:t>
      </w:r>
      <w:r w:rsidR="00C32BFE" w:rsidRPr="00C32BFE">
        <w:rPr>
          <w:rFonts w:ascii="Times New Roman" w:eastAsia="Times New Roman" w:hAnsi="Times New Roman" w:cs="Times New Roman"/>
          <w:b/>
          <w:bCs/>
          <w:sz w:val="20"/>
          <w:szCs w:val="20"/>
        </w:rPr>
        <w:t>:</w:t>
      </w:r>
      <w:r w:rsidR="00C32BFE">
        <w:rPr>
          <w:rFonts w:ascii="Times New Roman" w:eastAsia="Times New Roman" w:hAnsi="Times New Roman" w:cs="Times New Roman"/>
          <w:sz w:val="20"/>
          <w:szCs w:val="20"/>
        </w:rPr>
        <w:t xml:space="preserve"> </w:t>
      </w:r>
      <w:r w:rsidR="007801AE" w:rsidRPr="007801AE">
        <w:rPr>
          <w:rFonts w:ascii="Times New Roman" w:eastAsia="Times New Roman" w:hAnsi="Times New Roman" w:cs="Times New Roman"/>
          <w:sz w:val="20"/>
          <w:szCs w:val="20"/>
        </w:rPr>
        <w:t>Our results showed that disadvantaged areas consistently had higher ICU admission rates, particularly during the Delta and Omicron waves, despite increases in SHIELD test centers. Regression models indicate that while ICU rates were significantly higher in these areas, increasing the number of SHIELD centers during the Omicron wave was associated with a reduction in ICU admissions (β=-0.594, p &lt; 0.1). A two-month lag analysis further confirmed that enhancing SHIELD center effectiveness led to lower ICU rates over time, with disadvantaged areas benefiting from targeted interventions during Omicron (β=-0.678, p &lt; 0.1).</w:t>
      </w:r>
    </w:p>
    <w:p w14:paraId="6C41281D" w14:textId="77777777" w:rsidR="00B05357" w:rsidRPr="00B05357" w:rsidRDefault="003D4C6E" w:rsidP="00B05357">
      <w:pPr>
        <w:spacing w:after="120" w:line="360" w:lineRule="auto"/>
        <w:jc w:val="both"/>
        <w:rPr>
          <w:rFonts w:ascii="Times New Roman" w:hAnsi="Times New Roman" w:cs="Times New Roman"/>
          <w:sz w:val="20"/>
          <w:szCs w:val="20"/>
        </w:rPr>
      </w:pPr>
      <w:r w:rsidRPr="003D4C6E">
        <w:rPr>
          <w:rFonts w:ascii="Times New Roman" w:eastAsia="Times New Roman" w:hAnsi="Times New Roman" w:cs="Times New Roman"/>
          <w:b/>
          <w:bCs/>
          <w:sz w:val="20"/>
          <w:szCs w:val="20"/>
        </w:rPr>
        <w:t>CONCLUSION:</w:t>
      </w:r>
      <w:r>
        <w:rPr>
          <w:rFonts w:ascii="Times New Roman" w:eastAsia="Times New Roman" w:hAnsi="Times New Roman" w:cs="Times New Roman"/>
          <w:b/>
          <w:bCs/>
          <w:sz w:val="20"/>
          <w:szCs w:val="20"/>
        </w:rPr>
        <w:t xml:space="preserve"> </w:t>
      </w:r>
      <w:r w:rsidR="00B05357" w:rsidRPr="00B05357">
        <w:rPr>
          <w:rFonts w:ascii="Times New Roman" w:hAnsi="Times New Roman" w:cs="Times New Roman"/>
          <w:sz w:val="20"/>
          <w:szCs w:val="20"/>
        </w:rPr>
        <w:t>The findings emphasize the critical role of strategically deploying and optimizing the use of SHIELD test centers in disadvantaged areas to effectively reduce COVID-19 ICU admissions, especially during the Omicron wave. Targeted resource allocation is crucial for minimizing severe outcomes and ensuring equitable healthcare responses in future pandemics.</w:t>
      </w: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13F3CE89"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43DA281D"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00000015" w14:textId="0B47281A" w:rsidR="00743DF7" w:rsidRPr="0069732D" w:rsidRDefault="005A17FB" w:rsidP="0069732D">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Introduction</w:t>
      </w:r>
    </w:p>
    <w:p w14:paraId="67254D28" w14:textId="09BB1381" w:rsidR="00EC2510" w:rsidRDefault="00E64770">
      <w:pPr>
        <w:spacing w:after="0" w:line="360" w:lineRule="auto"/>
        <w:jc w:val="both"/>
        <w:rPr>
          <w:rFonts w:ascii="Times New Roman" w:eastAsia="Times New Roman" w:hAnsi="Times New Roman" w:cs="Times New Roman"/>
          <w:color w:val="000000"/>
          <w:sz w:val="20"/>
          <w:szCs w:val="20"/>
        </w:rPr>
      </w:pPr>
      <w:r w:rsidRPr="00E70FB5">
        <w:rPr>
          <w:rFonts w:ascii="Times New Roman" w:eastAsia="Times New Roman" w:hAnsi="Times New Roman" w:cs="Times New Roman"/>
          <w:sz w:val="20"/>
          <w:szCs w:val="20"/>
        </w:rPr>
        <w:t xml:space="preserve">The World Health Organization (WHO) declared COVID-19 a pandemic on March 11, 2020, and since then, it has caused over </w:t>
      </w:r>
      <w:r>
        <w:rPr>
          <w:rFonts w:ascii="Times New Roman" w:eastAsia="Times New Roman" w:hAnsi="Times New Roman" w:cs="Times New Roman"/>
          <w:sz w:val="20"/>
          <w:szCs w:val="20"/>
        </w:rPr>
        <w:t>7</w:t>
      </w:r>
      <w:r w:rsidRPr="00E70FB5">
        <w:rPr>
          <w:rFonts w:ascii="Times New Roman" w:eastAsia="Times New Roman" w:hAnsi="Times New Roman" w:cs="Times New Roman"/>
          <w:sz w:val="20"/>
          <w:szCs w:val="20"/>
        </w:rPr>
        <w:t xml:space="preserve"> million deaths globally</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
          <w:id w:val="653498073"/>
          <w:placeholder>
            <w:docPart w:val="C0F31FED96CD4199AC35B996ABB8CC8F"/>
          </w:placeholder>
        </w:sdtPr>
        <w:sdtEndPr/>
        <w:sdtContent>
          <w:r w:rsidR="00B65A8C" w:rsidRPr="00B65A8C">
            <w:rPr>
              <w:rFonts w:ascii="Times New Roman" w:eastAsia="Times New Roman" w:hAnsi="Times New Roman" w:cs="Times New Roman"/>
              <w:color w:val="000000"/>
              <w:sz w:val="20"/>
              <w:szCs w:val="20"/>
            </w:rPr>
            <w:t>[1], [2], [3]</w:t>
          </w:r>
        </w:sdtContent>
      </w:sdt>
      <w:r>
        <w:rPr>
          <w:rFonts w:ascii="Times New Roman" w:eastAsia="Times New Roman" w:hAnsi="Times New Roman" w:cs="Times New Roman"/>
          <w:color w:val="000000"/>
          <w:sz w:val="20"/>
          <w:szCs w:val="20"/>
        </w:rPr>
        <w:t xml:space="preserve">. </w:t>
      </w:r>
      <w:r w:rsidR="00D76CC7" w:rsidRPr="00D76CC7">
        <w:rPr>
          <w:rFonts w:ascii="Times New Roman" w:eastAsia="Times New Roman" w:hAnsi="Times New Roman" w:cs="Times New Roman"/>
          <w:sz w:val="20"/>
          <w:szCs w:val="20"/>
        </w:rPr>
        <w:t>COVID-19 is a highly variable disease, with symptoms ranging from asymptomatic cases to mild, severe, or critical illness, and it can result in death in 1-2% of patients</w:t>
      </w:r>
      <w:r w:rsidR="00D76CC7">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
          <w:id w:val="1732586601"/>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[4]</w:t>
          </w:r>
        </w:sdtContent>
      </w:sdt>
      <w:r w:rsidR="00D76CC7" w:rsidRPr="00D76CC7">
        <w:rPr>
          <w:rFonts w:ascii="Times New Roman" w:eastAsia="Times New Roman" w:hAnsi="Times New Roman" w:cs="Times New Roman"/>
          <w:sz w:val="20"/>
          <w:szCs w:val="20"/>
        </w:rPr>
        <w:t>.</w:t>
      </w:r>
      <w:r w:rsidR="00E91C78">
        <w:rPr>
          <w:rFonts w:ascii="Times New Roman" w:eastAsia="Times New Roman" w:hAnsi="Times New Roman" w:cs="Times New Roman"/>
          <w:sz w:val="20"/>
          <w:szCs w:val="20"/>
        </w:rPr>
        <w:t xml:space="preserve"> </w:t>
      </w:r>
      <w:r w:rsidR="00B50655">
        <w:rPr>
          <w:rFonts w:ascii="Times New Roman" w:eastAsia="Times New Roman" w:hAnsi="Times New Roman" w:cs="Times New Roman"/>
          <w:color w:val="000000"/>
          <w:sz w:val="20"/>
          <w:szCs w:val="20"/>
        </w:rPr>
        <w:t xml:space="preserve">Grasselli et al., (2020) </w:t>
      </w:r>
      <w:sdt>
        <w:sdtPr>
          <w:rPr>
            <w:rFonts w:ascii="Times New Roman" w:eastAsia="Times New Roman" w:hAnsi="Times New Roman" w:cs="Times New Roman"/>
            <w:color w:val="000000"/>
            <w:sz w:val="20"/>
            <w:szCs w:val="20"/>
          </w:rPr>
          <w:tag w:val="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
          <w:id w:val="-403290421"/>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[5]</w:t>
          </w:r>
        </w:sdtContent>
      </w:sdt>
      <w:r w:rsidR="00B50655">
        <w:rPr>
          <w:rFonts w:ascii="Times New Roman" w:eastAsia="Times New Roman" w:hAnsi="Times New Roman" w:cs="Times New Roman"/>
          <w:color w:val="000000"/>
          <w:sz w:val="20"/>
          <w:szCs w:val="20"/>
        </w:rPr>
        <w:t xml:space="preserve"> highlights that </w:t>
      </w:r>
      <w:r w:rsidR="00C85590" w:rsidRPr="00C85590">
        <w:rPr>
          <w:rFonts w:ascii="Times New Roman" w:eastAsia="Times New Roman" w:hAnsi="Times New Roman" w:cs="Times New Roman"/>
          <w:color w:val="000000"/>
          <w:sz w:val="20"/>
          <w:szCs w:val="20"/>
        </w:rPr>
        <w:t xml:space="preserve">COVID-19 patients experience increased rates of hospitalization and </w:t>
      </w:r>
      <w:r w:rsidR="005E2044">
        <w:rPr>
          <w:rFonts w:ascii="Times New Roman" w:eastAsia="Times New Roman" w:hAnsi="Times New Roman" w:cs="Times New Roman"/>
          <w:color w:val="000000"/>
          <w:sz w:val="20"/>
          <w:szCs w:val="20"/>
        </w:rPr>
        <w:t>intensive care unit (ICU)</w:t>
      </w:r>
      <w:r w:rsidR="00C85590" w:rsidRPr="00C85590">
        <w:rPr>
          <w:rFonts w:ascii="Times New Roman" w:eastAsia="Times New Roman" w:hAnsi="Times New Roman" w:cs="Times New Roman"/>
          <w:color w:val="000000"/>
          <w:sz w:val="20"/>
          <w:szCs w:val="20"/>
        </w:rPr>
        <w:t xml:space="preserve"> admissions.</w:t>
      </w:r>
      <w:r w:rsidR="003C070A">
        <w:rPr>
          <w:rFonts w:ascii="Times New Roman" w:eastAsia="Times New Roman" w:hAnsi="Times New Roman" w:cs="Times New Roman"/>
          <w:color w:val="000000"/>
          <w:sz w:val="20"/>
          <w:szCs w:val="20"/>
        </w:rPr>
        <w:t xml:space="preserve"> </w:t>
      </w:r>
      <w:r w:rsidR="00F23FE9">
        <w:rPr>
          <w:rFonts w:ascii="Times New Roman" w:eastAsia="Times New Roman" w:hAnsi="Times New Roman" w:cs="Times New Roman"/>
          <w:color w:val="000000"/>
          <w:sz w:val="20"/>
          <w:szCs w:val="20"/>
        </w:rPr>
        <w:t>Supporting</w:t>
      </w:r>
      <w:r w:rsidR="00190C95">
        <w:rPr>
          <w:rFonts w:ascii="Times New Roman" w:eastAsia="Times New Roman" w:hAnsi="Times New Roman" w:cs="Times New Roman"/>
          <w:color w:val="000000"/>
          <w:sz w:val="20"/>
          <w:szCs w:val="20"/>
        </w:rPr>
        <w:t xml:space="preserve"> this </w:t>
      </w:r>
      <w:r w:rsidR="00F23FE9">
        <w:rPr>
          <w:rFonts w:ascii="Times New Roman" w:eastAsia="Times New Roman" w:hAnsi="Times New Roman" w:cs="Times New Roman"/>
          <w:color w:val="000000"/>
          <w:sz w:val="20"/>
          <w:szCs w:val="20"/>
        </w:rPr>
        <w:t>observation</w:t>
      </w:r>
      <w:r w:rsidR="006A2348">
        <w:rPr>
          <w:rFonts w:ascii="Times New Roman" w:eastAsia="Times New Roman" w:hAnsi="Times New Roman" w:cs="Times New Roman"/>
          <w:color w:val="000000"/>
          <w:sz w:val="20"/>
          <w:szCs w:val="20"/>
        </w:rPr>
        <w:t xml:space="preserve">, </w:t>
      </w:r>
      <w:r w:rsidR="003D4B6A">
        <w:rPr>
          <w:rFonts w:ascii="Times New Roman" w:eastAsia="Times New Roman" w:hAnsi="Times New Roman" w:cs="Times New Roman"/>
          <w:color w:val="000000"/>
          <w:sz w:val="20"/>
          <w:szCs w:val="20"/>
        </w:rPr>
        <w:t xml:space="preserve">Kim et al., (2021) </w:t>
      </w:r>
      <w:sdt>
        <w:sdtPr>
          <w:rPr>
            <w:rFonts w:ascii="Times New Roman" w:eastAsia="Times New Roman" w:hAnsi="Times New Roman" w:cs="Times New Roman"/>
            <w:color w:val="000000"/>
            <w:sz w:val="20"/>
            <w:szCs w:val="20"/>
          </w:rPr>
          <w:tag w:val="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596293625"/>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[6]</w:t>
          </w:r>
        </w:sdtContent>
      </w:sdt>
      <w:r w:rsidR="00D80B52">
        <w:rPr>
          <w:rFonts w:ascii="Times New Roman" w:eastAsia="Times New Roman" w:hAnsi="Times New Roman" w:cs="Times New Roman"/>
          <w:color w:val="000000"/>
          <w:sz w:val="20"/>
          <w:szCs w:val="20"/>
        </w:rPr>
        <w:t xml:space="preserve"> </w:t>
      </w:r>
      <w:r w:rsidR="003D4B6A">
        <w:rPr>
          <w:rFonts w:ascii="Times New Roman" w:eastAsia="Times New Roman" w:hAnsi="Times New Roman" w:cs="Times New Roman"/>
          <w:color w:val="000000"/>
          <w:sz w:val="20"/>
          <w:szCs w:val="20"/>
        </w:rPr>
        <w:t xml:space="preserve">has found that </w:t>
      </w:r>
      <w:r w:rsidR="00A52474">
        <w:rPr>
          <w:rFonts w:ascii="Times New Roman" w:eastAsia="Times New Roman" w:hAnsi="Times New Roman" w:cs="Times New Roman"/>
          <w:color w:val="000000"/>
          <w:sz w:val="20"/>
          <w:szCs w:val="20"/>
        </w:rPr>
        <w:t>a</w:t>
      </w:r>
      <w:r w:rsidR="00A52474" w:rsidRPr="00A52474">
        <w:rPr>
          <w:rFonts w:ascii="Times New Roman" w:eastAsia="Times New Roman" w:hAnsi="Times New Roman" w:cs="Times New Roman"/>
          <w:color w:val="000000"/>
          <w:sz w:val="20"/>
          <w:szCs w:val="20"/>
        </w:rPr>
        <w:t>mong a sample of 2,491 adults hospitalized with confirmed COVID-19, nearly one-third needed admission to the ICU.</w:t>
      </w:r>
      <w:r w:rsidR="007C4722">
        <w:rPr>
          <w:rFonts w:ascii="Times New Roman" w:eastAsia="Times New Roman" w:hAnsi="Times New Roman" w:cs="Times New Roman"/>
          <w:color w:val="000000"/>
          <w:sz w:val="20"/>
          <w:szCs w:val="20"/>
        </w:rPr>
        <w:t xml:space="preserve"> </w:t>
      </w:r>
    </w:p>
    <w:p w14:paraId="37B36EFC" w14:textId="77777777" w:rsidR="003138E9" w:rsidRDefault="00B35382" w:rsidP="00185552">
      <w:pPr>
        <w:spacing w:after="0" w:line="360" w:lineRule="auto"/>
        <w:jc w:val="both"/>
        <w:rPr>
          <w:rFonts w:ascii="Times New Roman" w:eastAsia="Times New Roman" w:hAnsi="Times New Roman" w:cs="Times New Roman"/>
          <w:sz w:val="20"/>
          <w:szCs w:val="20"/>
        </w:rPr>
      </w:pPr>
      <w:r w:rsidRPr="00B35382">
        <w:rPr>
          <w:rFonts w:ascii="Times New Roman" w:eastAsia="Times New Roman" w:hAnsi="Times New Roman" w:cs="Times New Roman"/>
          <w:sz w:val="20"/>
          <w:szCs w:val="20"/>
        </w:rPr>
        <w:t>The appearance of new SARS-CoV-2 variants has posed a challenge in managing the COVID-19 pandemic</w:t>
      </w:r>
      <w:r w:rsidR="00E61063">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mM3ODEwN2UtNTRkNi00NTRiLTg3ZWUtOGYwZDFjZDFkNmNmIiwicHJvcGVydGllcyI6eyJub3RlSW5kZXgiOjB9LCJpc0VkaXRlZCI6ZmFsc2UsIm1hbnVhbE92ZXJyaWRlIjp7ImlzTWFudWFsbHlPdmVycmlkZGVuIjpmYWxzZSwiY2l0ZXByb2NUZXh0IjoiWzddIiwibWFudWFsT3ZlcnJpZGVUZXh0IjoiIn0sImNpdGF0aW9uSXRlbXMiOlt7ImlkIjoiMTkxNjFjZjctODgwOS0zNGQ5LTkzOWUtODM5ODNhM2ExYmQ3IiwiaXRlbURhdGEiOnsidHlwZSI6ImFydGljbGUtam91cm5hbCIsImlkIjoiMTkxNjFjZjctODgwOS0zNGQ5LTkzOWUtODM5ODNhM2ExYmQ3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533687906"/>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[7]</w:t>
          </w:r>
        </w:sdtContent>
      </w:sdt>
      <w:r w:rsidRPr="00B35382">
        <w:rPr>
          <w:rFonts w:ascii="Times New Roman" w:eastAsia="Times New Roman" w:hAnsi="Times New Roman" w:cs="Times New Roman"/>
          <w:sz w:val="20"/>
          <w:szCs w:val="20"/>
        </w:rPr>
        <w:t>.</w:t>
      </w:r>
      <w:r w:rsidR="00912D17">
        <w:rPr>
          <w:rFonts w:ascii="Times New Roman" w:eastAsia="Times New Roman" w:hAnsi="Times New Roman" w:cs="Times New Roman"/>
          <w:sz w:val="20"/>
          <w:szCs w:val="20"/>
        </w:rPr>
        <w:t xml:space="preserve"> T</w:t>
      </w:r>
      <w:r w:rsidR="009D528A" w:rsidRPr="009D528A">
        <w:rPr>
          <w:rFonts w:ascii="Times New Roman" w:eastAsia="Times New Roman" w:hAnsi="Times New Roman" w:cs="Times New Roman"/>
          <w:sz w:val="20"/>
          <w:szCs w:val="20"/>
        </w:rPr>
        <w:t>he Alpha variant was the first of the major variants to emerge. It appeared in Great Britain in November 2020 and soon after became the dominant strain in the United States</w:t>
      </w:r>
      <w:r w:rsidR="009D528A">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zY0N2RhYjAtZjNmMi00MDE4LTk4ZjUtNGI5OTc5NThjYzdl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1826706126"/>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[8]</w:t>
          </w:r>
        </w:sdtContent>
      </w:sdt>
      <w:r w:rsidR="009D528A" w:rsidRPr="009D528A">
        <w:rPr>
          <w:rFonts w:ascii="Times New Roman" w:eastAsia="Times New Roman" w:hAnsi="Times New Roman" w:cs="Times New Roman"/>
          <w:sz w:val="20"/>
          <w:szCs w:val="20"/>
        </w:rPr>
        <w:t>.</w:t>
      </w:r>
      <w:r w:rsidR="00387948">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The Centers for Disease Control and Prevention (CDC) reported that in mid-April 2021</w:t>
      </w:r>
      <w:r w:rsidR="00A13559">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prior to the emergence of the more transmissible and immune-evasive Delta variant</w:t>
      </w:r>
      <w:r w:rsidR="00A13559">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the Alpha variant accounted for 66% of COVID-19 cases in the United States</w:t>
      </w:r>
      <w:r w:rsidR="00BF7D12">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V1dfSwidm9sdW1lIjoiNzAifSwiaXNUZW1wb3JhcnkiOmZhbHNlfV19"/>
          <w:id w:val="942965346"/>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[9]</w:t>
          </w:r>
        </w:sdtContent>
      </w:sdt>
      <w:r w:rsidR="00A13559" w:rsidRPr="00A13559">
        <w:rPr>
          <w:rFonts w:ascii="Times New Roman" w:eastAsia="Times New Roman" w:hAnsi="Times New Roman" w:cs="Times New Roman"/>
          <w:sz w:val="20"/>
          <w:szCs w:val="20"/>
        </w:rPr>
        <w:t>.</w:t>
      </w:r>
      <w:r w:rsidR="00BF79E2">
        <w:rPr>
          <w:rFonts w:ascii="Times New Roman" w:eastAsia="Times New Roman" w:hAnsi="Times New Roman" w:cs="Times New Roman"/>
          <w:sz w:val="20"/>
          <w:szCs w:val="20"/>
        </w:rPr>
        <w:t xml:space="preserve"> </w:t>
      </w:r>
    </w:p>
    <w:p w14:paraId="447F9EAC" w14:textId="77777777" w:rsidR="003138E9" w:rsidRDefault="0003636E" w:rsidP="00185552">
      <w:pPr>
        <w:spacing w:after="0" w:line="360" w:lineRule="auto"/>
        <w:jc w:val="both"/>
        <w:rPr>
          <w:rFonts w:ascii="Times New Roman" w:eastAsia="Times New Roman" w:hAnsi="Times New Roman" w:cs="Times New Roman"/>
          <w:color w:val="000000"/>
          <w:sz w:val="20"/>
          <w:szCs w:val="20"/>
        </w:rPr>
      </w:pPr>
      <w:r w:rsidRPr="0003636E">
        <w:rPr>
          <w:rFonts w:ascii="Times New Roman" w:eastAsia="Times New Roman" w:hAnsi="Times New Roman" w:cs="Times New Roman"/>
          <w:sz w:val="20"/>
          <w:szCs w:val="20"/>
        </w:rPr>
        <w:t>The Delta variant was first detected in India in late 2020. It rapidly spread globally and remained the dominant strain until Omicron</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zMyNDcxNTktODJlMy00NGNiLTk0N2MtNDBlMmJkMzIyNDQw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
          <w:id w:val="901485013"/>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[10]</w:t>
          </w:r>
        </w:sdtContent>
      </w:sdt>
      <w:r w:rsidRPr="0003636E">
        <w:rPr>
          <w:rFonts w:ascii="Times New Roman" w:eastAsia="Times New Roman" w:hAnsi="Times New Roman" w:cs="Times New Roman"/>
          <w:sz w:val="20"/>
          <w:szCs w:val="20"/>
        </w:rPr>
        <w:t xml:space="preserve"> replaced it in mid-December 2021</w:t>
      </w:r>
      <w:r w:rsidR="00AB431B">
        <w:rPr>
          <w:rFonts w:ascii="Times New Roman" w:eastAsia="Times New Roman" w:hAnsi="Times New Roman" w:cs="Times New Roman"/>
          <w:sz w:val="20"/>
          <w:szCs w:val="20"/>
        </w:rPr>
        <w:t xml:space="preserve">. </w:t>
      </w:r>
      <w:r w:rsidR="00FD1949" w:rsidRPr="00FD1949">
        <w:rPr>
          <w:rFonts w:ascii="Times New Roman" w:eastAsia="Times New Roman" w:hAnsi="Times New Roman" w:cs="Times New Roman"/>
          <w:sz w:val="20"/>
          <w:szCs w:val="20"/>
        </w:rPr>
        <w:t>The Delta variant is thought to have caused more than twice as many infections and deaths as the earlier variants.</w:t>
      </w:r>
      <w:r w:rsidR="004F2321">
        <w:rPr>
          <w:rFonts w:ascii="Times New Roman" w:eastAsia="Times New Roman" w:hAnsi="Times New Roman" w:cs="Times New Roman"/>
          <w:sz w:val="20"/>
          <w:szCs w:val="20"/>
        </w:rPr>
        <w:t xml:space="preserve"> </w:t>
      </w:r>
      <w:r w:rsidR="00781983" w:rsidRPr="00781983">
        <w:rPr>
          <w:rFonts w:ascii="Times New Roman" w:eastAsia="Times New Roman" w:hAnsi="Times New Roman" w:cs="Times New Roman"/>
          <w:sz w:val="20"/>
          <w:szCs w:val="20"/>
        </w:rPr>
        <w:t>Following a steady decline in cases and hospitalizations in the US, the arrival of the Delta variant coincided with a swift reversal of that trend</w:t>
      </w:r>
      <w:r w:rsidR="00F61BF0">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k5ODY4NDAtNzMwMC00YzU3LWFkZmMtOTI3NDI5YjEwZjg2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1471861726"/>
          <w:placeholder>
            <w:docPart w:val="B807472A2B4D44EE9BA9C1BE6C8CB785"/>
          </w:placeholder>
        </w:sdtPr>
        <w:sdtEndPr/>
        <w:sdtContent>
          <w:r w:rsidR="00B65A8C" w:rsidRPr="00B65A8C">
            <w:rPr>
              <w:rFonts w:ascii="Times New Roman" w:eastAsia="Times New Roman" w:hAnsi="Times New Roman" w:cs="Times New Roman"/>
              <w:color w:val="000000"/>
              <w:sz w:val="20"/>
              <w:szCs w:val="20"/>
            </w:rPr>
            <w:t>[8]</w:t>
          </w:r>
        </w:sdtContent>
      </w:sdt>
      <w:r w:rsidR="00781983" w:rsidRPr="00781983">
        <w:rPr>
          <w:rFonts w:ascii="Times New Roman" w:eastAsia="Times New Roman" w:hAnsi="Times New Roman" w:cs="Times New Roman"/>
          <w:sz w:val="20"/>
          <w:szCs w:val="20"/>
        </w:rPr>
        <w:t>.</w:t>
      </w:r>
      <w:r w:rsidR="00F61BF0">
        <w:rPr>
          <w:rFonts w:ascii="Times New Roman" w:eastAsia="Times New Roman" w:hAnsi="Times New Roman" w:cs="Times New Roman"/>
          <w:sz w:val="20"/>
          <w:szCs w:val="20"/>
        </w:rPr>
        <w:t xml:space="preserve"> </w:t>
      </w:r>
      <w:r w:rsidR="009F0C54" w:rsidRPr="009F0C54">
        <w:rPr>
          <w:rFonts w:ascii="Times New Roman" w:eastAsia="Times New Roman" w:hAnsi="Times New Roman" w:cs="Times New Roman"/>
          <w:sz w:val="20"/>
          <w:szCs w:val="20"/>
        </w:rPr>
        <w:t>Certain studies have discovered a connection between the Alpha variant and higher rates of hospitalization, ICU admissions, and mortality</w:t>
      </w:r>
      <w:r w:rsidR="007A1804">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WE1Y2YzYmEtYjI1ZS00YTkzLTk2YzUtMWY5Y2JlMjg4OTIwIiwicHJvcGVydGllcyI6eyJub3RlSW5kZXgiOjB9LCJpc0VkaXRlZCI6ZmFsc2UsIm1hbnVhbE92ZXJyaWRlIjp7ImlzTWFudWFsbHlPdmVycmlkZGVuIjpmYWxzZSwiY2l0ZXByb2NUZXh0IjoiWzExXSwgWzEyXSIsIm1hbnVhbE92ZXJyaWRlVGV4dCI6IiJ9LCJjaXRhdGlvbkl0ZW1zIjpb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1dfQ=="/>
          <w:id w:val="-491486421"/>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[11], [12]</w:t>
          </w:r>
        </w:sdtContent>
      </w:sdt>
      <w:r w:rsidR="005D7F3D">
        <w:rPr>
          <w:rFonts w:ascii="Times New Roman" w:eastAsia="Times New Roman" w:hAnsi="Times New Roman" w:cs="Times New Roman"/>
          <w:sz w:val="20"/>
          <w:szCs w:val="20"/>
        </w:rPr>
        <w:t xml:space="preserve">. However, </w:t>
      </w:r>
      <w:r w:rsidR="004F52BF">
        <w:rPr>
          <w:rFonts w:ascii="Times New Roman" w:eastAsia="Times New Roman" w:hAnsi="Times New Roman" w:cs="Times New Roman"/>
          <w:sz w:val="20"/>
          <w:szCs w:val="20"/>
        </w:rPr>
        <w:t>a</w:t>
      </w:r>
      <w:r w:rsidR="004F52BF" w:rsidRPr="004F52BF">
        <w:rPr>
          <w:rFonts w:ascii="Times New Roman" w:eastAsia="Times New Roman" w:hAnsi="Times New Roman" w:cs="Times New Roman"/>
          <w:sz w:val="20"/>
          <w:szCs w:val="20"/>
        </w:rPr>
        <w:t>mong the unvaccinated</w:t>
      </w:r>
      <w:r w:rsidR="004F52BF">
        <w:rPr>
          <w:rFonts w:ascii="Times New Roman" w:eastAsia="Times New Roman" w:hAnsi="Times New Roman" w:cs="Times New Roman"/>
          <w:sz w:val="20"/>
          <w:szCs w:val="20"/>
        </w:rPr>
        <w:t xml:space="preserve"> people</w:t>
      </w:r>
      <w:r w:rsidR="004F52BF" w:rsidRPr="004F52BF">
        <w:rPr>
          <w:rFonts w:ascii="Times New Roman" w:eastAsia="Times New Roman" w:hAnsi="Times New Roman" w:cs="Times New Roman"/>
          <w:sz w:val="20"/>
          <w:szCs w:val="20"/>
        </w:rPr>
        <w:t xml:space="preserve">, the Delta variant caused more severe disease which resulted in a sharp increase in hospitalizations, </w:t>
      </w:r>
      <w:r w:rsidR="00FC3621">
        <w:rPr>
          <w:rFonts w:ascii="Times New Roman" w:eastAsia="Times New Roman" w:hAnsi="Times New Roman" w:cs="Times New Roman"/>
          <w:sz w:val="20"/>
          <w:szCs w:val="20"/>
        </w:rPr>
        <w:t>ICU</w:t>
      </w:r>
      <w:r w:rsidR="004F52BF" w:rsidRPr="004F52BF">
        <w:rPr>
          <w:rFonts w:ascii="Times New Roman" w:eastAsia="Times New Roman" w:hAnsi="Times New Roman" w:cs="Times New Roman"/>
          <w:sz w:val="20"/>
          <w:szCs w:val="20"/>
        </w:rPr>
        <w:t xml:space="preserve"> admissions, and death</w:t>
      </w:r>
      <w:r w:rsidR="00490B42">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MzhhMTQ4MWEtNjM4MS00NjE3LWE4NWYtNjIwNDIxY2NhYTc0IiwicHJvcGVydGllcyI6eyJub3RlSW5kZXgiOjB9LCJpc0VkaXRlZCI6ZmFsc2UsIm1hbnVhbE92ZXJyaWRlIjp7ImlzTWFudWFsbHlPdmVycmlkZGVuIjpmYWxzZSwiY2l0ZXByb2NUZXh0IjoiWzEz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XX0="/>
          <w:id w:val="-1252811961"/>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[13]</w:t>
          </w:r>
        </w:sdtContent>
      </w:sdt>
      <w:r w:rsidR="00490B42">
        <w:rPr>
          <w:rFonts w:ascii="Times New Roman" w:eastAsia="Times New Roman" w:hAnsi="Times New Roman" w:cs="Times New Roman"/>
          <w:sz w:val="20"/>
          <w:szCs w:val="20"/>
        </w:rPr>
        <w:t>.</w:t>
      </w:r>
      <w:r w:rsidR="00171151">
        <w:rPr>
          <w:rFonts w:ascii="Times New Roman" w:eastAsia="Times New Roman" w:hAnsi="Times New Roman" w:cs="Times New Roman"/>
          <w:color w:val="000000"/>
          <w:sz w:val="20"/>
          <w:szCs w:val="20"/>
        </w:rPr>
        <w:t xml:space="preserve"> </w:t>
      </w:r>
    </w:p>
    <w:p w14:paraId="1F8936A3" w14:textId="79B58A17" w:rsidR="00185552" w:rsidRDefault="0001543F" w:rsidP="00185552">
      <w:pPr>
        <w:spacing w:after="0" w:line="360" w:lineRule="auto"/>
        <w:jc w:val="both"/>
        <w:rPr>
          <w:rFonts w:ascii="Times New Roman" w:hAnsi="Times New Roman" w:cs="Times New Roman"/>
          <w:color w:val="000000"/>
          <w:sz w:val="20"/>
          <w:szCs w:val="20"/>
        </w:rPr>
      </w:pPr>
      <w:r w:rsidRPr="0001543F">
        <w:rPr>
          <w:rFonts w:ascii="Times New Roman" w:eastAsia="Times New Roman" w:hAnsi="Times New Roman" w:cs="Times New Roman"/>
          <w:color w:val="000000"/>
          <w:sz w:val="20"/>
          <w:szCs w:val="20"/>
        </w:rPr>
        <w:t>The Omicron variant was first detected in Botswana and South Africa in late November 2021 and quickly started spreading to other countries. Despite being highly transmissible and immune-evasive, the Omicron does not seem to cause more severe disease than other variants</w:t>
      </w:r>
      <w:r w:rsidR="00EC4E41">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TJiYjU5NDktYzIzMC00NmJlLWE1NzktZDI2OTY1OTljZGRi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
          <w:id w:val="-177040016"/>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[10]</w:t>
          </w:r>
        </w:sdtContent>
      </w:sdt>
      <w:r w:rsidRPr="0001543F">
        <w:rPr>
          <w:rFonts w:ascii="Times New Roman" w:eastAsia="Times New Roman" w:hAnsi="Times New Roman" w:cs="Times New Roman"/>
          <w:color w:val="000000"/>
          <w:sz w:val="20"/>
          <w:szCs w:val="20"/>
        </w:rPr>
        <w:t>.</w:t>
      </w:r>
      <w:r w:rsidR="003C388B">
        <w:rPr>
          <w:rFonts w:ascii="Times New Roman" w:eastAsia="Times New Roman" w:hAnsi="Times New Roman" w:cs="Times New Roman"/>
          <w:color w:val="000000"/>
          <w:sz w:val="20"/>
          <w:szCs w:val="20"/>
        </w:rPr>
        <w:t xml:space="preserve"> </w:t>
      </w:r>
      <w:r w:rsidR="008B268D" w:rsidRPr="008B268D">
        <w:rPr>
          <w:rFonts w:ascii="Times New Roman" w:eastAsia="Times New Roman" w:hAnsi="Times New Roman" w:cs="Times New Roman"/>
          <w:color w:val="000000"/>
          <w:sz w:val="20"/>
          <w:szCs w:val="20"/>
        </w:rPr>
        <w:t>Data showed that infections caused by the Delta variant are more severe, leading to lower survival rates compared to those caused by the Alpha or Omicron variants</w:t>
      </w:r>
      <w:r w:rsidR="00CD5D4B">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Dg1MDI3MTAtNTc1ZS00MWIyLWFjMzctNzgzOTM2OWEyZTFiIiwicHJvcGVydGllcyI6eyJub3RlSW5kZXgiOjB9LCJpc0VkaXRlZCI6ZmFsc2UsIm1hbnVhbE92ZXJyaWRlIjp7ImlzTWFudWFsbHlPdmVycmlkZGVuIjpmYWxzZSwiY2l0ZXByb2NUZXh0IjoiWzE0XSIsIm1hbnVhbE92ZXJyaWRlVGV4dCI6IiJ9LCJjaXRhdGlvbkl0ZW1zIjpb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XX0="/>
          <w:id w:val="-1241098432"/>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[14]</w:t>
          </w:r>
        </w:sdtContent>
      </w:sdt>
      <w:r w:rsidR="008B268D" w:rsidRPr="008B268D">
        <w:rPr>
          <w:rFonts w:ascii="Times New Roman" w:eastAsia="Times New Roman" w:hAnsi="Times New Roman" w:cs="Times New Roman"/>
          <w:color w:val="000000"/>
          <w:sz w:val="20"/>
          <w:szCs w:val="20"/>
        </w:rPr>
        <w:t>.</w:t>
      </w:r>
      <w:r w:rsidR="00DE1D3D">
        <w:rPr>
          <w:rFonts w:ascii="Times New Roman" w:eastAsia="Times New Roman" w:hAnsi="Times New Roman" w:cs="Times New Roman"/>
          <w:color w:val="000000"/>
          <w:sz w:val="20"/>
          <w:szCs w:val="20"/>
        </w:rPr>
        <w:t xml:space="preserve"> </w:t>
      </w:r>
      <w:r w:rsidR="00600577" w:rsidRPr="00600577">
        <w:rPr>
          <w:rFonts w:ascii="Times New Roman" w:eastAsia="Times New Roman" w:hAnsi="Times New Roman" w:cs="Times New Roman"/>
          <w:color w:val="000000"/>
          <w:sz w:val="20"/>
          <w:szCs w:val="20"/>
        </w:rPr>
        <w:t>At its peak dominance in the summer of 2021, the Delta variant was estimated to be 40% to 60% more transmissible than the Alpha variant</w:t>
      </w:r>
      <w:r w:rsidR="00600577">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FiMjdiYTEtOWZlMC00Y2FjLWJlMzktNWQ5NmU5YzAwOTVj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826277406"/>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[8]</w:t>
          </w:r>
        </w:sdtContent>
      </w:sdt>
      <w:r w:rsidR="00600577" w:rsidRPr="00600577">
        <w:rPr>
          <w:rFonts w:ascii="Times New Roman" w:eastAsia="Times New Roman" w:hAnsi="Times New Roman" w:cs="Times New Roman"/>
          <w:color w:val="000000"/>
          <w:sz w:val="20"/>
          <w:szCs w:val="20"/>
        </w:rPr>
        <w:t>.</w:t>
      </w:r>
      <w:r w:rsidR="00F9796B">
        <w:rPr>
          <w:rFonts w:ascii="Times New Roman" w:eastAsia="Times New Roman" w:hAnsi="Times New Roman" w:cs="Times New Roman"/>
          <w:color w:val="000000"/>
          <w:sz w:val="20"/>
          <w:szCs w:val="20"/>
        </w:rPr>
        <w:t xml:space="preserve"> </w:t>
      </w:r>
      <w:r w:rsidR="00185552" w:rsidRPr="00185552">
        <w:rPr>
          <w:rFonts w:ascii="Times New Roman" w:hAnsi="Times New Roman" w:cs="Times New Roman"/>
          <w:color w:val="000000"/>
          <w:sz w:val="20"/>
          <w:szCs w:val="20"/>
        </w:rPr>
        <w:t xml:space="preserve">While the Omicron variant spread more rapidly than </w:t>
      </w:r>
      <w:r w:rsidR="00185552">
        <w:rPr>
          <w:rFonts w:ascii="Times New Roman" w:hAnsi="Times New Roman" w:cs="Times New Roman"/>
          <w:color w:val="000000"/>
          <w:sz w:val="20"/>
          <w:szCs w:val="20"/>
        </w:rPr>
        <w:t xml:space="preserve">Alpha and Delta waves </w:t>
      </w:r>
      <w:sdt>
        <w:sdtPr>
          <w:rPr>
            <w:rFonts w:ascii="Times New Roman" w:hAnsi="Times New Roman" w:cs="Times New Roman"/>
            <w:color w:val="000000"/>
            <w:sz w:val="20"/>
            <w:szCs w:val="20"/>
          </w:rPr>
          <w:tag w:val="MENDELEY_CITATION_v3_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"/>
          <w:id w:val="112871932"/>
          <w:placeholder>
            <w:docPart w:val="DefaultPlaceholder_-1854013440"/>
          </w:placeholder>
        </w:sdtPr>
        <w:sdtEndPr/>
        <w:sdtContent>
          <w:r w:rsidR="00B65A8C" w:rsidRPr="00B65A8C">
            <w:rPr>
              <w:rFonts w:ascii="Times New Roman" w:hAnsi="Times New Roman" w:cs="Times New Roman"/>
              <w:color w:val="000000"/>
              <w:sz w:val="20"/>
              <w:szCs w:val="20"/>
            </w:rPr>
            <w:t>[15]</w:t>
          </w:r>
        </w:sdtContent>
      </w:sdt>
      <w:r w:rsidR="00185552" w:rsidRPr="00185552">
        <w:rPr>
          <w:rFonts w:ascii="Times New Roman" w:hAnsi="Times New Roman" w:cs="Times New Roman"/>
          <w:color w:val="000000"/>
          <w:sz w:val="20"/>
          <w:szCs w:val="20"/>
        </w:rPr>
        <w:t>, hospital stays, ICU admissions, and death rates have been lower compared to those associated with the Delta variant</w:t>
      </w:r>
      <w:r w:rsidR="006669A3">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JdXX0sInZvbHVtZSI6IjcxIn0sImlzVGVtcG9yYXJ5IjpmYWxzZX1dfQ=="/>
          <w:id w:val="-1842000261"/>
          <w:placeholder>
            <w:docPart w:val="DefaultPlaceholder_-1854013440"/>
          </w:placeholder>
        </w:sdtPr>
        <w:sdtEndPr/>
        <w:sdtContent>
          <w:r w:rsidR="00B65A8C" w:rsidRPr="00B65A8C">
            <w:rPr>
              <w:rFonts w:ascii="Times New Roman" w:hAnsi="Times New Roman" w:cs="Times New Roman"/>
              <w:color w:val="000000"/>
              <w:sz w:val="20"/>
              <w:szCs w:val="20"/>
            </w:rPr>
            <w:t>[16]</w:t>
          </w:r>
        </w:sdtContent>
      </w:sdt>
      <w:r w:rsidR="00185552" w:rsidRPr="00185552">
        <w:rPr>
          <w:rFonts w:ascii="Times New Roman" w:hAnsi="Times New Roman" w:cs="Times New Roman"/>
          <w:color w:val="000000"/>
          <w:sz w:val="20"/>
          <w:szCs w:val="20"/>
        </w:rPr>
        <w:t>.</w:t>
      </w:r>
    </w:p>
    <w:p w14:paraId="035CCFCB" w14:textId="77777777" w:rsidR="00AE6735" w:rsidRDefault="00247FD1">
      <w:pPr>
        <w:spacing w:after="0" w:line="360" w:lineRule="auto"/>
        <w:jc w:val="both"/>
        <w:rPr>
          <w:rFonts w:ascii="Times New Roman" w:hAnsi="Times New Roman" w:cs="Times New Roman"/>
          <w:color w:val="000000"/>
          <w:sz w:val="20"/>
          <w:szCs w:val="20"/>
        </w:rPr>
      </w:pPr>
      <w:r w:rsidRPr="00247FD1">
        <w:rPr>
          <w:rFonts w:ascii="Times New Roman" w:hAnsi="Times New Roman" w:cs="Times New Roman"/>
          <w:color w:val="000000"/>
          <w:sz w:val="20"/>
          <w:szCs w:val="20"/>
        </w:rPr>
        <w:t>The COVID-19 pandemic has disproportionately affected disadvantaged communities compared to more advantaged areas</w:t>
      </w:r>
      <w:r>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EndPr/>
        <w:sdtContent>
          <w:r w:rsidR="00B65A8C" w:rsidRPr="00B65A8C">
            <w:rPr>
              <w:rFonts w:ascii="Times New Roman" w:hAnsi="Times New Roman" w:cs="Times New Roman"/>
              <w:color w:val="000000"/>
              <w:sz w:val="20"/>
              <w:szCs w:val="20"/>
            </w:rPr>
            <w:t>[17], [18]</w:t>
          </w:r>
        </w:sdtContent>
      </w:sdt>
      <w:r w:rsidRPr="00247FD1">
        <w:rPr>
          <w:rFonts w:ascii="Times New Roman" w:hAnsi="Times New Roman" w:cs="Times New Roman"/>
          <w:color w:val="000000"/>
          <w:sz w:val="20"/>
          <w:szCs w:val="20"/>
        </w:rPr>
        <w:t>.</w:t>
      </w:r>
      <w:r w:rsidR="00230830">
        <w:rPr>
          <w:rFonts w:ascii="Times New Roman" w:hAnsi="Times New Roman" w:cs="Times New Roman"/>
          <w:color w:val="000000"/>
          <w:sz w:val="20"/>
          <w:szCs w:val="20"/>
        </w:rPr>
        <w:t xml:space="preserve"> </w:t>
      </w:r>
      <w:r w:rsidR="00542DEF" w:rsidRPr="00542DEF">
        <w:rPr>
          <w:rFonts w:ascii="Times New Roman" w:hAnsi="Times New Roman" w:cs="Times New Roman"/>
          <w:color w:val="000000"/>
          <w:sz w:val="20"/>
          <w:szCs w:val="20"/>
        </w:rPr>
        <w:t xml:space="preserve">By the spring and summer of 2020, evidence emerged showing that </w:t>
      </w:r>
      <w:r w:rsidR="009301C3">
        <w:rPr>
          <w:rFonts w:ascii="Times New Roman" w:hAnsi="Times New Roman" w:cs="Times New Roman"/>
          <w:color w:val="000000"/>
          <w:sz w:val="20"/>
          <w:szCs w:val="20"/>
        </w:rPr>
        <w:t>disad</w:t>
      </w:r>
      <w:r w:rsidR="002F7C62">
        <w:rPr>
          <w:rFonts w:ascii="Times New Roman" w:hAnsi="Times New Roman" w:cs="Times New Roman"/>
          <w:color w:val="000000"/>
          <w:sz w:val="20"/>
          <w:szCs w:val="20"/>
        </w:rPr>
        <w:t xml:space="preserve">vantaged </w:t>
      </w:r>
      <w:r w:rsidR="00542DEF" w:rsidRPr="00542DEF">
        <w:rPr>
          <w:rFonts w:ascii="Times New Roman" w:hAnsi="Times New Roman" w:cs="Times New Roman"/>
          <w:color w:val="000000"/>
          <w:sz w:val="20"/>
          <w:szCs w:val="20"/>
        </w:rPr>
        <w:t>neighborhood was linked to higher COVID-19 prevalence in various regions across the United States</w:t>
      </w:r>
      <w:r w:rsidR="00542DEF">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EndPr/>
        <w:sdtContent>
          <w:r w:rsidR="00B65A8C" w:rsidRPr="00B65A8C">
            <w:rPr>
              <w:rFonts w:ascii="Times New Roman" w:hAnsi="Times New Roman" w:cs="Times New Roman"/>
              <w:color w:val="000000"/>
              <w:sz w:val="20"/>
              <w:szCs w:val="20"/>
            </w:rPr>
            <w:t>[19], [20]</w:t>
          </w:r>
        </w:sdtContent>
      </w:sdt>
      <w:r w:rsidR="00542DEF" w:rsidRPr="00542DEF">
        <w:rPr>
          <w:rFonts w:ascii="Times New Roman" w:hAnsi="Times New Roman" w:cs="Times New Roman"/>
          <w:color w:val="000000"/>
          <w:sz w:val="20"/>
          <w:szCs w:val="20"/>
        </w:rPr>
        <w:t>.</w:t>
      </w:r>
      <w:r w:rsidR="00126F5B">
        <w:rPr>
          <w:rFonts w:ascii="Times New Roman" w:hAnsi="Times New Roman" w:cs="Times New Roman"/>
          <w:color w:val="000000"/>
          <w:sz w:val="20"/>
          <w:szCs w:val="20"/>
        </w:rPr>
        <w:t xml:space="preserve"> </w:t>
      </w:r>
      <w:r w:rsidR="008649A5" w:rsidRPr="008649A5">
        <w:rPr>
          <w:rFonts w:ascii="Times New Roman" w:hAnsi="Times New Roman" w:cs="Times New Roman"/>
          <w:color w:val="000000"/>
          <w:sz w:val="20"/>
          <w:szCs w:val="20"/>
        </w:rPr>
        <w:t>In Chicago, Black and Hispanic residents have been disproportionately impacted. By the end of the first wave in 2020, Black residents accounted for 43% of COVID-19 deaths, even though they comprised only 29% of the city</w:t>
      </w:r>
      <w:r w:rsidR="006F2382">
        <w:rPr>
          <w:rFonts w:ascii="Times New Roman" w:hAnsi="Times New Roman" w:cs="Times New Roman"/>
          <w:color w:val="000000"/>
          <w:sz w:val="20"/>
          <w:szCs w:val="20"/>
        </w:rPr>
        <w:t>’</w:t>
      </w:r>
      <w:r w:rsidR="008649A5" w:rsidRPr="008649A5">
        <w:rPr>
          <w:rFonts w:ascii="Times New Roman" w:hAnsi="Times New Roman" w:cs="Times New Roman"/>
          <w:color w:val="000000"/>
          <w:sz w:val="20"/>
          <w:szCs w:val="20"/>
        </w:rPr>
        <w:t>s population. Similarly, Hispanic residents represented 48% of COVID-19 cases, despite also making up 29% of Chicago</w:t>
      </w:r>
      <w:r w:rsidR="006F2382">
        <w:rPr>
          <w:rFonts w:ascii="Times New Roman" w:hAnsi="Times New Roman" w:cs="Times New Roman"/>
          <w:color w:val="000000"/>
          <w:sz w:val="20"/>
          <w:szCs w:val="20"/>
        </w:rPr>
        <w:t>’</w:t>
      </w:r>
      <w:r w:rsidR="008649A5" w:rsidRPr="008649A5">
        <w:rPr>
          <w:rFonts w:ascii="Times New Roman" w:hAnsi="Times New Roman" w:cs="Times New Roman"/>
          <w:color w:val="000000"/>
          <w:sz w:val="20"/>
          <w:szCs w:val="20"/>
        </w:rPr>
        <w:t>s population</w:t>
      </w:r>
      <w:r w:rsidR="00634118">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YzQ5YjU5NGUtNWY3Ni00ZTY0LTg0ZTctZGRmODdmOGUyYTI1IiwicHJvcGVydGllcyI6eyJub3RlSW5kZXgiOjB9LCJpc0VkaXRlZCI6ZmFsc2UsIm1hbnVhbE92ZXJyaWRlIjp7ImlzTWFudWFsbHlPdmVycmlkZGVuIjpmYWxzZSwiY2l0ZXByb2NUZXh0IjoiWzI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366105246"/>
          <w:placeholder>
            <w:docPart w:val="DefaultPlaceholder_-1854013440"/>
          </w:placeholder>
        </w:sdtPr>
        <w:sdtEndPr/>
        <w:sdtContent>
          <w:r w:rsidR="00B65A8C" w:rsidRPr="00B65A8C">
            <w:rPr>
              <w:rFonts w:ascii="Times New Roman" w:hAnsi="Times New Roman" w:cs="Times New Roman"/>
              <w:color w:val="000000"/>
              <w:sz w:val="20"/>
              <w:szCs w:val="20"/>
            </w:rPr>
            <w:t>[21]</w:t>
          </w:r>
        </w:sdtContent>
      </w:sdt>
      <w:r w:rsidR="008649A5" w:rsidRPr="008649A5">
        <w:rPr>
          <w:rFonts w:ascii="Times New Roman" w:hAnsi="Times New Roman" w:cs="Times New Roman"/>
          <w:color w:val="000000"/>
          <w:sz w:val="20"/>
          <w:szCs w:val="20"/>
        </w:rPr>
        <w:t>.</w:t>
      </w:r>
      <w:r w:rsidR="002C1E9E">
        <w:rPr>
          <w:rFonts w:ascii="Times New Roman" w:hAnsi="Times New Roman" w:cs="Times New Roman"/>
          <w:color w:val="000000"/>
          <w:sz w:val="20"/>
          <w:szCs w:val="20"/>
        </w:rPr>
        <w:t xml:space="preserve"> </w:t>
      </w:r>
      <w:r w:rsidR="00942F35" w:rsidRPr="00942F35">
        <w:rPr>
          <w:rFonts w:ascii="Times New Roman" w:hAnsi="Times New Roman" w:cs="Times New Roman"/>
          <w:color w:val="000000"/>
          <w:sz w:val="20"/>
          <w:szCs w:val="20"/>
        </w:rPr>
        <w:t>Previous studies have also identified a spatial correlation between the percentage of Black residents and the number of COVID-19 deaths within Chicago neighborhoods</w:t>
      </w:r>
      <w:r w:rsidR="00D81E0F">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"/>
          <w:id w:val="-1148822355"/>
          <w:placeholder>
            <w:docPart w:val="DefaultPlaceholder_-1854013440"/>
          </w:placeholder>
        </w:sdtPr>
        <w:sdtEndPr/>
        <w:sdtContent>
          <w:r w:rsidR="00B65A8C" w:rsidRPr="00B65A8C">
            <w:rPr>
              <w:rFonts w:ascii="Times New Roman" w:hAnsi="Times New Roman" w:cs="Times New Roman"/>
              <w:color w:val="000000"/>
              <w:sz w:val="20"/>
              <w:szCs w:val="20"/>
            </w:rPr>
            <w:t>[22], [23]</w:t>
          </w:r>
        </w:sdtContent>
      </w:sdt>
      <w:r w:rsidR="00942F35" w:rsidRPr="00942F35">
        <w:rPr>
          <w:rFonts w:ascii="Times New Roman" w:hAnsi="Times New Roman" w:cs="Times New Roman"/>
          <w:color w:val="000000"/>
          <w:sz w:val="20"/>
          <w:szCs w:val="20"/>
        </w:rPr>
        <w:t>.</w:t>
      </w:r>
      <w:r w:rsidR="002F571D">
        <w:rPr>
          <w:rFonts w:ascii="Times New Roman" w:hAnsi="Times New Roman" w:cs="Times New Roman"/>
          <w:color w:val="000000"/>
          <w:sz w:val="20"/>
          <w:szCs w:val="20"/>
        </w:rPr>
        <w:t xml:space="preserve"> </w:t>
      </w:r>
      <w:r w:rsidR="002F571D" w:rsidRPr="002F571D">
        <w:rPr>
          <w:rFonts w:ascii="Times New Roman" w:hAnsi="Times New Roman" w:cs="Times New Roman"/>
          <w:color w:val="000000"/>
          <w:sz w:val="20"/>
          <w:szCs w:val="20"/>
        </w:rPr>
        <w:t>After</w:t>
      </w:r>
      <w:r w:rsidR="0027102B">
        <w:rPr>
          <w:rFonts w:ascii="Times New Roman" w:hAnsi="Times New Roman" w:cs="Times New Roman"/>
          <w:color w:val="000000"/>
          <w:sz w:val="20"/>
          <w:szCs w:val="20"/>
        </w:rPr>
        <w:t xml:space="preserve"> the approval of the</w:t>
      </w:r>
      <w:r w:rsidR="002F571D" w:rsidRPr="002F571D">
        <w:rPr>
          <w:rFonts w:ascii="Times New Roman" w:hAnsi="Times New Roman" w:cs="Times New Roman"/>
          <w:color w:val="000000"/>
          <w:sz w:val="20"/>
          <w:szCs w:val="20"/>
        </w:rPr>
        <w:t xml:space="preserve"> COVID-19 vaccines for emergency use by the</w:t>
      </w:r>
      <w:r w:rsidR="00A503C7">
        <w:rPr>
          <w:rFonts w:ascii="Times New Roman" w:hAnsi="Times New Roman" w:cs="Times New Roman"/>
          <w:color w:val="000000"/>
          <w:sz w:val="20"/>
          <w:szCs w:val="20"/>
        </w:rPr>
        <w:t xml:space="preserve"> </w:t>
      </w:r>
      <w:r w:rsidR="00A503C7" w:rsidRPr="00A503C7">
        <w:rPr>
          <w:rFonts w:ascii="Times New Roman" w:hAnsi="Times New Roman" w:cs="Times New Roman"/>
          <w:color w:val="000000"/>
          <w:sz w:val="20"/>
          <w:szCs w:val="20"/>
        </w:rPr>
        <w:t>US Food and Drug Administration</w:t>
      </w:r>
      <w:r w:rsidR="002F571D" w:rsidRPr="002F571D">
        <w:rPr>
          <w:rFonts w:ascii="Times New Roman" w:hAnsi="Times New Roman" w:cs="Times New Roman"/>
          <w:color w:val="000000"/>
          <w:sz w:val="20"/>
          <w:szCs w:val="20"/>
        </w:rPr>
        <w:t xml:space="preserve"> </w:t>
      </w:r>
      <w:r w:rsidR="00A503C7">
        <w:rPr>
          <w:rFonts w:ascii="Times New Roman" w:hAnsi="Times New Roman" w:cs="Times New Roman"/>
          <w:color w:val="000000"/>
          <w:sz w:val="20"/>
          <w:szCs w:val="20"/>
        </w:rPr>
        <w:t>(</w:t>
      </w:r>
      <w:r w:rsidR="002F571D" w:rsidRPr="002F571D">
        <w:rPr>
          <w:rFonts w:ascii="Times New Roman" w:hAnsi="Times New Roman" w:cs="Times New Roman"/>
          <w:color w:val="000000"/>
          <w:sz w:val="20"/>
          <w:szCs w:val="20"/>
        </w:rPr>
        <w:t>FDA</w:t>
      </w:r>
      <w:r w:rsidR="00A503C7">
        <w:rPr>
          <w:rFonts w:ascii="Times New Roman" w:hAnsi="Times New Roman" w:cs="Times New Roman"/>
          <w:color w:val="000000"/>
          <w:sz w:val="20"/>
          <w:szCs w:val="20"/>
        </w:rPr>
        <w:t>)</w:t>
      </w:r>
      <w:r w:rsidR="002F571D" w:rsidRPr="002F571D">
        <w:rPr>
          <w:rFonts w:ascii="Times New Roman" w:hAnsi="Times New Roman" w:cs="Times New Roman"/>
          <w:color w:val="000000"/>
          <w:sz w:val="20"/>
          <w:szCs w:val="20"/>
        </w:rPr>
        <w:t xml:space="preserve">, the goal across the country was to make sure that racial inequalities in COVID-19 outcomes were reduced. However, in many large cities, it was often the wealthier, </w:t>
      </w:r>
      <w:r w:rsidR="002F571D" w:rsidRPr="002F571D">
        <w:rPr>
          <w:rFonts w:ascii="Times New Roman" w:hAnsi="Times New Roman" w:cs="Times New Roman"/>
          <w:color w:val="000000"/>
          <w:sz w:val="20"/>
          <w:szCs w:val="20"/>
        </w:rPr>
        <w:lastRenderedPageBreak/>
        <w:t>predominantly White neighborhoods that got the vaccines first, instead of the communities that were most affected by the virus</w:t>
      </w:r>
      <w:r w:rsidR="009C5BB3">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XX0="/>
          <w:id w:val="-1835061137"/>
          <w:placeholder>
            <w:docPart w:val="DefaultPlaceholder_-1854013440"/>
          </w:placeholder>
        </w:sdtPr>
        <w:sdtEndPr/>
        <w:sdtContent>
          <w:r w:rsidR="00B65A8C" w:rsidRPr="00B65A8C">
            <w:rPr>
              <w:rFonts w:ascii="Times New Roman" w:hAnsi="Times New Roman" w:cs="Times New Roman"/>
              <w:color w:val="000000"/>
              <w:sz w:val="20"/>
              <w:szCs w:val="20"/>
            </w:rPr>
            <w:t>[24]</w:t>
          </w:r>
        </w:sdtContent>
      </w:sdt>
      <w:r w:rsidR="002F571D" w:rsidRPr="002F571D">
        <w:rPr>
          <w:rFonts w:ascii="Times New Roman" w:hAnsi="Times New Roman" w:cs="Times New Roman"/>
          <w:color w:val="000000"/>
          <w:sz w:val="20"/>
          <w:szCs w:val="20"/>
        </w:rPr>
        <w:t>.</w:t>
      </w:r>
      <w:r w:rsidR="0027102B">
        <w:rPr>
          <w:rFonts w:ascii="Times New Roman" w:hAnsi="Times New Roman" w:cs="Times New Roman"/>
          <w:color w:val="000000"/>
          <w:sz w:val="20"/>
          <w:szCs w:val="20"/>
        </w:rPr>
        <w:t xml:space="preserve"> </w:t>
      </w:r>
    </w:p>
    <w:p w14:paraId="6C54F9D0" w14:textId="77777777" w:rsidR="00FD0B0E"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University of Illinois System’s SHIELD Illinois (also </w:t>
      </w:r>
      <w:sdt>
        <w:sdtPr>
          <w:tag w:val="goog_rdk_33"/>
          <w:id w:val="888614174"/>
        </w:sdtPr>
        <w:sdtEndPr/>
        <w:sdtContent>
          <w:ins w:id="0" w:author="Sina Ansari" w:date="2024-08-16T03:16:00Z">
            <w:r>
              <w:rPr>
                <w:rFonts w:ascii="Times New Roman" w:eastAsia="Times New Roman" w:hAnsi="Times New Roman" w:cs="Times New Roman"/>
                <w:sz w:val="20"/>
                <w:szCs w:val="20"/>
              </w:rPr>
              <w:t>called</w:t>
            </w:r>
          </w:ins>
        </w:sdtContent>
      </w:sdt>
      <w:sdt>
        <w:sdtPr>
          <w:tag w:val="goog_rdk_34"/>
          <w:id w:val="483971915"/>
        </w:sdtPr>
        <w:sdtEndPr/>
        <w:sdtContent>
          <w:del w:id="1" w:author="Sina Ansari" w:date="2024-08-16T03:16:00Z">
            <w:r>
              <w:rPr>
                <w:rFonts w:ascii="Times New Roman" w:eastAsia="Times New Roman" w:hAnsi="Times New Roman" w:cs="Times New Roman"/>
                <w:sz w:val="20"/>
                <w:szCs w:val="20"/>
              </w:rPr>
              <w:delText>referred to as</w:delText>
            </w:r>
          </w:del>
        </w:sdtContent>
      </w:sdt>
      <w:r>
        <w:rPr>
          <w:rFonts w:ascii="Times New Roman" w:eastAsia="Times New Roman" w:hAnsi="Times New Roman" w:cs="Times New Roman"/>
          <w:sz w:val="20"/>
          <w:szCs w:val="20"/>
        </w:rPr>
        <w:t xml:space="preserve"> SHIELD) </w:t>
      </w:r>
      <w:sdt>
        <w:sdtPr>
          <w:tag w:val="goog_rdk_35"/>
          <w:id w:val="1472409844"/>
        </w:sdtPr>
        <w:sdtEndPr/>
        <w:sdtContent>
          <w:del w:id="2" w:author="Sina Ansari" w:date="2024-08-16T13:49:00Z">
            <w:r>
              <w:rPr>
                <w:rFonts w:ascii="Times New Roman" w:eastAsia="Times New Roman" w:hAnsi="Times New Roman" w:cs="Times New Roman"/>
                <w:sz w:val="20"/>
                <w:szCs w:val="20"/>
              </w:rPr>
              <w:delText xml:space="preserve">aims to </w:delText>
            </w:r>
          </w:del>
        </w:sdtContent>
      </w:sdt>
      <w:r>
        <w:rPr>
          <w:rFonts w:ascii="Times New Roman" w:eastAsia="Times New Roman" w:hAnsi="Times New Roman" w:cs="Times New Roman"/>
          <w:sz w:val="20"/>
          <w:szCs w:val="20"/>
        </w:rPr>
        <w:t xml:space="preserve">provided the cutting-edge saliva-based COVID-19 test to K–12 schools, colleges, universities, businesses, and the public throughout </w:t>
      </w:r>
      <w:sdt>
        <w:sdtPr>
          <w:tag w:val="goog_rdk_36"/>
          <w:id w:val="1479725289"/>
        </w:sdtPr>
        <w:sdtEndPr/>
        <w:sdtContent>
          <w:del w:id="3" w:author="Sina Ansari" w:date="2024-08-16T03:16:00Z">
            <w:r>
              <w:rPr>
                <w:rFonts w:ascii="Times New Roman" w:eastAsia="Times New Roman" w:hAnsi="Times New Roman" w:cs="Times New Roman"/>
                <w:sz w:val="20"/>
                <w:szCs w:val="20"/>
              </w:rPr>
              <w:delText xml:space="preserve">the state of </w:delText>
            </w:r>
          </w:del>
        </w:sdtContent>
      </w:sdt>
      <w:r>
        <w:rPr>
          <w:rFonts w:ascii="Times New Roman" w:eastAsia="Times New Roman" w:hAnsi="Times New Roman" w:cs="Times New Roman"/>
          <w:sz w:val="20"/>
          <w:szCs w:val="20"/>
        </w:rPr>
        <w:t xml:space="preserve">Illinois. Testing for SHIELD started in the </w:t>
      </w:r>
      <w:sdt>
        <w:sdtPr>
          <w:tag w:val="goog_rdk_37"/>
          <w:id w:val="-587547559"/>
        </w:sdtPr>
        <w:sdtEndPr/>
        <w:sdtContent>
          <w:ins w:id="4" w:author="Sina Ansari" w:date="2024-08-16T13:50:00Z">
            <w:r>
              <w:rPr>
                <w:rFonts w:ascii="Times New Roman" w:eastAsia="Times New Roman" w:hAnsi="Times New Roman" w:cs="Times New Roman"/>
                <w:sz w:val="20"/>
                <w:szCs w:val="20"/>
              </w:rPr>
              <w:t>F</w:t>
            </w:r>
          </w:ins>
        </w:sdtContent>
      </w:sdt>
      <w:sdt>
        <w:sdtPr>
          <w:tag w:val="goog_rdk_38"/>
          <w:id w:val="421769389"/>
        </w:sdtPr>
        <w:sdtEndPr/>
        <w:sdtContent>
          <w:del w:id="5" w:author="Sina Ansari" w:date="2024-08-16T13:50:00Z">
            <w:r>
              <w:rPr>
                <w:rFonts w:ascii="Times New Roman" w:eastAsia="Times New Roman" w:hAnsi="Times New Roman" w:cs="Times New Roman"/>
                <w:sz w:val="20"/>
                <w:szCs w:val="20"/>
              </w:rPr>
              <w:delText>f</w:delText>
            </w:r>
          </w:del>
        </w:sdtContent>
      </w:sdt>
      <w:r>
        <w:rPr>
          <w:rFonts w:ascii="Times New Roman" w:eastAsia="Times New Roman" w:hAnsi="Times New Roman" w:cs="Times New Roman"/>
          <w:sz w:val="20"/>
          <w:szCs w:val="20"/>
        </w:rPr>
        <w:t xml:space="preserve">all of 2020 and expanded quickly. In </w:t>
      </w:r>
      <w:sdt>
        <w:sdtPr>
          <w:tag w:val="goog_rdk_39"/>
          <w:id w:val="1020044090"/>
        </w:sdtPr>
        <w:sdtEndPr/>
        <w:sdtContent>
          <w:ins w:id="6" w:author="Sina Ansari" w:date="2024-08-16T13:50:00Z">
            <w:r>
              <w:rPr>
                <w:rFonts w:ascii="Times New Roman" w:eastAsia="Times New Roman" w:hAnsi="Times New Roman" w:cs="Times New Roman"/>
                <w:sz w:val="20"/>
                <w:szCs w:val="20"/>
              </w:rPr>
              <w:t xml:space="preserve">Fall 2020, SHIELD processed less than 5,000 tests; by May 2021, it processed 85,500 tests; </w:t>
            </w:r>
          </w:ins>
        </w:sdtContent>
      </w:sdt>
      <w:sdt>
        <w:sdtPr>
          <w:tag w:val="goog_rdk_40"/>
          <w:id w:val="1447270987"/>
        </w:sdtPr>
        <w:sdtEndPr/>
        <w:sdtContent>
          <w:del w:id="7" w:author="Sina Ansari" w:date="2024-08-16T13:50:00Z">
            <w:r>
              <w:rPr>
                <w:rFonts w:ascii="Times New Roman" w:eastAsia="Times New Roman" w:hAnsi="Times New Roman" w:cs="Times New Roman"/>
                <w:sz w:val="20"/>
                <w:szCs w:val="20"/>
              </w:rPr>
              <w:delText xml:space="preserve">the </w:delText>
            </w:r>
          </w:del>
        </w:sdtContent>
      </w:sdt>
      <w:sdt>
        <w:sdtPr>
          <w:tag w:val="goog_rdk_41"/>
          <w:id w:val="-857580208"/>
        </w:sdtPr>
        <w:sdtEndPr/>
        <w:sdtContent>
          <w:customXmlInsRangeStart w:id="8" w:author="Sina Ansari" w:date="2024-08-16T13:50:00Z"/>
          <w:sdt>
            <w:sdtPr>
              <w:tag w:val="goog_rdk_42"/>
              <w:id w:val="-1689903745"/>
            </w:sdtPr>
            <w:sdtEndPr/>
            <w:sdtContent>
              <w:customXmlInsRangeEnd w:id="8"/>
              <w:ins w:id="9" w:author="Sina Ansari" w:date="2024-08-16T13:50:00Z">
                <w:del w:id="10" w:author="Sina Ansari" w:date="2024-08-16T13:50:00Z">
                  <w:r>
                    <w:rPr>
                      <w:rFonts w:ascii="Times New Roman" w:eastAsia="Times New Roman" w:hAnsi="Times New Roman" w:cs="Times New Roman"/>
                      <w:sz w:val="20"/>
                      <w:szCs w:val="20"/>
                    </w:rPr>
                    <w:delText>F</w:delText>
                  </w:r>
                </w:del>
              </w:ins>
              <w:customXmlInsRangeStart w:id="11" w:author="Sina Ansari" w:date="2024-08-16T13:50:00Z"/>
            </w:sdtContent>
          </w:sdt>
          <w:customXmlInsRangeEnd w:id="11"/>
        </w:sdtContent>
      </w:sdt>
      <w:sdt>
        <w:sdtPr>
          <w:tag w:val="goog_rdk_43"/>
          <w:id w:val="664752316"/>
        </w:sdtPr>
        <w:sdtEndPr/>
        <w:sdtContent>
          <w:del w:id="12" w:author="Sina Ansari" w:date="2024-08-16T13:50:00Z">
            <w:r>
              <w:rPr>
                <w:rFonts w:ascii="Times New Roman" w:eastAsia="Times New Roman" w:hAnsi="Times New Roman" w:cs="Times New Roman"/>
                <w:sz w:val="20"/>
                <w:szCs w:val="20"/>
              </w:rPr>
              <w:delText xml:space="preserve">fall of 2020, SHIELD processed less than 5,000 tests; by May 2021, it processed 85,500 tests; and </w:delText>
            </w:r>
          </w:del>
        </w:sdtContent>
      </w:sdt>
      <w:r>
        <w:rPr>
          <w:rFonts w:ascii="Times New Roman" w:eastAsia="Times New Roman" w:hAnsi="Times New Roman" w:cs="Times New Roman"/>
          <w:sz w:val="20"/>
          <w:szCs w:val="20"/>
        </w:rPr>
        <w:t>by January 2022, it processed slightly under 900,000 tests. In May 2022, SHIEL</w:t>
      </w:r>
      <w:r w:rsidR="00126CFB">
        <w:rPr>
          <w:rFonts w:ascii="Times New Roman" w:eastAsia="Times New Roman" w:hAnsi="Times New Roman" w:cs="Times New Roman"/>
          <w:sz w:val="20"/>
          <w:szCs w:val="20"/>
        </w:rPr>
        <w:t>D</w:t>
      </w:r>
      <w:r>
        <w:rPr>
          <w:rFonts w:ascii="Times New Roman" w:eastAsia="Times New Roman" w:hAnsi="Times New Roman" w:cs="Times New Roman"/>
          <w:sz w:val="20"/>
          <w:szCs w:val="20"/>
        </w:rPr>
        <w:t xml:space="preserve"> cleared the 6-million-test level</w:t>
      </w:r>
      <w:sdt>
        <w:sdtPr>
          <w:tag w:val="goog_rdk_45"/>
          <w:id w:val="30550024"/>
        </w:sdtPr>
        <w:sdtEndPr/>
        <w:sdtContent>
          <w:ins w:id="13" w:author="Sina Ansari" w:date="2024-08-16T03:16:00Z">
            <w:r>
              <w:rPr>
                <w:rFonts w:ascii="Times New Roman" w:eastAsia="Times New Roman" w:hAnsi="Times New Roman" w:cs="Times New Roman"/>
                <w:sz w:val="20"/>
                <w:szCs w:val="20"/>
              </w:rPr>
              <w:t>; in</w:t>
            </w:r>
          </w:ins>
        </w:sdtContent>
      </w:sdt>
      <w:sdt>
        <w:sdtPr>
          <w:tag w:val="goog_rdk_46"/>
          <w:id w:val="52436730"/>
        </w:sdtPr>
        <w:sdtEndPr/>
        <w:sdtContent>
          <w:del w:id="14" w:author="Sina Ansari" w:date="2024-08-16T03:16:00Z">
            <w:r>
              <w:rPr>
                <w:rFonts w:ascii="Times New Roman" w:eastAsia="Times New Roman" w:hAnsi="Times New Roman" w:cs="Times New Roman"/>
                <w:sz w:val="20"/>
                <w:szCs w:val="20"/>
              </w:rPr>
              <w:delText>, and in</w:delText>
            </w:r>
          </w:del>
        </w:sdtContent>
      </w:sdt>
      <w:r>
        <w:rPr>
          <w:rFonts w:ascii="Times New Roman" w:eastAsia="Times New Roman" w:hAnsi="Times New Roman" w:cs="Times New Roman"/>
          <w:sz w:val="20"/>
          <w:szCs w:val="20"/>
        </w:rPr>
        <w:t xml:space="preserve"> February 2023, it surpassed the 7-million-test threshold</w:t>
      </w:r>
      <w:r w:rsidR="001E233E">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ODU3ZjZiYjctMDdjYy00MDg4LTk3ZDUtNjJkYTIyYTcyYWVlIiwicHJvcGVydGllcyI6eyJub3RlSW5kZXgiOjB9LCJpc0VkaXRlZCI6ZmFsc2UsIm1hbnVhbE92ZXJyaWRlIjp7ImlzTWFudWFsbHlPdmVycmlkZGVuIjpmYWxzZSwiY2l0ZXByb2NUZXh0IjoiWzI1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
          <w:id w:val="1246073108"/>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[25]</w:t>
          </w:r>
        </w:sdtContent>
      </w:sdt>
      <w:r>
        <w:rPr>
          <w:rFonts w:ascii="Times New Roman" w:eastAsia="Times New Roman" w:hAnsi="Times New Roman" w:cs="Times New Roman"/>
          <w:sz w:val="20"/>
          <w:szCs w:val="20"/>
        </w:rPr>
        <w:t xml:space="preserve">. </w:t>
      </w:r>
      <w:r w:rsidR="009F3E1C">
        <w:rPr>
          <w:rFonts w:ascii="Times New Roman" w:eastAsia="Times New Roman" w:hAnsi="Times New Roman" w:cs="Times New Roman"/>
          <w:sz w:val="20"/>
          <w:szCs w:val="20"/>
        </w:rPr>
        <w:t xml:space="preserve">Saidani et al., (2021) </w:t>
      </w:r>
      <w:sdt>
        <w:sdtPr>
          <w:rPr>
            <w:rFonts w:ascii="Times New Roman" w:eastAsia="Times New Roman" w:hAnsi="Times New Roman" w:cs="Times New Roman"/>
            <w:color w:val="000000"/>
            <w:sz w:val="20"/>
            <w:szCs w:val="20"/>
          </w:rPr>
          <w:tag w:val="MENDELEY_CITATION_v3_eyJjaXRhdGlvbklEIjoiTUVOREVMRVlfQ0lUQVRJT05fYTBkZDg3MTUtYzc5Ni00ODU1LTgzMzUtNTcwZjY5ZTdiOTk2IiwicHJvcGVydGllcyI6eyJub3RlSW5kZXgiOjB9LCJpc0VkaXRlZCI6ZmFsc2UsIm1hbnVhbE92ZXJyaWRlIjp7ImlzTWFudWFsbHlPdmVycmlkZGVuIjpmYWxzZSwiY2l0ZXByb2NUZXh0IjoiWzI2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[26]</w:t>
          </w:r>
        </w:sdtContent>
      </w:sdt>
      <w:r w:rsidR="007E3ABC">
        <w:rPr>
          <w:rFonts w:ascii="Times New Roman" w:eastAsia="Times New Roman" w:hAnsi="Times New Roman" w:cs="Times New Roman"/>
          <w:color w:val="000000"/>
          <w:sz w:val="20"/>
          <w:szCs w:val="20"/>
        </w:rPr>
        <w:t xml:space="preserve"> </w:t>
      </w:r>
      <w:r w:rsidR="00096BCA" w:rsidRPr="00096BCA">
        <w:rPr>
          <w:rFonts w:ascii="Times New Roman" w:eastAsia="Times New Roman" w:hAnsi="Times New Roman" w:cs="Times New Roman"/>
          <w:color w:val="000000"/>
          <w:sz w:val="20"/>
          <w:szCs w:val="20"/>
        </w:rPr>
        <w:t>utilized SHIELD data to determine the optimal number of machines and operators required for different workstations, taking into account the available resources and the daily sample testing rate</w:t>
      </w:r>
      <w:r w:rsidR="000A2825">
        <w:rPr>
          <w:rFonts w:ascii="Times New Roman" w:hAnsi="Times New Roman" w:cs="Times New Roman"/>
          <w:color w:val="202020"/>
          <w:sz w:val="20"/>
          <w:szCs w:val="20"/>
        </w:rPr>
        <w:t xml:space="preserve">. </w:t>
      </w:r>
      <w:r w:rsidR="00DF11B2">
        <w:rPr>
          <w:rFonts w:ascii="Times New Roman" w:hAnsi="Times New Roman" w:cs="Times New Roman"/>
          <w:color w:val="202020"/>
          <w:sz w:val="20"/>
          <w:szCs w:val="20"/>
        </w:rPr>
        <w:t xml:space="preserve">Holman et al., (2023) </w:t>
      </w:r>
      <w:sdt>
        <w:sdtPr>
          <w:rPr>
            <w:rFonts w:ascii="Times New Roman" w:hAnsi="Times New Roman" w:cs="Times New Roman"/>
            <w:color w:val="000000"/>
            <w:sz w:val="20"/>
            <w:szCs w:val="20"/>
          </w:rPr>
          <w:tag w:val="MENDELEY_CITATION_v3_eyJjaXRhdGlvbklEIjoiTUVOREVMRVlfQ0lUQVRJT05fNjdmYzY0MzEtMmMxYy00MDM0LWFiMWEtN2E4MWUwYzAxOTk0IiwicHJvcGVydGllcyI6eyJub3RlSW5kZXgiOjB9LCJpc0VkaXRlZCI6ZmFsc2UsIm1hbnVhbE92ZXJyaWRlIjp7ImlzTWFudWFsbHlPdmVycmlkZGVuIjpmYWxzZSwiY2l0ZXByb2NUZXh0IjoiWzI3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DefaultPlaceholder_-1854013440"/>
          </w:placeholder>
        </w:sdtPr>
        <w:sdtEndPr/>
        <w:sdtContent>
          <w:r w:rsidR="00B65A8C" w:rsidRPr="00B65A8C">
            <w:rPr>
              <w:rFonts w:ascii="Times New Roman" w:hAnsi="Times New Roman" w:cs="Times New Roman"/>
              <w:color w:val="000000"/>
              <w:sz w:val="20"/>
              <w:szCs w:val="20"/>
            </w:rPr>
            <w:t>[27]</w:t>
          </w:r>
        </w:sdtContent>
      </w:sdt>
      <w:r w:rsidR="00DF11B2">
        <w:rPr>
          <w:rFonts w:ascii="Times New Roman" w:hAnsi="Times New Roman" w:cs="Times New Roman"/>
          <w:color w:val="000000"/>
          <w:sz w:val="20"/>
          <w:szCs w:val="20"/>
        </w:rPr>
        <w:t xml:space="preserve"> </w:t>
      </w:r>
      <w:r w:rsidR="00EF3904" w:rsidRPr="00EF3904">
        <w:rPr>
          <w:rFonts w:ascii="Times New Roman" w:hAnsi="Times New Roman" w:cs="Times New Roman"/>
          <w:color w:val="000000"/>
          <w:sz w:val="20"/>
          <w:szCs w:val="20"/>
        </w:rPr>
        <w:t>also leveraged SHIELD data to explore COVID-19 transmission in early care and education (ECE) settings through the implementation of a Test to Stay (TTS) strategy. Their findings revealed that transmission rates were low in ECE facilities during the study period. Moreover, serial testing after COVID-19 exposure among children and staff proved to be an effective strategy, enabling children to continue attending in-person and allowing parents to avoid missing workdays</w:t>
      </w:r>
      <w:r w:rsidR="005D7985" w:rsidRPr="005D7985">
        <w:rPr>
          <w:rFonts w:ascii="Times New Roman" w:hAnsi="Times New Roman" w:cs="Times New Roman"/>
          <w:sz w:val="20"/>
          <w:szCs w:val="20"/>
        </w:rPr>
        <w:t>.</w:t>
      </w:r>
      <w:r w:rsidR="00466A13">
        <w:rPr>
          <w:rFonts w:ascii="Times New Roman" w:hAnsi="Times New Roman" w:cs="Times New Roman"/>
          <w:sz w:val="20"/>
          <w:szCs w:val="20"/>
        </w:rPr>
        <w:t xml:space="preserve"> </w:t>
      </w:r>
      <w:r w:rsidR="00D6573D">
        <w:rPr>
          <w:rFonts w:ascii="Times New Roman" w:hAnsi="Times New Roman" w:cs="Times New Roman"/>
          <w:sz w:val="20"/>
          <w:szCs w:val="20"/>
        </w:rPr>
        <w:t>Ivanov et al., (</w:t>
      </w:r>
      <w:r w:rsidR="00DA157A">
        <w:rPr>
          <w:rFonts w:ascii="Times New Roman" w:hAnsi="Times New Roman" w:cs="Times New Roman"/>
          <w:sz w:val="20"/>
          <w:szCs w:val="20"/>
        </w:rPr>
        <w:t xml:space="preserve">2023) </w:t>
      </w:r>
      <w:sdt>
        <w:sdtPr>
          <w:rPr>
            <w:rFonts w:ascii="Times New Roman" w:hAnsi="Times New Roman" w:cs="Times New Roman"/>
            <w:color w:val="000000"/>
            <w:sz w:val="20"/>
            <w:szCs w:val="20"/>
          </w:rPr>
          <w:tag w:val="MENDELEY_CITATION_v3_eyJjaXRhdGlvbklEIjoiTUVOREVMRVlfQ0lUQVRJT05fZTZkYjU0YzgtYWRmNC00OTgzLWJmOWQtYTZiOGMxNDBjNjc0IiwicHJvcGVydGllcyI6eyJub3RlSW5kZXgiOjB9LCJpc0VkaXRlZCI6ZmFsc2UsIm1hbnVhbE92ZXJyaWRlIjp7ImlzTWFudWFsbHlPdmVycmlkZGVuIjpmYWxzZSwiY2l0ZXByb2NUZXh0IjoiWzI4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DefaultPlaceholder_-1854013440"/>
          </w:placeholder>
        </w:sdtPr>
        <w:sdtEndPr/>
        <w:sdtContent>
          <w:r w:rsidR="00B65A8C" w:rsidRPr="00B65A8C">
            <w:rPr>
              <w:rFonts w:ascii="Times New Roman" w:hAnsi="Times New Roman" w:cs="Times New Roman"/>
              <w:color w:val="000000"/>
              <w:sz w:val="20"/>
              <w:szCs w:val="20"/>
            </w:rPr>
            <w:t>[28]</w:t>
          </w:r>
        </w:sdtContent>
      </w:sdt>
      <w:r w:rsidR="00DA157A">
        <w:rPr>
          <w:rFonts w:ascii="Times New Roman" w:hAnsi="Times New Roman" w:cs="Times New Roman"/>
          <w:color w:val="000000"/>
          <w:sz w:val="20"/>
          <w:szCs w:val="20"/>
        </w:rPr>
        <w:t xml:space="preserve"> </w:t>
      </w:r>
      <w:r w:rsidR="00EF3904" w:rsidRPr="00EF3904">
        <w:rPr>
          <w:rFonts w:ascii="Times New Roman" w:hAnsi="Times New Roman" w:cs="Times New Roman"/>
          <w:color w:val="000000"/>
          <w:sz w:val="20"/>
          <w:szCs w:val="20"/>
        </w:rPr>
        <w:t>examined the effects of two different enrollment policies on testing and positivity rates using data from 259 schools in Illinois. Their results indicated a 42.6% higher testing rate and a 33.1% lower positivity rate in schools that adopted an opt-out policy. If all schools had implemented this policy, it could have prevented 20% of the total lost school days.</w:t>
      </w:r>
      <w:r w:rsidR="00877B08">
        <w:rPr>
          <w:rFonts w:ascii="Times New Roman" w:eastAsia="Times New Roman" w:hAnsi="Times New Roman" w:cs="Times New Roman"/>
          <w:sz w:val="20"/>
          <w:szCs w:val="20"/>
        </w:rPr>
        <w:t xml:space="preserve"> </w:t>
      </w:r>
    </w:p>
    <w:p w14:paraId="00000018" w14:textId="3AE13257" w:rsidR="00743DF7" w:rsidRPr="0027102B" w:rsidRDefault="005A17FB">
      <w:pPr>
        <w:spacing w:after="0" w:line="360" w:lineRule="auto"/>
        <w:jc w:val="both"/>
        <w:rPr>
          <w:rFonts w:ascii="Times New Roman" w:hAnsi="Times New Roman" w:cs="Times New Roman"/>
          <w:color w:val="000000"/>
          <w:sz w:val="20"/>
          <w:szCs w:val="20"/>
        </w:rPr>
      </w:pPr>
      <w:r>
        <w:rPr>
          <w:rFonts w:ascii="Times New Roman" w:eastAsia="Times New Roman" w:hAnsi="Times New Roman" w:cs="Times New Roman"/>
          <w:sz w:val="20"/>
          <w:szCs w:val="20"/>
        </w:rPr>
        <w:t xml:space="preserve">While the program has successfully increased testing rates across Illinois, its effectiveness in improving </w:t>
      </w:r>
      <w:sdt>
        <w:sdtPr>
          <w:tag w:val="goog_rdk_48"/>
          <w:id w:val="505017615"/>
        </w:sdtPr>
        <w:sdtEndPr/>
        <w:sdtContent>
          <w:ins w:id="15" w:author="Sina Ansari" w:date="2024-08-16T03:16:00Z">
            <w:r>
              <w:rPr>
                <w:rFonts w:ascii="Times New Roman" w:eastAsia="Times New Roman" w:hAnsi="Times New Roman" w:cs="Times New Roman"/>
                <w:sz w:val="20"/>
                <w:szCs w:val="20"/>
              </w:rPr>
              <w:t>COVID-19</w:t>
            </w:r>
          </w:ins>
        </w:sdtContent>
      </w:sdt>
      <w:sdt>
        <w:sdtPr>
          <w:tag w:val="goog_rdk_49"/>
          <w:id w:val="-1332370109"/>
        </w:sdtPr>
        <w:sdtEndPr/>
        <w:sdtContent>
          <w:del w:id="16" w:author="Sina Ansari" w:date="2024-08-16T03:16: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outcomes in </w:t>
      </w:r>
      <w:r w:rsidR="00EB4063">
        <w:rPr>
          <w:rFonts w:ascii="Times New Roman" w:eastAsia="Times New Roman" w:hAnsi="Times New Roman" w:cs="Times New Roman"/>
          <w:sz w:val="20"/>
          <w:szCs w:val="20"/>
        </w:rPr>
        <w:t>disadvantaged</w:t>
      </w:r>
      <w:r>
        <w:rPr>
          <w:rFonts w:ascii="Times New Roman" w:eastAsia="Times New Roman" w:hAnsi="Times New Roman" w:cs="Times New Roman"/>
          <w:sz w:val="20"/>
          <w:szCs w:val="20"/>
        </w:rPr>
        <w:t xml:space="preserve"> communities remains unclear. </w:t>
      </w:r>
      <w:sdt>
        <w:sdtPr>
          <w:tag w:val="goog_rdk_50"/>
          <w:id w:val="1249925908"/>
        </w:sdtPr>
        <w:sdtEndPr/>
        <w:sdtContent>
          <w:commentRangeStart w:id="17"/>
        </w:sdtContent>
      </w:sdt>
      <w:r>
        <w:rPr>
          <w:rFonts w:ascii="Times New Roman" w:eastAsia="Times New Roman" w:hAnsi="Times New Roman" w:cs="Times New Roman"/>
          <w:sz w:val="20"/>
          <w:szCs w:val="20"/>
        </w:rPr>
        <w:t>The program has amassed extensive data on testing, encompassing the number and types of tests conducted, test results, and demographic information of those tested</w:t>
      </w:r>
      <w:commentRangeEnd w:id="17"/>
      <w:r>
        <w:commentReference w:id="17"/>
      </w:r>
      <w:r>
        <w:rPr>
          <w:rFonts w:ascii="Times New Roman" w:eastAsia="Times New Roman" w:hAnsi="Times New Roman" w:cs="Times New Roman"/>
          <w:sz w:val="20"/>
          <w:szCs w:val="20"/>
        </w:rPr>
        <w:t xml:space="preserve">. This presents a unique opportunity to gain a comprehensive understanding of the impact of SHIELD Illinois on the health of </w:t>
      </w:r>
      <w:r w:rsidR="005A46EE">
        <w:rPr>
          <w:rFonts w:ascii="Times New Roman" w:eastAsia="Times New Roman" w:hAnsi="Times New Roman" w:cs="Times New Roman"/>
          <w:sz w:val="20"/>
          <w:szCs w:val="20"/>
        </w:rPr>
        <w:t>disadvantaged</w:t>
      </w:r>
      <w:r>
        <w:rPr>
          <w:rFonts w:ascii="Times New Roman" w:eastAsia="Times New Roman" w:hAnsi="Times New Roman" w:cs="Times New Roman"/>
          <w:sz w:val="20"/>
          <w:szCs w:val="20"/>
        </w:rPr>
        <w:t xml:space="preserve"> communities in Chicago, especially when combined with data from the Chicago Department of Public Health and Electronic Health Records. </w:t>
      </w:r>
    </w:p>
    <w:p w14:paraId="00000019" w14:textId="6BE299EE" w:rsidR="00743DF7" w:rsidRPr="003571D9" w:rsidRDefault="005A17FB">
      <w:pPr>
        <w:spacing w:after="120" w:line="360" w:lineRule="auto"/>
        <w:jc w:val="both"/>
        <w:rPr>
          <w:sz w:val="20"/>
          <w:szCs w:val="20"/>
        </w:rPr>
      </w:pPr>
      <w:sdt>
        <w:sdtPr>
          <w:tag w:val="goog_rdk_52"/>
          <w:id w:val="-1475291503"/>
        </w:sdtPr>
        <w:sdtEndPr/>
        <w:sdtContent>
          <w:sdt>
            <w:sdtPr>
              <w:tag w:val="goog_rdk_53"/>
              <w:id w:val="-209110119"/>
            </w:sdtPr>
            <w:sdtEndPr/>
            <w:sdtContent>
              <w:commentRangeStart w:id="18"/>
              <w:commentRangeStart w:id="19"/>
            </w:sdtContent>
          </w:sdt>
          <w:ins w:id="20" w:author="Sina Ansari" w:date="2024-08-16T03:16:00Z">
            <w:r>
              <w:rPr>
                <w:rFonts w:ascii="Times New Roman" w:eastAsia="Times New Roman" w:hAnsi="Times New Roman" w:cs="Times New Roman"/>
                <w:sz w:val="20"/>
                <w:szCs w:val="20"/>
              </w:rPr>
              <w:t>In this paper, we</w:t>
            </w:r>
          </w:ins>
        </w:sdtContent>
      </w:sdt>
      <w:sdt>
        <w:sdtPr>
          <w:tag w:val="goog_rdk_54"/>
          <w:id w:val="-349559669"/>
        </w:sdtPr>
        <w:sdtEndPr/>
        <w:sdtContent>
          <w:del w:id="21" w:author="Sina Ansari" w:date="2024-08-16T03:16:00Z">
            <w:r>
              <w:rPr>
                <w:rFonts w:ascii="Times New Roman" w:eastAsia="Times New Roman" w:hAnsi="Times New Roman" w:cs="Times New Roman"/>
                <w:sz w:val="20"/>
                <w:szCs w:val="20"/>
              </w:rPr>
              <w:delText>Our aim is to</w:delText>
            </w:r>
          </w:del>
        </w:sdtContent>
      </w:sdt>
      <w:r>
        <w:rPr>
          <w:rFonts w:ascii="Times New Roman" w:eastAsia="Times New Roman" w:hAnsi="Times New Roman" w:cs="Times New Roman"/>
          <w:sz w:val="20"/>
          <w:szCs w:val="20"/>
        </w:rPr>
        <w:t xml:space="preserve"> evaluate the relation between the </w:t>
      </w:r>
      <w:sdt>
        <w:sdtPr>
          <w:tag w:val="goog_rdk_55"/>
          <w:id w:val="833262758"/>
        </w:sdtPr>
        <w:sdtEndPr/>
        <w:sdtContent>
          <w:ins w:id="22" w:author="Sina Ansari" w:date="2024-08-16T13:52:00Z">
            <w:r>
              <w:rPr>
                <w:rFonts w:ascii="Times New Roman" w:eastAsia="Times New Roman" w:hAnsi="Times New Roman" w:cs="Times New Roman"/>
                <w:sz w:val="20"/>
                <w:szCs w:val="20"/>
              </w:rPr>
              <w:t xml:space="preserve">(effective) </w:t>
            </w:r>
          </w:ins>
        </w:sdtContent>
      </w:sdt>
      <w:r>
        <w:rPr>
          <w:rFonts w:ascii="Times New Roman" w:eastAsia="Times New Roman" w:hAnsi="Times New Roman" w:cs="Times New Roman"/>
          <w:sz w:val="20"/>
          <w:szCs w:val="20"/>
        </w:rPr>
        <w:t>number of SHIELD test centers on COVID-19 ICU admission rates across the different COVID-19 waves (i.e., Alpha, Delta, and Omicron).</w:t>
      </w:r>
      <w:r w:rsidR="00663DA7">
        <w:rPr>
          <w:rFonts w:ascii="Times New Roman" w:eastAsia="Times New Roman" w:hAnsi="Times New Roman" w:cs="Times New Roman"/>
          <w:sz w:val="20"/>
          <w:szCs w:val="20"/>
        </w:rPr>
        <w:t xml:space="preserve"> </w:t>
      </w:r>
      <w:r w:rsidR="00890BED" w:rsidRPr="00890BED">
        <w:rPr>
          <w:rFonts w:ascii="Times New Roman" w:eastAsia="Times New Roman" w:hAnsi="Times New Roman" w:cs="Times New Roman"/>
          <w:sz w:val="20"/>
          <w:szCs w:val="20"/>
        </w:rPr>
        <w:t>The Beta and Gamma COVID-19 waves are not taken into account because of the small number of patients involved</w:t>
      </w:r>
      <w:r w:rsidR="00890BED">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GY4NmM0ZTQtN2YwNC00NTk2LWEwMzMtOTg3N2NhOTM5MDNmIiwicHJvcGVydGllcyI6eyJub3RlSW5kZXgiOjB9LCJpc0VkaXRlZCI6ZmFsc2UsIm1hbnVhbE92ZXJyaWRlIjp7ImlzTWFudWFsbHlPdmVycmlkZGVuIjpmYWxzZSwiY2l0ZXByb2NUZXh0IjoiWzI5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[29]</w:t>
          </w:r>
        </w:sdtContent>
      </w:sdt>
      <w:r w:rsidR="00890BED" w:rsidRPr="00890BED">
        <w:rPr>
          <w:rFonts w:ascii="Times New Roman" w:eastAsia="Times New Roman" w:hAnsi="Times New Roman" w:cs="Times New Roman"/>
          <w:sz w:val="20"/>
          <w:szCs w:val="20"/>
        </w:rPr>
        <w:t>.</w:t>
      </w:r>
      <w:r w:rsidR="006C68AC">
        <w:rPr>
          <w:rFonts w:ascii="Times New Roman" w:eastAsia="Times New Roman" w:hAnsi="Times New Roman" w:cs="Times New Roman"/>
          <w:sz w:val="20"/>
          <w:szCs w:val="20"/>
        </w:rPr>
        <w:t xml:space="preserve"> </w:t>
      </w:r>
      <w:r w:rsidRPr="003571D9">
        <w:rPr>
          <w:rFonts w:ascii="Times New Roman" w:eastAsia="Times New Roman" w:hAnsi="Times New Roman" w:cs="Times New Roman"/>
          <w:sz w:val="20"/>
          <w:szCs w:val="20"/>
        </w:rPr>
        <w:t xml:space="preserve">We further </w:t>
      </w:r>
      <w:r w:rsidR="003571D9" w:rsidRPr="003571D9">
        <w:rPr>
          <w:rFonts w:ascii="Times New Roman" w:hAnsi="Times New Roman" w:cs="Times New Roman"/>
          <w:sz w:val="20"/>
          <w:szCs w:val="20"/>
        </w:rPr>
        <w:t>analyze how factors like the socioeconomic status of different zip codes influence the effect of the number of SHIELD centers on ICU admissions.</w:t>
      </w:r>
      <w:r w:rsidR="003571D9">
        <w:rPr>
          <w:sz w:val="20"/>
          <w:szCs w:val="20"/>
        </w:rPr>
        <w:t xml:space="preserve"> </w:t>
      </w:r>
      <w:r>
        <w:rPr>
          <w:rFonts w:ascii="Times New Roman" w:eastAsia="Times New Roman" w:hAnsi="Times New Roman" w:cs="Times New Roman"/>
          <w:sz w:val="20"/>
          <w:szCs w:val="20"/>
        </w:rPr>
        <w:t xml:space="preserve">We particularly focus on a large academic hospital </w:t>
      </w:r>
      <w:sdt>
        <w:sdtPr>
          <w:tag w:val="goog_rdk_72"/>
          <w:id w:val="-1778014799"/>
        </w:sdtPr>
        <w:sdtEndPr/>
        <w:sdtContent>
          <w:ins w:id="23" w:author="Sina Ansari" w:date="2024-08-16T03:16:00Z">
            <w:r>
              <w:rPr>
                <w:rFonts w:ascii="Times New Roman" w:eastAsia="Times New Roman" w:hAnsi="Times New Roman" w:cs="Times New Roman"/>
                <w:sz w:val="20"/>
                <w:szCs w:val="20"/>
              </w:rPr>
              <w:t>that</w:t>
            </w:r>
          </w:ins>
        </w:sdtContent>
      </w:sdt>
      <w:sdt>
        <w:sdtPr>
          <w:tag w:val="goog_rdk_73"/>
          <w:id w:val="-451097457"/>
        </w:sdtPr>
        <w:sdtEndPr/>
        <w:sdtContent>
          <w:del w:id="24" w:author="Sina Ansari" w:date="2024-08-16T03:16:00Z">
            <w:r>
              <w:rPr>
                <w:rFonts w:ascii="Times New Roman" w:eastAsia="Times New Roman" w:hAnsi="Times New Roman" w:cs="Times New Roman"/>
                <w:sz w:val="20"/>
                <w:szCs w:val="20"/>
              </w:rPr>
              <w:delText>which</w:delText>
            </w:r>
          </w:del>
        </w:sdtContent>
      </w:sdt>
      <w:r>
        <w:rPr>
          <w:rFonts w:ascii="Times New Roman" w:eastAsia="Times New Roman" w:hAnsi="Times New Roman" w:cs="Times New Roman"/>
          <w:sz w:val="20"/>
          <w:szCs w:val="20"/>
        </w:rPr>
        <w:t xml:space="preserve"> serves a diverse population with highly different socioeconomic </w:t>
      </w:r>
      <w:sdt>
        <w:sdtPr>
          <w:tag w:val="goog_rdk_74"/>
          <w:id w:val="-429965247"/>
        </w:sdtPr>
        <w:sdtEndPr/>
        <w:sdtContent>
          <w:ins w:id="25" w:author="Sina Ansari" w:date="2024-08-16T03:16:00Z">
            <w:r>
              <w:rPr>
                <w:rFonts w:ascii="Times New Roman" w:eastAsia="Times New Roman" w:hAnsi="Times New Roman" w:cs="Times New Roman"/>
                <w:sz w:val="20"/>
                <w:szCs w:val="20"/>
              </w:rPr>
              <w:t>statuses</w:t>
            </w:r>
          </w:ins>
        </w:sdtContent>
      </w:sdt>
      <w:sdt>
        <w:sdtPr>
          <w:tag w:val="goog_rdk_75"/>
          <w:id w:val="1091893039"/>
        </w:sdtPr>
        <w:sdtEndPr/>
        <w:sdtContent>
          <w:del w:id="26" w:author="Sina Ansari" w:date="2024-08-16T03:16:00Z">
            <w:r>
              <w:rPr>
                <w:rFonts w:ascii="Times New Roman" w:eastAsia="Times New Roman" w:hAnsi="Times New Roman" w:cs="Times New Roman"/>
                <w:sz w:val="20"/>
                <w:szCs w:val="20"/>
              </w:rPr>
              <w:delText>status</w:delText>
            </w:r>
          </w:del>
        </w:sdtContent>
      </w:sdt>
      <w:r>
        <w:rPr>
          <w:rFonts w:ascii="Times New Roman" w:eastAsia="Times New Roman" w:hAnsi="Times New Roman" w:cs="Times New Roman"/>
          <w:sz w:val="20"/>
          <w:szCs w:val="20"/>
        </w:rPr>
        <w:t xml:space="preserve"> in the western suburbs of Chicago. By addressing this aim, our study provides insight for public health officials to make more informed decisions </w:t>
      </w:r>
      <w:sdt>
        <w:sdtPr>
          <w:tag w:val="goog_rdk_76"/>
          <w:id w:val="1183862865"/>
        </w:sdtPr>
        <w:sdtEndPr/>
        <w:sdtContent>
          <w:ins w:id="27" w:author="Sina Ansari" w:date="2024-08-16T03:12:00Z">
            <w:r>
              <w:rPr>
                <w:rFonts w:ascii="Times New Roman" w:eastAsia="Times New Roman" w:hAnsi="Times New Roman" w:cs="Times New Roman"/>
                <w:sz w:val="20"/>
                <w:szCs w:val="20"/>
              </w:rPr>
              <w:t>to mitigate the impact of future pandemics</w:t>
            </w:r>
          </w:ins>
        </w:sdtContent>
      </w:sdt>
      <w:sdt>
        <w:sdtPr>
          <w:tag w:val="goog_rdk_77"/>
          <w:id w:val="2106456142"/>
        </w:sdtPr>
        <w:sdtEndPr/>
        <w:sdtContent>
          <w:del w:id="28" w:author="Sina Ansari" w:date="2024-08-16T03:12:00Z">
            <w:r>
              <w:rPr>
                <w:rFonts w:ascii="Times New Roman" w:eastAsia="Times New Roman" w:hAnsi="Times New Roman" w:cs="Times New Roman"/>
                <w:sz w:val="20"/>
                <w:szCs w:val="20"/>
              </w:rPr>
              <w:delText>in mitigating the outcome of future pandemics</w:delText>
            </w:r>
          </w:del>
        </w:sdtContent>
      </w:sdt>
      <w:r>
        <w:rPr>
          <w:rFonts w:ascii="Times New Roman" w:eastAsia="Times New Roman" w:hAnsi="Times New Roman" w:cs="Times New Roman"/>
          <w:sz w:val="20"/>
          <w:szCs w:val="20"/>
        </w:rPr>
        <w:t>.</w:t>
      </w:r>
      <w:commentRangeEnd w:id="19"/>
      <w:r>
        <w:commentReference w:id="19"/>
      </w:r>
      <w:commentRangeEnd w:id="18"/>
      <w:r w:rsidR="00124717">
        <w:rPr>
          <w:rStyle w:val="CommentReference"/>
        </w:rPr>
        <w:commentReference w:id="18"/>
      </w:r>
    </w:p>
    <w:p w14:paraId="0000001A" w14:textId="77777777" w:rsidR="00743DF7" w:rsidRDefault="005A17FB">
      <w:pPr>
        <w:pBdr>
          <w:bottom w:val="single" w:sz="6" w:space="1" w:color="000000"/>
        </w:pBdr>
        <w:spacing w:after="0" w:line="240" w:lineRule="auto"/>
        <w:jc w:val="both"/>
        <w:rPr>
          <w:rFonts w:ascii="Times New Roman" w:eastAsia="Times New Roman" w:hAnsi="Times New Roman" w:cs="Times New Roman"/>
          <w:b/>
          <w:sz w:val="20"/>
          <w:szCs w:val="20"/>
        </w:rPr>
      </w:pPr>
      <w:sdt>
        <w:sdtPr>
          <w:tag w:val="goog_rdk_78"/>
          <w:id w:val="1678610116"/>
        </w:sdtPr>
        <w:sdtEndPr/>
        <w:sdtContent>
          <w:commentRangeStart w:id="29"/>
        </w:sdtContent>
      </w:sdt>
      <w:r>
        <w:rPr>
          <w:rFonts w:ascii="Times New Roman" w:eastAsia="Times New Roman" w:hAnsi="Times New Roman" w:cs="Times New Roman"/>
          <w:b/>
          <w:sz w:val="20"/>
          <w:szCs w:val="20"/>
        </w:rPr>
        <w:t>Methods</w:t>
      </w:r>
      <w:commentRangeEnd w:id="29"/>
      <w:r>
        <w:commentReference w:id="29"/>
      </w:r>
    </w:p>
    <w:p w14:paraId="0000001B" w14:textId="77777777" w:rsidR="00743DF7" w:rsidRDefault="005A17FB">
      <w:pPr>
        <w:spacing w:before="120" w:after="120" w:line="360" w:lineRule="auto"/>
        <w:jc w:val="both"/>
        <w:rPr>
          <w:rFonts w:ascii="Times New Roman" w:eastAsia="Times New Roman" w:hAnsi="Times New Roman" w:cs="Times New Roman"/>
          <w:b/>
          <w:sz w:val="20"/>
          <w:szCs w:val="20"/>
        </w:rPr>
      </w:pPr>
      <w:sdt>
        <w:sdtPr>
          <w:tag w:val="goog_rdk_79"/>
          <w:id w:val="-1558469922"/>
        </w:sdtPr>
        <w:sdtEndPr/>
        <w:sdtContent>
          <w:commentRangeStart w:id="30"/>
        </w:sdtContent>
      </w:sdt>
      <w:r>
        <w:rPr>
          <w:rFonts w:ascii="Times New Roman" w:eastAsia="Times New Roman" w:hAnsi="Times New Roman" w:cs="Times New Roman"/>
          <w:b/>
          <w:sz w:val="20"/>
          <w:szCs w:val="20"/>
        </w:rPr>
        <w:t>Study Design and Population</w:t>
      </w:r>
      <w:commentRangeEnd w:id="30"/>
      <w:r>
        <w:commentReference w:id="30"/>
      </w:r>
    </w:p>
    <w:p w14:paraId="38EFE9C8" w14:textId="77777777" w:rsidR="001E5DE5" w:rsidRDefault="00B4242C">
      <w:pPr>
        <w:spacing w:line="360" w:lineRule="auto"/>
        <w:jc w:val="both"/>
        <w:rPr>
          <w:rFonts w:ascii="Times New Roman" w:eastAsia="Times New Roman" w:hAnsi="Times New Roman" w:cs="Times New Roman"/>
          <w:sz w:val="20"/>
          <w:szCs w:val="20"/>
        </w:rPr>
      </w:pPr>
      <w:r w:rsidRPr="00B4242C">
        <w:rPr>
          <w:rFonts w:ascii="Times New Roman" w:eastAsia="Times New Roman" w:hAnsi="Times New Roman" w:cs="Times New Roman"/>
          <w:sz w:val="20"/>
          <w:szCs w:val="20"/>
        </w:rPr>
        <w:lastRenderedPageBreak/>
        <w:t>This cohort study was a secondary analysis using deidentified data from the Loyola University Chicago ICU Emergency Health Record (EHR) system and the SHIELD Illinois Testing Program. The study was approved by the Institutional Review Board (IRB) of Loyola University Chicago.</w:t>
      </w:r>
      <w:r w:rsidR="001E5DE5">
        <w:rPr>
          <w:rFonts w:ascii="Times New Roman" w:eastAsia="Times New Roman" w:hAnsi="Times New Roman" w:cs="Times New Roman"/>
          <w:sz w:val="20"/>
          <w:szCs w:val="20"/>
        </w:rPr>
        <w:t xml:space="preserve"> </w:t>
      </w:r>
    </w:p>
    <w:p w14:paraId="0000001C" w14:textId="379B2646" w:rsidR="00743DF7" w:rsidRDefault="005A17FB">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sdt>
        <w:sdtPr>
          <w:tag w:val="goog_rdk_80"/>
          <w:id w:val="-575359025"/>
        </w:sdtPr>
        <w:sdtEndPr/>
        <w:sdtContent>
          <w:ins w:id="31" w:author="Sina Ansari" w:date="2024-08-16T14:00:00Z">
            <w:r>
              <w:rPr>
                <w:rFonts w:ascii="Times New Roman" w:eastAsia="Times New Roman" w:hAnsi="Times New Roman" w:cs="Times New Roman"/>
                <w:sz w:val="20"/>
                <w:szCs w:val="20"/>
              </w:rPr>
              <w:t>use</w:t>
            </w:r>
          </w:ins>
          <w:r w:rsidR="00963501">
            <w:rPr>
              <w:rFonts w:ascii="Times New Roman" w:eastAsia="Times New Roman" w:hAnsi="Times New Roman" w:cs="Times New Roman"/>
              <w:sz w:val="20"/>
              <w:szCs w:val="20"/>
            </w:rPr>
            <w:t>d</w:t>
          </w:r>
          <w:ins w:id="32" w:author="Sina Ansari" w:date="2024-08-16T14:00:00Z">
            <w:r>
              <w:rPr>
                <w:rFonts w:ascii="Times New Roman" w:eastAsia="Times New Roman" w:hAnsi="Times New Roman" w:cs="Times New Roman"/>
                <w:sz w:val="20"/>
                <w:szCs w:val="20"/>
              </w:rPr>
              <w:t xml:space="preserve"> </w:t>
            </w:r>
          </w:ins>
        </w:sdtContent>
      </w:sdt>
      <w:sdt>
        <w:sdtPr>
          <w:tag w:val="goog_rdk_81"/>
          <w:id w:val="-314947841"/>
        </w:sdtPr>
        <w:sdtEndPr/>
        <w:sdtContent>
          <w:del w:id="33" w:author="Sina Ansari" w:date="2024-08-16T14:00:00Z">
            <w:r>
              <w:rPr>
                <w:rFonts w:ascii="Times New Roman" w:eastAsia="Times New Roman" w:hAnsi="Times New Roman" w:cs="Times New Roman"/>
                <w:sz w:val="20"/>
                <w:szCs w:val="20"/>
              </w:rPr>
              <w:delText xml:space="preserve">utilized </w:delText>
            </w:r>
          </w:del>
        </w:sdtContent>
      </w:sdt>
      <w:sdt>
        <w:sdtPr>
          <w:tag w:val="goog_rdk_82"/>
          <w:id w:val="-98029923"/>
        </w:sdtPr>
        <w:sdtEndPr/>
        <w:sdtContent>
          <w:commentRangeStart w:id="34"/>
        </w:sdtContent>
      </w:sdt>
      <w:sdt>
        <w:sdtPr>
          <w:tag w:val="goog_rdk_83"/>
          <w:id w:val="2090418802"/>
        </w:sdtPr>
        <w:sdtEndPr/>
        <w:sdtContent>
          <w:commentRangeStart w:id="35"/>
        </w:sdtContent>
      </w:sdt>
      <w:r>
        <w:rPr>
          <w:rFonts w:ascii="Times New Roman" w:eastAsia="Times New Roman" w:hAnsi="Times New Roman" w:cs="Times New Roman"/>
          <w:sz w:val="20"/>
          <w:szCs w:val="20"/>
        </w:rPr>
        <w:t xml:space="preserve">datasets </w:t>
      </w:r>
      <w:commentRangeEnd w:id="34"/>
      <w:r>
        <w:commentReference w:id="34"/>
      </w:r>
      <w:commentRangeEnd w:id="35"/>
      <w:r>
        <w:commentReference w:id="35"/>
      </w:r>
      <w:r>
        <w:rPr>
          <w:rFonts w:ascii="Times New Roman" w:eastAsia="Times New Roman" w:hAnsi="Times New Roman" w:cs="Times New Roman"/>
          <w:sz w:val="20"/>
          <w:szCs w:val="20"/>
        </w:rPr>
        <w:t>from the ICU at Loyola University Chicago</w:t>
      </w:r>
      <w:sdt>
        <w:sdtPr>
          <w:tag w:val="goog_rdk_84"/>
          <w:id w:val="-842629286"/>
        </w:sdtPr>
        <w:sdtEndPr/>
        <w:sdtContent>
          <w:ins w:id="36" w:author="Sina Ansari" w:date="2024-08-16T14:00:00Z">
            <w:r>
              <w:rPr>
                <w:rFonts w:ascii="Times New Roman" w:eastAsia="Times New Roman" w:hAnsi="Times New Roman" w:cs="Times New Roman"/>
                <w:sz w:val="20"/>
                <w:szCs w:val="20"/>
              </w:rPr>
              <w:t xml:space="preserve"> and SHIELD testing data</w:t>
            </w:r>
          </w:ins>
        </w:sdtContent>
      </w:sdt>
      <w:sdt>
        <w:sdtPr>
          <w:tag w:val="goog_rdk_85"/>
          <w:id w:val="-16859412"/>
        </w:sdtPr>
        <w:sdtEndPr/>
        <w:sdtContent>
          <w:del w:id="37" w:author="Sina Ansari" w:date="2024-08-16T14:00: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covering </w:t>
      </w:r>
      <w:sdt>
        <w:sdtPr>
          <w:tag w:val="goog_rdk_86"/>
          <w:id w:val="-1002968860"/>
        </w:sdtPr>
        <w:sdtEndPr/>
        <w:sdtContent>
          <w:del w:id="38" w:author="Sina Ansari" w:date="2024-08-16T03:17:00Z">
            <w:r>
              <w:rPr>
                <w:rFonts w:ascii="Times New Roman" w:eastAsia="Times New Roman" w:hAnsi="Times New Roman" w:cs="Times New Roman"/>
                <w:sz w:val="20"/>
                <w:szCs w:val="20"/>
              </w:rPr>
              <w:delText xml:space="preserve">the period from </w:delText>
            </w:r>
          </w:del>
        </w:sdtContent>
      </w:sdt>
      <w:r>
        <w:rPr>
          <w:rFonts w:ascii="Times New Roman" w:eastAsia="Times New Roman" w:hAnsi="Times New Roman" w:cs="Times New Roman"/>
          <w:sz w:val="20"/>
          <w:szCs w:val="20"/>
        </w:rPr>
        <w:t xml:space="preserve">January 2020 to December 2023. Figure 1 illustrates the data filtration process used to refine the ICU dataset for the study, focusing on </w:t>
      </w:r>
      <w:sdt>
        <w:sdtPr>
          <w:tag w:val="goog_rdk_87"/>
          <w:id w:val="47974348"/>
        </w:sdtPr>
        <w:sdtEndPr/>
        <w:sdtContent>
          <w:sdt>
            <w:sdtPr>
              <w:tag w:val="goog_rdk_88"/>
              <w:id w:val="-825820035"/>
            </w:sdtPr>
            <w:sdtEndPr/>
            <w:sdtContent>
              <w:commentRangeStart w:id="39"/>
            </w:sdtContent>
          </w:sdt>
          <w:customXmlInsRangeStart w:id="40" w:author="Sina Ansari" w:date="2024-08-16T03:17:00Z"/>
          <w:sdt>
            <w:sdtPr>
              <w:tag w:val="goog_rdk_89"/>
              <w:id w:val="-1414617871"/>
            </w:sdtPr>
            <w:sdtEndPr/>
            <w:sdtContent>
              <w:customXmlInsRangeEnd w:id="40"/>
              <w:commentRangeStart w:id="41"/>
              <w:customXmlInsRangeStart w:id="42" w:author="Sina Ansari" w:date="2024-08-16T03:17:00Z"/>
            </w:sdtContent>
          </w:sdt>
          <w:customXmlInsRangeEnd w:id="42"/>
          <w:ins w:id="43" w:author="Sina Ansari" w:date="2024-08-16T03:17:00Z">
            <w:r>
              <w:rPr>
                <w:rFonts w:ascii="Times New Roman" w:eastAsia="Times New Roman" w:hAnsi="Times New Roman" w:cs="Times New Roman"/>
                <w:sz w:val="20"/>
                <w:szCs w:val="20"/>
              </w:rPr>
              <w:t>COVID-19</w:t>
            </w:r>
          </w:ins>
        </w:sdtContent>
      </w:sdt>
      <w:sdt>
        <w:sdtPr>
          <w:tag w:val="goog_rdk_90"/>
          <w:id w:val="1710677215"/>
        </w:sdtPr>
        <w:sdtEndPr/>
        <w:sdtContent>
          <w:del w:id="44" w:author="Sina Ansari" w:date="2024-08-16T03:17: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w:t>
      </w:r>
      <w:commentRangeEnd w:id="39"/>
      <w:r>
        <w:commentReference w:id="39"/>
      </w:r>
      <w:commentRangeEnd w:id="41"/>
      <w:r>
        <w:commentReference w:id="41"/>
      </w:r>
      <w:r>
        <w:rPr>
          <w:rFonts w:ascii="Times New Roman" w:eastAsia="Times New Roman" w:hAnsi="Times New Roman" w:cs="Times New Roman"/>
          <w:sz w:val="20"/>
          <w:szCs w:val="20"/>
        </w:rPr>
        <w:t>. The process began with an initial dataset comprising ICU admissions from 585 zip codes</w:t>
      </w:r>
      <w:sdt>
        <w:sdtPr>
          <w:tag w:val="goog_rdk_91"/>
          <w:id w:val="-489477445"/>
        </w:sdtPr>
        <w:sdtEndPr/>
        <w:sdtContent>
          <w:del w:id="45" w:author="Sina Ansari" w:date="2024-08-16T03:17: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collected between 2020 and 2023. From this dataset,</w:t>
      </w:r>
      <w:sdt>
        <w:sdtPr>
          <w:tag w:val="goog_rdk_92"/>
          <w:id w:val="-1540881100"/>
        </w:sdtPr>
        <w:sdtEndPr/>
        <w:sdtContent>
          <w:commentRangeStart w:id="46"/>
        </w:sdtContent>
      </w:sdt>
      <w:sdt>
        <w:sdtPr>
          <w:tag w:val="goog_rdk_93"/>
          <w:id w:val="-442225443"/>
        </w:sdtPr>
        <w:sdtEndPr/>
        <w:sdtContent>
          <w:commentRangeStart w:id="47"/>
        </w:sdtContent>
      </w:sdt>
      <w:r>
        <w:rPr>
          <w:rFonts w:ascii="Times New Roman" w:eastAsia="Times New Roman" w:hAnsi="Times New Roman" w:cs="Times New Roman"/>
          <w:sz w:val="20"/>
          <w:szCs w:val="20"/>
        </w:rPr>
        <w:t xml:space="preserve"> the top 25% of zip codes with the highest frequency of patients </w:t>
      </w:r>
      <w:commentRangeEnd w:id="46"/>
      <w:r>
        <w:commentReference w:id="46"/>
      </w:r>
      <w:commentRangeEnd w:id="47"/>
      <w:r>
        <w:commentReference w:id="47"/>
      </w:r>
      <w:r>
        <w:rPr>
          <w:rFonts w:ascii="Times New Roman" w:eastAsia="Times New Roman" w:hAnsi="Times New Roman" w:cs="Times New Roman"/>
          <w:sz w:val="20"/>
          <w:szCs w:val="20"/>
        </w:rPr>
        <w:t>served by Loyola Hospital were selected, reducing the dataset to 147 zip codes and concentrating on the areas most impacted by ICU admissions at Loyola</w:t>
      </w:r>
      <w:r w:rsidR="0046547F">
        <w:rPr>
          <w:rFonts w:ascii="Times New Roman" w:eastAsia="Times New Roman" w:hAnsi="Times New Roman" w:cs="Times New Roman"/>
          <w:sz w:val="20"/>
          <w:szCs w:val="20"/>
        </w:rPr>
        <w:t xml:space="preserve"> (Figure 2)</w:t>
      </w:r>
      <w:r>
        <w:rPr>
          <w:rFonts w:ascii="Times New Roman" w:eastAsia="Times New Roman" w:hAnsi="Times New Roman" w:cs="Times New Roman"/>
          <w:sz w:val="20"/>
          <w:szCs w:val="20"/>
        </w:rPr>
        <w:t>.</w:t>
      </w:r>
      <w:r w:rsidR="00A903B7">
        <w:rPr>
          <w:rFonts w:ascii="Times New Roman" w:eastAsia="Times New Roman" w:hAnsi="Times New Roman" w:cs="Times New Roman"/>
          <w:sz w:val="20"/>
          <w:szCs w:val="20"/>
        </w:rPr>
        <w:t xml:space="preserve"> </w:t>
      </w:r>
      <w:r w:rsidR="005766A5" w:rsidRPr="005766A5">
        <w:rPr>
          <w:rFonts w:ascii="Times New Roman" w:eastAsia="Times New Roman" w:hAnsi="Times New Roman" w:cs="Times New Roman"/>
          <w:sz w:val="20"/>
          <w:szCs w:val="20"/>
        </w:rPr>
        <w:t>This strategic selection allowed us to concentrate on the areas most significantly impacted by ICU admissions at Loyola, thereby enhancing the robustness and reliability of our analysis of COVID-19 ICU admission rates.</w:t>
      </w:r>
      <w:r w:rsidR="005766A5">
        <w:rPr>
          <w:rFonts w:ascii="Times New Roman" w:eastAsia="Times New Roman" w:hAnsi="Times New Roman" w:cs="Times New Roman"/>
          <w:sz w:val="20"/>
          <w:szCs w:val="20"/>
        </w:rPr>
        <w:t xml:space="preserve"> </w:t>
      </w:r>
      <w:r w:rsidR="00374756" w:rsidRPr="00374756">
        <w:rPr>
          <w:rFonts w:ascii="Times New Roman" w:eastAsia="Times New Roman" w:hAnsi="Times New Roman" w:cs="Times New Roman"/>
          <w:sz w:val="20"/>
          <w:szCs w:val="20"/>
        </w:rPr>
        <w:t xml:space="preserve">We chose these zip codes for </w:t>
      </w:r>
      <w:r w:rsidR="00B203A9">
        <w:rPr>
          <w:rFonts w:ascii="Times New Roman" w:eastAsia="Times New Roman" w:hAnsi="Times New Roman" w:cs="Times New Roman"/>
          <w:sz w:val="20"/>
          <w:szCs w:val="20"/>
        </w:rPr>
        <w:t>two</w:t>
      </w:r>
      <w:r w:rsidR="00374756" w:rsidRPr="00374756">
        <w:rPr>
          <w:rFonts w:ascii="Times New Roman" w:eastAsia="Times New Roman" w:hAnsi="Times New Roman" w:cs="Times New Roman"/>
          <w:sz w:val="20"/>
          <w:szCs w:val="20"/>
        </w:rPr>
        <w:t xml:space="preserve"> </w:t>
      </w:r>
      <w:r w:rsidR="00B203A9">
        <w:rPr>
          <w:rFonts w:ascii="Times New Roman" w:eastAsia="Times New Roman" w:hAnsi="Times New Roman" w:cs="Times New Roman"/>
          <w:sz w:val="20"/>
          <w:szCs w:val="20"/>
        </w:rPr>
        <w:t>main</w:t>
      </w:r>
      <w:r w:rsidR="00374756" w:rsidRPr="00374756">
        <w:rPr>
          <w:rFonts w:ascii="Times New Roman" w:eastAsia="Times New Roman" w:hAnsi="Times New Roman" w:cs="Times New Roman"/>
          <w:sz w:val="20"/>
          <w:szCs w:val="20"/>
        </w:rPr>
        <w:t xml:space="preserve"> reasons</w:t>
      </w:r>
      <w:r w:rsidR="0020188D">
        <w:rPr>
          <w:rFonts w:ascii="Times New Roman" w:eastAsia="Times New Roman" w:hAnsi="Times New Roman" w:cs="Times New Roman"/>
          <w:sz w:val="20"/>
          <w:szCs w:val="20"/>
        </w:rPr>
        <w:t xml:space="preserve">. </w:t>
      </w:r>
      <w:r w:rsidR="0020188D" w:rsidRPr="0020188D">
        <w:rPr>
          <w:rFonts w:ascii="Times New Roman" w:eastAsia="Times New Roman" w:hAnsi="Times New Roman" w:cs="Times New Roman"/>
          <w:sz w:val="20"/>
          <w:szCs w:val="20"/>
        </w:rPr>
        <w:t>First, these zip codes represent the areas most impacted by ICU admissions at Loyola, which provides a more robust and reliable dataset for analyzing COVID-19 ICU admission rates.</w:t>
      </w:r>
      <w:r w:rsidR="0020188D">
        <w:rPr>
          <w:rFonts w:ascii="Times New Roman" w:eastAsia="Times New Roman" w:hAnsi="Times New Roman" w:cs="Times New Roman"/>
          <w:sz w:val="20"/>
          <w:szCs w:val="20"/>
        </w:rPr>
        <w:t xml:space="preserve"> </w:t>
      </w:r>
      <w:r w:rsidR="00FE4A14">
        <w:rPr>
          <w:rFonts w:ascii="Times New Roman" w:eastAsia="Times New Roman" w:hAnsi="Times New Roman" w:cs="Times New Roman"/>
          <w:sz w:val="20"/>
          <w:szCs w:val="20"/>
        </w:rPr>
        <w:t>Second</w:t>
      </w:r>
      <w:r w:rsidR="00513117" w:rsidRPr="00513117">
        <w:rPr>
          <w:rFonts w:ascii="Times New Roman" w:eastAsia="Times New Roman" w:hAnsi="Times New Roman" w:cs="Times New Roman"/>
          <w:sz w:val="20"/>
          <w:szCs w:val="20"/>
        </w:rPr>
        <w:t>, selecting the top 25% helps to reduce noise in the dataset by excluding zip codes with lower patient volumes, where the data might be less representative of broader trends.</w:t>
      </w:r>
      <w:r w:rsidR="008D0DF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next step involved filtering the dataset to include only COVID-19 patients, excluding non-COVID-19 patients based on COVID-19 ICD-10 codes (Table 1), </w:t>
      </w:r>
      <w:sdt>
        <w:sdtPr>
          <w:tag w:val="goog_rdk_94"/>
          <w:id w:val="1610390832"/>
        </w:sdtPr>
        <w:sdtEndPr/>
        <w:sdtContent>
          <w:del w:id="48" w:author="Sina Ansari" w:date="2024-08-16T03:17:00Z">
            <w:r>
              <w:rPr>
                <w:rFonts w:ascii="Times New Roman" w:eastAsia="Times New Roman" w:hAnsi="Times New Roman" w:cs="Times New Roman"/>
                <w:sz w:val="20"/>
                <w:szCs w:val="20"/>
              </w:rPr>
              <w:delText xml:space="preserve">which are </w:delText>
            </w:r>
          </w:del>
        </w:sdtContent>
      </w:sdt>
      <w:r>
        <w:rPr>
          <w:rFonts w:ascii="Times New Roman" w:eastAsia="Times New Roman" w:hAnsi="Times New Roman" w:cs="Times New Roman"/>
          <w:sz w:val="20"/>
          <w:szCs w:val="20"/>
        </w:rPr>
        <w:t>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77777777" w:rsidR="00743DF7" w:rsidRDefault="005A17F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5BF4312" wp14:editId="357CC8A1">
            <wp:extent cx="3074494" cy="2284560"/>
            <wp:effectExtent l="0" t="0" r="0" b="0"/>
            <wp:docPr id="1518428527" name="image5.jpg" descr="A flowchart of datase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flowchart of datasets&#10;&#10;Description automatically generated"/>
                    <pic:cNvPicPr preferRelativeResize="0"/>
                  </pic:nvPicPr>
                  <pic:blipFill>
                    <a:blip r:embed="rId11"/>
                    <a:srcRect/>
                    <a:stretch>
                      <a:fillRect/>
                    </a:stretch>
                  </pic:blipFill>
                  <pic:spPr>
                    <a:xfrm>
                      <a:off x="0" y="0"/>
                      <a:ext cx="3074494" cy="2284560"/>
                    </a:xfrm>
                    <a:prstGeom prst="rect">
                      <a:avLst/>
                    </a:prstGeom>
                    <a:ln/>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1F" w14:textId="77777777" w:rsidR="00743DF7" w:rsidRDefault="005A17FB">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w:t>
      </w:r>
      <w:sdt>
        <w:sdtPr>
          <w:tag w:val="goog_rdk_96"/>
          <w:id w:val="571930675"/>
        </w:sdtPr>
        <w:sdtEndPr/>
        <w:sdtContent>
          <w:ins w:id="49" w:author="Sina Ansari" w:date="2024-08-16T03:18:00Z">
            <w:r>
              <w:rPr>
                <w:rFonts w:ascii="Times New Roman" w:eastAsia="Times New Roman" w:hAnsi="Times New Roman" w:cs="Times New Roman"/>
                <w:b/>
                <w:sz w:val="18"/>
                <w:szCs w:val="18"/>
              </w:rPr>
              <w:t xml:space="preserve"> </w:t>
            </w:r>
          </w:ins>
        </w:sdtContent>
      </w:sdt>
      <w:sdt>
        <w:sdtPr>
          <w:tag w:val="goog_rdk_97"/>
          <w:id w:val="-2024391396"/>
        </w:sdtPr>
        <w:sdtEndPr/>
        <w:sdtContent>
          <w:del w:id="50" w:author="Sina Ansari" w:date="2024-08-16T03:18:00Z">
            <w:r>
              <w:rPr>
                <w:rFonts w:ascii="Times New Roman" w:eastAsia="Times New Roman" w:hAnsi="Times New Roman" w:cs="Times New Roman"/>
                <w:b/>
                <w:sz w:val="18"/>
                <w:szCs w:val="18"/>
              </w:rPr>
              <w:delText>1</w:delText>
            </w:r>
          </w:del>
        </w:sdtContent>
      </w:sdt>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ICD-10 codes related to </w:t>
      </w:r>
      <w:sdt>
        <w:sdtPr>
          <w:tag w:val="goog_rdk_98"/>
          <w:id w:val="-1232846330"/>
        </w:sdtPr>
        <w:sdtEndPr/>
        <w:sdtContent>
          <w:del w:id="51" w:author="Sina Ansari" w:date="2024-08-16T03:18:00Z">
            <w:r>
              <w:rPr>
                <w:rFonts w:ascii="Times New Roman" w:eastAsia="Times New Roman" w:hAnsi="Times New Roman" w:cs="Times New Roman"/>
                <w:sz w:val="18"/>
                <w:szCs w:val="18"/>
              </w:rPr>
              <w:delText xml:space="preserve">the </w:delText>
            </w:r>
          </w:del>
        </w:sdtContent>
      </w:sdt>
      <w:r>
        <w:rPr>
          <w:rFonts w:ascii="Times New Roman" w:eastAsia="Times New Roman" w:hAnsi="Times New Roman" w:cs="Times New Roman"/>
          <w:sz w:val="18"/>
          <w:szCs w:val="18"/>
        </w:rPr>
        <w:t>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743DF7" w14:paraId="0C7A8285" w14:textId="77777777">
        <w:trPr>
          <w:trHeight w:val="399"/>
          <w:jc w:val="center"/>
        </w:trPr>
        <w:tc>
          <w:tcPr>
            <w:tcW w:w="2640" w:type="dxa"/>
            <w:tcBorders>
              <w:bottom w:val="single" w:sz="4" w:space="0" w:color="000000"/>
            </w:tcBorders>
            <w:shd w:val="clear" w:color="auto" w:fill="auto"/>
            <w:tcMar>
              <w:top w:w="72" w:type="dxa"/>
              <w:left w:w="144" w:type="dxa"/>
              <w:bottom w:w="72" w:type="dxa"/>
              <w:right w:w="144" w:type="dxa"/>
            </w:tcMar>
          </w:tcPr>
          <w:p w14:paraId="00000020" w14:textId="77777777" w:rsidR="00743DF7" w:rsidRDefault="005A17FB">
            <w:pPr>
              <w:spacing w:after="0" w:line="276" w:lineRule="auto"/>
              <w:jc w:val="center"/>
              <w:rPr>
                <w:rFonts w:ascii="Times New Roman" w:eastAsia="Times New Roman" w:hAnsi="Times New Roman" w:cs="Times New Roman"/>
                <w:sz w:val="18"/>
                <w:szCs w:val="18"/>
              </w:rPr>
            </w:pPr>
            <w:sdt>
              <w:sdtPr>
                <w:tag w:val="goog_rdk_100"/>
                <w:id w:val="617185792"/>
              </w:sdtPr>
              <w:sdtEndPr/>
              <w:sdtContent>
                <w:ins w:id="52" w:author="Sina Ansari" w:date="2024-08-16T03:18:00Z">
                  <w:r>
                    <w:rPr>
                      <w:rFonts w:ascii="Times New Roman" w:eastAsia="Times New Roman" w:hAnsi="Times New Roman" w:cs="Times New Roman"/>
                      <w:sz w:val="18"/>
                      <w:szCs w:val="18"/>
                    </w:rPr>
                    <w:t>COVID-19-related</w:t>
                  </w:r>
                </w:ins>
              </w:sdtContent>
            </w:sdt>
            <w:sdt>
              <w:sdtPr>
                <w:tag w:val="goog_rdk_101"/>
                <w:id w:val="-1458096732"/>
              </w:sdtPr>
              <w:sdtEndPr/>
              <w:sdtContent>
                <w:del w:id="53" w:author="Sina Ansari" w:date="2024-08-16T03:18:00Z">
                  <w:r>
                    <w:rPr>
                      <w:rFonts w:ascii="Times New Roman" w:eastAsia="Times New Roman" w:hAnsi="Times New Roman" w:cs="Times New Roman"/>
                      <w:b/>
                      <w:sz w:val="18"/>
                      <w:szCs w:val="18"/>
                    </w:rPr>
                    <w:delText>COVID related</w:delText>
                  </w:r>
                </w:del>
              </w:sdtContent>
            </w:sdt>
            <w:r>
              <w:rPr>
                <w:rFonts w:ascii="Times New Roman" w:eastAsia="Times New Roman" w:hAnsi="Times New Roman" w:cs="Times New Roman"/>
                <w:b/>
                <w:sz w:val="18"/>
                <w:szCs w:val="18"/>
              </w:rPr>
              <w:t xml:space="preserve"> </w:t>
            </w:r>
            <w:r w:rsidRPr="00812FED">
              <w:rPr>
                <w:rFonts w:ascii="Times New Roman" w:eastAsia="Times New Roman" w:hAnsi="Times New Roman" w:cs="Times New Roman"/>
                <w:bCs/>
                <w:sz w:val="18"/>
                <w:szCs w:val="18"/>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00000021" w14:textId="77777777" w:rsidR="00743DF7" w:rsidRPr="00812FED" w:rsidRDefault="005A17FB">
            <w:pPr>
              <w:spacing w:after="0" w:line="276" w:lineRule="auto"/>
              <w:jc w:val="center"/>
              <w:rPr>
                <w:rFonts w:ascii="Times New Roman" w:eastAsia="Times New Roman" w:hAnsi="Times New Roman" w:cs="Times New Roman"/>
                <w:bCs/>
                <w:sz w:val="18"/>
                <w:szCs w:val="18"/>
              </w:rPr>
            </w:pPr>
            <w:r w:rsidRPr="00812FED">
              <w:rPr>
                <w:rFonts w:ascii="Times New Roman" w:eastAsia="Times New Roman" w:hAnsi="Times New Roman" w:cs="Times New Roman"/>
                <w:bCs/>
                <w:sz w:val="18"/>
                <w:szCs w:val="18"/>
              </w:rPr>
              <w:t>Description</w:t>
            </w:r>
          </w:p>
        </w:tc>
      </w:tr>
      <w:tr w:rsidR="00743DF7" w14:paraId="52EDD6EC" w14:textId="77777777">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00000022" w14:textId="44FFF8DE"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Z11.52</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Mzc4MGU2N2UtYTdlYi00OTZlLWJkNzYtNjc1Njk2YjY2MDNi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339240754"/>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[30], [31]</w:t>
                </w:r>
              </w:sdtContent>
            </w:sdt>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00000023"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Contact with and (suspected) exposure to COVID-19</w:t>
            </w:r>
          </w:p>
        </w:tc>
      </w:tr>
      <w:tr w:rsidR="00743DF7" w14:paraId="095AF4D4" w14:textId="77777777">
        <w:trPr>
          <w:trHeight w:val="257"/>
          <w:jc w:val="center"/>
        </w:trPr>
        <w:tc>
          <w:tcPr>
            <w:tcW w:w="2640" w:type="dxa"/>
            <w:shd w:val="clear" w:color="auto" w:fill="auto"/>
            <w:tcMar>
              <w:top w:w="72" w:type="dxa"/>
              <w:left w:w="144" w:type="dxa"/>
              <w:bottom w:w="72" w:type="dxa"/>
              <w:right w:w="144" w:type="dxa"/>
            </w:tcMar>
          </w:tcPr>
          <w:p w14:paraId="00000024" w14:textId="5B717D2D"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M35.81 </w:t>
            </w:r>
            <w:sdt>
              <w:sdtPr>
                <w:rPr>
                  <w:rFonts w:ascii="Times New Roman" w:eastAsia="Times New Roman" w:hAnsi="Times New Roman" w:cs="Times New Roman"/>
                  <w:color w:val="000000"/>
                  <w:sz w:val="18"/>
                  <w:szCs w:val="18"/>
                </w:rPr>
                <w:tag w:val="MENDELEY_CITATION_v3_eyJjaXRhdGlvbklEIjoiTUVOREVMRVlfQ0lUQVRJT05fYmYyZDkzOGYtMjY2MS00ZjM4LWIwZTEtODZhZjU0NTc5YWU4IiwicHJvcGVydGllcyI6eyJub3RlSW5kZXgiOjB9LCJpc0VkaXRlZCI6ZmFsc2UsIm1hbnVhbE92ZXJyaWRlIjp7ImlzTWFudWFsbHlPdmVycmlkZGVuIjpmYWxzZSwiY2l0ZXByb2NUZXh0IjoiWzMwXSwgWzMyXSwgWzMz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1487584141"/>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[30], [32], [33]</w:t>
                </w:r>
              </w:sdtContent>
            </w:sdt>
          </w:p>
        </w:tc>
        <w:tc>
          <w:tcPr>
            <w:tcW w:w="5100" w:type="dxa"/>
            <w:shd w:val="clear" w:color="auto" w:fill="auto"/>
            <w:tcMar>
              <w:top w:w="72" w:type="dxa"/>
              <w:left w:w="144" w:type="dxa"/>
              <w:bottom w:w="72" w:type="dxa"/>
              <w:right w:w="144" w:type="dxa"/>
            </w:tcMar>
          </w:tcPr>
          <w:p w14:paraId="00000025"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Multisystem Inflammatory Syndrome (MIS)</w:t>
            </w:r>
          </w:p>
        </w:tc>
      </w:tr>
      <w:tr w:rsidR="00743DF7" w14:paraId="016F1B5F" w14:textId="77777777">
        <w:trPr>
          <w:trHeight w:val="328"/>
          <w:jc w:val="center"/>
        </w:trPr>
        <w:tc>
          <w:tcPr>
            <w:tcW w:w="2640" w:type="dxa"/>
            <w:shd w:val="clear" w:color="auto" w:fill="auto"/>
            <w:tcMar>
              <w:top w:w="72" w:type="dxa"/>
              <w:left w:w="144" w:type="dxa"/>
              <w:bottom w:w="72" w:type="dxa"/>
              <w:right w:w="144" w:type="dxa"/>
            </w:tcMar>
          </w:tcPr>
          <w:p w14:paraId="00000026" w14:textId="2FA93587" w:rsidR="00743DF7" w:rsidRDefault="005A17FB">
            <w:pPr>
              <w:spacing w:after="0" w:line="276" w:lineRule="auto"/>
              <w:jc w:val="cente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lastRenderedPageBreak/>
              <w:t xml:space="preserve">J12.82 </w:t>
            </w:r>
            <w:sdt>
              <w:sdtPr>
                <w:rPr>
                  <w:rFonts w:ascii="Times New Roman" w:eastAsia="Times New Roman" w:hAnsi="Times New Roman" w:cs="Times New Roman"/>
                  <w:color w:val="000000"/>
                  <w:sz w:val="18"/>
                  <w:szCs w:val="18"/>
                </w:rPr>
                <w:tag w:val="MENDELEY_CITATION_v3_eyJjaXRhdGlvbklEIjoiTUVOREVMRVlfQ0lUQVRJT05fMmEyOGU5NzItYTk3Yy00MzkxLTk3NmYtNmZhM2ZlMTg3NWFi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660472593"/>
                <w:placeholder>
                  <w:docPart w:val="5E573BA8585E416E899EF2083EC50431"/>
                </w:placeholder>
              </w:sdtPr>
              <w:sdtEndPr/>
              <w:sdtContent>
                <w:r w:rsidR="00B65A8C" w:rsidRPr="00B65A8C">
                  <w:rPr>
                    <w:rFonts w:ascii="Times New Roman" w:eastAsia="Times New Roman" w:hAnsi="Times New Roman" w:cs="Times New Roman"/>
                    <w:color w:val="000000"/>
                    <w:sz w:val="18"/>
                    <w:szCs w:val="18"/>
                  </w:rPr>
                  <w:t>[30], [31]</w:t>
                </w:r>
              </w:sdtContent>
            </w:sdt>
          </w:p>
        </w:tc>
        <w:tc>
          <w:tcPr>
            <w:tcW w:w="5100" w:type="dxa"/>
            <w:shd w:val="clear" w:color="auto" w:fill="auto"/>
            <w:tcMar>
              <w:top w:w="72" w:type="dxa"/>
              <w:left w:w="144" w:type="dxa"/>
              <w:bottom w:w="72" w:type="dxa"/>
              <w:right w:w="144" w:type="dxa"/>
            </w:tcMar>
          </w:tcPr>
          <w:p w14:paraId="00000027"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Pneumonia due to Coronavirus disease 2019</w:t>
            </w:r>
          </w:p>
        </w:tc>
      </w:tr>
      <w:tr w:rsidR="00743DF7" w14:paraId="1E79C163" w14:textId="77777777">
        <w:trPr>
          <w:trHeight w:val="257"/>
          <w:jc w:val="center"/>
        </w:trPr>
        <w:tc>
          <w:tcPr>
            <w:tcW w:w="2640" w:type="dxa"/>
            <w:shd w:val="clear" w:color="auto" w:fill="auto"/>
            <w:tcMar>
              <w:top w:w="72" w:type="dxa"/>
              <w:left w:w="144" w:type="dxa"/>
              <w:bottom w:w="72" w:type="dxa"/>
              <w:right w:w="144" w:type="dxa"/>
            </w:tcMar>
          </w:tcPr>
          <w:p w14:paraId="00000028" w14:textId="24F1D046"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U07.1</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MTdhZDI5MjctMzRiOC00MTc3LWJiM2QtOGJmNTAyOWVkZDAz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939674567"/>
                <w:placeholder>
                  <w:docPart w:val="24D5AACC2AB246A9A9AA74E58F99EEF2"/>
                </w:placeholder>
              </w:sdtPr>
              <w:sdtEndPr/>
              <w:sdtContent>
                <w:r w:rsidR="00B65A8C" w:rsidRPr="00B65A8C">
                  <w:rPr>
                    <w:rFonts w:ascii="Times New Roman" w:eastAsia="Times New Roman" w:hAnsi="Times New Roman" w:cs="Times New Roman"/>
                    <w:color w:val="000000"/>
                    <w:sz w:val="18"/>
                    <w:szCs w:val="18"/>
                  </w:rPr>
                  <w:t>[30], [31]</w:t>
                </w:r>
              </w:sdtContent>
            </w:sdt>
            <w:sdt>
              <w:sdtPr>
                <w:rPr>
                  <w:rFonts w:ascii="Times New Roman" w:eastAsia="Times New Roman" w:hAnsi="Times New Roman" w:cs="Times New Roman"/>
                  <w:color w:val="000000"/>
                  <w:sz w:val="18"/>
                  <w:szCs w:val="18"/>
                </w:rPr>
                <w:tag w:val="MENDELEY_CITATION_v3_eyJjaXRhdGlvbklEIjoiTUVOREVMRVlfQ0lUQVRJT05fMjM5MzY4MDAtOTRjNS00MDBjLTlkMGEtODhlZTU5YzBiZGY4IiwicHJvcGVydGllcyI6eyJub3RlSW5kZXgiOjB9LCJpc0VkaXRlZCI6ZmFsc2UsIm1hbnVhbE92ZXJyaWRlIjp7ImlzTWFudWFsbHlPdmVycmlkZGVuIjpmYWxzZSwiY2l0ZXByb2NUZXh0IjoiWzMyXSwgWzMzXSwgWzM0XSwgWzM1XSwgWzM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788269144"/>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[32], [33], [34], [35], [36]</w:t>
                </w:r>
              </w:sdtContent>
            </w:sdt>
          </w:p>
        </w:tc>
        <w:tc>
          <w:tcPr>
            <w:tcW w:w="5100" w:type="dxa"/>
            <w:shd w:val="clear" w:color="auto" w:fill="auto"/>
            <w:tcMar>
              <w:top w:w="72" w:type="dxa"/>
              <w:left w:w="144" w:type="dxa"/>
              <w:bottom w:w="72" w:type="dxa"/>
              <w:right w:w="144" w:type="dxa"/>
            </w:tcMar>
          </w:tcPr>
          <w:p w14:paraId="00000029"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COVID-19</w:t>
            </w:r>
          </w:p>
        </w:tc>
      </w:tr>
      <w:tr w:rsidR="00743DF7" w14:paraId="3FFCBD72" w14:textId="77777777">
        <w:trPr>
          <w:trHeight w:val="257"/>
          <w:jc w:val="center"/>
        </w:trPr>
        <w:tc>
          <w:tcPr>
            <w:tcW w:w="2640" w:type="dxa"/>
            <w:shd w:val="clear" w:color="auto" w:fill="auto"/>
            <w:tcMar>
              <w:top w:w="72" w:type="dxa"/>
              <w:left w:w="144" w:type="dxa"/>
              <w:bottom w:w="72" w:type="dxa"/>
              <w:right w:w="144" w:type="dxa"/>
            </w:tcMar>
          </w:tcPr>
          <w:p w14:paraId="0000002A" w14:textId="344E392E"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U09.9 </w:t>
            </w:r>
            <w:sdt>
              <w:sdtPr>
                <w:rPr>
                  <w:rFonts w:ascii="Times New Roman" w:eastAsia="Times New Roman" w:hAnsi="Times New Roman" w:cs="Times New Roman"/>
                  <w:color w:val="000000"/>
                  <w:sz w:val="18"/>
                  <w:szCs w:val="18"/>
                </w:rPr>
                <w:tag w:val="MENDELEY_CITATION_v3_eyJjaXRhdGlvbklEIjoiTUVOREVMRVlfQ0lUQVRJT05fMzMyOGY5MjMtN2QyYy00ZTE3LTgyZjMtYTY0YzExMWNlZmVlIiwicHJvcGVydGllcyI6eyJub3RlSW5kZXgiOjB9LCJpc0VkaXRlZCI6ZmFsc2UsIm1hbnVhbE92ZXJyaWRlIjp7ImlzTWFudWFsbHlPdmVycmlkZGVuIjpmYWxzZSwiY2l0ZXByb2NUZXh0IjoiWzMyXSwgWzMz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1081440342"/>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[32], [33]</w:t>
                </w:r>
              </w:sdtContent>
            </w:sdt>
          </w:p>
        </w:tc>
        <w:tc>
          <w:tcPr>
            <w:tcW w:w="5100" w:type="dxa"/>
            <w:shd w:val="clear" w:color="auto" w:fill="auto"/>
            <w:tcMar>
              <w:top w:w="72" w:type="dxa"/>
              <w:left w:w="144" w:type="dxa"/>
              <w:bottom w:w="72" w:type="dxa"/>
              <w:right w:w="144" w:type="dxa"/>
            </w:tcMar>
          </w:tcPr>
          <w:p w14:paraId="0000002B"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Post-COVID-19 condition, unspecified</w:t>
            </w:r>
          </w:p>
        </w:tc>
      </w:tr>
      <w:tr w:rsidR="00743DF7" w14:paraId="5DFC9285" w14:textId="77777777">
        <w:trPr>
          <w:trHeight w:val="423"/>
          <w:jc w:val="center"/>
        </w:trPr>
        <w:tc>
          <w:tcPr>
            <w:tcW w:w="2640" w:type="dxa"/>
            <w:shd w:val="clear" w:color="auto" w:fill="auto"/>
            <w:tcMar>
              <w:top w:w="72" w:type="dxa"/>
              <w:left w:w="144" w:type="dxa"/>
              <w:bottom w:w="72" w:type="dxa"/>
              <w:right w:w="144" w:type="dxa"/>
            </w:tcMar>
          </w:tcPr>
          <w:p w14:paraId="0000002C" w14:textId="14824D0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B97.29 </w:t>
            </w:r>
            <w:sdt>
              <w:sdtPr>
                <w:rPr>
                  <w:rFonts w:ascii="Times New Roman" w:eastAsia="Times New Roman" w:hAnsi="Times New Roman" w:cs="Times New Roman"/>
                  <w:color w:val="000000"/>
                  <w:sz w:val="18"/>
                  <w:szCs w:val="18"/>
                </w:rPr>
                <w:tag w:val="MENDELEY_CITATION_v3_eyJjaXRhdGlvbklEIjoiTUVOREVMRVlfQ0lUQVRJT05fYzgyOWE2NWEtNjhiOC00YTE1LTlhN2UtMGZkMzY1ODJmMDJkIiwicHJvcGVydGllcyI6eyJub3RlSW5kZXgiOjB9LCJpc0VkaXRlZCI6ZmFsc2UsIm1hbnVhbE92ZXJyaWRlIjp7ImlzTWFudWFsbHlPdmVycmlkZGVuIjpmYWxzZSwiY2l0ZXByb2NUZXh0IjoiWzM1XSwgWzM2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057513952"/>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[35], [36]</w:t>
                </w:r>
              </w:sdtContent>
            </w:sdt>
          </w:p>
        </w:tc>
        <w:tc>
          <w:tcPr>
            <w:tcW w:w="5100" w:type="dxa"/>
            <w:shd w:val="clear" w:color="auto" w:fill="auto"/>
            <w:tcMar>
              <w:top w:w="72" w:type="dxa"/>
              <w:left w:w="144" w:type="dxa"/>
              <w:bottom w:w="72" w:type="dxa"/>
              <w:right w:w="144" w:type="dxa"/>
            </w:tcMar>
          </w:tcPr>
          <w:p w14:paraId="0000002D"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Other Coronavirus as the cause of disease classified </w:t>
            </w:r>
            <w:r>
              <w:rPr>
                <w:rFonts w:ascii="Times New Roman" w:eastAsia="Times New Roman" w:hAnsi="Times New Roman" w:cs="Times New Roman"/>
                <w:sz w:val="18"/>
                <w:szCs w:val="18"/>
              </w:rPr>
              <w:t>elsewhere</w:t>
            </w:r>
          </w:p>
        </w:tc>
      </w:tr>
      <w:tr w:rsidR="00743DF7" w14:paraId="3D8DE137" w14:textId="77777777">
        <w:trPr>
          <w:trHeight w:val="328"/>
          <w:jc w:val="center"/>
        </w:trPr>
        <w:tc>
          <w:tcPr>
            <w:tcW w:w="2640" w:type="dxa"/>
            <w:shd w:val="clear" w:color="auto" w:fill="auto"/>
            <w:tcMar>
              <w:top w:w="72" w:type="dxa"/>
              <w:left w:w="144" w:type="dxa"/>
              <w:bottom w:w="72" w:type="dxa"/>
              <w:right w:w="144" w:type="dxa"/>
            </w:tcMar>
          </w:tcPr>
          <w:p w14:paraId="0000002E" w14:textId="3161D21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J20.8 </w:t>
            </w:r>
            <w:sdt>
              <w:sdtPr>
                <w:rPr>
                  <w:rFonts w:ascii="Times New Roman" w:eastAsia="Times New Roman" w:hAnsi="Times New Roman" w:cs="Times New Roman"/>
                  <w:color w:val="000000"/>
                  <w:sz w:val="18"/>
                  <w:szCs w:val="18"/>
                </w:rPr>
                <w:tag w:val="MENDELEY_CITATION_v3_eyJjaXRhdGlvbklEIjoiTUVOREVMRVlfQ0lUQVRJT05fNTZkMjFmN2MtMTQ4ZC00OGFiLTkzN2ItM2RiNWM4ZDRlNDk3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046980096"/>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[36]</w:t>
                </w:r>
              </w:sdtContent>
            </w:sdt>
          </w:p>
        </w:tc>
        <w:tc>
          <w:tcPr>
            <w:tcW w:w="5100" w:type="dxa"/>
            <w:shd w:val="clear" w:color="auto" w:fill="auto"/>
            <w:tcMar>
              <w:top w:w="72" w:type="dxa"/>
              <w:left w:w="144" w:type="dxa"/>
              <w:bottom w:w="72" w:type="dxa"/>
              <w:right w:w="144" w:type="dxa"/>
            </w:tcMar>
          </w:tcPr>
          <w:p w14:paraId="0000002F"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bronchitis confirmed as due to COVID-19</w:t>
            </w:r>
          </w:p>
        </w:tc>
      </w:tr>
      <w:tr w:rsidR="00743DF7" w14:paraId="0705E036" w14:textId="77777777">
        <w:trPr>
          <w:trHeight w:val="423"/>
          <w:jc w:val="center"/>
        </w:trPr>
        <w:tc>
          <w:tcPr>
            <w:tcW w:w="2640" w:type="dxa"/>
            <w:shd w:val="clear" w:color="auto" w:fill="auto"/>
            <w:tcMar>
              <w:top w:w="72" w:type="dxa"/>
              <w:left w:w="144" w:type="dxa"/>
              <w:bottom w:w="72" w:type="dxa"/>
              <w:right w:w="144" w:type="dxa"/>
            </w:tcMar>
          </w:tcPr>
          <w:p w14:paraId="00000030" w14:textId="50DA3FA2"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J22 </w:t>
            </w:r>
            <w:sdt>
              <w:sdtPr>
                <w:rPr>
                  <w:rFonts w:ascii="Times New Roman" w:eastAsia="Times New Roman" w:hAnsi="Times New Roman" w:cs="Times New Roman"/>
                  <w:color w:val="000000"/>
                  <w:sz w:val="18"/>
                  <w:szCs w:val="18"/>
                </w:rPr>
                <w:tag w:val="MENDELEY_CITATION_v3_eyJjaXRhdGlvbklEIjoiTUVOREVMRVlfQ0lUQVRJT05fYTE2NWUzNjYtNzA5Zi00ZGZjLWFiMzUtMWE4OTQwODc3NWQw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461423964"/>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[36]</w:t>
                </w:r>
              </w:sdtContent>
            </w:sdt>
          </w:p>
        </w:tc>
        <w:tc>
          <w:tcPr>
            <w:tcW w:w="5100" w:type="dxa"/>
            <w:shd w:val="clear" w:color="auto" w:fill="auto"/>
            <w:tcMar>
              <w:top w:w="72" w:type="dxa"/>
              <w:left w:w="144" w:type="dxa"/>
              <w:bottom w:w="72" w:type="dxa"/>
              <w:right w:w="144" w:type="dxa"/>
            </w:tcMar>
          </w:tcPr>
          <w:p w14:paraId="00000031"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Lower or acute respiratory infection due to COVID-19</w:t>
            </w:r>
          </w:p>
        </w:tc>
      </w:tr>
      <w:tr w:rsidR="00743DF7" w14:paraId="07773A4F" w14:textId="77777777">
        <w:trPr>
          <w:trHeight w:val="257"/>
          <w:jc w:val="center"/>
        </w:trPr>
        <w:tc>
          <w:tcPr>
            <w:tcW w:w="2640" w:type="dxa"/>
            <w:shd w:val="clear" w:color="auto" w:fill="auto"/>
            <w:tcMar>
              <w:top w:w="72" w:type="dxa"/>
              <w:left w:w="144" w:type="dxa"/>
              <w:bottom w:w="72" w:type="dxa"/>
              <w:right w:w="144" w:type="dxa"/>
            </w:tcMar>
          </w:tcPr>
          <w:p w14:paraId="00000032" w14:textId="24838B7C"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J98.8 </w:t>
            </w:r>
            <w:sdt>
              <w:sdtPr>
                <w:rPr>
                  <w:rFonts w:ascii="Times New Roman" w:eastAsia="Times New Roman" w:hAnsi="Times New Roman" w:cs="Times New Roman"/>
                  <w:color w:val="000000"/>
                  <w:sz w:val="18"/>
                  <w:szCs w:val="18"/>
                </w:rPr>
                <w:tag w:val="MENDELEY_CITATION_v3_eyJjaXRhdGlvbklEIjoiTUVOREVMRVlfQ0lUQVRJT05fYzhmZmQ2ZDgtNGMyNi00OTVmLThjMmItMDc2ZmVkNTkxYmRh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219865874"/>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[36]</w:t>
                </w:r>
              </w:sdtContent>
            </w:sdt>
          </w:p>
        </w:tc>
        <w:tc>
          <w:tcPr>
            <w:tcW w:w="5100" w:type="dxa"/>
            <w:shd w:val="clear" w:color="auto" w:fill="auto"/>
            <w:tcMar>
              <w:top w:w="72" w:type="dxa"/>
              <w:left w:w="144" w:type="dxa"/>
              <w:bottom w:w="72" w:type="dxa"/>
              <w:right w:w="144" w:type="dxa"/>
            </w:tcMar>
          </w:tcPr>
          <w:p w14:paraId="00000033"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Respiratory infection due to COVID-19</w:t>
            </w:r>
          </w:p>
        </w:tc>
      </w:tr>
      <w:tr w:rsidR="00743DF7" w14:paraId="04048F24" w14:textId="77777777">
        <w:trPr>
          <w:trHeight w:val="557"/>
          <w:jc w:val="center"/>
        </w:trPr>
        <w:tc>
          <w:tcPr>
            <w:tcW w:w="2640" w:type="dxa"/>
            <w:shd w:val="clear" w:color="auto" w:fill="auto"/>
            <w:tcMar>
              <w:top w:w="72" w:type="dxa"/>
              <w:left w:w="144" w:type="dxa"/>
              <w:bottom w:w="72" w:type="dxa"/>
              <w:right w:w="144" w:type="dxa"/>
            </w:tcMar>
          </w:tcPr>
          <w:p w14:paraId="00000034" w14:textId="722BD3AA"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J80 </w:t>
            </w:r>
            <w:sdt>
              <w:sdtPr>
                <w:rPr>
                  <w:rFonts w:ascii="Times New Roman" w:eastAsia="Times New Roman" w:hAnsi="Times New Roman" w:cs="Times New Roman"/>
                  <w:color w:val="000000"/>
                  <w:sz w:val="18"/>
                  <w:szCs w:val="18"/>
                </w:rPr>
                <w:tag w:val="MENDELEY_CITATION_v3_eyJjaXRhdGlvbklEIjoiTUVOREVMRVlfQ0lUQVRJT05fODU1OTRjNmYtODZhNy00NmY1LTgyNDQtOTk5MDNhNzUzMDRl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532309061"/>
                <w:placeholder>
                  <w:docPart w:val="DefaultPlaceholder_-1854013440"/>
                </w:placeholder>
              </w:sdtPr>
              <w:sdtEndPr/>
              <w:sdtContent>
                <w:r w:rsidR="00B65A8C" w:rsidRPr="00B65A8C">
                  <w:rPr>
                    <w:rFonts w:ascii="Times New Roman" w:eastAsia="Times New Roman" w:hAnsi="Times New Roman" w:cs="Times New Roman"/>
                    <w:color w:val="000000"/>
                    <w:sz w:val="18"/>
                    <w:szCs w:val="18"/>
                  </w:rPr>
                  <w:t>[36]</w:t>
                </w:r>
              </w:sdtContent>
            </w:sdt>
          </w:p>
        </w:tc>
        <w:tc>
          <w:tcPr>
            <w:tcW w:w="5100" w:type="dxa"/>
            <w:shd w:val="clear" w:color="auto" w:fill="auto"/>
            <w:tcMar>
              <w:top w:w="72" w:type="dxa"/>
              <w:left w:w="144" w:type="dxa"/>
              <w:bottom w:w="72" w:type="dxa"/>
              <w:right w:w="144" w:type="dxa"/>
            </w:tcMar>
          </w:tcPr>
          <w:p w14:paraId="00000035"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Acute Respiratory Distress Syndrome (ARDS) due to </w:t>
            </w:r>
            <w:r>
              <w:rPr>
                <w:rFonts w:ascii="Times New Roman" w:eastAsia="Times New Roman" w:hAnsi="Times New Roman" w:cs="Times New Roman"/>
                <w:sz w:val="18"/>
                <w:szCs w:val="18"/>
              </w:rPr>
              <w:t>COVID-19</w:t>
            </w:r>
          </w:p>
        </w:tc>
      </w:tr>
    </w:tbl>
    <w:p w14:paraId="2D35F01E" w14:textId="77777777" w:rsidR="00E76B42" w:rsidRDefault="00E76B42">
      <w:pPr>
        <w:spacing w:line="360" w:lineRule="auto"/>
        <w:jc w:val="both"/>
        <w:rPr>
          <w:rFonts w:ascii="Times New Roman" w:eastAsia="Times New Roman" w:hAnsi="Times New Roman" w:cs="Times New Roman"/>
          <w:sz w:val="20"/>
          <w:szCs w:val="20"/>
        </w:rPr>
      </w:pPr>
    </w:p>
    <w:p w14:paraId="0000003A" w14:textId="77777777" w:rsidR="00743DF7" w:rsidRDefault="005A17FB">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0F29A015" wp14:editId="4AEF0611">
            <wp:extent cx="3063240" cy="2276856"/>
            <wp:effectExtent l="0" t="0" r="0" b="0"/>
            <wp:docPr id="1518428529" name="image3.pn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map of a city&#10;&#10;Description automatically generated"/>
                    <pic:cNvPicPr preferRelativeResize="0"/>
                  </pic:nvPicPr>
                  <pic:blipFill>
                    <a:blip r:embed="rId12"/>
                    <a:srcRect/>
                    <a:stretch>
                      <a:fillRect/>
                    </a:stretch>
                  </pic:blipFill>
                  <pic:spPr>
                    <a:xfrm>
                      <a:off x="0" y="0"/>
                      <a:ext cx="3063240" cy="2276856"/>
                    </a:xfrm>
                    <a:prstGeom prst="rect">
                      <a:avLst/>
                    </a:prstGeom>
                    <a:ln/>
                  </pic:spPr>
                </pic:pic>
              </a:graphicData>
            </a:graphic>
          </wp:inline>
        </w:drawing>
      </w:r>
    </w:p>
    <w:p w14:paraId="0000003B" w14:textId="77777777" w:rsidR="00743DF7" w:rsidRDefault="005A17FB">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0000003C" w14:textId="77777777" w:rsidR="00743DF7" w:rsidRDefault="005A17FB">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dataset comprised various variables essential for analyzing the impact of SHIELD test centers on </w:t>
      </w:r>
      <w:sdt>
        <w:sdtPr>
          <w:tag w:val="goog_rdk_116"/>
          <w:id w:val="1635673172"/>
        </w:sdtPr>
        <w:sdtEndPr/>
        <w:sdtContent>
          <w:ins w:id="54" w:author="Sina Ansari" w:date="2024-08-16T03:19:00Z">
            <w:r>
              <w:rPr>
                <w:rFonts w:ascii="Times New Roman" w:eastAsia="Times New Roman" w:hAnsi="Times New Roman" w:cs="Times New Roman"/>
                <w:sz w:val="20"/>
                <w:szCs w:val="20"/>
              </w:rPr>
              <w:t>COVID-19</w:t>
            </w:r>
          </w:ins>
        </w:sdtContent>
      </w:sdt>
      <w:sdt>
        <w:sdtPr>
          <w:tag w:val="goog_rdk_117"/>
          <w:id w:val="1004637009"/>
        </w:sdtPr>
        <w:sdtEndPr/>
        <w:sdtContent>
          <w:del w:id="55" w:author="Sina Ansari" w:date="2024-08-16T03:1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 </w:t>
      </w:r>
      <w:sdt>
        <w:sdtPr>
          <w:tag w:val="goog_rdk_118"/>
          <w:id w:val="-74511138"/>
        </w:sdtPr>
        <w:sdtEndPr/>
        <w:sdtContent>
          <w:ins w:id="56" w:author="Sina Ansari" w:date="2024-08-16T14:24:00Z">
            <w:r>
              <w:rPr>
                <w:rFonts w:ascii="Times New Roman" w:eastAsia="Times New Roman" w:hAnsi="Times New Roman" w:cs="Times New Roman"/>
                <w:sz w:val="20"/>
                <w:szCs w:val="20"/>
              </w:rPr>
              <w:t>rates</w:t>
            </w:r>
          </w:ins>
        </w:sdtContent>
      </w:sdt>
      <w:sdt>
        <w:sdtPr>
          <w:tag w:val="goog_rdk_119"/>
          <w:id w:val="-113837289"/>
        </w:sdtPr>
        <w:sdtEndPr/>
        <w:sdtContent>
          <w:del w:id="57" w:author="Sina Ansari" w:date="2024-08-16T14:24:00Z">
            <w:r>
              <w:rPr>
                <w:rFonts w:ascii="Times New Roman" w:eastAsia="Times New Roman" w:hAnsi="Times New Roman" w:cs="Times New Roman"/>
                <w:sz w:val="20"/>
                <w:szCs w:val="20"/>
              </w:rPr>
              <w:delText>rate</w:delText>
            </w:r>
          </w:del>
        </w:sdtContent>
      </w:sdt>
      <w:r>
        <w:rPr>
          <w:rFonts w:ascii="Times New Roman" w:eastAsia="Times New Roman" w:hAnsi="Times New Roman" w:cs="Times New Roman"/>
          <w:sz w:val="20"/>
          <w:szCs w:val="20"/>
        </w:rPr>
        <w:t xml:space="preserve"> across different zip codes.</w:t>
      </w:r>
      <w:sdt>
        <w:sdtPr>
          <w:tag w:val="goog_rdk_120"/>
          <w:id w:val="580411703"/>
        </w:sdtPr>
        <w:sdtEndPr/>
        <w:sdtContent>
          <w:commentRangeStart w:id="58"/>
        </w:sdtContent>
      </w:sdt>
      <w:sdt>
        <w:sdtPr>
          <w:tag w:val="goog_rdk_121"/>
          <w:id w:val="-512383509"/>
        </w:sdtPr>
        <w:sdtEndPr/>
        <w:sdtContent>
          <w:commentRangeStart w:id="59"/>
        </w:sdtContent>
      </w:sdt>
      <w:r>
        <w:rPr>
          <w:rFonts w:ascii="Times New Roman" w:eastAsia="Times New Roman" w:hAnsi="Times New Roman" w:cs="Times New Roman"/>
          <w:sz w:val="20"/>
          <w:szCs w:val="20"/>
        </w:rPr>
        <w:t xml:space="preserve"> Below is a brief description of each variable </w:t>
      </w:r>
      <w:commentRangeEnd w:id="58"/>
      <w:r>
        <w:commentReference w:id="58"/>
      </w:r>
      <w:commentRangeEnd w:id="59"/>
      <w:r>
        <w:commentReference w:id="59"/>
      </w:r>
      <w:r>
        <w:rPr>
          <w:rFonts w:ascii="Times New Roman" w:eastAsia="Times New Roman" w:hAnsi="Times New Roman" w:cs="Times New Roman"/>
          <w:sz w:val="20"/>
          <w:szCs w:val="20"/>
        </w:rPr>
        <w:t>included in the dataset:</w:t>
      </w:r>
    </w:p>
    <w:tbl>
      <w:tblPr>
        <w:tblW w:w="9360" w:type="dxa"/>
        <w:jc w:val="center"/>
        <w:tblBorders>
          <w:top w:val="single" w:sz="4" w:space="0" w:color="auto"/>
          <w:bottom w:val="single" w:sz="4" w:space="0" w:color="auto"/>
        </w:tblBorders>
        <w:tblLook w:val="04A0" w:firstRow="1" w:lastRow="0" w:firstColumn="1" w:lastColumn="0" w:noHBand="0" w:noVBand="1"/>
      </w:tblPr>
      <w:tblGrid>
        <w:gridCol w:w="2000"/>
        <w:gridCol w:w="1205"/>
        <w:gridCol w:w="1289"/>
        <w:gridCol w:w="2615"/>
        <w:gridCol w:w="1235"/>
        <w:gridCol w:w="1016"/>
      </w:tblGrid>
      <w:tr w:rsidR="00BF2EB4" w:rsidRPr="00E64770" w14:paraId="228FC05B" w14:textId="77777777" w:rsidTr="00BF2EB4">
        <w:trPr>
          <w:trHeight w:val="307"/>
          <w:jc w:val="center"/>
        </w:trPr>
        <w:tc>
          <w:tcPr>
            <w:tcW w:w="2001" w:type="dxa"/>
            <w:tcBorders>
              <w:bottom w:val="single" w:sz="4" w:space="0" w:color="auto"/>
            </w:tcBorders>
            <w:shd w:val="clear" w:color="auto" w:fill="auto"/>
            <w:noWrap/>
            <w:vAlign w:val="center"/>
            <w:hideMark/>
          </w:tcPr>
          <w:p w14:paraId="700C21B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Variable</w:t>
            </w:r>
          </w:p>
        </w:tc>
        <w:tc>
          <w:tcPr>
            <w:tcW w:w="1203" w:type="dxa"/>
            <w:tcBorders>
              <w:bottom w:val="single" w:sz="4" w:space="0" w:color="auto"/>
            </w:tcBorders>
            <w:shd w:val="clear" w:color="auto" w:fill="auto"/>
            <w:noWrap/>
            <w:vAlign w:val="center"/>
            <w:hideMark/>
          </w:tcPr>
          <w:p w14:paraId="1C76596D"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Type</w:t>
            </w:r>
          </w:p>
        </w:tc>
        <w:tc>
          <w:tcPr>
            <w:tcW w:w="1290" w:type="dxa"/>
            <w:tcBorders>
              <w:bottom w:val="single" w:sz="4" w:space="0" w:color="auto"/>
            </w:tcBorders>
            <w:shd w:val="clear" w:color="auto" w:fill="auto"/>
            <w:noWrap/>
            <w:vAlign w:val="center"/>
            <w:hideMark/>
          </w:tcPr>
          <w:p w14:paraId="03516C7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Class</w:t>
            </w:r>
          </w:p>
        </w:tc>
        <w:tc>
          <w:tcPr>
            <w:tcW w:w="2616" w:type="dxa"/>
            <w:tcBorders>
              <w:bottom w:val="single" w:sz="4" w:space="0" w:color="auto"/>
            </w:tcBorders>
            <w:shd w:val="clear" w:color="auto" w:fill="auto"/>
            <w:noWrap/>
            <w:vAlign w:val="center"/>
            <w:hideMark/>
          </w:tcPr>
          <w:p w14:paraId="65BAB7BE"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Description</w:t>
            </w:r>
          </w:p>
        </w:tc>
        <w:tc>
          <w:tcPr>
            <w:tcW w:w="1236" w:type="dxa"/>
            <w:tcBorders>
              <w:bottom w:val="single" w:sz="4" w:space="0" w:color="auto"/>
            </w:tcBorders>
            <w:shd w:val="clear" w:color="auto" w:fill="auto"/>
            <w:noWrap/>
            <w:vAlign w:val="center"/>
            <w:hideMark/>
          </w:tcPr>
          <w:p w14:paraId="4727DBCD"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Mean</w:t>
            </w:r>
          </w:p>
        </w:tc>
        <w:tc>
          <w:tcPr>
            <w:tcW w:w="1014" w:type="dxa"/>
            <w:tcBorders>
              <w:bottom w:val="single" w:sz="4" w:space="0" w:color="auto"/>
            </w:tcBorders>
            <w:shd w:val="clear" w:color="auto" w:fill="auto"/>
            <w:noWrap/>
            <w:vAlign w:val="center"/>
            <w:hideMark/>
          </w:tcPr>
          <w:p w14:paraId="5F2827E7"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SD</w:t>
            </w:r>
          </w:p>
        </w:tc>
      </w:tr>
      <w:tr w:rsidR="00BF2EB4" w:rsidRPr="007209DD" w14:paraId="472235F2" w14:textId="77777777" w:rsidTr="00BF2EB4">
        <w:trPr>
          <w:trHeight w:val="1854"/>
          <w:jc w:val="center"/>
        </w:trPr>
        <w:tc>
          <w:tcPr>
            <w:tcW w:w="2001" w:type="dxa"/>
            <w:tcBorders>
              <w:top w:val="single" w:sz="4" w:space="0" w:color="auto"/>
            </w:tcBorders>
            <w:shd w:val="clear" w:color="auto" w:fill="auto"/>
            <w:noWrap/>
            <w:vAlign w:val="center"/>
            <w:hideMark/>
          </w:tcPr>
          <w:p w14:paraId="7FD32B10"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COVID-19 ICU admission rate</w:t>
            </w:r>
          </w:p>
        </w:tc>
        <w:tc>
          <w:tcPr>
            <w:tcW w:w="1203" w:type="dxa"/>
            <w:tcBorders>
              <w:top w:val="single" w:sz="4" w:space="0" w:color="auto"/>
            </w:tcBorders>
            <w:shd w:val="clear" w:color="auto" w:fill="auto"/>
            <w:noWrap/>
            <w:vAlign w:val="center"/>
            <w:hideMark/>
          </w:tcPr>
          <w:p w14:paraId="6327F401"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Dependent</w:t>
            </w:r>
          </w:p>
        </w:tc>
        <w:tc>
          <w:tcPr>
            <w:tcW w:w="1290" w:type="dxa"/>
            <w:tcBorders>
              <w:top w:val="single" w:sz="4" w:space="0" w:color="auto"/>
            </w:tcBorders>
            <w:shd w:val="clear" w:color="auto" w:fill="auto"/>
            <w:noWrap/>
            <w:vAlign w:val="center"/>
            <w:hideMark/>
          </w:tcPr>
          <w:p w14:paraId="0EC8B97C"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tcBorders>
              <w:top w:val="single" w:sz="4" w:space="0" w:color="auto"/>
            </w:tcBorders>
            <w:shd w:val="clear" w:color="auto" w:fill="auto"/>
            <w:vAlign w:val="center"/>
            <w:hideMark/>
          </w:tcPr>
          <w:p w14:paraId="45808BD5"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rate of ICU admission for COVID-19 per zip code, adjusted for population size. It is calculated by dividing the total COVID-19 ICU admissions by the zip code’s population and multiplying by 100,000 to standardize the rate per 100,000 people. </w:t>
            </w:r>
          </w:p>
        </w:tc>
        <w:tc>
          <w:tcPr>
            <w:tcW w:w="1236" w:type="dxa"/>
            <w:tcBorders>
              <w:top w:val="single" w:sz="4" w:space="0" w:color="auto"/>
            </w:tcBorders>
            <w:shd w:val="clear" w:color="auto" w:fill="auto"/>
            <w:noWrap/>
            <w:vAlign w:val="center"/>
            <w:hideMark/>
          </w:tcPr>
          <w:p w14:paraId="6F8156A6"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0.044</w:t>
            </w:r>
          </w:p>
        </w:tc>
        <w:tc>
          <w:tcPr>
            <w:tcW w:w="1014" w:type="dxa"/>
            <w:tcBorders>
              <w:top w:val="single" w:sz="4" w:space="0" w:color="auto"/>
            </w:tcBorders>
            <w:shd w:val="clear" w:color="auto" w:fill="auto"/>
            <w:noWrap/>
            <w:vAlign w:val="center"/>
            <w:hideMark/>
          </w:tcPr>
          <w:p w14:paraId="4FE60A33"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0.091</w:t>
            </w:r>
          </w:p>
        </w:tc>
      </w:tr>
      <w:tr w:rsidR="00BF2EB4" w:rsidRPr="007209DD" w14:paraId="666220B6" w14:textId="77777777" w:rsidTr="00BF2EB4">
        <w:trPr>
          <w:trHeight w:val="307"/>
          <w:jc w:val="center"/>
        </w:trPr>
        <w:tc>
          <w:tcPr>
            <w:tcW w:w="2001" w:type="dxa"/>
            <w:shd w:val="clear" w:color="auto" w:fill="auto"/>
            <w:noWrap/>
            <w:vAlign w:val="center"/>
            <w:hideMark/>
          </w:tcPr>
          <w:p w14:paraId="067C6294"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6CDE7D30"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2E7587D6"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6DE8D7B5"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18A83916"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08A2BE10"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755B3DCB" w14:textId="77777777" w:rsidTr="00BF2EB4">
        <w:trPr>
          <w:trHeight w:val="927"/>
          <w:jc w:val="center"/>
        </w:trPr>
        <w:tc>
          <w:tcPr>
            <w:tcW w:w="2001" w:type="dxa"/>
            <w:shd w:val="clear" w:color="auto" w:fill="auto"/>
            <w:noWrap/>
            <w:vAlign w:val="center"/>
            <w:hideMark/>
          </w:tcPr>
          <w:p w14:paraId="5D8DC919"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lastRenderedPageBreak/>
              <w:t>Zip Code</w:t>
            </w:r>
          </w:p>
        </w:tc>
        <w:tc>
          <w:tcPr>
            <w:tcW w:w="1203" w:type="dxa"/>
            <w:shd w:val="clear" w:color="auto" w:fill="auto"/>
            <w:noWrap/>
            <w:vAlign w:val="center"/>
            <w:hideMark/>
          </w:tcPr>
          <w:p w14:paraId="23689BE6"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7F319BE5"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16" w:type="dxa"/>
            <w:shd w:val="clear" w:color="auto" w:fill="auto"/>
            <w:vAlign w:val="center"/>
            <w:hideMark/>
          </w:tcPr>
          <w:p w14:paraId="2D369C20"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147 unique zip codes across Illinois, where Loyola University Chicago Hospital frequently treated COVID-19 patients</w:t>
            </w:r>
          </w:p>
        </w:tc>
        <w:tc>
          <w:tcPr>
            <w:tcW w:w="1236" w:type="dxa"/>
            <w:shd w:val="clear" w:color="auto" w:fill="auto"/>
            <w:noWrap/>
            <w:vAlign w:val="center"/>
            <w:hideMark/>
          </w:tcPr>
          <w:p w14:paraId="23103BE3"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40D63926"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336AC529" w14:textId="77777777" w:rsidTr="00BF2EB4">
        <w:trPr>
          <w:trHeight w:val="307"/>
          <w:jc w:val="center"/>
        </w:trPr>
        <w:tc>
          <w:tcPr>
            <w:tcW w:w="2001" w:type="dxa"/>
            <w:shd w:val="clear" w:color="auto" w:fill="auto"/>
            <w:noWrap/>
            <w:vAlign w:val="center"/>
            <w:hideMark/>
          </w:tcPr>
          <w:p w14:paraId="485E908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6EDB6794"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72217F1D"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0A168089"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1C4DCB22"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6F769624"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599B8F95" w14:textId="77777777" w:rsidTr="00BF2EB4">
        <w:trPr>
          <w:trHeight w:val="617"/>
          <w:jc w:val="center"/>
        </w:trPr>
        <w:tc>
          <w:tcPr>
            <w:tcW w:w="2001" w:type="dxa"/>
            <w:shd w:val="clear" w:color="auto" w:fill="auto"/>
            <w:vAlign w:val="center"/>
            <w:hideMark/>
          </w:tcPr>
          <w:p w14:paraId="221A86E5"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Total COVID-19 ICU admission per zip code per month</w:t>
            </w:r>
          </w:p>
        </w:tc>
        <w:tc>
          <w:tcPr>
            <w:tcW w:w="1203" w:type="dxa"/>
            <w:shd w:val="clear" w:color="auto" w:fill="auto"/>
            <w:noWrap/>
            <w:vAlign w:val="center"/>
            <w:hideMark/>
          </w:tcPr>
          <w:p w14:paraId="6EB5C03A"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4D9C6462"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vAlign w:val="center"/>
            <w:hideMark/>
          </w:tcPr>
          <w:p w14:paraId="03C3F26D"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total number of COVID-19 ICU admissions recorded each month for each zip code</w:t>
            </w:r>
          </w:p>
        </w:tc>
        <w:tc>
          <w:tcPr>
            <w:tcW w:w="1236" w:type="dxa"/>
            <w:shd w:val="clear" w:color="auto" w:fill="auto"/>
            <w:noWrap/>
            <w:vAlign w:val="center"/>
            <w:hideMark/>
          </w:tcPr>
          <w:p w14:paraId="0F37E584"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1.152</w:t>
            </w:r>
          </w:p>
        </w:tc>
        <w:tc>
          <w:tcPr>
            <w:tcW w:w="1014" w:type="dxa"/>
            <w:shd w:val="clear" w:color="auto" w:fill="auto"/>
            <w:noWrap/>
            <w:vAlign w:val="center"/>
            <w:hideMark/>
          </w:tcPr>
          <w:p w14:paraId="6E6CA8FB"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1.961</w:t>
            </w:r>
          </w:p>
        </w:tc>
      </w:tr>
      <w:tr w:rsidR="00BF2EB4" w:rsidRPr="007209DD" w14:paraId="756CBAE7" w14:textId="77777777" w:rsidTr="00BF2EB4">
        <w:trPr>
          <w:trHeight w:val="307"/>
          <w:jc w:val="center"/>
        </w:trPr>
        <w:tc>
          <w:tcPr>
            <w:tcW w:w="2001" w:type="dxa"/>
            <w:shd w:val="clear" w:color="auto" w:fill="auto"/>
            <w:vAlign w:val="center"/>
            <w:hideMark/>
          </w:tcPr>
          <w:p w14:paraId="3FE01E45"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13F6206D"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6446A387"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04FC5926"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5FF4B7E2"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4A3F31F7"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1AD67A9F" w14:textId="77777777" w:rsidTr="00BF2EB4">
        <w:trPr>
          <w:trHeight w:val="307"/>
          <w:jc w:val="center"/>
        </w:trPr>
        <w:tc>
          <w:tcPr>
            <w:tcW w:w="2001" w:type="dxa"/>
            <w:shd w:val="clear" w:color="auto" w:fill="auto"/>
            <w:noWrap/>
            <w:vAlign w:val="center"/>
            <w:hideMark/>
          </w:tcPr>
          <w:p w14:paraId="674B1884"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Zip code population</w:t>
            </w:r>
          </w:p>
        </w:tc>
        <w:tc>
          <w:tcPr>
            <w:tcW w:w="1203" w:type="dxa"/>
            <w:shd w:val="clear" w:color="auto" w:fill="auto"/>
            <w:noWrap/>
            <w:vAlign w:val="center"/>
            <w:hideMark/>
          </w:tcPr>
          <w:p w14:paraId="46F86FAC"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43E0ECA8"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vAlign w:val="center"/>
            <w:hideMark/>
          </w:tcPr>
          <w:p w14:paraId="26E3B456"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population of each zip code</w:t>
            </w:r>
          </w:p>
        </w:tc>
        <w:tc>
          <w:tcPr>
            <w:tcW w:w="1236" w:type="dxa"/>
            <w:shd w:val="clear" w:color="auto" w:fill="auto"/>
            <w:noWrap/>
            <w:vAlign w:val="center"/>
            <w:hideMark/>
          </w:tcPr>
          <w:p w14:paraId="088A0FC7"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35,432.58</w:t>
            </w:r>
          </w:p>
        </w:tc>
        <w:tc>
          <w:tcPr>
            <w:tcW w:w="1014" w:type="dxa"/>
            <w:shd w:val="clear" w:color="auto" w:fill="auto"/>
            <w:noWrap/>
            <w:vAlign w:val="center"/>
            <w:hideMark/>
          </w:tcPr>
          <w:p w14:paraId="338BF22D"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20,722.64</w:t>
            </w:r>
          </w:p>
        </w:tc>
      </w:tr>
      <w:tr w:rsidR="00BF2EB4" w:rsidRPr="007209DD" w14:paraId="6A86721C" w14:textId="77777777" w:rsidTr="00BF2EB4">
        <w:trPr>
          <w:trHeight w:val="307"/>
          <w:jc w:val="center"/>
        </w:trPr>
        <w:tc>
          <w:tcPr>
            <w:tcW w:w="2001" w:type="dxa"/>
            <w:shd w:val="clear" w:color="auto" w:fill="auto"/>
            <w:noWrap/>
            <w:vAlign w:val="center"/>
            <w:hideMark/>
          </w:tcPr>
          <w:p w14:paraId="312AEA2C"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56666D9A"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3287A20F"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1860EF9F"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59D555E4"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684CEF55"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3C7248F6" w14:textId="77777777" w:rsidTr="00BF2EB4">
        <w:trPr>
          <w:trHeight w:val="617"/>
          <w:jc w:val="center"/>
        </w:trPr>
        <w:tc>
          <w:tcPr>
            <w:tcW w:w="2001" w:type="dxa"/>
            <w:shd w:val="clear" w:color="auto" w:fill="auto"/>
            <w:hideMark/>
          </w:tcPr>
          <w:p w14:paraId="42D47B08"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Effective number of SHIELD test centers</w:t>
            </w:r>
          </w:p>
        </w:tc>
        <w:tc>
          <w:tcPr>
            <w:tcW w:w="1203" w:type="dxa"/>
            <w:shd w:val="clear" w:color="auto" w:fill="auto"/>
            <w:noWrap/>
            <w:hideMark/>
          </w:tcPr>
          <w:p w14:paraId="6C80BA18"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hideMark/>
          </w:tcPr>
          <w:p w14:paraId="217022E8"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hideMark/>
          </w:tcPr>
          <w:p w14:paraId="65F7DF3E"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effective number of testing sites actively serving each zip code</w:t>
            </w:r>
          </w:p>
        </w:tc>
        <w:tc>
          <w:tcPr>
            <w:tcW w:w="1236" w:type="dxa"/>
            <w:shd w:val="clear" w:color="auto" w:fill="auto"/>
            <w:noWrap/>
            <w:hideMark/>
          </w:tcPr>
          <w:p w14:paraId="713C39DE"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1.59</w:t>
            </w:r>
          </w:p>
        </w:tc>
        <w:tc>
          <w:tcPr>
            <w:tcW w:w="1014" w:type="dxa"/>
            <w:shd w:val="clear" w:color="auto" w:fill="auto"/>
            <w:noWrap/>
            <w:hideMark/>
          </w:tcPr>
          <w:p w14:paraId="2E84EC84"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2.676</w:t>
            </w:r>
          </w:p>
        </w:tc>
      </w:tr>
      <w:tr w:rsidR="00BF2EB4" w:rsidRPr="007209DD" w14:paraId="065C1BA9" w14:textId="77777777" w:rsidTr="00BF2EB4">
        <w:trPr>
          <w:trHeight w:val="307"/>
          <w:jc w:val="center"/>
        </w:trPr>
        <w:tc>
          <w:tcPr>
            <w:tcW w:w="2001" w:type="dxa"/>
            <w:shd w:val="clear" w:color="auto" w:fill="auto"/>
            <w:hideMark/>
          </w:tcPr>
          <w:p w14:paraId="0765EA60"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hideMark/>
          </w:tcPr>
          <w:p w14:paraId="6BDD12A7"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hideMark/>
          </w:tcPr>
          <w:p w14:paraId="1B219033"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hideMark/>
          </w:tcPr>
          <w:p w14:paraId="71A5ADFF"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hideMark/>
          </w:tcPr>
          <w:p w14:paraId="7C10F5B0"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hideMark/>
          </w:tcPr>
          <w:p w14:paraId="31AE4A10"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59C1E4A6" w14:textId="77777777" w:rsidTr="00BF2EB4">
        <w:trPr>
          <w:trHeight w:val="617"/>
          <w:jc w:val="center"/>
        </w:trPr>
        <w:tc>
          <w:tcPr>
            <w:tcW w:w="2001" w:type="dxa"/>
            <w:shd w:val="clear" w:color="auto" w:fill="auto"/>
            <w:noWrap/>
            <w:vAlign w:val="center"/>
            <w:hideMark/>
          </w:tcPr>
          <w:p w14:paraId="169DDFB0" w14:textId="6A183A48" w:rsidR="004F036C" w:rsidRPr="00E64770" w:rsidRDefault="00271EF8"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Area Deprivation Index (ADI)</w:t>
            </w:r>
          </w:p>
        </w:tc>
        <w:tc>
          <w:tcPr>
            <w:tcW w:w="1203" w:type="dxa"/>
            <w:shd w:val="clear" w:color="auto" w:fill="auto"/>
            <w:noWrap/>
            <w:vAlign w:val="center"/>
            <w:hideMark/>
          </w:tcPr>
          <w:p w14:paraId="419B2CBE"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79104BA3" w14:textId="77777777"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16" w:type="dxa"/>
            <w:shd w:val="clear" w:color="auto" w:fill="auto"/>
            <w:vAlign w:val="center"/>
            <w:hideMark/>
          </w:tcPr>
          <w:p w14:paraId="0132AB86" w14:textId="207EB249" w:rsidR="004F036C" w:rsidRPr="004F036C" w:rsidRDefault="004F036C" w:rsidP="004F036C">
            <w:pPr>
              <w:spacing w:after="0" w:line="240" w:lineRule="auto"/>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w:t>
            </w:r>
            <w:r w:rsidR="00271EF8" w:rsidRPr="007209DD">
              <w:rPr>
                <w:rFonts w:ascii="Times New Roman" w:eastAsia="Times New Roman" w:hAnsi="Times New Roman" w:cs="Times New Roman"/>
                <w:color w:val="000000"/>
                <w:sz w:val="20"/>
                <w:szCs w:val="20"/>
              </w:rPr>
              <w:t>ADI</w:t>
            </w:r>
            <w:r w:rsidRPr="004F036C">
              <w:rPr>
                <w:rFonts w:ascii="Times New Roman" w:eastAsia="Times New Roman" w:hAnsi="Times New Roman" w:cs="Times New Roman"/>
                <w:color w:val="000000"/>
                <w:sz w:val="20"/>
                <w:szCs w:val="20"/>
              </w:rPr>
              <w:t xml:space="preserve"> score for each zip codes </w:t>
            </w:r>
          </w:p>
        </w:tc>
        <w:tc>
          <w:tcPr>
            <w:tcW w:w="1236" w:type="dxa"/>
            <w:shd w:val="clear" w:color="auto" w:fill="auto"/>
            <w:noWrap/>
            <w:vAlign w:val="center"/>
            <w:hideMark/>
          </w:tcPr>
          <w:p w14:paraId="0FEAD82C"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3F73D512" w14:textId="77777777" w:rsidR="004F036C" w:rsidRPr="004F036C" w:rsidRDefault="004F036C" w:rsidP="004F036C">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3" w14:textId="7685D229" w:rsidR="00743DF7" w:rsidRPr="005C12DE" w:rsidRDefault="005A17FB" w:rsidP="003A50D4">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C61EFB">
        <w:rPr>
          <w:rFonts w:ascii="Times New Roman" w:eastAsia="Times New Roman" w:hAnsi="Times New Roman" w:cs="Times New Roman"/>
          <w:color w:val="000000"/>
          <w:sz w:val="20"/>
          <w:szCs w:val="20"/>
        </w:rPr>
        <w:t>The ADI</w:t>
      </w:r>
      <w:r>
        <w:rPr>
          <w:rFonts w:ascii="Times New Roman" w:eastAsia="Times New Roman" w:hAnsi="Times New Roman" w:cs="Times New Roman"/>
          <w:color w:val="000000"/>
          <w:sz w:val="20"/>
          <w:szCs w:val="20"/>
        </w:rPr>
        <w:t xml:space="preserve"> score categorizes zip codes into </w:t>
      </w:r>
      <w:sdt>
        <w:sdtPr>
          <w:tag w:val="goog_rdk_130"/>
          <w:id w:val="-785126557"/>
        </w:sdtPr>
        <w:sdtEndPr/>
        <w:sdtContent/>
      </w:sdt>
      <w:r w:rsidR="002D723E">
        <w:rPr>
          <w:rFonts w:ascii="Times New Roman" w:eastAsia="Times New Roman" w:hAnsi="Times New Roman" w:cs="Times New Roman"/>
          <w:color w:val="000000"/>
          <w:sz w:val="20"/>
          <w:szCs w:val="20"/>
        </w:rPr>
        <w:t>Low</w:t>
      </w:r>
      <w:commentRangeStart w:id="60"/>
      <w:r>
        <w:rPr>
          <w:rFonts w:ascii="Times New Roman" w:eastAsia="Times New Roman" w:hAnsi="Times New Roman" w:cs="Times New Roman"/>
          <w:color w:val="000000"/>
          <w:sz w:val="20"/>
          <w:szCs w:val="20"/>
        </w:rPr>
        <w:t xml:space="preserve"> Disadvantaged </w:t>
      </w:r>
      <w:r w:rsidR="00357B7D">
        <w:rPr>
          <w:rFonts w:ascii="Times New Roman" w:eastAsia="Times New Roman" w:hAnsi="Times New Roman" w:cs="Times New Roman"/>
          <w:color w:val="000000"/>
          <w:sz w:val="20"/>
          <w:szCs w:val="20"/>
        </w:rPr>
        <w:t xml:space="preserve">and High Disadvantaged </w:t>
      </w:r>
      <w:sdt>
        <w:sdtPr>
          <w:rPr>
            <w:rFonts w:ascii="Times New Roman" w:eastAsia="Times New Roman" w:hAnsi="Times New Roman" w:cs="Times New Roman"/>
            <w:color w:val="000000"/>
            <w:sz w:val="20"/>
            <w:szCs w:val="20"/>
          </w:rPr>
          <w:tag w:val="MENDELEY_CITATION_v3_eyJjaXRhdGlvbklEIjoiTUVOREVMRVlfQ0lUQVRJT05fYTFmYjU0MzEtZGY4OC00M2NkLThlNmMtZDBjNmEwNGIwOWEyIiwicHJvcGVydGllcyI6eyJub3RlSW5kZXgiOjB9LCJpc0VkaXRlZCI6ZmFsc2UsIm1hbnVhbE92ZXJyaWRlIjp7ImlzTWFudWFsbHlPdmVycmlkZGVuIjpmYWxzZSwiY2l0ZXByb2NUZXh0IjoiWzM3XSIsIm1hbnVhbE92ZXJyaWRlVGV4dCI6IiJ9LCJjaXRhdGlvbkl0ZW1zIjpbeyJpZCI6ImVmODMwNzg5LWE4ZmMtMzU2My1iYmM5LWJhODIyZGM2ZTE4MSIsIml0ZW1EYXRhIjp7InR5cGUiOiJhcnRpY2xlLWpvdXJuYWwiLCJpZCI6ImVmODMwNzg5LWE4ZmMtMzU2My1iYmM5LWJhODIyZGM2ZTE4MS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UsInN1cHByZXNzLWF1dGhvciI6ZmFsc2UsImNvbXBvc2l0ZSI6ZmFsc2UsImF1dGhvci1vbmx5IjpmYWxzZX1dfQ=="/>
          <w:id w:val="1813051332"/>
          <w:placeholder>
            <w:docPart w:val="DefaultPlaceholder_-1854013440"/>
          </w:placeholder>
        </w:sdtPr>
        <w:sdtEndPr/>
        <w:sdtContent>
          <w:r w:rsidR="00B65A8C" w:rsidRPr="00B65A8C">
            <w:rPr>
              <w:rFonts w:ascii="Times New Roman" w:eastAsia="Times New Roman" w:hAnsi="Times New Roman" w:cs="Times New Roman"/>
              <w:color w:val="000000"/>
              <w:sz w:val="20"/>
              <w:szCs w:val="20"/>
            </w:rPr>
            <w:t>[37]</w:t>
          </w:r>
        </w:sdtContent>
      </w:sdt>
      <w:r w:rsidR="00D227EF">
        <w:rPr>
          <w:rFonts w:ascii="Times New Roman" w:eastAsia="Times New Roman" w:hAnsi="Times New Roman" w:cs="Times New Roman"/>
          <w:color w:val="000000"/>
          <w:sz w:val="20"/>
          <w:szCs w:val="20"/>
        </w:rPr>
        <w:t xml:space="preserve">. </w:t>
      </w:r>
      <w:r w:rsidR="00630522">
        <w:rPr>
          <w:rFonts w:ascii="Times New Roman" w:eastAsia="Times New Roman" w:hAnsi="Times New Roman" w:cs="Times New Roman"/>
          <w:color w:val="000000"/>
          <w:sz w:val="20"/>
          <w:szCs w:val="20"/>
        </w:rPr>
        <w:t xml:space="preserve">We consider Low Disadvantaged to be </w:t>
      </w:r>
      <w:r>
        <w:rPr>
          <w:rFonts w:ascii="Times New Roman" w:eastAsia="Times New Roman" w:hAnsi="Times New Roman" w:cs="Times New Roman"/>
          <w:color w:val="000000"/>
          <w:sz w:val="20"/>
          <w:szCs w:val="20"/>
        </w:rPr>
        <w:t>scores 1 through 4</w:t>
      </w:r>
      <w:r w:rsidR="00A419ED">
        <w:rPr>
          <w:rFonts w:ascii="Times New Roman" w:eastAsia="Times New Roman" w:hAnsi="Times New Roman" w:cs="Times New Roman"/>
          <w:color w:val="000000"/>
          <w:sz w:val="20"/>
          <w:szCs w:val="20"/>
        </w:rPr>
        <w:t xml:space="preserve"> (</w:t>
      </w:r>
      <w:r w:rsidR="00A419ED" w:rsidRPr="00840E34">
        <w:rPr>
          <w:rFonts w:ascii="Times New Roman" w:eastAsia="Times New Roman" w:hAnsi="Times New Roman" w:cs="Times New Roman"/>
          <w:i/>
          <w:iCs/>
          <w:color w:val="000000"/>
          <w:sz w:val="20"/>
          <w:szCs w:val="20"/>
        </w:rPr>
        <w:t xml:space="preserve">N = </w:t>
      </w:r>
      <w:r w:rsidR="00840E34" w:rsidRPr="00840E34">
        <w:rPr>
          <w:rFonts w:ascii="Times New Roman" w:eastAsia="Times New Roman" w:hAnsi="Times New Roman" w:cs="Times New Roman"/>
          <w:i/>
          <w:iCs/>
          <w:color w:val="000000"/>
          <w:sz w:val="20"/>
          <w:szCs w:val="20"/>
        </w:rPr>
        <w:t>86</w:t>
      </w:r>
      <w:r w:rsidR="00840E3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and</w:t>
      </w:r>
      <w:r w:rsidR="00630522">
        <w:rPr>
          <w:rFonts w:ascii="Times New Roman" w:eastAsia="Times New Roman" w:hAnsi="Times New Roman" w:cs="Times New Roman"/>
          <w:color w:val="000000"/>
          <w:sz w:val="20"/>
          <w:szCs w:val="20"/>
        </w:rPr>
        <w:t xml:space="preserve"> More Disadvantaged to be</w:t>
      </w:r>
      <w:r>
        <w:rPr>
          <w:rFonts w:ascii="Times New Roman" w:eastAsia="Times New Roman" w:hAnsi="Times New Roman" w:cs="Times New Roman"/>
          <w:color w:val="000000"/>
          <w:sz w:val="20"/>
          <w:szCs w:val="20"/>
        </w:rPr>
        <w:t xml:space="preserve"> scores 5 through 9 </w:t>
      </w:r>
      <w:r w:rsidR="00840E34">
        <w:rPr>
          <w:rFonts w:ascii="Times New Roman" w:eastAsia="Times New Roman" w:hAnsi="Times New Roman" w:cs="Times New Roman"/>
          <w:color w:val="000000"/>
          <w:sz w:val="20"/>
          <w:szCs w:val="20"/>
        </w:rPr>
        <w:t>(</w:t>
      </w:r>
      <w:r w:rsidR="00840E34" w:rsidRPr="00840E34">
        <w:rPr>
          <w:rFonts w:ascii="Times New Roman" w:eastAsia="Times New Roman" w:hAnsi="Times New Roman" w:cs="Times New Roman"/>
          <w:i/>
          <w:iCs/>
          <w:color w:val="000000"/>
          <w:sz w:val="20"/>
          <w:szCs w:val="20"/>
        </w:rPr>
        <w:t>N = 61</w:t>
      </w:r>
      <w:r w:rsidR="00840E34">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based on socioeconomic factors.</w:t>
      </w:r>
      <w:commentRangeEnd w:id="60"/>
      <w:r>
        <w:commentReference w:id="60"/>
      </w:r>
      <w:r>
        <w:rPr>
          <w:rFonts w:ascii="Times New Roman" w:eastAsia="Times New Roman" w:hAnsi="Times New Roman" w:cs="Times New Roman"/>
          <w:color w:val="000000"/>
          <w:sz w:val="20"/>
          <w:szCs w:val="20"/>
        </w:rPr>
        <w:t xml:space="preserve"> This variable </w:t>
      </w:r>
      <w:sdt>
        <w:sdtPr>
          <w:tag w:val="goog_rdk_133"/>
          <w:id w:val="1128434271"/>
        </w:sdtPr>
        <w:sdtEndPr/>
        <w:sdtContent>
          <w:ins w:id="61" w:author="Sina Ansari" w:date="2024-08-16T03:20:00Z">
            <w:r>
              <w:rPr>
                <w:rFonts w:ascii="Times New Roman" w:eastAsia="Times New Roman" w:hAnsi="Times New Roman" w:cs="Times New Roman"/>
                <w:color w:val="000000"/>
                <w:sz w:val="20"/>
                <w:szCs w:val="20"/>
              </w:rPr>
              <w:t>explores</w:t>
            </w:r>
          </w:ins>
        </w:sdtContent>
      </w:sdt>
      <w:sdt>
        <w:sdtPr>
          <w:tag w:val="goog_rdk_134"/>
          <w:id w:val="-1108812092"/>
        </w:sdtPr>
        <w:sdtEndPr/>
        <w:sdtContent>
          <w:del w:id="62" w:author="Sina Ansari" w:date="2024-08-16T03:20:00Z">
            <w:r>
              <w:rPr>
                <w:rFonts w:ascii="Times New Roman" w:eastAsia="Times New Roman" w:hAnsi="Times New Roman" w:cs="Times New Roman"/>
                <w:color w:val="000000"/>
                <w:sz w:val="20"/>
                <w:szCs w:val="20"/>
              </w:rPr>
              <w:delText>is used to explore</w:delText>
            </w:r>
          </w:del>
        </w:sdtContent>
      </w:sdt>
      <w:r>
        <w:rPr>
          <w:rFonts w:ascii="Times New Roman" w:eastAsia="Times New Roman" w:hAnsi="Times New Roman" w:cs="Times New Roman"/>
          <w:color w:val="000000"/>
          <w:sz w:val="20"/>
          <w:szCs w:val="20"/>
        </w:rPr>
        <w:t xml:space="preserve"> disparities in ICU admissions and the impact of SHIELD centers in different socioeconomic contexts.</w:t>
      </w:r>
    </w:p>
    <w:p w14:paraId="00000044"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Statistical Analysis</w:t>
      </w:r>
    </w:p>
    <w:p w14:paraId="00000045" w14:textId="77777777"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sdt>
        <w:sdtPr>
          <w:tag w:val="goog_rdk_135"/>
          <w:id w:val="1836415407"/>
        </w:sdtPr>
        <w:sdtEndPr/>
        <w:sdtContent>
          <w:ins w:id="63" w:author="Sina Ansari" w:date="2024-08-16T16:01:00Z">
            <w:r>
              <w:rPr>
                <w:rFonts w:ascii="Times New Roman" w:eastAsia="Times New Roman" w:hAnsi="Times New Roman" w:cs="Times New Roman"/>
                <w:sz w:val="20"/>
                <w:szCs w:val="20"/>
              </w:rPr>
              <w:t xml:space="preserve">employed a linear </w:t>
            </w:r>
            <w:r>
              <w:rPr>
                <w:rFonts w:ascii="Times New Roman" w:eastAsia="Times New Roman" w:hAnsi="Times New Roman" w:cs="Times New Roman"/>
                <w:sz w:val="20"/>
                <w:szCs w:val="20"/>
              </w:rPr>
              <w:t>mixed-effects regression model to investigate the association between the effective number of SHIELD test centers and the COVID-19 ICU admission rate</w:t>
            </w:r>
          </w:ins>
        </w:sdtContent>
      </w:sdt>
      <w:sdt>
        <w:sdtPr>
          <w:tag w:val="goog_rdk_136"/>
          <w:id w:val="-1712262633"/>
        </w:sdtPr>
        <w:sdtEndPr/>
        <w:sdtContent>
          <w:del w:id="64" w:author="Sina Ansari" w:date="2024-08-16T16:01:00Z">
            <w:r>
              <w:rPr>
                <w:rFonts w:ascii="Times New Roman" w:eastAsia="Times New Roman" w:hAnsi="Times New Roman" w:cs="Times New Roman"/>
                <w:sz w:val="20"/>
                <w:szCs w:val="20"/>
              </w:rPr>
              <w:delText xml:space="preserve">investigated the association between the effective number of SHIELD test centers and the </w:delText>
            </w:r>
          </w:del>
        </w:sdtContent>
      </w:sdt>
      <w:sdt>
        <w:sdtPr>
          <w:tag w:val="goog_rdk_137"/>
          <w:id w:val="-154154839"/>
        </w:sdtPr>
        <w:sdtEndPr/>
        <w:sdtContent>
          <w:customXmlInsRangeStart w:id="65" w:author="Sina Ansari" w:date="2024-08-16T14:52:00Z"/>
          <w:sdt>
            <w:sdtPr>
              <w:tag w:val="goog_rdk_138"/>
              <w:id w:val="-950465821"/>
            </w:sdtPr>
            <w:sdtEndPr/>
            <w:sdtContent>
              <w:customXmlInsRangeEnd w:id="65"/>
              <w:ins w:id="66" w:author="Sina Ansari" w:date="2024-08-16T14:52:00Z">
                <w:del w:id="67" w:author="Sina Ansari" w:date="2024-08-16T16:01:00Z">
                  <w:r>
                    <w:rPr>
                      <w:rFonts w:ascii="Times New Roman" w:eastAsia="Times New Roman" w:hAnsi="Times New Roman" w:cs="Times New Roman"/>
                      <w:sz w:val="20"/>
                      <w:szCs w:val="20"/>
                    </w:rPr>
                    <w:delText>COVID-19</w:delText>
                  </w:r>
                </w:del>
              </w:ins>
              <w:customXmlInsRangeStart w:id="68" w:author="Sina Ansari" w:date="2024-08-16T14:52:00Z"/>
            </w:sdtContent>
          </w:sdt>
          <w:customXmlInsRangeEnd w:id="68"/>
        </w:sdtContent>
      </w:sdt>
      <w:sdt>
        <w:sdtPr>
          <w:tag w:val="goog_rdk_139"/>
          <w:id w:val="1543714215"/>
        </w:sdtPr>
        <w:sdtEndPr/>
        <w:sdtContent>
          <w:del w:id="69" w:author="Sina Ansari" w:date="2024-08-16T16:01:00Z">
            <w:r>
              <w:rPr>
                <w:rFonts w:ascii="Times New Roman" w:eastAsia="Times New Roman" w:hAnsi="Times New Roman" w:cs="Times New Roman"/>
                <w:sz w:val="20"/>
                <w:szCs w:val="20"/>
              </w:rPr>
              <w:delText>COVID ICU admission rate by employing a linear mixed-effects regression model</w:delText>
            </w:r>
          </w:del>
        </w:sdtContent>
      </w:sdt>
      <w:r>
        <w:rPr>
          <w:rFonts w:ascii="Times New Roman" w:eastAsia="Times New Roman" w:hAnsi="Times New Roman" w:cs="Times New Roman"/>
          <w:sz w:val="20"/>
          <w:szCs w:val="20"/>
        </w:rPr>
        <w:t xml:space="preserve">. </w:t>
      </w:r>
      <w:sdt>
        <w:sdtPr>
          <w:tag w:val="goog_rdk_140"/>
          <w:id w:val="-1021317065"/>
        </w:sdtPr>
        <w:sdtEndPr/>
        <w:sdtContent>
          <w:sdt>
            <w:sdtPr>
              <w:tag w:val="goog_rdk_141"/>
              <w:id w:val="-1842384149"/>
            </w:sdtPr>
            <w:sdtEndPr/>
            <w:sdtContent>
              <w:commentRangeStart w:id="70"/>
            </w:sdtContent>
          </w:sdt>
          <w:customXmlInsRangeStart w:id="71" w:author="Sina Ansari" w:date="2024-08-16T14:53:00Z"/>
          <w:sdt>
            <w:sdtPr>
              <w:tag w:val="goog_rdk_142"/>
              <w:id w:val="212092069"/>
            </w:sdtPr>
            <w:sdtEndPr/>
            <w:sdtContent>
              <w:customXmlInsRangeEnd w:id="71"/>
              <w:commentRangeStart w:id="72"/>
              <w:customXmlInsRangeStart w:id="73" w:author="Sina Ansari" w:date="2024-08-16T14:53:00Z"/>
            </w:sdtContent>
          </w:sdt>
          <w:customXmlInsRangeEnd w:id="73"/>
          <w:ins w:id="74" w:author="Sina Ansari" w:date="2024-08-16T14:53:00Z">
            <w:r>
              <w:rPr>
                <w:rFonts w:ascii="Times New Roman" w:eastAsia="Times New Roman" w:hAnsi="Times New Roman" w:cs="Times New Roman"/>
                <w:sz w:val="20"/>
                <w:szCs w:val="20"/>
              </w:rPr>
              <w:t>We focused on</w:t>
            </w:r>
          </w:ins>
        </w:sdtContent>
      </w:sdt>
      <w:sdt>
        <w:sdtPr>
          <w:tag w:val="goog_rdk_143"/>
          <w:id w:val="-625621622"/>
        </w:sdtPr>
        <w:sdtEndPr/>
        <w:sdtContent>
          <w:del w:id="75" w:author="Sina Ansari" w:date="2024-08-16T14:53:00Z">
            <w:r>
              <w:rPr>
                <w:rFonts w:ascii="Times New Roman" w:eastAsia="Times New Roman" w:hAnsi="Times New Roman" w:cs="Times New Roman"/>
                <w:sz w:val="20"/>
                <w:szCs w:val="20"/>
              </w:rPr>
              <w:delText>The analysis utilized</w:delText>
            </w:r>
          </w:del>
        </w:sdtContent>
      </w:sdt>
      <w:r>
        <w:rPr>
          <w:rFonts w:ascii="Times New Roman" w:eastAsia="Times New Roman" w:hAnsi="Times New Roman" w:cs="Times New Roman"/>
          <w:sz w:val="20"/>
          <w:szCs w:val="20"/>
        </w:rPr>
        <w:t xml:space="preserve"> data from March 2021 to June 2021 for the Alpha wave, August 2021 to November 2021 for the Delta wave</w:t>
      </w:r>
      <w:sdt>
        <w:sdtPr>
          <w:tag w:val="goog_rdk_144"/>
          <w:id w:val="-1277482456"/>
        </w:sdtPr>
        <w:sdtEndPr/>
        <w:sdtContent>
          <w:ins w:id="76" w:author="Sina Ansari" w:date="2024-08-16T14:53:00Z">
            <w:r>
              <w:rPr>
                <w:rFonts w:ascii="Times New Roman" w:eastAsia="Times New Roman" w:hAnsi="Times New Roman" w:cs="Times New Roman"/>
                <w:sz w:val="20"/>
                <w:szCs w:val="20"/>
              </w:rPr>
              <w:t>, similar to</w:t>
            </w:r>
          </w:ins>
        </w:sdtContent>
      </w:sdt>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[15]</w:t>
      </w:r>
      <w:r>
        <w:rPr>
          <w:rFonts w:ascii="Times New Roman" w:eastAsia="Times New Roman" w:hAnsi="Times New Roman" w:cs="Times New Roman"/>
          <w:sz w:val="20"/>
          <w:szCs w:val="20"/>
        </w:rPr>
        <w:t xml:space="preserve">, and </w:t>
      </w:r>
      <w:r>
        <w:rPr>
          <w:rFonts w:ascii="Times New Roman" w:eastAsia="Times New Roman" w:hAnsi="Times New Roman" w:cs="Times New Roman"/>
          <w:sz w:val="20"/>
          <w:szCs w:val="20"/>
        </w:rPr>
        <w:t>December 2021 to March 2022 for the Omicron wave</w:t>
      </w:r>
      <w:sdt>
        <w:sdtPr>
          <w:tag w:val="goog_rdk_145"/>
          <w:id w:val="-1623923370"/>
        </w:sdtPr>
        <w:sdtEndPr/>
        <w:sdtContent>
          <w:ins w:id="77" w:author="Sina Ansari" w:date="2024-08-16T14:54:00Z">
            <w:r>
              <w:rPr>
                <w:rFonts w:ascii="Times New Roman" w:eastAsia="Times New Roman" w:hAnsi="Times New Roman" w:cs="Times New Roman"/>
                <w:sz w:val="20"/>
                <w:szCs w:val="20"/>
              </w:rPr>
              <w:t>, similar to</w:t>
            </w:r>
          </w:ins>
        </w:sdtContent>
      </w:sdt>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[16]</w:t>
      </w:r>
      <w:r>
        <w:rPr>
          <w:rFonts w:ascii="Times New Roman" w:eastAsia="Times New Roman" w:hAnsi="Times New Roman" w:cs="Times New Roman"/>
          <w:sz w:val="20"/>
          <w:szCs w:val="20"/>
        </w:rPr>
        <w:t xml:space="preserve">. </w:t>
      </w:r>
      <w:commentRangeEnd w:id="70"/>
      <w:r>
        <w:commentReference w:id="70"/>
      </w:r>
      <w:commentRangeEnd w:id="72"/>
      <w:r>
        <w:commentReference w:id="72"/>
      </w:r>
      <w:r>
        <w:rPr>
          <w:rFonts w:ascii="Times New Roman" w:eastAsia="Times New Roman" w:hAnsi="Times New Roman" w:cs="Times New Roman"/>
          <w:sz w:val="20"/>
          <w:szCs w:val="20"/>
        </w:rPr>
        <w:t xml:space="preserve">The model included fixed effects such as </w:t>
      </w:r>
      <w:sdt>
        <w:sdtPr>
          <w:tag w:val="goog_rdk_146"/>
          <w:id w:val="-1400593191"/>
        </w:sdtPr>
        <w:sdtEndPr/>
        <w:sdtContent>
          <w:ins w:id="78" w:author="Sina Ansari" w:date="2024-08-16T14:53: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effective number of SHIELD centers per zip code per month and </w:t>
      </w:r>
      <w:sdt>
        <w:sdtPr>
          <w:tag w:val="goog_rdk_147"/>
          <w:id w:val="-2136408483"/>
        </w:sdtPr>
        <w:sdtEndPr/>
        <w:sdtContent>
          <w:ins w:id="79" w:author="Sina Ansari" w:date="2024-08-16T14:52: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 xml:space="preserve">ADI category. </w:t>
      </w:r>
      <w:sdt>
        <w:sdtPr>
          <w:tag w:val="goog_rdk_148"/>
          <w:id w:val="-1805227746"/>
        </w:sdtPr>
        <w:sdtEndPr/>
        <w:sdtContent>
          <w:ins w:id="80" w:author="Sina Ansari" w:date="2024-08-16T14:53:00Z">
            <w:r>
              <w:rPr>
                <w:rFonts w:ascii="Times New Roman" w:eastAsia="Times New Roman" w:hAnsi="Times New Roman" w:cs="Times New Roman"/>
                <w:sz w:val="20"/>
                <w:szCs w:val="20"/>
              </w:rPr>
              <w:t>We incorporated a zip code-level random intercept to account for the monthly COVID-19 ICU admission rate clustering</w:t>
            </w:r>
          </w:ins>
        </w:sdtContent>
      </w:sdt>
      <w:sdt>
        <w:sdtPr>
          <w:tag w:val="goog_rdk_149"/>
          <w:id w:val="-13078423"/>
        </w:sdtPr>
        <w:sdtEndPr/>
        <w:sdtContent>
          <w:del w:id="81" w:author="Sina Ansari" w:date="2024-08-16T14:53:00Z">
            <w:r>
              <w:rPr>
                <w:rFonts w:ascii="Times New Roman" w:eastAsia="Times New Roman" w:hAnsi="Times New Roman" w:cs="Times New Roman"/>
                <w:sz w:val="20"/>
                <w:szCs w:val="20"/>
              </w:rPr>
              <w:delText xml:space="preserve">To account for the clustering of the monthly </w:delText>
            </w:r>
          </w:del>
        </w:sdtContent>
      </w:sdt>
      <w:sdt>
        <w:sdtPr>
          <w:tag w:val="goog_rdk_150"/>
          <w:id w:val="-282260965"/>
        </w:sdtPr>
        <w:sdtEndPr/>
        <w:sdtContent>
          <w:customXmlInsRangeStart w:id="82" w:author="Sina Ansari" w:date="2024-08-16T14:53:00Z"/>
          <w:sdt>
            <w:sdtPr>
              <w:tag w:val="goog_rdk_151"/>
              <w:id w:val="-994177579"/>
            </w:sdtPr>
            <w:sdtEndPr/>
            <w:sdtContent>
              <w:customXmlInsRangeEnd w:id="82"/>
              <w:ins w:id="83" w:author="Sina Ansari" w:date="2024-08-16T14:53:00Z">
                <w:del w:id="84" w:author="Sina Ansari" w:date="2024-08-16T14:53:00Z">
                  <w:r>
                    <w:rPr>
                      <w:rFonts w:ascii="Times New Roman" w:eastAsia="Times New Roman" w:hAnsi="Times New Roman" w:cs="Times New Roman"/>
                      <w:sz w:val="20"/>
                      <w:szCs w:val="20"/>
                    </w:rPr>
                    <w:delText>COVID-19</w:delText>
                  </w:r>
                </w:del>
              </w:ins>
              <w:customXmlInsRangeStart w:id="85" w:author="Sina Ansari" w:date="2024-08-16T14:53:00Z"/>
            </w:sdtContent>
          </w:sdt>
          <w:customXmlInsRangeEnd w:id="85"/>
        </w:sdtContent>
      </w:sdt>
      <w:sdt>
        <w:sdtPr>
          <w:tag w:val="goog_rdk_152"/>
          <w:id w:val="110254490"/>
        </w:sdtPr>
        <w:sdtEndPr/>
        <w:sdtContent>
          <w:del w:id="86" w:author="Sina Ansari" w:date="2024-08-16T14:53:00Z">
            <w:r>
              <w:rPr>
                <w:rFonts w:ascii="Times New Roman" w:eastAsia="Times New Roman" w:hAnsi="Times New Roman" w:cs="Times New Roman"/>
                <w:sz w:val="20"/>
                <w:szCs w:val="20"/>
              </w:rPr>
              <w:delText>COVID ICU admission rate, we incorporated a zip code-level random intercept</w:delText>
            </w:r>
          </w:del>
        </w:sdtContent>
      </w:sdt>
      <w:r>
        <w:rPr>
          <w:rFonts w:ascii="Times New Roman" w:eastAsia="Times New Roman" w:hAnsi="Times New Roman" w:cs="Times New Roman"/>
          <w:sz w:val="20"/>
          <w:szCs w:val="20"/>
        </w:rPr>
        <w:t>.</w:t>
      </w:r>
    </w:p>
    <w:p w14:paraId="00000046" w14:textId="431F573D"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we conducted robustness checks using lag analysis to assess the impact of SHIELD testing on the </w:t>
      </w:r>
      <w:sdt>
        <w:sdtPr>
          <w:tag w:val="goog_rdk_153"/>
          <w:id w:val="-1273475027"/>
        </w:sdtPr>
        <w:sdtEndPr/>
        <w:sdtContent>
          <w:ins w:id="87" w:author="Sina Ansari" w:date="2024-08-16T14:53:00Z">
            <w:r>
              <w:rPr>
                <w:rFonts w:ascii="Times New Roman" w:eastAsia="Times New Roman" w:hAnsi="Times New Roman" w:cs="Times New Roman"/>
                <w:sz w:val="20"/>
                <w:szCs w:val="20"/>
              </w:rPr>
              <w:t>COVID-19</w:t>
            </w:r>
          </w:ins>
        </w:sdtContent>
      </w:sdt>
      <w:sdt>
        <w:sdtPr>
          <w:tag w:val="goog_rdk_154"/>
          <w:id w:val="667986580"/>
        </w:sdtPr>
        <w:sdtEndPr/>
        <w:sdtContent>
          <w:del w:id="88" w:author="Sina Ansari" w:date="2024-08-16T14: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across different waves. Specifically, we examined the effects with </w:t>
      </w:r>
      <w:sdt>
        <w:sdtPr>
          <w:tag w:val="goog_rdk_155"/>
          <w:id w:val="1082105613"/>
        </w:sdtPr>
        <w:sdtEndPr/>
        <w:sdtContent>
          <w:commentRangeStart w:id="89"/>
        </w:sdtContent>
      </w:sdt>
      <w:commentRangeStart w:id="90"/>
      <w:r>
        <w:rPr>
          <w:rFonts w:ascii="Times New Roman" w:eastAsia="Times New Roman" w:hAnsi="Times New Roman" w:cs="Times New Roman"/>
          <w:sz w:val="20"/>
          <w:szCs w:val="20"/>
        </w:rPr>
        <w:t xml:space="preserve"> two-month lags </w:t>
      </w:r>
      <w:commentRangeEnd w:id="89"/>
      <w:r>
        <w:commentReference w:id="89"/>
      </w:r>
      <w:commentRangeEnd w:id="90"/>
      <w:r>
        <w:commentReference w:id="90"/>
      </w:r>
      <w:r>
        <w:rPr>
          <w:rFonts w:ascii="Times New Roman" w:eastAsia="Times New Roman" w:hAnsi="Times New Roman" w:cs="Times New Roman"/>
          <w:sz w:val="20"/>
          <w:szCs w:val="20"/>
        </w:rPr>
        <w:t xml:space="preserve">to determine whether the timing of testing influenced subsequent </w:t>
      </w:r>
      <w:sdt>
        <w:sdtPr>
          <w:tag w:val="goog_rdk_157"/>
          <w:id w:val="1676299847"/>
        </w:sdtPr>
        <w:sdtEndPr/>
        <w:sdtContent>
          <w:ins w:id="91" w:author="Sina Ansari" w:date="2024-08-16T14:53:00Z">
            <w:r>
              <w:rPr>
                <w:rFonts w:ascii="Times New Roman" w:eastAsia="Times New Roman" w:hAnsi="Times New Roman" w:cs="Times New Roman"/>
                <w:sz w:val="20"/>
                <w:szCs w:val="20"/>
              </w:rPr>
              <w:t>COVID-19</w:t>
            </w:r>
          </w:ins>
        </w:sdtContent>
      </w:sdt>
      <w:sdt>
        <w:sdtPr>
          <w:tag w:val="goog_rdk_158"/>
          <w:id w:val="1586498681"/>
        </w:sdtPr>
        <w:sdtEndPr/>
        <w:sdtContent>
          <w:del w:id="92" w:author="Sina Ansari" w:date="2024-08-16T14: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w:t>
      </w:r>
    </w:p>
    <w:p w14:paraId="00000047" w14:textId="77777777"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 analyses were conducted using R statistical software version 2024.04.1 (R Project for Statistical Computing). </w:t>
      </w:r>
      <w:sdt>
        <w:sdtPr>
          <w:tag w:val="goog_rdk_159"/>
          <w:id w:val="-1114908421"/>
        </w:sdtPr>
        <w:sdtEndPr/>
        <w:sdtContent>
          <w:commentRangeStart w:id="93"/>
        </w:sdtContent>
      </w:sdt>
      <w:sdt>
        <w:sdtPr>
          <w:tag w:val="goog_rdk_160"/>
          <w:id w:val="1956288491"/>
        </w:sdtPr>
        <w:sdtEndPr/>
        <w:sdtContent>
          <w:commentRangeStart w:id="94"/>
        </w:sdtContent>
      </w:sdt>
      <w:r>
        <w:rPr>
          <w:rFonts w:ascii="Times New Roman" w:eastAsia="Times New Roman" w:hAnsi="Times New Roman" w:cs="Times New Roman"/>
          <w:sz w:val="20"/>
          <w:szCs w:val="20"/>
        </w:rPr>
        <w:t>The data analysis period spanned from March 1, 2024, to August 9, 2024.</w:t>
      </w:r>
      <w:commentRangeEnd w:id="93"/>
      <w:r>
        <w:commentReference w:id="93"/>
      </w:r>
      <w:commentRangeEnd w:id="94"/>
      <w:r>
        <w:commentReference w:id="94"/>
      </w:r>
    </w:p>
    <w:p w14:paraId="00000048" w14:textId="77777777" w:rsidR="00743DF7" w:rsidRDefault="005A17FB">
      <w:pPr>
        <w:pBdr>
          <w:bottom w:val="single" w:sz="6" w:space="1" w:color="000000"/>
        </w:pBdr>
        <w:spacing w:before="120"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w:t>
      </w:r>
    </w:p>
    <w:p w14:paraId="0000004C" w14:textId="62152D1F" w:rsidR="00743DF7" w:rsidRDefault="005A17FB" w:rsidP="00143794">
      <w:pPr>
        <w:spacing w:before="120" w:after="120" w:line="360" w:lineRule="auto"/>
        <w:jc w:val="both"/>
        <w:rPr>
          <w:rFonts w:ascii="Times New Roman" w:eastAsia="Times New Roman" w:hAnsi="Times New Roman" w:cs="Times New Roman"/>
          <w:sz w:val="20"/>
          <w:szCs w:val="20"/>
        </w:rPr>
      </w:pPr>
      <w:sdt>
        <w:sdtPr>
          <w:tag w:val="goog_rdk_161"/>
          <w:id w:val="1411042577"/>
          <w:showingPlcHdr/>
        </w:sdtPr>
        <w:sdtEndPr/>
        <w:sdtContent>
          <w:r w:rsidR="002F1858">
            <w:t xml:space="preserve">     </w:t>
          </w:r>
        </w:sdtContent>
      </w:sdt>
      <w:r w:rsidR="00143794">
        <w:rPr>
          <w:rFonts w:ascii="Times New Roman" w:eastAsia="Times New Roman" w:hAnsi="Times New Roman" w:cs="Times New Roman"/>
          <w:sz w:val="18"/>
          <w:szCs w:val="18"/>
        </w:rPr>
        <w:t>W</w:t>
      </w:r>
      <w:sdt>
        <w:sdtPr>
          <w:tag w:val="goog_rdk_166"/>
          <w:id w:val="841287308"/>
        </w:sdtPr>
        <w:sdtEndPr/>
        <w:sdtContent>
          <w:del w:id="95" w:author="Sina Ansari" w:date="2024-08-16T15:03:00Z">
            <w:r>
              <w:rPr>
                <w:rFonts w:ascii="Times New Roman" w:eastAsia="Times New Roman" w:hAnsi="Times New Roman" w:cs="Times New Roman"/>
                <w:sz w:val="20"/>
                <w:szCs w:val="20"/>
              </w:rPr>
              <w:delText>To begin our analysis, w</w:delText>
            </w:r>
          </w:del>
        </w:sdtContent>
      </w:sdt>
      <w:r>
        <w:rPr>
          <w:rFonts w:ascii="Times New Roman" w:eastAsia="Times New Roman" w:hAnsi="Times New Roman" w:cs="Times New Roman"/>
          <w:sz w:val="20"/>
          <w:szCs w:val="20"/>
        </w:rPr>
        <w:t xml:space="preserve">e examined the overall trends in the </w:t>
      </w:r>
      <w:sdt>
        <w:sdtPr>
          <w:tag w:val="goog_rdk_167"/>
          <w:id w:val="1901554957"/>
        </w:sdtPr>
        <w:sdtEndPr/>
        <w:sdtContent>
          <w:ins w:id="96" w:author="Sina Ansari" w:date="2024-08-16T14:59:00Z">
            <w:r>
              <w:rPr>
                <w:rFonts w:ascii="Times New Roman" w:eastAsia="Times New Roman" w:hAnsi="Times New Roman" w:cs="Times New Roman"/>
                <w:sz w:val="20"/>
                <w:szCs w:val="20"/>
              </w:rPr>
              <w:t>COVID-19</w:t>
            </w:r>
          </w:ins>
        </w:sdtContent>
      </w:sdt>
      <w:sdt>
        <w:sdtPr>
          <w:tag w:val="goog_rdk_168"/>
          <w:id w:val="-745422187"/>
        </w:sdtPr>
        <w:sdtEndPr/>
        <w:sdtContent>
          <w:del w:id="97" w:author="Sina Ansari" w:date="2024-08-16T14:5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and the availability of SHIELD test centers across all zip codes over the study period. This preliminary analysis provides insight into how both the </w:t>
      </w:r>
      <w:sdt>
        <w:sdtPr>
          <w:tag w:val="goog_rdk_169"/>
          <w:id w:val="765499603"/>
        </w:sdtPr>
        <w:sdtEndPr/>
        <w:sdtContent>
          <w:del w:id="98" w:author="Sina Ansari" w:date="2024-08-16T14:59:00Z">
            <w:r>
              <w:rPr>
                <w:rFonts w:ascii="Times New Roman" w:eastAsia="Times New Roman" w:hAnsi="Times New Roman" w:cs="Times New Roman"/>
                <w:sz w:val="20"/>
                <w:szCs w:val="20"/>
              </w:rPr>
              <w:delText xml:space="preserve">rate of </w:delText>
            </w:r>
          </w:del>
        </w:sdtContent>
      </w:sdt>
      <w:sdt>
        <w:sdtPr>
          <w:tag w:val="goog_rdk_170"/>
          <w:id w:val="794184166"/>
        </w:sdtPr>
        <w:sdtEndPr/>
        <w:sdtContent>
          <w:ins w:id="99" w:author="Sina Ansari" w:date="2024-08-16T14:59:00Z">
            <w:r>
              <w:rPr>
                <w:rFonts w:ascii="Times New Roman" w:eastAsia="Times New Roman" w:hAnsi="Times New Roman" w:cs="Times New Roman"/>
                <w:sz w:val="20"/>
                <w:szCs w:val="20"/>
              </w:rPr>
              <w:t>COVID-19</w:t>
            </w:r>
          </w:ins>
        </w:sdtContent>
      </w:sdt>
      <w:sdt>
        <w:sdtPr>
          <w:tag w:val="goog_rdk_171"/>
          <w:id w:val="1435170346"/>
        </w:sdtPr>
        <w:sdtEndPr/>
        <w:sdtContent>
          <w:del w:id="100" w:author="Sina Ansari" w:date="2024-08-16T14:59: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admissions</w:t>
      </w:r>
      <w:sdt>
        <w:sdtPr>
          <w:tag w:val="goog_rdk_172"/>
          <w:id w:val="505327982"/>
        </w:sdtPr>
        <w:sdtEndPr/>
        <w:sdtContent>
          <w:ins w:id="101" w:author="Sina Ansari" w:date="2024-08-16T15:55:00Z">
            <w:r>
              <w:rPr>
                <w:rFonts w:ascii="Times New Roman" w:eastAsia="Times New Roman" w:hAnsi="Times New Roman" w:cs="Times New Roman"/>
                <w:sz w:val="20"/>
                <w:szCs w:val="20"/>
              </w:rPr>
              <w:t xml:space="preserve"> rate</w:t>
            </w:r>
          </w:ins>
        </w:sdtContent>
      </w:sdt>
      <w:r>
        <w:rPr>
          <w:rFonts w:ascii="Times New Roman" w:eastAsia="Times New Roman" w:hAnsi="Times New Roman" w:cs="Times New Roman"/>
          <w:sz w:val="20"/>
          <w:szCs w:val="20"/>
        </w:rPr>
        <w:t xml:space="preserve"> and </w:t>
      </w:r>
      <w:sdt>
        <w:sdtPr>
          <w:tag w:val="goog_rdk_173"/>
          <w:id w:val="1031305107"/>
        </w:sdtPr>
        <w:sdtEndPr/>
        <w:sdtContent>
          <w:ins w:id="102" w:author="Sina Ansari" w:date="2024-08-16T14:58: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effective number of test centers have evolved during the different COVID-19 waves</w:t>
      </w:r>
      <w:sdt>
        <w:sdtPr>
          <w:tag w:val="goog_rdk_174"/>
          <w:id w:val="-1838686079"/>
        </w:sdtPr>
        <w:sdtEndPr/>
        <w:sdtContent>
          <w:del w:id="103" w:author="Sina Ansari" w:date="2024-08-16T15:56:00Z">
            <w:r>
              <w:rPr>
                <w:rFonts w:ascii="Times New Roman" w:eastAsia="Times New Roman" w:hAnsi="Times New Roman" w:cs="Times New Roman"/>
                <w:sz w:val="20"/>
                <w:szCs w:val="20"/>
              </w:rPr>
              <w:delText xml:space="preserve"> (Figure 4)</w:delText>
            </w:r>
          </w:del>
        </w:sdtContent>
      </w:sdt>
      <w:r>
        <w:rPr>
          <w:rFonts w:ascii="Times New Roman" w:eastAsia="Times New Roman" w:hAnsi="Times New Roman" w:cs="Times New Roman"/>
          <w:sz w:val="20"/>
          <w:szCs w:val="20"/>
        </w:rPr>
        <w:t xml:space="preserve">. </w:t>
      </w:r>
      <w:r w:rsidR="00596463">
        <w:rPr>
          <w:rFonts w:ascii="Times New Roman" w:eastAsia="Times New Roman" w:hAnsi="Times New Roman" w:cs="Times New Roman"/>
          <w:sz w:val="20"/>
          <w:szCs w:val="20"/>
        </w:rPr>
        <w:t>Figure 3</w:t>
      </w:r>
      <w:sdt>
        <w:sdtPr>
          <w:tag w:val="goog_rdk_176"/>
          <w:id w:val="-1299532041"/>
        </w:sdtPr>
        <w:sdtEndPr/>
        <w:sdtContent>
          <w:del w:id="104" w:author="Sina Ansari" w:date="2024-08-16T14:59:00Z">
            <w:r>
              <w:rPr>
                <w:rFonts w:ascii="Times New Roman" w:eastAsia="Times New Roman" w:hAnsi="Times New Roman" w:cs="Times New Roman"/>
                <w:sz w:val="20"/>
                <w:szCs w:val="20"/>
              </w:rPr>
              <w:delText xml:space="preserve">The chart </w:delText>
            </w:r>
          </w:del>
        </w:sdtContent>
      </w:sdt>
      <w:sdt>
        <w:sdtPr>
          <w:tag w:val="goog_rdk_177"/>
          <w:id w:val="-1810629698"/>
        </w:sdtPr>
        <w:sdtEndPr/>
        <w:sdtContent>
          <w:ins w:id="105" w:author="Sina Ansari" w:date="2024-08-16T14:59:00Z">
            <w:r>
              <w:rPr>
                <w:rFonts w:ascii="Times New Roman" w:eastAsia="Times New Roman" w:hAnsi="Times New Roman" w:cs="Times New Roman"/>
                <w:sz w:val="20"/>
                <w:szCs w:val="20"/>
              </w:rPr>
              <w:t xml:space="preserve"> demonstrates</w:t>
            </w:r>
          </w:ins>
        </w:sdtContent>
      </w:sdt>
      <w:sdt>
        <w:sdtPr>
          <w:tag w:val="goog_rdk_178"/>
          <w:id w:val="617798383"/>
        </w:sdtPr>
        <w:sdtEndPr/>
        <w:sdtContent>
          <w:del w:id="106" w:author="Sina Ansari" w:date="2024-08-16T14:59:00Z">
            <w:r>
              <w:rPr>
                <w:rFonts w:ascii="Times New Roman" w:eastAsia="Times New Roman" w:hAnsi="Times New Roman" w:cs="Times New Roman"/>
                <w:sz w:val="20"/>
                <w:szCs w:val="20"/>
              </w:rPr>
              <w:delText>presents an analysis of</w:delText>
            </w:r>
          </w:del>
        </w:sdtContent>
      </w:sdt>
      <w:r>
        <w:rPr>
          <w:rFonts w:ascii="Times New Roman" w:eastAsia="Times New Roman" w:hAnsi="Times New Roman" w:cs="Times New Roman"/>
          <w:sz w:val="20"/>
          <w:szCs w:val="20"/>
        </w:rPr>
        <w:t xml:space="preserve"> the relationship between the average effective number of SHIELD test centers and the average COVID-19 ICU admission rates across different zip codes</w:t>
      </w:r>
      <w:r w:rsidR="003C51DF">
        <w:rPr>
          <w:rFonts w:ascii="Times New Roman" w:eastAsia="Times New Roman" w:hAnsi="Times New Roman" w:cs="Times New Roman"/>
          <w:sz w:val="20"/>
          <w:szCs w:val="20"/>
        </w:rPr>
        <w:t xml:space="preserve"> over time</w:t>
      </w:r>
      <w:r>
        <w:rPr>
          <w:rFonts w:ascii="Times New Roman" w:eastAsia="Times New Roman" w:hAnsi="Times New Roman" w:cs="Times New Roman"/>
          <w:sz w:val="20"/>
          <w:szCs w:val="20"/>
        </w:rPr>
        <w:t xml:space="preserve">, categorized by their level of deprivation using the ADI. The green bars represent the average effective number of SHIELD test centers in less disadvantaged areas, while the orange bars indicate the same in more disadvantaged areas. The green and orange lines track the average </w:t>
      </w:r>
      <w:sdt>
        <w:sdtPr>
          <w:tag w:val="goog_rdk_179"/>
          <w:id w:val="1797718498"/>
        </w:sdtPr>
        <w:sdtEndPr/>
        <w:sdtContent>
          <w:ins w:id="107" w:author="Sina Ansari" w:date="2024-08-16T16:02:00Z">
            <w:r>
              <w:rPr>
                <w:rFonts w:ascii="Times New Roman" w:eastAsia="Times New Roman" w:hAnsi="Times New Roman" w:cs="Times New Roman"/>
                <w:sz w:val="20"/>
                <w:szCs w:val="20"/>
              </w:rPr>
              <w:t>COVID-19</w:t>
            </w:r>
          </w:ins>
        </w:sdtContent>
      </w:sdt>
      <w:sdt>
        <w:sdtPr>
          <w:tag w:val="goog_rdk_180"/>
          <w:id w:val="-1944144650"/>
        </w:sdtPr>
        <w:sdtEndPr/>
        <w:sdtContent>
          <w:del w:id="108" w:author="Sina Ansari" w:date="2024-08-16T16:0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in less and more disadvantaged areas</w:t>
      </w:r>
      <w:sdt>
        <w:sdtPr>
          <w:tag w:val="goog_rdk_181"/>
          <w:id w:val="-1807923987"/>
        </w:sdtPr>
        <w:sdtEndPr/>
        <w:sdtContent>
          <w:del w:id="109" w:author="Sina Ansari" w:date="2024-08-16T16:02:00Z">
            <w:r>
              <w:rPr>
                <w:rFonts w:ascii="Times New Roman" w:eastAsia="Times New Roman" w:hAnsi="Times New Roman" w:cs="Times New Roman"/>
                <w:sz w:val="20"/>
                <w:szCs w:val="20"/>
              </w:rPr>
              <w:delText>, respectively</w:delText>
            </w:r>
          </w:del>
        </w:sdtContent>
      </w:sdt>
      <w:r>
        <w:rPr>
          <w:rFonts w:ascii="Times New Roman" w:eastAsia="Times New Roman" w:hAnsi="Times New Roman" w:cs="Times New Roman"/>
          <w:sz w:val="20"/>
          <w:szCs w:val="20"/>
        </w:rPr>
        <w:t xml:space="preserve">. The data reveals that during the pandemic’s peaks, specifically the Delta and Omicron waves, the effective number of SHIELD test centers increased significantly in both more and less disadvantaged areas. However, less disadvantaged areas consistently had a higher </w:t>
      </w:r>
      <w:sdt>
        <w:sdtPr>
          <w:tag w:val="goog_rdk_182"/>
          <w:id w:val="-1782870342"/>
        </w:sdtPr>
        <w:sdtEndPr/>
        <w:sdtContent>
          <w:del w:id="110" w:author="Sina Ansari" w:date="2024-08-16T16:02:00Z">
            <w:r>
              <w:rPr>
                <w:rFonts w:ascii="Times New Roman" w:eastAsia="Times New Roman" w:hAnsi="Times New Roman" w:cs="Times New Roman"/>
                <w:sz w:val="20"/>
                <w:szCs w:val="20"/>
              </w:rPr>
              <w:delText xml:space="preserve">number of </w:delText>
            </w:r>
          </w:del>
        </w:sdtContent>
      </w:sdt>
      <w:r>
        <w:rPr>
          <w:rFonts w:ascii="Times New Roman" w:eastAsia="Times New Roman" w:hAnsi="Times New Roman" w:cs="Times New Roman"/>
          <w:sz w:val="20"/>
          <w:szCs w:val="20"/>
        </w:rPr>
        <w:t xml:space="preserve">effective </w:t>
      </w:r>
      <w:sdt>
        <w:sdtPr>
          <w:tag w:val="goog_rdk_183"/>
          <w:id w:val="-824427060"/>
        </w:sdtPr>
        <w:sdtEndPr/>
        <w:sdtContent>
          <w:ins w:id="111" w:author="Sina Ansari" w:date="2024-08-16T16:02:00Z">
            <w:r>
              <w:rPr>
                <w:rFonts w:ascii="Times New Roman" w:eastAsia="Times New Roman" w:hAnsi="Times New Roman" w:cs="Times New Roman"/>
                <w:sz w:val="20"/>
                <w:szCs w:val="20"/>
              </w:rPr>
              <w:t xml:space="preserve">number of </w:t>
            </w:r>
          </w:ins>
        </w:sdtContent>
      </w:sdt>
      <w:r>
        <w:rPr>
          <w:rFonts w:ascii="Times New Roman" w:eastAsia="Times New Roman" w:hAnsi="Times New Roman" w:cs="Times New Roman"/>
          <w:sz w:val="20"/>
          <w:szCs w:val="20"/>
        </w:rPr>
        <w:t xml:space="preserve">test centers throughout the observed period. Despite this, the COVID-19 ICU admission rates were generally higher in more disadvantaged zip codes, particularly during the Delta and Omicron waves. This trend suggests that more disadvantaged areas experienced a greater burden of severe COVID-19 cases, even as the number of SHIELD centers increased. </w:t>
      </w:r>
    </w:p>
    <w:p w14:paraId="0000004D" w14:textId="024571A8" w:rsidR="00743DF7" w:rsidRDefault="00B94F6D">
      <w:pPr>
        <w:spacing w:after="0" w:line="360" w:lineRule="auto"/>
        <w:jc w:val="both"/>
        <w:rPr>
          <w:rFonts w:ascii="Arial" w:eastAsia="Arial" w:hAnsi="Arial" w:cs="Arial"/>
          <w:sz w:val="24"/>
          <w:szCs w:val="24"/>
        </w:rPr>
      </w:pPr>
      <w:r>
        <w:rPr>
          <w:noProof/>
        </w:rPr>
        <w:drawing>
          <wp:inline distT="0" distB="0" distL="0" distR="0" wp14:anchorId="3D25EC02" wp14:editId="5E353C1F">
            <wp:extent cx="5943600" cy="3352165"/>
            <wp:effectExtent l="0" t="0" r="0" b="635"/>
            <wp:docPr id="11495630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3099" name="Picture 1" descr="A graph of different colored lines&#10;&#10;Description automatically generated"/>
                    <pic:cNvPicPr/>
                  </pic:nvPicPr>
                  <pic:blipFill>
                    <a:blip r:embed="rId13"/>
                    <a:stretch>
                      <a:fillRect/>
                    </a:stretch>
                  </pic:blipFill>
                  <pic:spPr>
                    <a:xfrm>
                      <a:off x="0" y="0"/>
                      <a:ext cx="5943600" cy="3352165"/>
                    </a:xfrm>
                    <a:prstGeom prst="rect">
                      <a:avLst/>
                    </a:prstGeom>
                  </pic:spPr>
                </pic:pic>
              </a:graphicData>
            </a:graphic>
          </wp:inline>
        </w:drawing>
      </w:r>
    </w:p>
    <w:p w14:paraId="0000004E" w14:textId="090F2972" w:rsidR="00743DF7" w:rsidRDefault="005A17FB">
      <w:pPr>
        <w:spacing w:after="240" w:line="240" w:lineRule="auto"/>
        <w:jc w:val="center"/>
        <w:rPr>
          <w:rFonts w:ascii="Times New Roman" w:eastAsia="Times New Roman" w:hAnsi="Times New Roman" w:cs="Times New Roman"/>
          <w:sz w:val="18"/>
          <w:szCs w:val="18"/>
        </w:rPr>
      </w:pPr>
      <w:sdt>
        <w:sdtPr>
          <w:tag w:val="goog_rdk_184"/>
          <w:id w:val="-16080652"/>
        </w:sdtPr>
        <w:sdtEndPr/>
        <w:sdtContent>
          <w:commentRangeStart w:id="112"/>
        </w:sdtContent>
      </w:sdt>
      <w:r>
        <w:rPr>
          <w:rFonts w:ascii="Times New Roman" w:eastAsia="Times New Roman" w:hAnsi="Times New Roman" w:cs="Times New Roman"/>
          <w:b/>
          <w:sz w:val="18"/>
          <w:szCs w:val="18"/>
        </w:rPr>
        <w:t xml:space="preserve">Figure </w:t>
      </w:r>
      <w:r w:rsidR="00C075EA">
        <w:rPr>
          <w:rFonts w:ascii="Times New Roman" w:eastAsia="Times New Roman" w:hAnsi="Times New Roman" w:cs="Times New Roman"/>
          <w:b/>
          <w:sz w:val="18"/>
          <w:szCs w:val="18"/>
        </w:rPr>
        <w:t>3</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Pr>
          <w:rFonts w:ascii="Times New Roman" w:eastAsia="Times New Roman" w:hAnsi="Times New Roman" w:cs="Times New Roman"/>
          <w:sz w:val="18"/>
          <w:szCs w:val="18"/>
        </w:rPr>
        <w:t xml:space="preserve">SHIELD test center </w:t>
      </w:r>
      <w:r>
        <w:rPr>
          <w:rFonts w:ascii="Times New Roman" w:eastAsia="Times New Roman" w:hAnsi="Times New Roman" w:cs="Times New Roman"/>
          <w:sz w:val="18"/>
          <w:szCs w:val="18"/>
        </w:rPr>
        <w:t>across zip codes over time</w:t>
      </w:r>
      <w:commentRangeEnd w:id="112"/>
      <w:r>
        <w:commentReference w:id="112"/>
      </w:r>
    </w:p>
    <w:p w14:paraId="0000004F"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Linear Mixed-Effect Regression Model</w:t>
      </w:r>
    </w:p>
    <w:p w14:paraId="00000050" w14:textId="280DC4A5" w:rsidR="00743DF7" w:rsidRDefault="005A17FB">
      <w:pPr>
        <w:spacing w:before="120"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 </w:t>
      </w:r>
      <w:sdt>
        <w:sdtPr>
          <w:tag w:val="goog_rdk_185"/>
          <w:id w:val="-683436342"/>
        </w:sdtPr>
        <w:sdtEndPr/>
        <w:sdtContent>
          <w:ins w:id="113" w:author="Sina Ansari" w:date="2024-08-16T15:00:00Z">
            <w:r>
              <w:rPr>
                <w:rFonts w:ascii="Times New Roman" w:eastAsia="Times New Roman" w:hAnsi="Times New Roman" w:cs="Times New Roman"/>
                <w:sz w:val="20"/>
                <w:szCs w:val="20"/>
              </w:rPr>
              <w:t xml:space="preserve">summarizes </w:t>
            </w:r>
          </w:ins>
        </w:sdtContent>
      </w:sdt>
      <w:sdt>
        <w:sdtPr>
          <w:tag w:val="goog_rdk_186"/>
          <w:id w:val="819013036"/>
        </w:sdtPr>
        <w:sdtEndPr/>
        <w:sdtContent>
          <w:del w:id="114" w:author="Sina Ansari" w:date="2024-08-16T15:00:00Z">
            <w:r>
              <w:rPr>
                <w:rFonts w:ascii="Times New Roman" w:eastAsia="Times New Roman" w:hAnsi="Times New Roman" w:cs="Times New Roman"/>
                <w:sz w:val="20"/>
                <w:szCs w:val="20"/>
              </w:rPr>
              <w:delText xml:space="preserve">provide a summary of </w:delText>
            </w:r>
          </w:del>
        </w:sdtContent>
      </w:sdt>
      <w:r>
        <w:rPr>
          <w:rFonts w:ascii="Times New Roman" w:eastAsia="Times New Roman" w:hAnsi="Times New Roman" w:cs="Times New Roman"/>
          <w:sz w:val="20"/>
          <w:szCs w:val="20"/>
        </w:rPr>
        <w:t xml:space="preserve">regression models examining the relationship between </w:t>
      </w:r>
      <w:sdt>
        <w:sdtPr>
          <w:tag w:val="goog_rdk_187"/>
          <w:id w:val="-1846079385"/>
        </w:sdtPr>
        <w:sdtEndPr/>
        <w:sdtContent>
          <w:ins w:id="115" w:author="Sina Ansari" w:date="2024-08-16T17:18:00Z">
            <w:r>
              <w:rPr>
                <w:rFonts w:ascii="Times New Roman" w:eastAsia="Times New Roman" w:hAnsi="Times New Roman" w:cs="Times New Roman"/>
                <w:sz w:val="20"/>
                <w:szCs w:val="20"/>
              </w:rPr>
              <w:t xml:space="preserve">the effective number of </w:t>
            </w:r>
          </w:ins>
        </w:sdtContent>
      </w:sdt>
      <w:r>
        <w:rPr>
          <w:rFonts w:ascii="Times New Roman" w:eastAsia="Times New Roman" w:hAnsi="Times New Roman" w:cs="Times New Roman"/>
          <w:sz w:val="20"/>
          <w:szCs w:val="20"/>
        </w:rPr>
        <w:t xml:space="preserve">SHIELD test centers and </w:t>
      </w:r>
      <w:sdt>
        <w:sdtPr>
          <w:tag w:val="goog_rdk_188"/>
          <w:id w:val="2075311640"/>
        </w:sdtPr>
        <w:sdtEndPr/>
        <w:sdtContent>
          <w:ins w:id="116" w:author="Sina Ansari" w:date="2024-08-16T16:48:00Z">
            <w:r>
              <w:rPr>
                <w:rFonts w:ascii="Times New Roman" w:eastAsia="Times New Roman" w:hAnsi="Times New Roman" w:cs="Times New Roman"/>
                <w:sz w:val="20"/>
                <w:szCs w:val="20"/>
              </w:rPr>
              <w:t>COVID-19</w:t>
            </w:r>
          </w:ins>
        </w:sdtContent>
      </w:sdt>
      <w:sdt>
        <w:sdtPr>
          <w:tag w:val="goog_rdk_189"/>
          <w:id w:val="-124233404"/>
        </w:sdtPr>
        <w:sdtEndPr/>
        <w:sdtContent>
          <w:del w:id="117" w:author="Sina Ansari" w:date="2024-08-16T16:48: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during the Alpha, Delta, and Omicron waves. During the Delta wave, model 2 presents </w:t>
      </w:r>
      <w:sdt>
        <w:sdtPr>
          <w:tag w:val="goog_rdk_190"/>
          <w:id w:val="-820032135"/>
        </w:sdtPr>
        <w:sdtEndPr/>
        <w:sdtContent>
          <w:commentRangeStart w:id="118"/>
        </w:sdtContent>
      </w:sdt>
      <w:sdt>
        <w:sdtPr>
          <w:tag w:val="goog_rdk_191"/>
          <w:id w:val="1578474737"/>
        </w:sdtPr>
        <w:sdtEndPr/>
        <w:sdtContent>
          <w:commentRangeStart w:id="119"/>
        </w:sdtContent>
      </w:sdt>
      <w:r>
        <w:rPr>
          <w:rFonts w:ascii="Times New Roman" w:eastAsia="Times New Roman" w:hAnsi="Times New Roman" w:cs="Times New Roman"/>
          <w:sz w:val="20"/>
          <w:szCs w:val="20"/>
        </w:rPr>
        <w:t xml:space="preserve">a positive </w:t>
      </w:r>
      <w:sdt>
        <w:sdtPr>
          <w:tag w:val="goog_rdk_192"/>
          <w:id w:val="658974665"/>
        </w:sdtPr>
        <w:sdtEndPr/>
        <w:sdtContent>
          <w:ins w:id="120" w:author="Sina Ansari" w:date="2024-08-16T17:19:00Z">
            <w:r>
              <w:rPr>
                <w:rFonts w:ascii="Times New Roman" w:eastAsia="Times New Roman" w:hAnsi="Times New Roman" w:cs="Times New Roman"/>
                <w:sz w:val="20"/>
                <w:szCs w:val="20"/>
              </w:rPr>
              <w:t xml:space="preserve">and statistically significant </w:t>
            </w:r>
          </w:ins>
        </w:sdtContent>
      </w:sdt>
      <w:r>
        <w:rPr>
          <w:rFonts w:ascii="Times New Roman" w:eastAsia="Times New Roman" w:hAnsi="Times New Roman" w:cs="Times New Roman"/>
          <w:sz w:val="20"/>
          <w:szCs w:val="20"/>
        </w:rPr>
        <w:t>estimate (</w:t>
      </w:r>
      <w:sdt>
        <w:sdtPr>
          <w:rPr>
            <w:i/>
            <w:sz w:val="20"/>
            <w:szCs w:val="20"/>
          </w:rPr>
          <w:tag w:val="goog_rdk_195"/>
          <w:id w:val="1558355366"/>
        </w:sdtPr>
        <w:sdtEndPr/>
        <w:sdtContent>
          <m:oMath>
            <m:r>
              <w:ins w:id="121" w:author="Sina Ansari" w:date="2024-08-16T17:19:00Z">
                <w:rPr>
                  <w:rFonts w:ascii="Cambria Math" w:hAnsi="Cambria Math"/>
                  <w:sz w:val="20"/>
                  <w:szCs w:val="20"/>
                </w:rPr>
                <m:t>β</m:t>
              </w:ins>
            </m:r>
            <m:r>
              <w:rPr>
                <w:rFonts w:ascii="Cambria Math" w:hAnsi="Cambria Math"/>
                <w:sz w:val="20"/>
                <w:szCs w:val="20"/>
              </w:rPr>
              <m:t xml:space="preserve">=1.609, </m:t>
            </m:r>
            <m:r>
              <w:rPr>
                <w:rFonts w:ascii="Cambria Math" w:hAnsi="Cambria Math"/>
                <w:sz w:val="20"/>
                <w:szCs w:val="20"/>
              </w:rPr>
              <m:t>p</m:t>
            </m:r>
            <m:r>
              <w:rPr>
                <w:rFonts w:ascii="Cambria Math" w:hAnsi="Cambria Math"/>
                <w:sz w:val="20"/>
                <w:szCs w:val="20"/>
              </w:rPr>
              <m:t>&lt;0.1</m:t>
            </m:r>
          </m:oMath>
        </w:sdtContent>
      </w:sdt>
      <w:sdt>
        <w:sdtPr>
          <w:rPr>
            <w:i/>
            <w:iCs/>
          </w:rPr>
          <w:tag w:val="goog_rdk_194"/>
          <w:id w:val="507648515"/>
        </w:sdtPr>
        <w:sdtEndPr/>
        <w:sdtContent/>
      </w:sdt>
      <w:sdt>
        <w:sdtPr>
          <w:rPr>
            <w:i/>
            <w:iCs/>
          </w:rPr>
          <w:tag w:val="goog_rdk_198"/>
          <w:id w:val="1007327570"/>
        </w:sdtPr>
        <w:sdtEndPr/>
        <w:sdtContent>
          <w:del w:id="122" w:author="Sina Ansari" w:date="2024-08-16T17:19:00Z">
            <w:r w:rsidRPr="00DD276C">
              <w:rPr>
                <w:rFonts w:ascii="Times New Roman" w:eastAsia="Times New Roman" w:hAnsi="Times New Roman" w:cs="Times New Roman"/>
                <w:i/>
                <w:iCs/>
                <w:sz w:val="20"/>
                <w:szCs w:val="20"/>
              </w:rPr>
              <w:delText>1.622%</w:delText>
            </w:r>
          </w:del>
        </w:sdtContent>
      </w:sdt>
      <w:r>
        <w:rPr>
          <w:rFonts w:ascii="Times New Roman" w:eastAsia="Times New Roman" w:hAnsi="Times New Roman" w:cs="Times New Roman"/>
          <w:sz w:val="20"/>
          <w:szCs w:val="20"/>
        </w:rPr>
        <w:t xml:space="preserve">) </w:t>
      </w:r>
      <w:commentRangeEnd w:id="118"/>
      <w:r>
        <w:lastRenderedPageBreak/>
        <w:commentReference w:id="118"/>
      </w:r>
      <w:commentRangeEnd w:id="119"/>
      <w:r>
        <w:commentReference w:id="119"/>
      </w:r>
      <w:r>
        <w:rPr>
          <w:rFonts w:ascii="Times New Roman" w:eastAsia="Times New Roman" w:hAnsi="Times New Roman" w:cs="Times New Roman"/>
          <w:sz w:val="20"/>
          <w:szCs w:val="20"/>
        </w:rPr>
        <w:t>for the more disadvantaged ADI</w:t>
      </w:r>
      <w:sdt>
        <w:sdtPr>
          <w:tag w:val="goog_rdk_200"/>
          <w:id w:val="-1388485817"/>
        </w:sdtPr>
        <w:sdtEndPr/>
        <w:sdtContent>
          <w:del w:id="123" w:author="Sina Ansari" w:date="2024-08-16T17:19:00Z">
            <w:r>
              <w:rPr>
                <w:rFonts w:ascii="Times New Roman" w:eastAsia="Times New Roman" w:hAnsi="Times New Roman" w:cs="Times New Roman"/>
                <w:sz w:val="20"/>
                <w:szCs w:val="20"/>
              </w:rPr>
              <w:delText xml:space="preserve">, which is statistically significant at the </w:delText>
            </w:r>
            <w:r>
              <w:rPr>
                <w:rFonts w:ascii="Times New Roman" w:eastAsia="Times New Roman" w:hAnsi="Times New Roman" w:cs="Times New Roman"/>
                <w:i/>
                <w:sz w:val="20"/>
                <w:szCs w:val="20"/>
              </w:rPr>
              <w:delText>p</w:delText>
            </w:r>
            <w:r>
              <w:rPr>
                <w:rFonts w:ascii="Times New Roman" w:eastAsia="Times New Roman" w:hAnsi="Times New Roman" w:cs="Times New Roman"/>
                <w:sz w:val="20"/>
                <w:szCs w:val="20"/>
              </w:rPr>
              <w:delText xml:space="preserve"> &lt; 0.1 level</w:delText>
            </w:r>
          </w:del>
        </w:sdtContent>
      </w:sdt>
      <w:r>
        <w:rPr>
          <w:rFonts w:ascii="Times New Roman" w:eastAsia="Times New Roman" w:hAnsi="Times New Roman" w:cs="Times New Roman"/>
          <w:sz w:val="20"/>
          <w:szCs w:val="20"/>
        </w:rPr>
        <w:t xml:space="preserve">. This suggests that these zip codes experienced higher </w:t>
      </w:r>
      <w:sdt>
        <w:sdtPr>
          <w:tag w:val="goog_rdk_201"/>
          <w:id w:val="-259912640"/>
        </w:sdtPr>
        <w:sdtEndPr/>
        <w:sdtContent>
          <w:ins w:id="124" w:author="Sina Ansari" w:date="2024-08-16T16:03:00Z">
            <w:r>
              <w:rPr>
                <w:rFonts w:ascii="Times New Roman" w:eastAsia="Times New Roman" w:hAnsi="Times New Roman" w:cs="Times New Roman"/>
                <w:sz w:val="20"/>
                <w:szCs w:val="20"/>
              </w:rPr>
              <w:t>COVID-19</w:t>
            </w:r>
          </w:ins>
        </w:sdtContent>
      </w:sdt>
      <w:sdt>
        <w:sdtPr>
          <w:tag w:val="goog_rdk_202"/>
          <w:id w:val="896173952"/>
        </w:sdtPr>
        <w:sdtEndPr/>
        <w:sdtContent>
          <w:del w:id="125"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reflecting a </w:t>
      </w:r>
      <w:sdt>
        <w:sdtPr>
          <w:tag w:val="goog_rdk_203"/>
          <w:id w:val="-1594078716"/>
        </w:sdtPr>
        <w:sdtEndPr/>
        <w:sdtContent>
          <w:ins w:id="126" w:author="Sina Ansari" w:date="2024-08-16T16:03:00Z">
            <w:r>
              <w:rPr>
                <w:rFonts w:ascii="Times New Roman" w:eastAsia="Times New Roman" w:hAnsi="Times New Roman" w:cs="Times New Roman"/>
                <w:sz w:val="20"/>
                <w:szCs w:val="20"/>
              </w:rPr>
              <w:t>socioeconomic</w:t>
            </w:r>
          </w:ins>
        </w:sdtContent>
      </w:sdt>
      <w:sdt>
        <w:sdtPr>
          <w:tag w:val="goog_rdk_204"/>
          <w:id w:val="-983470234"/>
        </w:sdtPr>
        <w:sdtEndPr/>
        <w:sdtContent>
          <w:del w:id="127" w:author="Sina Ansari" w:date="2024-08-16T16:03:00Z">
            <w:r>
              <w:rPr>
                <w:rFonts w:ascii="Times New Roman" w:eastAsia="Times New Roman" w:hAnsi="Times New Roman" w:cs="Times New Roman"/>
                <w:sz w:val="20"/>
                <w:szCs w:val="20"/>
              </w:rPr>
              <w:delText>socio-economic</w:delText>
            </w:r>
          </w:del>
        </w:sdtContent>
      </w:sdt>
      <w:r>
        <w:rPr>
          <w:rFonts w:ascii="Times New Roman" w:eastAsia="Times New Roman" w:hAnsi="Times New Roman" w:cs="Times New Roman"/>
          <w:sz w:val="20"/>
          <w:szCs w:val="20"/>
        </w:rPr>
        <w:t xml:space="preserve"> disparity in the burden of severe COVID-19 cases. For the Omicron wave, model 2 shows a positive and statistically significant estimate</w:t>
      </w:r>
      <w:r w:rsidR="002F1858">
        <w:rPr>
          <w:rFonts w:ascii="Times New Roman" w:eastAsia="Times New Roman" w:hAnsi="Times New Roman" w:cs="Times New Roman"/>
          <w:sz w:val="20"/>
          <w:szCs w:val="20"/>
        </w:rPr>
        <w:t xml:space="preserve"> </w:t>
      </w:r>
      <w:r w:rsidR="00654135">
        <w:rPr>
          <w:rFonts w:ascii="Times New Roman" w:eastAsia="Times New Roman" w:hAnsi="Times New Roman" w:cs="Times New Roman"/>
          <w:sz w:val="20"/>
          <w:szCs w:val="20"/>
        </w:rPr>
        <w:t>(</w:t>
      </w:r>
      <m:oMath>
        <m:r>
          <w:rPr>
            <w:rFonts w:ascii="Cambria Math" w:eastAsia="Times New Roman" w:hAnsi="Cambria Math" w:cs="Times New Roman"/>
            <w:sz w:val="20"/>
            <w:szCs w:val="20"/>
          </w:rPr>
          <m:t>β</m:t>
        </m:r>
        <m:r>
          <w:rPr>
            <w:rFonts w:ascii="Cambria Math" w:eastAsia="Times New Roman" w:hAnsi="Cambria Math" w:cs="Times New Roman"/>
            <w:sz w:val="20"/>
            <w:szCs w:val="20"/>
          </w:rPr>
          <m:t>=2.076</m:t>
        </m:r>
      </m:oMath>
      <w:r w:rsidR="00DD276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00F85F08">
        <w:rPr>
          <w:rFonts w:ascii="Times New Roman" w:eastAsia="Times New Roman" w:hAnsi="Times New Roman" w:cs="Times New Roman"/>
          <w:sz w:val="20"/>
          <w:szCs w:val="20"/>
        </w:rPr>
        <w:t xml:space="preserve"> </w:t>
      </w:r>
      <m:oMath>
        <m:r>
          <w:ins w:id="128" w:author="Sina Ansari" w:date="2024-08-16T17:19:00Z">
            <w:rPr>
              <w:rFonts w:ascii="Cambria Math" w:eastAsia="Times New Roman" w:hAnsi="Cambria Math" w:cs="Times New Roman"/>
              <w:sz w:val="20"/>
              <w:szCs w:val="20"/>
            </w:rPr>
            <m:t xml:space="preserve">  </m:t>
          </w:ins>
        </m:r>
        <m:r>
          <w:ins w:id="129" w:author="Sina Ansari" w:date="2024-08-16T17:19:00Z">
            <w:rPr>
              <w:rFonts w:ascii="Cambria Math" w:eastAsia="Times New Roman" w:hAnsi="Cambria Math" w:cs="Times New Roman"/>
              <w:sz w:val="20"/>
              <w:szCs w:val="20"/>
            </w:rPr>
            <m:t>p</m:t>
          </w:ins>
        </m:r>
        <m:r>
          <w:ins w:id="130" w:author="Sina Ansari" w:date="2024-08-16T17:19:00Z">
            <w:rPr>
              <w:rFonts w:ascii="Cambria Math" w:eastAsia="Times New Roman" w:hAnsi="Cambria Math" w:cs="Times New Roman"/>
              <w:sz w:val="20"/>
              <w:szCs w:val="20"/>
            </w:rPr>
            <m:t xml:space="preserve"> &lt; 0.1</m:t>
          </w:ins>
        </m:r>
      </m:oMath>
      <w:r w:rsidR="006E1429">
        <w:rPr>
          <w:rFonts w:ascii="Times New Roman" w:eastAsia="Times New Roman" w:hAnsi="Times New Roman" w:cs="Times New Roman"/>
          <w:iCs/>
          <w:sz w:val="20"/>
          <w:szCs w:val="20"/>
        </w:rPr>
        <w:t>)</w:t>
      </w:r>
      <w:r>
        <w:rPr>
          <w:rFonts w:ascii="Times New Roman" w:eastAsia="Times New Roman" w:hAnsi="Times New Roman" w:cs="Times New Roman"/>
          <w:sz w:val="20"/>
          <w:szCs w:val="20"/>
        </w:rPr>
        <w:t xml:space="preserve"> indicating that more disadvantaged zip codes experienced higher COVID-19 ICU admission rates </w:t>
      </w:r>
      <w:sdt>
        <w:sdtPr>
          <w:tag w:val="goog_rdk_205"/>
          <w:id w:val="133222882"/>
        </w:sdtPr>
        <w:sdtEndPr/>
        <w:sdtContent>
          <w:ins w:id="131" w:author="Sina Ansari" w:date="2024-08-16T15:00:00Z">
            <w:r>
              <w:rPr>
                <w:rFonts w:ascii="Times New Roman" w:eastAsia="Times New Roman" w:hAnsi="Times New Roman" w:cs="Times New Roman"/>
                <w:sz w:val="20"/>
                <w:szCs w:val="20"/>
              </w:rPr>
              <w:t>than</w:t>
            </w:r>
          </w:ins>
        </w:sdtContent>
      </w:sdt>
      <w:sdt>
        <w:sdtPr>
          <w:tag w:val="goog_rdk_206"/>
          <w:id w:val="709231905"/>
        </w:sdtPr>
        <w:sdtEndPr/>
        <w:sdtContent>
          <w:del w:id="132" w:author="Sina Ansari" w:date="2024-08-16T15:00:00Z">
            <w:r>
              <w:rPr>
                <w:rFonts w:ascii="Times New Roman" w:eastAsia="Times New Roman" w:hAnsi="Times New Roman" w:cs="Times New Roman"/>
                <w:sz w:val="20"/>
                <w:szCs w:val="20"/>
              </w:rPr>
              <w:delText>compared to</w:delText>
            </w:r>
          </w:del>
        </w:sdtContent>
      </w:sdt>
      <w:r>
        <w:rPr>
          <w:rFonts w:ascii="Times New Roman" w:eastAsia="Times New Roman" w:hAnsi="Times New Roman" w:cs="Times New Roman"/>
          <w:sz w:val="20"/>
          <w:szCs w:val="20"/>
        </w:rPr>
        <w:t xml:space="preserve"> less </w:t>
      </w:r>
      <w:sdt>
        <w:sdtPr>
          <w:tag w:val="goog_rdk_207"/>
          <w:id w:val="147414656"/>
        </w:sdtPr>
        <w:sdtEndPr/>
        <w:sdtContent>
          <w:commentRangeStart w:id="133"/>
        </w:sdtContent>
      </w:sdt>
      <w:sdt>
        <w:sdtPr>
          <w:tag w:val="goog_rdk_208"/>
          <w:id w:val="-1213645322"/>
        </w:sdtPr>
        <w:sdtEndPr/>
        <w:sdtContent>
          <w:commentRangeStart w:id="134"/>
        </w:sdtContent>
      </w:sdt>
      <w:r>
        <w:rPr>
          <w:rFonts w:ascii="Times New Roman" w:eastAsia="Times New Roman" w:hAnsi="Times New Roman" w:cs="Times New Roman"/>
          <w:sz w:val="20"/>
          <w:szCs w:val="20"/>
        </w:rPr>
        <w:t xml:space="preserve">disadvantaged </w:t>
      </w:r>
      <w:commentRangeEnd w:id="133"/>
      <w:r>
        <w:commentReference w:id="133"/>
      </w:r>
      <w:commentRangeEnd w:id="134"/>
      <w:r>
        <w:commentReference w:id="134"/>
      </w:r>
      <w:r>
        <w:rPr>
          <w:rFonts w:ascii="Times New Roman" w:eastAsia="Times New Roman" w:hAnsi="Times New Roman" w:cs="Times New Roman"/>
          <w:sz w:val="20"/>
          <w:szCs w:val="20"/>
        </w:rPr>
        <w:t xml:space="preserve">areas. Additionally, model 3 reveals that an increase in the effective number of SHIELD centers in more disadvantaged ADI areas is associated with a 0.5% reduction in the </w:t>
      </w:r>
      <w:sdt>
        <w:sdtPr>
          <w:tag w:val="goog_rdk_209"/>
          <w:id w:val="1534929584"/>
        </w:sdtPr>
        <w:sdtEndPr/>
        <w:sdtContent>
          <w:ins w:id="135" w:author="Sina Ansari" w:date="2024-08-16T16:03:00Z">
            <w:r>
              <w:rPr>
                <w:rFonts w:ascii="Times New Roman" w:eastAsia="Times New Roman" w:hAnsi="Times New Roman" w:cs="Times New Roman"/>
                <w:sz w:val="20"/>
                <w:szCs w:val="20"/>
              </w:rPr>
              <w:t>COVID-19</w:t>
            </w:r>
          </w:ins>
        </w:sdtContent>
      </w:sdt>
      <w:sdt>
        <w:sdtPr>
          <w:tag w:val="goog_rdk_210"/>
          <w:id w:val="-39970863"/>
        </w:sdtPr>
        <w:sdtEndPr/>
        <w:sdtContent>
          <w:del w:id="136"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w:t>
      </w:r>
      <m:oMath>
        <m:r>
          <w:rPr>
            <w:rFonts w:ascii="Cambria Math" w:eastAsia="Times New Roman" w:hAnsi="Cambria Math" w:cs="Times New Roman"/>
            <w:sz w:val="20"/>
            <w:szCs w:val="20"/>
          </w:rPr>
          <m:t>β</m:t>
        </m:r>
        <m:r>
          <w:rPr>
            <w:rFonts w:ascii="Cambria Math" w:eastAsia="Times New Roman" w:hAnsi="Cambria Math" w:cs="Times New Roman"/>
            <w:sz w:val="20"/>
            <w:szCs w:val="20"/>
          </w:rPr>
          <m:t xml:space="preserve">=-0.594, </m:t>
        </m:r>
      </m:oMath>
      <w:r w:rsidRPr="006E1429">
        <w:rPr>
          <w:rFonts w:ascii="Times New Roman" w:eastAsia="Times New Roman" w:hAnsi="Times New Roman" w:cs="Times New Roman"/>
          <w:i/>
          <w:sz w:val="20"/>
          <w:szCs w:val="20"/>
        </w:rPr>
        <w:t>p &lt; 0.1</w:t>
      </w:r>
      <w:r>
        <w:rPr>
          <w:rFonts w:ascii="Times New Roman" w:eastAsia="Times New Roman" w:hAnsi="Times New Roman" w:cs="Times New Roman"/>
          <w:sz w:val="20"/>
          <w:szCs w:val="20"/>
        </w:rPr>
        <w:t xml:space="preserve">). Our data indicates that the average COVID-19 ICU admission rate in more disadvantaged zip codes is currently 6.33%. Therefore, enhancing the effectiveness of SHIELD centers by one unit would reduce the average </w:t>
      </w:r>
      <w:sdt>
        <w:sdtPr>
          <w:tag w:val="goog_rdk_211"/>
          <w:id w:val="165367578"/>
        </w:sdtPr>
        <w:sdtEndPr/>
        <w:sdtContent>
          <w:ins w:id="137" w:author="Sina Ansari" w:date="2024-08-16T16:03:00Z">
            <w:r>
              <w:rPr>
                <w:rFonts w:ascii="Times New Roman" w:eastAsia="Times New Roman" w:hAnsi="Times New Roman" w:cs="Times New Roman"/>
                <w:sz w:val="20"/>
                <w:szCs w:val="20"/>
              </w:rPr>
              <w:t>COVID-19</w:t>
            </w:r>
          </w:ins>
        </w:sdtContent>
      </w:sdt>
      <w:sdt>
        <w:sdtPr>
          <w:tag w:val="goog_rdk_212"/>
          <w:id w:val="-42996646"/>
        </w:sdtPr>
        <w:sdtEndPr/>
        <w:sdtContent>
          <w:del w:id="138" w:author="Sina Ansari" w:date="2024-08-16T16:0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to </w:t>
      </w:r>
      <w:sdt>
        <w:sdtPr>
          <w:tag w:val="goog_rdk_213"/>
          <w:id w:val="-1681495497"/>
        </w:sdtPr>
        <w:sdtEndPr/>
        <w:sdtContent>
          <w:commentRangeStart w:id="139"/>
        </w:sdtContent>
      </w:sdt>
      <w:sdt>
        <w:sdtPr>
          <w:tag w:val="goog_rdk_214"/>
          <w:id w:val="183407495"/>
        </w:sdtPr>
        <w:sdtEndPr/>
        <w:sdtContent>
          <w:commentRangeStart w:id="140"/>
        </w:sdtContent>
      </w:sdt>
      <w:r>
        <w:rPr>
          <w:rFonts w:ascii="Times New Roman" w:eastAsia="Times New Roman" w:hAnsi="Times New Roman" w:cs="Times New Roman"/>
          <w:sz w:val="20"/>
          <w:szCs w:val="20"/>
        </w:rPr>
        <w:t xml:space="preserve">5.83% in these areas. </w:t>
      </w:r>
      <w:commentRangeEnd w:id="139"/>
      <w:r>
        <w:commentReference w:id="139"/>
      </w:r>
      <w:commentRangeEnd w:id="140"/>
      <w:r>
        <w:commentReference w:id="140"/>
      </w:r>
    </w:p>
    <w:p w14:paraId="3FB8744F" w14:textId="77777777" w:rsidR="00C01CAC" w:rsidRDefault="00C01CAC">
      <w:pPr>
        <w:spacing w:after="0" w:line="240" w:lineRule="auto"/>
        <w:jc w:val="center"/>
        <w:rPr>
          <w:rFonts w:ascii="Times New Roman" w:eastAsia="Times New Roman" w:hAnsi="Times New Roman" w:cs="Times New Roman"/>
          <w:b/>
          <w:sz w:val="18"/>
          <w:szCs w:val="18"/>
        </w:rPr>
      </w:pPr>
    </w:p>
    <w:p w14:paraId="00000051" w14:textId="13CD22B0" w:rsidR="00743DF7" w:rsidRDefault="005A17FB">
      <w:pPr>
        <w:spacing w:after="0" w:line="240" w:lineRule="auto"/>
        <w:jc w:val="center"/>
        <w:rPr>
          <w:rFonts w:ascii="Times New Roman" w:eastAsia="Times New Roman" w:hAnsi="Times New Roman" w:cs="Times New Roman"/>
          <w:sz w:val="18"/>
          <w:szCs w:val="18"/>
        </w:rPr>
      </w:pPr>
      <w:commentRangeStart w:id="141"/>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747639157"/>
        </w:sdtPr>
        <w:sdtEndPr/>
        <w:sdtContent>
          <w:ins w:id="142" w:author="Sina Ansari" w:date="2024-08-16T17:13:00Z">
            <w:r>
              <w:rPr>
                <w:rFonts w:ascii="Times New Roman" w:eastAsia="Times New Roman" w:hAnsi="Times New Roman" w:cs="Times New Roman"/>
                <w:sz w:val="18"/>
                <w:szCs w:val="18"/>
              </w:rPr>
              <w:t>-19</w:t>
            </w:r>
          </w:ins>
        </w:sdtContent>
      </w:sdt>
      <w:r>
        <w:rPr>
          <w:rFonts w:ascii="Times New Roman" w:eastAsia="Times New Roman" w:hAnsi="Times New Roman" w:cs="Times New Roman"/>
          <w:sz w:val="18"/>
          <w:szCs w:val="18"/>
        </w:rPr>
        <w:t xml:space="preserve"> ICU admission rates </w:t>
      </w:r>
      <w:commentRangeEnd w:id="141"/>
      <w:r>
        <w:commentReference w:id="141"/>
      </w:r>
    </w:p>
    <w:tbl>
      <w:tblPr>
        <w:tblW w:w="10800" w:type="dxa"/>
        <w:jc w:val="center"/>
        <w:tblBorders>
          <w:top w:val="single" w:sz="4" w:space="0" w:color="auto"/>
          <w:bottom w:val="single" w:sz="4"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4D1E7D" w:rsidRPr="00FE00A4" w14:paraId="7CFD0A80" w14:textId="77777777" w:rsidTr="00550AB3">
        <w:trPr>
          <w:trHeight w:val="384"/>
          <w:jc w:val="center"/>
        </w:trPr>
        <w:tc>
          <w:tcPr>
            <w:tcW w:w="1710" w:type="dxa"/>
            <w:tcBorders>
              <w:top w:val="single" w:sz="12" w:space="0" w:color="auto"/>
            </w:tcBorders>
            <w:shd w:val="clear" w:color="auto" w:fill="auto"/>
            <w:noWrap/>
            <w:vAlign w:val="bottom"/>
            <w:hideMark/>
          </w:tcPr>
          <w:p w14:paraId="6A31460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7F5863E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093519" w:rsidRPr="00FE00A4" w14:paraId="4451BE5E" w14:textId="77777777" w:rsidTr="00550AB3">
        <w:trPr>
          <w:trHeight w:val="1156"/>
          <w:jc w:val="center"/>
        </w:trPr>
        <w:tc>
          <w:tcPr>
            <w:tcW w:w="1710" w:type="dxa"/>
            <w:shd w:val="clear" w:color="auto" w:fill="auto"/>
            <w:noWrap/>
            <w:vAlign w:val="center"/>
            <w:hideMark/>
          </w:tcPr>
          <w:p w14:paraId="1288C744" w14:textId="77777777" w:rsidR="004D1E7D" w:rsidRPr="004D1E7D" w:rsidRDefault="004D1E7D" w:rsidP="00E8581C">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independent Variable</w:t>
            </w:r>
          </w:p>
        </w:tc>
        <w:tc>
          <w:tcPr>
            <w:tcW w:w="921" w:type="dxa"/>
            <w:tcBorders>
              <w:top w:val="single" w:sz="12" w:space="0" w:color="auto"/>
            </w:tcBorders>
            <w:shd w:val="clear" w:color="auto" w:fill="auto"/>
            <w:vAlign w:val="center"/>
            <w:hideMark/>
          </w:tcPr>
          <w:p w14:paraId="24512B6F" w14:textId="4AD561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58FC0FD9" w14:textId="7782A60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58F8DF75" w14:textId="381BCAA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5EA16D5C" w14:textId="48CC52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71ED44CD" w14:textId="7D0C896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6755945" w14:textId="6CF46CA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4EEE7C04" w14:textId="22F760AF"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00E8581C"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E187807" w14:textId="5EDA30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7BC15E76" w14:textId="7B821E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093519" w:rsidRPr="00FE00A4" w14:paraId="3D12D5D2" w14:textId="77777777" w:rsidTr="00FE00A4">
        <w:trPr>
          <w:trHeight w:val="770"/>
          <w:jc w:val="center"/>
        </w:trPr>
        <w:tc>
          <w:tcPr>
            <w:tcW w:w="1710" w:type="dxa"/>
            <w:shd w:val="clear" w:color="auto" w:fill="auto"/>
            <w:noWrap/>
            <w:vAlign w:val="center"/>
            <w:hideMark/>
          </w:tcPr>
          <w:p w14:paraId="0F00EC66"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381BE8AF"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-0.00542</w:t>
            </w:r>
            <w:r w:rsidRPr="004D1E7D">
              <w:rPr>
                <w:rFonts w:ascii="Times New Roman" w:eastAsia="Times New Roman" w:hAnsi="Times New Roman" w:cs="Times New Roman"/>
                <w:color w:val="000000"/>
                <w:sz w:val="16"/>
                <w:szCs w:val="16"/>
              </w:rPr>
              <w:br/>
              <w:t>(0.00542)</w:t>
            </w:r>
          </w:p>
          <w:p w14:paraId="1AABFBC2"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3179CD23"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01806F2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0.00004</w:t>
            </w:r>
            <w:r w:rsidRPr="004D1E7D">
              <w:rPr>
                <w:rFonts w:ascii="Times New Roman" w:eastAsia="Times New Roman" w:hAnsi="Times New Roman" w:cs="Times New Roman"/>
                <w:color w:val="000000"/>
                <w:sz w:val="16"/>
                <w:szCs w:val="16"/>
              </w:rPr>
              <w:br/>
              <w:t>(0.00088)</w:t>
            </w:r>
          </w:p>
          <w:p w14:paraId="5D20AD39"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28BF878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053F4FBC"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-0.00249</w:t>
            </w:r>
            <w:r w:rsidRPr="004D1E7D">
              <w:rPr>
                <w:rFonts w:ascii="Times New Roman" w:eastAsia="Times New Roman" w:hAnsi="Times New Roman" w:cs="Times New Roman"/>
                <w:color w:val="000000"/>
                <w:sz w:val="16"/>
                <w:szCs w:val="16"/>
              </w:rPr>
              <w:br/>
              <w:t>(0.00165)</w:t>
            </w:r>
          </w:p>
          <w:p w14:paraId="70FA6BB3"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6BE9796"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68CA3E0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1BA083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48D98A2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5C96F80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6B50A6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0A5D6C5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455B668E" w14:textId="77777777" w:rsidTr="00FE00A4">
        <w:trPr>
          <w:trHeight w:val="770"/>
          <w:jc w:val="center"/>
        </w:trPr>
        <w:tc>
          <w:tcPr>
            <w:tcW w:w="1710" w:type="dxa"/>
            <w:shd w:val="clear" w:color="auto" w:fill="auto"/>
            <w:noWrap/>
            <w:vAlign w:val="center"/>
            <w:hideMark/>
          </w:tcPr>
          <w:p w14:paraId="16A1AF4F"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53CF314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4EA1765C"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34688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57F75E29"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0.00873</w:t>
            </w:r>
            <w:r w:rsidRPr="004D1E7D">
              <w:rPr>
                <w:rFonts w:ascii="Times New Roman" w:eastAsia="Times New Roman" w:hAnsi="Times New Roman" w:cs="Times New Roman"/>
                <w:color w:val="000000"/>
                <w:sz w:val="16"/>
                <w:szCs w:val="16"/>
              </w:rPr>
              <w:br/>
              <w:t>(0.00839)</w:t>
            </w:r>
          </w:p>
          <w:p w14:paraId="4B799ED2"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63FEEBD2"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1739A846"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7B8C0664"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45A9B254"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08A4527C"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76859B90"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1A2B0E98"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00DB9B0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03D77C7E"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7CCFA78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5207F236" w14:textId="77777777" w:rsidTr="00FE00A4">
        <w:trPr>
          <w:trHeight w:val="770"/>
          <w:jc w:val="center"/>
        </w:trPr>
        <w:tc>
          <w:tcPr>
            <w:tcW w:w="1710" w:type="dxa"/>
            <w:shd w:val="clear" w:color="auto" w:fill="auto"/>
            <w:vAlign w:val="bottom"/>
            <w:hideMark/>
          </w:tcPr>
          <w:p w14:paraId="5E7A351E"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154B07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7901B225"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511C202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3F09D1B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76BFC5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361445A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6049A10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0.00408</w:t>
            </w:r>
            <w:r w:rsidRPr="004D1E7D">
              <w:rPr>
                <w:rFonts w:ascii="Times New Roman" w:eastAsia="Times New Roman" w:hAnsi="Times New Roman" w:cs="Times New Roman"/>
                <w:color w:val="000000"/>
                <w:sz w:val="16"/>
                <w:szCs w:val="16"/>
              </w:rPr>
              <w:br/>
              <w:t>(0.01162)</w:t>
            </w:r>
          </w:p>
          <w:p w14:paraId="6DC7CA40"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2C00A9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1E94DE1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-0.00247</w:t>
            </w:r>
            <w:r w:rsidRPr="004D1E7D">
              <w:rPr>
                <w:rFonts w:ascii="Times New Roman" w:eastAsia="Times New Roman" w:hAnsi="Times New Roman" w:cs="Times New Roman"/>
                <w:color w:val="000000"/>
                <w:sz w:val="16"/>
                <w:szCs w:val="16"/>
              </w:rPr>
              <w:br/>
              <w:t>(0.00199)</w:t>
            </w:r>
          </w:p>
          <w:p w14:paraId="31F3C8F6"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C62A87B"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3CCCCC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-0.00594</w:t>
            </w:r>
            <w:r w:rsidR="00243630" w:rsidRPr="00FE00A4">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(0.00331)</w:t>
            </w:r>
          </w:p>
          <w:p w14:paraId="47477278"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FE652EB" w14:textId="49E15E85"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3F70688F" w14:textId="77777777" w:rsidTr="00550AB3">
        <w:trPr>
          <w:trHeight w:val="384"/>
          <w:jc w:val="center"/>
        </w:trPr>
        <w:tc>
          <w:tcPr>
            <w:tcW w:w="1710" w:type="dxa"/>
            <w:tcBorders>
              <w:bottom w:val="single" w:sz="12" w:space="0" w:color="auto"/>
            </w:tcBorders>
            <w:shd w:val="clear" w:color="auto" w:fill="auto"/>
            <w:noWrap/>
            <w:vAlign w:val="bottom"/>
            <w:hideMark/>
          </w:tcPr>
          <w:p w14:paraId="15E3F09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49184B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3D9CE1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693461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1AF3CA4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15A3BFF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4607323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1D1EC55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4084A3F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3B9432D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612E2219" w14:textId="77777777" w:rsidTr="002A5018">
        <w:trPr>
          <w:trHeight w:val="501"/>
          <w:jc w:val="center"/>
        </w:trPr>
        <w:tc>
          <w:tcPr>
            <w:tcW w:w="1710" w:type="dxa"/>
            <w:tcBorders>
              <w:top w:val="single" w:sz="12" w:space="0" w:color="auto"/>
              <w:bottom w:val="nil"/>
            </w:tcBorders>
            <w:shd w:val="clear" w:color="auto" w:fill="auto"/>
            <w:noWrap/>
            <w:vAlign w:val="bottom"/>
            <w:hideMark/>
          </w:tcPr>
          <w:p w14:paraId="33227B33" w14:textId="77777777" w:rsid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57C9AF7D" w14:textId="77777777" w:rsidR="00B91700" w:rsidRDefault="00B91700" w:rsidP="004D1E7D">
            <w:pPr>
              <w:spacing w:after="0" w:line="240" w:lineRule="auto"/>
              <w:rPr>
                <w:rFonts w:ascii="Times New Roman" w:eastAsia="Times New Roman" w:hAnsi="Times New Roman" w:cs="Times New Roman"/>
                <w:color w:val="000000"/>
                <w:sz w:val="16"/>
                <w:szCs w:val="16"/>
              </w:rPr>
            </w:pPr>
          </w:p>
          <w:p w14:paraId="5667FDBB" w14:textId="77777777" w:rsidR="002A5018" w:rsidRPr="004D1E7D" w:rsidRDefault="002A5018" w:rsidP="004D1E7D">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3077215E" w14:textId="77777777" w:rsidR="00583D88" w:rsidRDefault="00583D88" w:rsidP="004D1E7D">
            <w:pPr>
              <w:spacing w:after="0" w:line="240" w:lineRule="auto"/>
              <w:jc w:val="center"/>
              <w:rPr>
                <w:rFonts w:ascii="Times New Roman" w:eastAsia="Times New Roman" w:hAnsi="Times New Roman" w:cs="Times New Roman"/>
                <w:color w:val="000000"/>
                <w:sz w:val="16"/>
                <w:szCs w:val="16"/>
              </w:rPr>
            </w:pPr>
          </w:p>
          <w:p w14:paraId="2FEF02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772624E0" w14:textId="77777777" w:rsidR="009F207F" w:rsidRDefault="009F207F" w:rsidP="004D1E7D">
            <w:pPr>
              <w:spacing w:after="0" w:line="240" w:lineRule="auto"/>
              <w:jc w:val="center"/>
              <w:rPr>
                <w:rFonts w:ascii="Times New Roman" w:eastAsia="Times New Roman" w:hAnsi="Times New Roman" w:cs="Times New Roman"/>
                <w:color w:val="000000"/>
                <w:sz w:val="16"/>
                <w:szCs w:val="16"/>
              </w:rPr>
            </w:pPr>
          </w:p>
          <w:p w14:paraId="6E7DC938" w14:textId="07C84F56"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3CCBA75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2F7E00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A9D64D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03869414"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3B005A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331D9A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4EDE383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212F227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A78B8B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565F64FA"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41DD42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451EE9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51C10E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144D671"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39CDBF"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08C7E3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0C5023C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97048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033A46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D6D489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694CD44"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6C2718BD"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66CCDD3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935B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C7BC78D" w14:textId="77777777" w:rsidTr="00FE00A4">
        <w:trPr>
          <w:trHeight w:val="384"/>
          <w:jc w:val="center"/>
        </w:trPr>
        <w:tc>
          <w:tcPr>
            <w:tcW w:w="1710" w:type="dxa"/>
            <w:tcBorders>
              <w:top w:val="nil"/>
            </w:tcBorders>
            <w:shd w:val="clear" w:color="auto" w:fill="auto"/>
            <w:noWrap/>
            <w:vAlign w:val="bottom"/>
            <w:hideMark/>
          </w:tcPr>
          <w:p w14:paraId="41DEFC4A"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Mean of the dependent variable in control group</w:t>
            </w:r>
          </w:p>
        </w:tc>
        <w:tc>
          <w:tcPr>
            <w:tcW w:w="921" w:type="dxa"/>
            <w:tcBorders>
              <w:top w:val="nil"/>
            </w:tcBorders>
            <w:shd w:val="clear" w:color="auto" w:fill="auto"/>
            <w:noWrap/>
            <w:vAlign w:val="bottom"/>
            <w:hideMark/>
          </w:tcPr>
          <w:p w14:paraId="4A259946"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0AF2F41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81693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0B06F875"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7A623AF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59AF3881"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46418436"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4B93FA0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217838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10E3310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7513FA2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B1EBE7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CD705C2"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79E6F5DC"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57ED4CB"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15466B6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4FA14B68"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DB654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2CCA05AB"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3C7175E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D85E4D"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76B2852"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5EAC354B"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A69F5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2407DE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0CE3EF63"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43ABD45"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A5C7776" w14:textId="77777777" w:rsidTr="00550AB3">
        <w:trPr>
          <w:trHeight w:val="384"/>
          <w:jc w:val="center"/>
        </w:trPr>
        <w:tc>
          <w:tcPr>
            <w:tcW w:w="1710" w:type="dxa"/>
            <w:tcBorders>
              <w:bottom w:val="nil"/>
            </w:tcBorders>
            <w:shd w:val="clear" w:color="auto" w:fill="auto"/>
            <w:noWrap/>
            <w:vAlign w:val="bottom"/>
            <w:hideMark/>
          </w:tcPr>
          <w:p w14:paraId="53A32AA3"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tcBorders>
              <w:bottom w:val="nil"/>
            </w:tcBorders>
            <w:shd w:val="clear" w:color="auto" w:fill="auto"/>
            <w:noWrap/>
            <w:vAlign w:val="bottom"/>
            <w:hideMark/>
          </w:tcPr>
          <w:p w14:paraId="35A794D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0.599</w:t>
            </w:r>
          </w:p>
        </w:tc>
        <w:tc>
          <w:tcPr>
            <w:tcW w:w="1029" w:type="dxa"/>
            <w:tcBorders>
              <w:bottom w:val="nil"/>
            </w:tcBorders>
            <w:shd w:val="clear" w:color="auto" w:fill="auto"/>
            <w:noWrap/>
            <w:vAlign w:val="bottom"/>
            <w:hideMark/>
          </w:tcPr>
          <w:p w14:paraId="7904FB7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bottom w:val="nil"/>
            </w:tcBorders>
            <w:shd w:val="clear" w:color="auto" w:fill="auto"/>
            <w:noWrap/>
            <w:vAlign w:val="bottom"/>
            <w:hideMark/>
          </w:tcPr>
          <w:p w14:paraId="4F2F6F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69DD08D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0.598</w:t>
            </w:r>
          </w:p>
        </w:tc>
        <w:tc>
          <w:tcPr>
            <w:tcW w:w="1032" w:type="dxa"/>
            <w:tcBorders>
              <w:bottom w:val="nil"/>
            </w:tcBorders>
            <w:shd w:val="clear" w:color="auto" w:fill="auto"/>
            <w:noWrap/>
            <w:vAlign w:val="bottom"/>
            <w:hideMark/>
          </w:tcPr>
          <w:p w14:paraId="5FA9A9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0.601</w:t>
            </w:r>
          </w:p>
        </w:tc>
        <w:tc>
          <w:tcPr>
            <w:tcW w:w="1077" w:type="dxa"/>
            <w:tcBorders>
              <w:bottom w:val="nil"/>
            </w:tcBorders>
            <w:shd w:val="clear" w:color="auto" w:fill="auto"/>
            <w:noWrap/>
            <w:vAlign w:val="bottom"/>
            <w:hideMark/>
          </w:tcPr>
          <w:p w14:paraId="0AE3FB1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6723434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0.601</w:t>
            </w:r>
          </w:p>
        </w:tc>
        <w:tc>
          <w:tcPr>
            <w:tcW w:w="990" w:type="dxa"/>
            <w:tcBorders>
              <w:bottom w:val="nil"/>
            </w:tcBorders>
            <w:shd w:val="clear" w:color="auto" w:fill="auto"/>
            <w:noWrap/>
            <w:vAlign w:val="bottom"/>
            <w:hideMark/>
          </w:tcPr>
          <w:p w14:paraId="4ED8793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0.599</w:t>
            </w:r>
          </w:p>
        </w:tc>
        <w:tc>
          <w:tcPr>
            <w:tcW w:w="1080" w:type="dxa"/>
            <w:tcBorders>
              <w:bottom w:val="nil"/>
            </w:tcBorders>
            <w:shd w:val="clear" w:color="auto" w:fill="auto"/>
            <w:noWrap/>
            <w:vAlign w:val="bottom"/>
            <w:hideMark/>
          </w:tcPr>
          <w:p w14:paraId="61AF3A4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093519" w:rsidRPr="00FE00A4" w14:paraId="29E3C765" w14:textId="77777777" w:rsidTr="002A5018">
        <w:trPr>
          <w:trHeight w:val="540"/>
          <w:jc w:val="center"/>
        </w:trPr>
        <w:tc>
          <w:tcPr>
            <w:tcW w:w="1710" w:type="dxa"/>
            <w:tcBorders>
              <w:top w:val="nil"/>
              <w:bottom w:val="single" w:sz="12" w:space="0" w:color="auto"/>
            </w:tcBorders>
            <w:shd w:val="clear" w:color="auto" w:fill="auto"/>
            <w:noWrap/>
            <w:vAlign w:val="bottom"/>
            <w:hideMark/>
          </w:tcPr>
          <w:p w14:paraId="685FBB63"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top w:val="nil"/>
              <w:bottom w:val="single" w:sz="12" w:space="0" w:color="auto"/>
            </w:tcBorders>
            <w:shd w:val="clear" w:color="auto" w:fill="auto"/>
            <w:noWrap/>
            <w:vAlign w:val="bottom"/>
            <w:hideMark/>
          </w:tcPr>
          <w:p w14:paraId="3BA4B6C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29" w:type="dxa"/>
            <w:tcBorders>
              <w:top w:val="nil"/>
              <w:bottom w:val="single" w:sz="12" w:space="0" w:color="auto"/>
            </w:tcBorders>
            <w:shd w:val="clear" w:color="auto" w:fill="auto"/>
            <w:noWrap/>
            <w:vAlign w:val="bottom"/>
            <w:hideMark/>
          </w:tcPr>
          <w:p w14:paraId="3904ED2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top w:val="nil"/>
              <w:bottom w:val="single" w:sz="12" w:space="0" w:color="auto"/>
            </w:tcBorders>
            <w:shd w:val="clear" w:color="auto" w:fill="auto"/>
            <w:noWrap/>
            <w:vAlign w:val="bottom"/>
            <w:hideMark/>
          </w:tcPr>
          <w:p w14:paraId="0D09AFA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top w:val="nil"/>
              <w:bottom w:val="single" w:sz="12" w:space="0" w:color="auto"/>
            </w:tcBorders>
            <w:shd w:val="clear" w:color="auto" w:fill="auto"/>
            <w:noWrap/>
            <w:vAlign w:val="bottom"/>
            <w:hideMark/>
          </w:tcPr>
          <w:p w14:paraId="47A3868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top w:val="nil"/>
              <w:bottom w:val="single" w:sz="12" w:space="0" w:color="auto"/>
            </w:tcBorders>
            <w:shd w:val="clear" w:color="auto" w:fill="auto"/>
            <w:noWrap/>
            <w:vAlign w:val="bottom"/>
            <w:hideMark/>
          </w:tcPr>
          <w:p w14:paraId="676C0CF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77" w:type="dxa"/>
            <w:tcBorders>
              <w:top w:val="nil"/>
              <w:bottom w:val="single" w:sz="12" w:space="0" w:color="auto"/>
            </w:tcBorders>
            <w:shd w:val="clear" w:color="auto" w:fill="auto"/>
            <w:noWrap/>
            <w:vAlign w:val="bottom"/>
            <w:hideMark/>
          </w:tcPr>
          <w:p w14:paraId="3739E3C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top w:val="nil"/>
              <w:bottom w:val="single" w:sz="12" w:space="0" w:color="auto"/>
            </w:tcBorders>
            <w:shd w:val="clear" w:color="auto" w:fill="auto"/>
            <w:noWrap/>
            <w:vAlign w:val="bottom"/>
            <w:hideMark/>
          </w:tcPr>
          <w:p w14:paraId="42E41BC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990" w:type="dxa"/>
            <w:tcBorders>
              <w:top w:val="nil"/>
              <w:bottom w:val="single" w:sz="12" w:space="0" w:color="auto"/>
            </w:tcBorders>
            <w:shd w:val="clear" w:color="auto" w:fill="auto"/>
            <w:noWrap/>
            <w:vAlign w:val="bottom"/>
            <w:hideMark/>
          </w:tcPr>
          <w:p w14:paraId="440AED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top w:val="nil"/>
              <w:bottom w:val="single" w:sz="12" w:space="0" w:color="auto"/>
            </w:tcBorders>
            <w:shd w:val="clear" w:color="auto" w:fill="auto"/>
            <w:noWrap/>
            <w:vAlign w:val="bottom"/>
            <w:hideMark/>
          </w:tcPr>
          <w:p w14:paraId="724DB34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DF1241" w:rsidRPr="00FE00A4" w14:paraId="5AA189C2" w14:textId="77777777" w:rsidTr="009F207F">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7217BEC1" w14:textId="6EB62261" w:rsidR="00DF1241" w:rsidRPr="009F207F" w:rsidRDefault="00B04017" w:rsidP="00DF1241">
            <w:pPr>
              <w:spacing w:after="0" w:line="240" w:lineRule="auto"/>
              <w:rPr>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w:t>
            </w:r>
            <w:r w:rsidR="00DF1241" w:rsidRPr="009F207F">
              <w:rPr>
                <w:rFonts w:ascii="Times New Roman" w:eastAsia="Times New Roman" w:hAnsi="Times New Roman" w:cs="Times New Roman"/>
                <w:color w:val="000000"/>
                <w:sz w:val="18"/>
                <w:szCs w:val="18"/>
              </w:rPr>
              <w:t>***p&lt;0.01, **p&lt;0.05, *</w:t>
            </w:r>
            <w:r w:rsidR="002A5018" w:rsidRPr="009F207F">
              <w:rPr>
                <w:rFonts w:ascii="Times New Roman" w:eastAsia="Times New Roman" w:hAnsi="Times New Roman" w:cs="Times New Roman"/>
                <w:color w:val="000000"/>
                <w:sz w:val="18"/>
                <w:szCs w:val="18"/>
              </w:rPr>
              <w:t>p&lt;0.1</w:t>
            </w:r>
          </w:p>
          <w:p w14:paraId="7AEFBFE4" w14:textId="2839FD71" w:rsidR="009F207F" w:rsidRPr="004D1E7D" w:rsidRDefault="009F207F" w:rsidP="00DF1241">
            <w:pPr>
              <w:spacing w:after="0" w:line="240" w:lineRule="auto"/>
              <w:rPr>
                <w:rFonts w:ascii="Times New Roman" w:eastAsia="Times New Roman" w:hAnsi="Times New Roman" w:cs="Times New Roman"/>
                <w:color w:val="000000"/>
                <w:sz w:val="16"/>
                <w:szCs w:val="16"/>
              </w:rPr>
            </w:pPr>
          </w:p>
        </w:tc>
      </w:tr>
    </w:tbl>
    <w:p w14:paraId="622BF7F0" w14:textId="652BE635" w:rsidR="00D64166" w:rsidRDefault="00632BDA" w:rsidP="00632BDA">
      <w:pPr>
        <w:spacing w:before="12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3 displays the findings of a regression analysis that investigates the influence of SHIELD test centers and ADI on </w:t>
      </w:r>
      <w:sdt>
        <w:sdtPr>
          <w:tag w:val="goog_rdk_245"/>
          <w:id w:val="-488641420"/>
        </w:sdtPr>
        <w:sdtEndPr/>
        <w:sdtContent>
          <w:ins w:id="143" w:author="Sina Ansari" w:date="2024-08-16T16:53:00Z">
            <w:r>
              <w:rPr>
                <w:rFonts w:ascii="Times New Roman" w:eastAsia="Times New Roman" w:hAnsi="Times New Roman" w:cs="Times New Roman"/>
                <w:sz w:val="20"/>
                <w:szCs w:val="20"/>
              </w:rPr>
              <w:t>COVID-19</w:t>
            </w:r>
          </w:ins>
        </w:sdtContent>
      </w:sdt>
      <w:sdt>
        <w:sdtPr>
          <w:tag w:val="goog_rdk_246"/>
          <w:id w:val="-1737001083"/>
        </w:sdtPr>
        <w:sdtEndPr/>
        <w:sdtContent>
          <w:del w:id="144"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with a two-month delay. During the Delta wave, model 1 presents a negative and statistically significant estimate</w:t>
      </w:r>
      <w:r w:rsidR="00354C14">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β=-0.199</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w:t>
      </w:r>
      <w:sdt>
        <w:sdtPr>
          <w:tag w:val="goog_rdk_247"/>
          <w:id w:val="-1812462801"/>
        </w:sdtPr>
        <w:sdtEndPr/>
        <w:sdtContent>
          <w:ins w:id="145" w:author="Sina Ansari" w:date="2024-08-16T16:53:00Z">
            <w:r>
              <w:rPr>
                <w:rFonts w:ascii="Times New Roman" w:eastAsia="Times New Roman" w:hAnsi="Times New Roman" w:cs="Times New Roman"/>
                <w:sz w:val="20"/>
                <w:szCs w:val="20"/>
              </w:rPr>
              <w:t>,</w:t>
            </w:r>
          </w:ins>
        </w:sdtContent>
      </w:sdt>
      <w:r>
        <w:rPr>
          <w:rFonts w:ascii="Times New Roman" w:eastAsia="Times New Roman" w:hAnsi="Times New Roman" w:cs="Times New Roman"/>
          <w:sz w:val="20"/>
          <w:szCs w:val="20"/>
        </w:rPr>
        <w:t xml:space="preserve"> indicating a significant reduction in the COVID-19 ICU admission rate two months after an increase in the effective number of SHIELD test centers. The data shows that the average COVID-19 ICU admission rate during the Delta wave is currently 4.14%. Therefore, improving the </w:t>
      </w:r>
      <w:r>
        <w:rPr>
          <w:rFonts w:ascii="Times New Roman" w:eastAsia="Times New Roman" w:hAnsi="Times New Roman" w:cs="Times New Roman"/>
          <w:sz w:val="20"/>
          <w:szCs w:val="20"/>
        </w:rPr>
        <w:lastRenderedPageBreak/>
        <w:t xml:space="preserve">effectiveness of SHIELD centers by one unit would reduce the average COVID-19 ICU admission rate to 3.94% </w:t>
      </w:r>
      <w:r w:rsidR="005434FA">
        <w:rPr>
          <w:rFonts w:ascii="Times New Roman" w:eastAsia="Times New Roman" w:hAnsi="Times New Roman" w:cs="Times New Roman"/>
          <w:sz w:val="20"/>
          <w:szCs w:val="20"/>
        </w:rPr>
        <w:t>during two</w:t>
      </w:r>
      <w:r>
        <w:rPr>
          <w:rFonts w:ascii="Times New Roman" w:eastAsia="Times New Roman" w:hAnsi="Times New Roman" w:cs="Times New Roman"/>
          <w:sz w:val="20"/>
          <w:szCs w:val="20"/>
        </w:rPr>
        <w:t>-month post-testing during this wave. Also, model 2 shows a positive and statistically significant estimate (</w:t>
      </w:r>
      <m:oMath>
        <m:r>
          <w:rPr>
            <w:rFonts w:ascii="Cambria Math" w:eastAsia="Times New Roman" w:hAnsi="Cambria Math" w:cs="Times New Roman"/>
            <w:sz w:val="20"/>
            <w:szCs w:val="20"/>
          </w:rPr>
          <m:t>β=1.609</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areas experienced significantly higher </w:t>
      </w:r>
      <w:sdt>
        <w:sdtPr>
          <w:tag w:val="goog_rdk_248"/>
          <w:id w:val="2098286577"/>
        </w:sdtPr>
        <w:sdtEndPr/>
        <w:sdtContent>
          <w:ins w:id="146" w:author="Sina Ansari" w:date="2024-08-16T16:53:00Z">
            <w:r>
              <w:rPr>
                <w:rFonts w:ascii="Times New Roman" w:eastAsia="Times New Roman" w:hAnsi="Times New Roman" w:cs="Times New Roman"/>
                <w:sz w:val="20"/>
                <w:szCs w:val="20"/>
              </w:rPr>
              <w:t>COVID-19</w:t>
            </w:r>
          </w:ins>
        </w:sdtContent>
      </w:sdt>
      <w:sdt>
        <w:sdtPr>
          <w:tag w:val="goog_rdk_249"/>
          <w:id w:val="772202439"/>
        </w:sdtPr>
        <w:sdtEndPr/>
        <w:sdtContent>
          <w:del w:id="147"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two months after testing. In </w:t>
      </w:r>
      <w:sdt>
        <w:sdtPr>
          <w:tag w:val="goog_rdk_250"/>
          <w:id w:val="1035313487"/>
        </w:sdtPr>
        <w:sdtEndPr/>
        <w:sdtContent>
          <w:ins w:id="148" w:author="Sina Ansari" w:date="2024-08-16T16:53:00Z">
            <w:r>
              <w:rPr>
                <w:rFonts w:ascii="Times New Roman" w:eastAsia="Times New Roman" w:hAnsi="Times New Roman" w:cs="Times New Roman"/>
                <w:sz w:val="20"/>
                <w:szCs w:val="20"/>
              </w:rPr>
              <w:t xml:space="preserve">the </w:t>
            </w:r>
          </w:ins>
        </w:sdtContent>
      </w:sdt>
      <w:r>
        <w:rPr>
          <w:rFonts w:ascii="Times New Roman" w:eastAsia="Times New Roman" w:hAnsi="Times New Roman" w:cs="Times New Roman"/>
          <w:sz w:val="20"/>
          <w:szCs w:val="20"/>
        </w:rPr>
        <w:t>Omicron wave, model 2 shows a positive and statistically significant estimate (</w:t>
      </w:r>
      <m:oMath>
        <m:r>
          <w:rPr>
            <w:rFonts w:ascii="Cambria Math" w:eastAsia="Times New Roman" w:hAnsi="Cambria Math" w:cs="Times New Roman"/>
            <w:sz w:val="20"/>
            <w:szCs w:val="20"/>
          </w:rPr>
          <m:t>β=</m:t>
        </m:r>
        <m:r>
          <m:rPr>
            <m:sty m:val="p"/>
          </m:rPr>
          <w:rPr>
            <w:rFonts w:ascii="Cambria Math" w:eastAsia="Times New Roman" w:hAnsi="Cambria Math" w:cs="Times New Roman"/>
            <w:sz w:val="20"/>
            <w:szCs w:val="20"/>
          </w:rPr>
          <m:t>2.076</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experienced significantly higher </w:t>
      </w:r>
      <w:sdt>
        <w:sdtPr>
          <w:tag w:val="goog_rdk_251"/>
          <w:id w:val="-1110051609"/>
        </w:sdtPr>
        <w:sdtEndPr/>
        <w:sdtContent>
          <w:ins w:id="149" w:author="Sina Ansari" w:date="2024-08-16T16:53:00Z">
            <w:r>
              <w:rPr>
                <w:rFonts w:ascii="Times New Roman" w:eastAsia="Times New Roman" w:hAnsi="Times New Roman" w:cs="Times New Roman"/>
                <w:sz w:val="20"/>
                <w:szCs w:val="20"/>
              </w:rPr>
              <w:t>COVID-19</w:t>
            </w:r>
          </w:ins>
        </w:sdtContent>
      </w:sdt>
      <w:sdt>
        <w:sdtPr>
          <w:tag w:val="goog_rdk_252"/>
          <w:id w:val="-1116908761"/>
        </w:sdtPr>
        <w:sdtEndPr/>
        <w:sdtContent>
          <w:del w:id="150" w:author="Sina Ansari" w:date="2024-08-16T16:53: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two months after testing. Also, model 3 presents a negative estimate (</w:t>
      </w:r>
      <m:oMath>
        <m:r>
          <w:rPr>
            <w:rFonts w:ascii="Cambria Math" w:eastAsia="Times New Roman" w:hAnsi="Cambria Math" w:cs="Times New Roman"/>
            <w:sz w:val="20"/>
            <w:szCs w:val="20"/>
          </w:rPr>
          <m:t>β=</m:t>
        </m:r>
        <m:r>
          <m:rPr>
            <m:sty m:val="p"/>
          </m:rPr>
          <w:rPr>
            <w:rFonts w:ascii="Cambria Math" w:eastAsia="Times New Roman" w:hAnsi="Cambria Math" w:cs="Times New Roman"/>
            <w:sz w:val="20"/>
            <w:szCs w:val="20"/>
          </w:rPr>
          <m:t>-0.678</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interaction between the effective number of SHIELD test centers and more disadvantaged zip codes, suggesting a one-unit increase of SHIELD test centers in these areas would reduce the COVID-19 ICU admission rate from 6.33% to 5.66% two months after testing.</w:t>
      </w:r>
    </w:p>
    <w:p w14:paraId="000000E1" w14:textId="79003DDB" w:rsidR="00743DF7" w:rsidRDefault="005A17FB">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Table </w:t>
      </w:r>
      <w:r w:rsidR="00632BDA">
        <w:rPr>
          <w:rFonts w:ascii="Times New Roman" w:eastAsia="Times New Roman" w:hAnsi="Times New Roman" w:cs="Times New Roman"/>
          <w:b/>
          <w:sz w:val="18"/>
          <w:szCs w:val="18"/>
        </w:rPr>
        <w:t>3</w:t>
      </w:r>
      <w:r>
        <w:rPr>
          <w:rFonts w:ascii="Times New Roman" w:eastAsia="Times New Roman" w:hAnsi="Times New Roman" w:cs="Times New Roman"/>
          <w:sz w:val="18"/>
          <w:szCs w:val="18"/>
        </w:rPr>
        <w:t>: Impact of SHIELD test centers and ADI on COVID-19 ICU admission rates (two-month lag)</w:t>
      </w:r>
    </w:p>
    <w:tbl>
      <w:tblPr>
        <w:tblW w:w="10800" w:type="dxa"/>
        <w:jc w:val="center"/>
        <w:tblBorders>
          <w:top w:val="single" w:sz="12" w:space="0" w:color="auto"/>
          <w:bottom w:val="single" w:sz="12"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632BDA" w:rsidRPr="00FE00A4" w14:paraId="54B778BA" w14:textId="77777777" w:rsidTr="00D64166">
        <w:trPr>
          <w:trHeight w:val="384"/>
          <w:jc w:val="center"/>
        </w:trPr>
        <w:tc>
          <w:tcPr>
            <w:tcW w:w="1710" w:type="dxa"/>
            <w:shd w:val="clear" w:color="auto" w:fill="auto"/>
            <w:noWrap/>
            <w:vAlign w:val="bottom"/>
            <w:hideMark/>
          </w:tcPr>
          <w:p w14:paraId="0551672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1EEF12F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632BDA" w:rsidRPr="00FE00A4" w14:paraId="6E50C203" w14:textId="77777777" w:rsidTr="00D64166">
        <w:trPr>
          <w:trHeight w:val="1156"/>
          <w:jc w:val="center"/>
        </w:trPr>
        <w:tc>
          <w:tcPr>
            <w:tcW w:w="1710" w:type="dxa"/>
            <w:shd w:val="clear" w:color="auto" w:fill="auto"/>
            <w:noWrap/>
            <w:vAlign w:val="center"/>
            <w:hideMark/>
          </w:tcPr>
          <w:p w14:paraId="1D9F6019"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independent Variable</w:t>
            </w:r>
          </w:p>
        </w:tc>
        <w:tc>
          <w:tcPr>
            <w:tcW w:w="921" w:type="dxa"/>
            <w:tcBorders>
              <w:top w:val="single" w:sz="12" w:space="0" w:color="auto"/>
            </w:tcBorders>
            <w:shd w:val="clear" w:color="auto" w:fill="auto"/>
            <w:vAlign w:val="center"/>
            <w:hideMark/>
          </w:tcPr>
          <w:p w14:paraId="063661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6F460FE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6DDC426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35EBE8B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364CA8F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5FA49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5DE81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ADAD00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276BD17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632BDA" w:rsidRPr="00FE00A4" w14:paraId="4A9D33C6" w14:textId="77777777" w:rsidTr="00D64166">
        <w:trPr>
          <w:trHeight w:val="770"/>
          <w:jc w:val="center"/>
        </w:trPr>
        <w:tc>
          <w:tcPr>
            <w:tcW w:w="1710" w:type="dxa"/>
            <w:shd w:val="clear" w:color="auto" w:fill="auto"/>
            <w:noWrap/>
            <w:vAlign w:val="center"/>
            <w:hideMark/>
          </w:tcPr>
          <w:p w14:paraId="2B2FD4D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001E7B56" w14:textId="3F51508F" w:rsidR="00632BDA" w:rsidRDefault="00632BDA" w:rsidP="00DA4D92">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8B07B5">
              <w:rPr>
                <w:rFonts w:ascii="Times New Roman" w:eastAsia="Times New Roman" w:hAnsi="Times New Roman" w:cs="Times New Roman"/>
                <w:color w:val="000000"/>
                <w:sz w:val="16"/>
                <w:szCs w:val="16"/>
              </w:rPr>
              <w:t>154</w:t>
            </w:r>
            <w:r w:rsidRPr="004D1E7D">
              <w:rPr>
                <w:rFonts w:ascii="Times New Roman" w:eastAsia="Times New Roman" w:hAnsi="Times New Roman" w:cs="Times New Roman"/>
                <w:color w:val="000000"/>
                <w:sz w:val="16"/>
                <w:szCs w:val="16"/>
              </w:rPr>
              <w:br/>
              <w:t>(0.00</w:t>
            </w:r>
            <w:r w:rsidR="008D00FF">
              <w:rPr>
                <w:rFonts w:ascii="Times New Roman" w:eastAsia="Times New Roman" w:hAnsi="Times New Roman" w:cs="Times New Roman"/>
                <w:color w:val="000000"/>
                <w:sz w:val="16"/>
                <w:szCs w:val="16"/>
              </w:rPr>
              <w:t>314</w:t>
            </w:r>
            <w:r w:rsidRPr="004D1E7D">
              <w:rPr>
                <w:rFonts w:ascii="Times New Roman" w:eastAsia="Times New Roman" w:hAnsi="Times New Roman" w:cs="Times New Roman"/>
                <w:color w:val="000000"/>
                <w:sz w:val="16"/>
                <w:szCs w:val="16"/>
              </w:rPr>
              <w:t>)</w:t>
            </w:r>
          </w:p>
          <w:p w14:paraId="7B449B3C" w14:textId="77777777" w:rsidR="00DA4D92" w:rsidRDefault="00DA4D92" w:rsidP="00DA4D92">
            <w:pPr>
              <w:spacing w:after="0" w:line="240" w:lineRule="auto"/>
              <w:jc w:val="center"/>
              <w:rPr>
                <w:rFonts w:ascii="Times New Roman" w:eastAsia="Times New Roman" w:hAnsi="Times New Roman" w:cs="Times New Roman"/>
                <w:color w:val="000000"/>
                <w:sz w:val="16"/>
                <w:szCs w:val="16"/>
              </w:rPr>
            </w:pPr>
          </w:p>
          <w:p w14:paraId="6506122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1E89691B" w14:textId="409E2A1D" w:rsidR="00632BDA" w:rsidRDefault="00BA07F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-0.00199</w:t>
            </w:r>
            <w:r w:rsidRPr="00BA07F8">
              <w:rPr>
                <w:rFonts w:ascii="Times New Roman" w:eastAsia="Times New Roman" w:hAnsi="Times New Roman" w:cs="Times New Roman"/>
                <w:b/>
                <w:bCs/>
                <w:color w:val="000000"/>
                <w:sz w:val="16"/>
                <w:szCs w:val="16"/>
              </w:rPr>
              <w:t>*</w:t>
            </w:r>
            <w:r w:rsidR="00632BDA" w:rsidRPr="004D1E7D">
              <w:rPr>
                <w:rFonts w:ascii="Times New Roman" w:eastAsia="Times New Roman" w:hAnsi="Times New Roman" w:cs="Times New Roman"/>
                <w:color w:val="000000"/>
                <w:sz w:val="16"/>
                <w:szCs w:val="16"/>
              </w:rPr>
              <w:br/>
              <w:t>(0.00</w:t>
            </w:r>
            <w:r w:rsidR="001F26DB">
              <w:rPr>
                <w:rFonts w:ascii="Times New Roman" w:eastAsia="Times New Roman" w:hAnsi="Times New Roman" w:cs="Times New Roman"/>
                <w:color w:val="000000"/>
                <w:sz w:val="16"/>
                <w:szCs w:val="16"/>
              </w:rPr>
              <w:t>114</w:t>
            </w:r>
            <w:r w:rsidR="00632BDA" w:rsidRPr="004D1E7D">
              <w:rPr>
                <w:rFonts w:ascii="Times New Roman" w:eastAsia="Times New Roman" w:hAnsi="Times New Roman" w:cs="Times New Roman"/>
                <w:color w:val="000000"/>
                <w:sz w:val="16"/>
                <w:szCs w:val="16"/>
              </w:rPr>
              <w:t>)</w:t>
            </w:r>
          </w:p>
          <w:p w14:paraId="55170403"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4F3434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303A52D5" w14:textId="4E34ED6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w:t>
            </w:r>
            <w:r w:rsidR="009F630A">
              <w:rPr>
                <w:rFonts w:ascii="Times New Roman" w:eastAsia="Times New Roman" w:hAnsi="Times New Roman" w:cs="Times New Roman"/>
                <w:color w:val="000000"/>
                <w:sz w:val="16"/>
                <w:szCs w:val="16"/>
              </w:rPr>
              <w:t>36</w:t>
            </w:r>
            <w:r w:rsidRPr="004D1E7D">
              <w:rPr>
                <w:rFonts w:ascii="Times New Roman" w:eastAsia="Times New Roman" w:hAnsi="Times New Roman" w:cs="Times New Roman"/>
                <w:color w:val="000000"/>
                <w:sz w:val="16"/>
                <w:szCs w:val="16"/>
              </w:rPr>
              <w:br/>
              <w:t>(0.001</w:t>
            </w:r>
            <w:r w:rsidR="007E05D2">
              <w:rPr>
                <w:rFonts w:ascii="Times New Roman" w:eastAsia="Times New Roman" w:hAnsi="Times New Roman" w:cs="Times New Roman"/>
                <w:color w:val="000000"/>
                <w:sz w:val="16"/>
                <w:szCs w:val="16"/>
              </w:rPr>
              <w:t>58</w:t>
            </w:r>
            <w:r w:rsidRPr="004D1E7D">
              <w:rPr>
                <w:rFonts w:ascii="Times New Roman" w:eastAsia="Times New Roman" w:hAnsi="Times New Roman" w:cs="Times New Roman"/>
                <w:color w:val="000000"/>
                <w:sz w:val="16"/>
                <w:szCs w:val="16"/>
              </w:rPr>
              <w:t>)</w:t>
            </w:r>
          </w:p>
          <w:p w14:paraId="3369E414"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7368BDD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144843D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35F5B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6C4474D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19442891"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66D4F3E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129DCB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6A4EF734" w14:textId="77777777" w:rsidTr="00D64166">
        <w:trPr>
          <w:trHeight w:val="770"/>
          <w:jc w:val="center"/>
        </w:trPr>
        <w:tc>
          <w:tcPr>
            <w:tcW w:w="1710" w:type="dxa"/>
            <w:shd w:val="clear" w:color="auto" w:fill="auto"/>
            <w:noWrap/>
            <w:vAlign w:val="center"/>
            <w:hideMark/>
          </w:tcPr>
          <w:p w14:paraId="0BD81C4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7CC1B87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2ECEA3E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8733D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354ADE4C" w14:textId="44C57D7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w:t>
            </w:r>
            <w:r w:rsidR="005942C8">
              <w:rPr>
                <w:rFonts w:ascii="Times New Roman" w:eastAsia="Times New Roman" w:hAnsi="Times New Roman" w:cs="Times New Roman"/>
                <w:color w:val="000000"/>
                <w:sz w:val="16"/>
                <w:szCs w:val="16"/>
              </w:rPr>
              <w:t>85</w:t>
            </w:r>
            <w:r w:rsidRPr="004D1E7D">
              <w:rPr>
                <w:rFonts w:ascii="Times New Roman" w:eastAsia="Times New Roman" w:hAnsi="Times New Roman" w:cs="Times New Roman"/>
                <w:color w:val="000000"/>
                <w:sz w:val="16"/>
                <w:szCs w:val="16"/>
              </w:rPr>
              <w:br/>
              <w:t>(0.008</w:t>
            </w:r>
            <w:r w:rsidR="00925D29">
              <w:rPr>
                <w:rFonts w:ascii="Times New Roman" w:eastAsia="Times New Roman" w:hAnsi="Times New Roman" w:cs="Times New Roman"/>
                <w:color w:val="000000"/>
                <w:sz w:val="16"/>
                <w:szCs w:val="16"/>
              </w:rPr>
              <w:t>40</w:t>
            </w:r>
            <w:r w:rsidRPr="004D1E7D">
              <w:rPr>
                <w:rFonts w:ascii="Times New Roman" w:eastAsia="Times New Roman" w:hAnsi="Times New Roman" w:cs="Times New Roman"/>
                <w:color w:val="000000"/>
                <w:sz w:val="16"/>
                <w:szCs w:val="16"/>
              </w:rPr>
              <w:t>)</w:t>
            </w:r>
          </w:p>
          <w:p w14:paraId="718C35F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80823E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4D12B42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15BB046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B568D04"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5871FE65"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4117EB8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26CB776"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FC6D7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A4BD4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3A22F64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22F54252" w14:textId="77777777" w:rsidTr="00D64166">
        <w:trPr>
          <w:trHeight w:val="770"/>
          <w:jc w:val="center"/>
        </w:trPr>
        <w:tc>
          <w:tcPr>
            <w:tcW w:w="1710" w:type="dxa"/>
            <w:shd w:val="clear" w:color="auto" w:fill="auto"/>
            <w:vAlign w:val="bottom"/>
            <w:hideMark/>
          </w:tcPr>
          <w:p w14:paraId="726E77E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2FBD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618760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18C439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1D0AD97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444A41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18589A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3783E952" w14:textId="1553B317" w:rsidR="00632BDA" w:rsidRDefault="00545E9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-0.00806</w:t>
            </w:r>
            <w:r w:rsidR="00632BDA" w:rsidRPr="004D1E7D">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0713</w:t>
            </w:r>
            <w:r w:rsidR="00632BDA" w:rsidRPr="004D1E7D">
              <w:rPr>
                <w:rFonts w:ascii="Times New Roman" w:eastAsia="Times New Roman" w:hAnsi="Times New Roman" w:cs="Times New Roman"/>
                <w:color w:val="000000"/>
                <w:sz w:val="16"/>
                <w:szCs w:val="16"/>
              </w:rPr>
              <w:t>)</w:t>
            </w:r>
          </w:p>
          <w:p w14:paraId="7435C78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1A362DD1"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7B2FE6C6" w14:textId="7EFABD9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D90CEB">
              <w:rPr>
                <w:rFonts w:ascii="Times New Roman" w:eastAsia="Times New Roman" w:hAnsi="Times New Roman" w:cs="Times New Roman"/>
                <w:color w:val="000000"/>
                <w:sz w:val="16"/>
                <w:szCs w:val="16"/>
              </w:rPr>
              <w:t>313</w:t>
            </w:r>
            <w:r w:rsidRPr="004D1E7D">
              <w:rPr>
                <w:rFonts w:ascii="Times New Roman" w:eastAsia="Times New Roman" w:hAnsi="Times New Roman" w:cs="Times New Roman"/>
                <w:color w:val="000000"/>
                <w:sz w:val="16"/>
                <w:szCs w:val="16"/>
              </w:rPr>
              <w:br/>
              <w:t>(0.00</w:t>
            </w:r>
            <w:r w:rsidR="00D90CEB">
              <w:rPr>
                <w:rFonts w:ascii="Times New Roman" w:eastAsia="Times New Roman" w:hAnsi="Times New Roman" w:cs="Times New Roman"/>
                <w:color w:val="000000"/>
                <w:sz w:val="16"/>
                <w:szCs w:val="16"/>
              </w:rPr>
              <w:t>230</w:t>
            </w:r>
            <w:r w:rsidRPr="004D1E7D">
              <w:rPr>
                <w:rFonts w:ascii="Times New Roman" w:eastAsia="Times New Roman" w:hAnsi="Times New Roman" w:cs="Times New Roman"/>
                <w:color w:val="000000"/>
                <w:sz w:val="16"/>
                <w:szCs w:val="16"/>
              </w:rPr>
              <w:t>)</w:t>
            </w:r>
          </w:p>
          <w:p w14:paraId="4D1AF292"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B8871E2"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7ECBD8C9" w14:textId="476FF5CC"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4E7F89">
              <w:rPr>
                <w:rFonts w:ascii="Times New Roman" w:eastAsia="Times New Roman" w:hAnsi="Times New Roman" w:cs="Times New Roman"/>
                <w:color w:val="000000"/>
                <w:sz w:val="16"/>
                <w:szCs w:val="16"/>
              </w:rPr>
              <w:t>678</w:t>
            </w:r>
            <w:r w:rsidR="004E7F89" w:rsidRPr="00C873CD">
              <w:rPr>
                <w:rFonts w:ascii="Times New Roman" w:eastAsia="Times New Roman" w:hAnsi="Times New Roman" w:cs="Times New Roman"/>
                <w:color w:val="000000"/>
                <w:sz w:val="16"/>
                <w:szCs w:val="16"/>
              </w:rPr>
              <w:t>*</w:t>
            </w:r>
            <w:r w:rsidRPr="00C873CD">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w:t>
            </w:r>
            <w:r w:rsidR="00C873CD">
              <w:rPr>
                <w:rFonts w:ascii="Times New Roman" w:eastAsia="Times New Roman" w:hAnsi="Times New Roman" w:cs="Times New Roman"/>
                <w:color w:val="000000"/>
                <w:sz w:val="16"/>
                <w:szCs w:val="16"/>
              </w:rPr>
              <w:t>23</w:t>
            </w:r>
            <w:r w:rsidRPr="004D1E7D">
              <w:rPr>
                <w:rFonts w:ascii="Times New Roman" w:eastAsia="Times New Roman" w:hAnsi="Times New Roman" w:cs="Times New Roman"/>
                <w:color w:val="000000"/>
                <w:sz w:val="16"/>
                <w:szCs w:val="16"/>
              </w:rPr>
              <w:t>)</w:t>
            </w:r>
          </w:p>
          <w:p w14:paraId="57E5193F"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C85C57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3E884B0" w14:textId="77777777" w:rsidTr="00D64166">
        <w:trPr>
          <w:trHeight w:val="384"/>
          <w:jc w:val="center"/>
        </w:trPr>
        <w:tc>
          <w:tcPr>
            <w:tcW w:w="1710" w:type="dxa"/>
            <w:tcBorders>
              <w:bottom w:val="single" w:sz="12" w:space="0" w:color="auto"/>
            </w:tcBorders>
            <w:shd w:val="clear" w:color="auto" w:fill="auto"/>
            <w:noWrap/>
            <w:vAlign w:val="bottom"/>
            <w:hideMark/>
          </w:tcPr>
          <w:p w14:paraId="35FE0055"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C5F8D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28CCF20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596E189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6FB3149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42A426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2442E10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34C0BC4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6104336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7935E6E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5952CFEB" w14:textId="77777777" w:rsidTr="00D64166">
        <w:trPr>
          <w:trHeight w:val="501"/>
          <w:jc w:val="center"/>
        </w:trPr>
        <w:tc>
          <w:tcPr>
            <w:tcW w:w="1710" w:type="dxa"/>
            <w:tcBorders>
              <w:top w:val="single" w:sz="12" w:space="0" w:color="auto"/>
              <w:bottom w:val="nil"/>
            </w:tcBorders>
            <w:shd w:val="clear" w:color="auto" w:fill="auto"/>
            <w:noWrap/>
            <w:vAlign w:val="bottom"/>
            <w:hideMark/>
          </w:tcPr>
          <w:p w14:paraId="2A371A26"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1EF2DEDA"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665C09C4"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73EF835C" w14:textId="363C74D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8D00FF">
              <w:rPr>
                <w:rFonts w:ascii="Times New Roman" w:eastAsia="Times New Roman" w:hAnsi="Times New Roman" w:cs="Times New Roman"/>
                <w:color w:val="000000"/>
                <w:sz w:val="16"/>
                <w:szCs w:val="16"/>
              </w:rPr>
              <w:t>0</w:t>
            </w:r>
          </w:p>
          <w:p w14:paraId="468F547C"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03A900D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59299C8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5916816" w14:textId="7C5EBA9A"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859FC9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652C7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20C697C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7CEDEB1"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DB869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26BA21C2" w14:textId="39F6760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925D29">
              <w:rPr>
                <w:rFonts w:ascii="Times New Roman" w:eastAsia="Times New Roman" w:hAnsi="Times New Roman" w:cs="Times New Roman"/>
                <w:color w:val="000000"/>
                <w:sz w:val="16"/>
                <w:szCs w:val="16"/>
              </w:rPr>
              <w:t>0</w:t>
            </w:r>
          </w:p>
          <w:p w14:paraId="0FA75119"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4DADCD2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1FA3CABA"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F3F192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69A5039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7A8745F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22DCE1C"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2930E1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E902C3F" w14:textId="6CF6729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545E98">
              <w:rPr>
                <w:rFonts w:ascii="Times New Roman" w:eastAsia="Times New Roman" w:hAnsi="Times New Roman" w:cs="Times New Roman"/>
                <w:color w:val="000000"/>
                <w:sz w:val="16"/>
                <w:szCs w:val="16"/>
              </w:rPr>
              <w:t>0</w:t>
            </w:r>
          </w:p>
          <w:p w14:paraId="048E76A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BFE46F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34F4BEDB"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E1C83"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2C4AA49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4698DDD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DAE6AD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18368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68FEC13A" w14:textId="77777777" w:rsidTr="00D64166">
        <w:trPr>
          <w:trHeight w:val="384"/>
          <w:jc w:val="center"/>
        </w:trPr>
        <w:tc>
          <w:tcPr>
            <w:tcW w:w="1710" w:type="dxa"/>
            <w:tcBorders>
              <w:top w:val="nil"/>
            </w:tcBorders>
            <w:shd w:val="clear" w:color="auto" w:fill="auto"/>
            <w:noWrap/>
            <w:vAlign w:val="bottom"/>
            <w:hideMark/>
          </w:tcPr>
          <w:p w14:paraId="4E8C6DD7" w14:textId="77777777" w:rsidR="00D64166" w:rsidRDefault="00D64166" w:rsidP="00F0115E">
            <w:pPr>
              <w:spacing w:after="0" w:line="240" w:lineRule="auto"/>
              <w:rPr>
                <w:rFonts w:ascii="Times New Roman" w:eastAsia="Times New Roman" w:hAnsi="Times New Roman" w:cs="Times New Roman"/>
                <w:color w:val="000000"/>
                <w:sz w:val="16"/>
                <w:szCs w:val="16"/>
              </w:rPr>
            </w:pPr>
          </w:p>
          <w:p w14:paraId="58FF50F2" w14:textId="2DF5ECDC"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Mean of the dependent variable in control group</w:t>
            </w:r>
          </w:p>
        </w:tc>
        <w:tc>
          <w:tcPr>
            <w:tcW w:w="921" w:type="dxa"/>
            <w:tcBorders>
              <w:top w:val="nil"/>
            </w:tcBorders>
            <w:shd w:val="clear" w:color="auto" w:fill="auto"/>
            <w:noWrap/>
            <w:vAlign w:val="bottom"/>
            <w:hideMark/>
          </w:tcPr>
          <w:p w14:paraId="55D1474D" w14:textId="24E5083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176B74B5"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58A94AA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71A3031F" w14:textId="0179369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2811EAE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5BBBD8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E62312A" w14:textId="22302E6D"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36223F4B"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8050B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749CAEA7" w14:textId="2D71D0D6"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4F17216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9E5244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26AE332E" w14:textId="02655A6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448624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3EE2EB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63824B56" w14:textId="054ADE0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35FD53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89118E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11763183" w14:textId="24348D3F"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F5AD09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E563A4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4D062E13" w14:textId="0F1B82C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B8D647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12273F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1C83F4C" w14:textId="2D74FDE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856B8F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A311BA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595B5CE9" w14:textId="77777777" w:rsidTr="00D64166">
        <w:trPr>
          <w:trHeight w:val="384"/>
          <w:jc w:val="center"/>
        </w:trPr>
        <w:tc>
          <w:tcPr>
            <w:tcW w:w="1710" w:type="dxa"/>
            <w:shd w:val="clear" w:color="auto" w:fill="auto"/>
            <w:noWrap/>
            <w:vAlign w:val="bottom"/>
            <w:hideMark/>
          </w:tcPr>
          <w:p w14:paraId="1047B151"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shd w:val="clear" w:color="auto" w:fill="auto"/>
            <w:noWrap/>
            <w:vAlign w:val="bottom"/>
            <w:hideMark/>
          </w:tcPr>
          <w:p w14:paraId="296A2720" w14:textId="71AA1E43"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shd w:val="clear" w:color="auto" w:fill="auto"/>
            <w:noWrap/>
            <w:vAlign w:val="bottom"/>
            <w:hideMark/>
          </w:tcPr>
          <w:p w14:paraId="686BC107" w14:textId="0CF6F75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shd w:val="clear" w:color="auto" w:fill="auto"/>
            <w:noWrap/>
            <w:vAlign w:val="bottom"/>
            <w:hideMark/>
          </w:tcPr>
          <w:p w14:paraId="08D9118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shd w:val="clear" w:color="auto" w:fill="auto"/>
            <w:noWrap/>
            <w:vAlign w:val="bottom"/>
            <w:hideMark/>
          </w:tcPr>
          <w:p w14:paraId="0A82DFD6" w14:textId="2657F0E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shd w:val="clear" w:color="auto" w:fill="auto"/>
            <w:noWrap/>
            <w:vAlign w:val="bottom"/>
            <w:hideMark/>
          </w:tcPr>
          <w:p w14:paraId="59D1BC27" w14:textId="16C2358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shd w:val="clear" w:color="auto" w:fill="auto"/>
            <w:noWrap/>
            <w:vAlign w:val="bottom"/>
            <w:hideMark/>
          </w:tcPr>
          <w:p w14:paraId="5E2C12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shd w:val="clear" w:color="auto" w:fill="auto"/>
            <w:noWrap/>
            <w:vAlign w:val="bottom"/>
            <w:hideMark/>
          </w:tcPr>
          <w:p w14:paraId="5BDB8072" w14:textId="0F70FEE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243778">
              <w:rPr>
                <w:rFonts w:ascii="Times New Roman" w:eastAsia="Times New Roman" w:hAnsi="Times New Roman" w:cs="Times New Roman"/>
                <w:color w:val="000000"/>
                <w:sz w:val="16"/>
                <w:szCs w:val="16"/>
              </w:rPr>
              <w:t>59</w:t>
            </w:r>
          </w:p>
        </w:tc>
        <w:tc>
          <w:tcPr>
            <w:tcW w:w="990" w:type="dxa"/>
            <w:shd w:val="clear" w:color="auto" w:fill="auto"/>
            <w:noWrap/>
            <w:vAlign w:val="bottom"/>
            <w:hideMark/>
          </w:tcPr>
          <w:p w14:paraId="0EDB740D" w14:textId="4FEBD20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shd w:val="clear" w:color="auto" w:fill="auto"/>
            <w:noWrap/>
            <w:vAlign w:val="bottom"/>
            <w:hideMark/>
          </w:tcPr>
          <w:p w14:paraId="13FFDA03" w14:textId="73C44D6A"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w:t>
            </w:r>
            <w:r w:rsidR="00C873CD">
              <w:rPr>
                <w:rFonts w:ascii="Times New Roman" w:eastAsia="Times New Roman" w:hAnsi="Times New Roman" w:cs="Times New Roman"/>
                <w:color w:val="000000"/>
                <w:sz w:val="16"/>
                <w:szCs w:val="16"/>
              </w:rPr>
              <w:t>7</w:t>
            </w:r>
          </w:p>
        </w:tc>
      </w:tr>
      <w:tr w:rsidR="00632BDA" w:rsidRPr="00FE00A4" w14:paraId="5BD1FFDD" w14:textId="77777777" w:rsidTr="00D64166">
        <w:trPr>
          <w:trHeight w:val="540"/>
          <w:jc w:val="center"/>
        </w:trPr>
        <w:tc>
          <w:tcPr>
            <w:tcW w:w="1710" w:type="dxa"/>
            <w:tcBorders>
              <w:bottom w:val="single" w:sz="12" w:space="0" w:color="auto"/>
            </w:tcBorders>
            <w:shd w:val="clear" w:color="auto" w:fill="auto"/>
            <w:noWrap/>
            <w:vAlign w:val="bottom"/>
            <w:hideMark/>
          </w:tcPr>
          <w:p w14:paraId="21083CD9"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bottom w:val="single" w:sz="12" w:space="0" w:color="auto"/>
            </w:tcBorders>
            <w:shd w:val="clear" w:color="auto" w:fill="auto"/>
            <w:noWrap/>
            <w:vAlign w:val="bottom"/>
            <w:hideMark/>
          </w:tcPr>
          <w:p w14:paraId="54132161" w14:textId="68C59AB0"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8D00FF">
              <w:rPr>
                <w:rFonts w:ascii="Times New Roman" w:eastAsia="Times New Roman" w:hAnsi="Times New Roman" w:cs="Times New Roman"/>
                <w:color w:val="000000"/>
                <w:sz w:val="16"/>
                <w:szCs w:val="16"/>
              </w:rPr>
              <w:t>59</w:t>
            </w:r>
          </w:p>
        </w:tc>
        <w:tc>
          <w:tcPr>
            <w:tcW w:w="1029" w:type="dxa"/>
            <w:tcBorders>
              <w:bottom w:val="single" w:sz="12" w:space="0" w:color="auto"/>
            </w:tcBorders>
            <w:shd w:val="clear" w:color="auto" w:fill="auto"/>
            <w:noWrap/>
            <w:vAlign w:val="bottom"/>
            <w:hideMark/>
          </w:tcPr>
          <w:p w14:paraId="7CF46A30" w14:textId="38FFC11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tcBorders>
              <w:bottom w:val="single" w:sz="12" w:space="0" w:color="auto"/>
            </w:tcBorders>
            <w:shd w:val="clear" w:color="auto" w:fill="auto"/>
            <w:noWrap/>
            <w:vAlign w:val="bottom"/>
            <w:hideMark/>
          </w:tcPr>
          <w:p w14:paraId="479ABF7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single" w:sz="12" w:space="0" w:color="auto"/>
            </w:tcBorders>
            <w:shd w:val="clear" w:color="auto" w:fill="auto"/>
            <w:noWrap/>
            <w:vAlign w:val="bottom"/>
            <w:hideMark/>
          </w:tcPr>
          <w:p w14:paraId="16B097E5" w14:textId="4F3CCB4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925D29">
              <w:rPr>
                <w:rFonts w:ascii="Times New Roman" w:eastAsia="Times New Roman" w:hAnsi="Times New Roman" w:cs="Times New Roman"/>
                <w:color w:val="000000"/>
                <w:sz w:val="16"/>
                <w:szCs w:val="16"/>
              </w:rPr>
              <w:t>59</w:t>
            </w:r>
          </w:p>
        </w:tc>
        <w:tc>
          <w:tcPr>
            <w:tcW w:w="1032" w:type="dxa"/>
            <w:tcBorders>
              <w:bottom w:val="single" w:sz="12" w:space="0" w:color="auto"/>
            </w:tcBorders>
            <w:shd w:val="clear" w:color="auto" w:fill="auto"/>
            <w:noWrap/>
            <w:vAlign w:val="bottom"/>
            <w:hideMark/>
          </w:tcPr>
          <w:p w14:paraId="0FBFE73D" w14:textId="6846413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1077" w:type="dxa"/>
            <w:tcBorders>
              <w:bottom w:val="single" w:sz="12" w:space="0" w:color="auto"/>
            </w:tcBorders>
            <w:shd w:val="clear" w:color="auto" w:fill="auto"/>
            <w:noWrap/>
            <w:vAlign w:val="bottom"/>
            <w:hideMark/>
          </w:tcPr>
          <w:p w14:paraId="5016C7B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single" w:sz="12" w:space="0" w:color="auto"/>
            </w:tcBorders>
            <w:shd w:val="clear" w:color="auto" w:fill="auto"/>
            <w:noWrap/>
            <w:vAlign w:val="bottom"/>
            <w:hideMark/>
          </w:tcPr>
          <w:p w14:paraId="14F93018" w14:textId="7CF0B11F"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990" w:type="dxa"/>
            <w:tcBorders>
              <w:bottom w:val="single" w:sz="12" w:space="0" w:color="auto"/>
            </w:tcBorders>
            <w:shd w:val="clear" w:color="auto" w:fill="auto"/>
            <w:noWrap/>
            <w:vAlign w:val="bottom"/>
            <w:hideMark/>
          </w:tcPr>
          <w:p w14:paraId="36B6D6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single" w:sz="12" w:space="0" w:color="auto"/>
            </w:tcBorders>
            <w:shd w:val="clear" w:color="auto" w:fill="auto"/>
            <w:noWrap/>
            <w:vAlign w:val="bottom"/>
            <w:hideMark/>
          </w:tcPr>
          <w:p w14:paraId="1F4CAE9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632BDA" w:rsidRPr="00FE00A4" w14:paraId="4E88608C" w14:textId="77777777" w:rsidTr="00D64166">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22519F8C" w14:textId="77777777" w:rsidR="00632BDA" w:rsidRPr="009F207F" w:rsidRDefault="00632BDA" w:rsidP="00F0115E">
            <w:pPr>
              <w:spacing w:after="0" w:line="240" w:lineRule="auto"/>
              <w:rPr>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w:t>
            </w:r>
            <w:r w:rsidRPr="009F207F">
              <w:rPr>
                <w:rFonts w:ascii="Times New Roman" w:eastAsia="Times New Roman" w:hAnsi="Times New Roman" w:cs="Times New Roman"/>
                <w:color w:val="000000"/>
                <w:sz w:val="18"/>
                <w:szCs w:val="18"/>
              </w:rPr>
              <w:t>***p&lt;0.01, **p&lt;0.05, *p&lt;0.1</w:t>
            </w:r>
          </w:p>
          <w:p w14:paraId="306284AB"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p>
        </w:tc>
      </w:tr>
    </w:tbl>
    <w:p w14:paraId="0000012A" w14:textId="77777777" w:rsidR="00743DF7" w:rsidRPr="00397D95" w:rsidRDefault="005A17FB">
      <w:pPr>
        <w:pBdr>
          <w:bottom w:val="single" w:sz="6" w:space="1" w:color="000000"/>
        </w:pBdr>
        <w:spacing w:before="240" w:after="120" w:line="240" w:lineRule="auto"/>
        <w:jc w:val="both"/>
        <w:rPr>
          <w:rFonts w:ascii="Times New Roman" w:eastAsia="Times New Roman" w:hAnsi="Times New Roman" w:cs="Times New Roman"/>
          <w:b/>
          <w:bCs/>
          <w:sz w:val="20"/>
          <w:szCs w:val="20"/>
        </w:rPr>
      </w:pPr>
      <w:sdt>
        <w:sdtPr>
          <w:rPr>
            <w:b/>
            <w:bCs/>
          </w:rPr>
          <w:tag w:val="goog_rdk_254"/>
          <w:id w:val="-1557935531"/>
        </w:sdtPr>
        <w:sdtEndPr/>
        <w:sdtContent>
          <w:ins w:id="151" w:author="Sina Ansari" w:date="2024-08-16T17:30:00Z">
            <w:r w:rsidRPr="00397D95">
              <w:rPr>
                <w:rFonts w:ascii="Times New Roman" w:eastAsia="Times New Roman" w:hAnsi="Times New Roman" w:cs="Times New Roman"/>
                <w:b/>
                <w:bCs/>
                <w:color w:val="000000"/>
                <w:sz w:val="20"/>
                <w:szCs w:val="20"/>
              </w:rPr>
              <w:t xml:space="preserve">Discussion and </w:t>
            </w:r>
          </w:ins>
        </w:sdtContent>
      </w:sdt>
      <w:r w:rsidRPr="00397D95">
        <w:rPr>
          <w:rFonts w:ascii="Times New Roman" w:eastAsia="Times New Roman" w:hAnsi="Times New Roman" w:cs="Times New Roman"/>
          <w:b/>
          <w:bCs/>
          <w:sz w:val="20"/>
          <w:szCs w:val="20"/>
        </w:rPr>
        <w:t>Conclusion</w:t>
      </w:r>
    </w:p>
    <w:p w14:paraId="17756DAD" w14:textId="54CBB09F" w:rsidR="00261BE1" w:rsidRDefault="006F139F" w:rsidP="00295A26">
      <w:pPr>
        <w:spacing w:before="24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study, the total number of SHIELD centers operating in each zip code each month </w:t>
      </w:r>
      <w:sdt>
        <w:sdtPr>
          <w:tag w:val="goog_rdk_102"/>
          <w:id w:val="2078781166"/>
        </w:sdtPr>
        <w:sdtEndPr/>
        <w:sdtContent/>
      </w:sdt>
      <w:sdt>
        <w:sdtPr>
          <w:tag w:val="goog_rdk_103"/>
          <w:id w:val="922692470"/>
        </w:sdtPr>
        <w:sdtEndPr/>
        <w:sdtContent/>
      </w:sdt>
      <w:r>
        <w:rPr>
          <w:rFonts w:ascii="Times New Roman" w:eastAsia="Times New Roman" w:hAnsi="Times New Roman" w:cs="Times New Roman"/>
          <w:sz w:val="20"/>
          <w:szCs w:val="20"/>
        </w:rPr>
        <w:t>was computed. However,</w:t>
      </w:r>
      <w:sdt>
        <w:sdtPr>
          <w:tag w:val="goog_rdk_104"/>
          <w:id w:val="-1028321169"/>
        </w:sdtPr>
        <w:sdtEndPr/>
        <w:sdtContent/>
      </w:sdt>
      <w:r>
        <w:rPr>
          <w:rFonts w:ascii="Times New Roman" w:eastAsia="Times New Roman" w:hAnsi="Times New Roman" w:cs="Times New Roman"/>
          <w:sz w:val="20"/>
          <w:szCs w:val="20"/>
        </w:rPr>
        <w:t xml:space="preserve"> it </w:t>
      </w:r>
      <w:r w:rsidR="00027EBF">
        <w:rPr>
          <w:rFonts w:ascii="Times New Roman" w:eastAsia="Times New Roman" w:hAnsi="Times New Roman" w:cs="Times New Roman"/>
          <w:sz w:val="20"/>
          <w:szCs w:val="20"/>
        </w:rPr>
        <w:t>could</w:t>
      </w:r>
      <w:r>
        <w:rPr>
          <w:rFonts w:ascii="Times New Roman" w:eastAsia="Times New Roman" w:hAnsi="Times New Roman" w:cs="Times New Roman"/>
          <w:sz w:val="20"/>
          <w:szCs w:val="20"/>
        </w:rPr>
        <w:t xml:space="preserve"> </w:t>
      </w:r>
      <w:sdt>
        <w:sdtPr>
          <w:tag w:val="goog_rdk_105"/>
          <w:id w:val="1194201430"/>
        </w:sdtPr>
        <w:sdtEndPr/>
        <w:sdtContent/>
      </w:sdt>
      <w:sdt>
        <w:sdtPr>
          <w:tag w:val="goog_rdk_106"/>
          <w:id w:val="1379511650"/>
        </w:sdtPr>
        <w:sdtEndPr/>
        <w:sdtContent/>
      </w:sdt>
      <w:r>
        <w:rPr>
          <w:rFonts w:ascii="Times New Roman" w:eastAsia="Times New Roman" w:hAnsi="Times New Roman" w:cs="Times New Roman"/>
          <w:sz w:val="20"/>
          <w:szCs w:val="20"/>
        </w:rPr>
        <w:t xml:space="preserve">be misleading, as it may not accurately represent how many of these centers effectively served the zip codes in which they were located. </w:t>
      </w:r>
      <w:r w:rsidR="00027EBF">
        <w:rPr>
          <w:rFonts w:ascii="Times New Roman" w:eastAsia="Times New Roman" w:hAnsi="Times New Roman" w:cs="Times New Roman"/>
          <w:sz w:val="20"/>
          <w:szCs w:val="20"/>
        </w:rPr>
        <w:t>Thus, we considered the effective number of SHIELD centers that served the zip code</w:t>
      </w:r>
      <w:sdt>
        <w:sdtPr>
          <w:tag w:val="goog_rdk_162"/>
          <w:id w:val="337512950"/>
        </w:sdtPr>
        <w:sdtEndPr/>
        <w:sdtContent>
          <w:del w:id="152" w:author="Sina Ansari" w:date="2024-08-16T14:57:00Z">
            <w:r w:rsidR="00027EBF">
              <w:rPr>
                <w:rFonts w:ascii="Times New Roman" w:eastAsia="Times New Roman" w:hAnsi="Times New Roman" w:cs="Times New Roman"/>
                <w:sz w:val="20"/>
                <w:szCs w:val="20"/>
              </w:rPr>
              <w:delText>,</w:delText>
            </w:r>
          </w:del>
        </w:sdtContent>
      </w:sdt>
      <w:r w:rsidR="00027EBF">
        <w:rPr>
          <w:rFonts w:ascii="Times New Roman" w:eastAsia="Times New Roman" w:hAnsi="Times New Roman" w:cs="Times New Roman"/>
          <w:sz w:val="20"/>
          <w:szCs w:val="20"/>
        </w:rPr>
        <w:t xml:space="preserve"> instead of </w:t>
      </w:r>
      <w:sdt>
        <w:sdtPr>
          <w:tag w:val="goog_rdk_163"/>
          <w:id w:val="1750378350"/>
        </w:sdtPr>
        <w:sdtEndPr/>
        <w:sdtContent>
          <w:del w:id="153" w:author="Sina Ansari" w:date="2024-08-16T14:57:00Z">
            <w:r w:rsidR="00027EBF">
              <w:rPr>
                <w:rFonts w:ascii="Times New Roman" w:eastAsia="Times New Roman" w:hAnsi="Times New Roman" w:cs="Times New Roman"/>
                <w:sz w:val="20"/>
                <w:szCs w:val="20"/>
              </w:rPr>
              <w:delText xml:space="preserve">just </w:delText>
            </w:r>
          </w:del>
        </w:sdtContent>
      </w:sdt>
      <w:r w:rsidR="00027EBF">
        <w:rPr>
          <w:rFonts w:ascii="Times New Roman" w:eastAsia="Times New Roman" w:hAnsi="Times New Roman" w:cs="Times New Roman"/>
          <w:sz w:val="20"/>
          <w:szCs w:val="20"/>
        </w:rPr>
        <w:t xml:space="preserve">the number of SHIELD centers that </w:t>
      </w:r>
      <w:r w:rsidR="0067299F">
        <w:rPr>
          <w:rFonts w:ascii="Times New Roman" w:eastAsia="Times New Roman" w:hAnsi="Times New Roman" w:cs="Times New Roman"/>
          <w:sz w:val="20"/>
          <w:szCs w:val="20"/>
        </w:rPr>
        <w:t>were</w:t>
      </w:r>
      <w:r w:rsidR="00027EBF">
        <w:rPr>
          <w:rFonts w:ascii="Times New Roman" w:eastAsia="Times New Roman" w:hAnsi="Times New Roman" w:cs="Times New Roman"/>
          <w:sz w:val="20"/>
          <w:szCs w:val="20"/>
        </w:rPr>
        <w:t xml:space="preserve"> located in this zip code</w:t>
      </w:r>
      <w:r w:rsidR="00073FF6">
        <w:rPr>
          <w:rFonts w:ascii="Times New Roman" w:eastAsia="Times New Roman" w:hAnsi="Times New Roman" w:cs="Times New Roman"/>
          <w:sz w:val="20"/>
          <w:szCs w:val="20"/>
        </w:rPr>
        <w:t>. To calculate the effective number of SHIELD test centers each month</w:t>
      </w:r>
      <w:r w:rsidR="000F4756">
        <w:rPr>
          <w:rFonts w:ascii="Times New Roman" w:eastAsia="Times New Roman" w:hAnsi="Times New Roman" w:cs="Times New Roman"/>
          <w:sz w:val="20"/>
          <w:szCs w:val="20"/>
        </w:rPr>
        <w:t xml:space="preserve">, we </w:t>
      </w:r>
      <w:r w:rsidR="000F4756" w:rsidRPr="000F4756">
        <w:rPr>
          <w:rFonts w:ascii="Times New Roman" w:eastAsia="Times New Roman" w:hAnsi="Times New Roman" w:cs="Times New Roman"/>
          <w:sz w:val="20"/>
          <w:szCs w:val="20"/>
        </w:rPr>
        <w:t xml:space="preserve">determined the proportion of samples from each center </w:t>
      </w:r>
      <w:r w:rsidR="006A7D6B">
        <w:rPr>
          <w:rFonts w:ascii="Times New Roman" w:eastAsia="Times New Roman" w:hAnsi="Times New Roman" w:cs="Times New Roman"/>
          <w:sz w:val="20"/>
          <w:szCs w:val="20"/>
        </w:rPr>
        <w:t>and then</w:t>
      </w:r>
      <w:r w:rsidR="000F4756" w:rsidRPr="000F4756">
        <w:rPr>
          <w:rFonts w:ascii="Times New Roman" w:eastAsia="Times New Roman" w:hAnsi="Times New Roman" w:cs="Times New Roman"/>
          <w:sz w:val="20"/>
          <w:szCs w:val="20"/>
        </w:rPr>
        <w:t xml:space="preserve"> aggregated</w:t>
      </w:r>
      <w:r w:rsidR="006A7D6B">
        <w:rPr>
          <w:rFonts w:ascii="Times New Roman" w:eastAsia="Times New Roman" w:hAnsi="Times New Roman" w:cs="Times New Roman"/>
          <w:sz w:val="20"/>
          <w:szCs w:val="20"/>
        </w:rPr>
        <w:t xml:space="preserve"> </w:t>
      </w:r>
      <w:r w:rsidR="006A7D6B">
        <w:rPr>
          <w:rFonts w:ascii="Times New Roman" w:eastAsia="Times New Roman" w:hAnsi="Times New Roman" w:cs="Times New Roman"/>
          <w:sz w:val="20"/>
          <w:szCs w:val="20"/>
        </w:rPr>
        <w:lastRenderedPageBreak/>
        <w:t>these proportions</w:t>
      </w:r>
      <w:r w:rsidR="000F4756" w:rsidRPr="000F4756">
        <w:rPr>
          <w:rFonts w:ascii="Times New Roman" w:eastAsia="Times New Roman" w:hAnsi="Times New Roman" w:cs="Times New Roman"/>
          <w:sz w:val="20"/>
          <w:szCs w:val="20"/>
        </w:rPr>
        <w:t xml:space="preserve"> to find the effective number of SHIELD test centers per zip code.</w:t>
      </w:r>
      <w:r w:rsidR="00295A26">
        <w:rPr>
          <w:rFonts w:ascii="Times New Roman" w:eastAsia="Times New Roman" w:hAnsi="Times New Roman" w:cs="Times New Roman"/>
          <w:sz w:val="20"/>
          <w:szCs w:val="20"/>
        </w:rPr>
        <w:t xml:space="preserve"> </w:t>
      </w:r>
      <w:r w:rsidR="00261BE1">
        <w:rPr>
          <w:rFonts w:ascii="Times New Roman" w:eastAsia="Times New Roman" w:hAnsi="Times New Roman" w:cs="Times New Roman"/>
          <w:sz w:val="20"/>
          <w:szCs w:val="20"/>
        </w:rPr>
        <w:t xml:space="preserve">Figure </w:t>
      </w:r>
      <w:r w:rsidR="0008386F">
        <w:rPr>
          <w:rFonts w:ascii="Times New Roman" w:eastAsia="Times New Roman" w:hAnsi="Times New Roman" w:cs="Times New Roman"/>
          <w:sz w:val="20"/>
          <w:szCs w:val="20"/>
        </w:rPr>
        <w:t>4</w:t>
      </w:r>
      <w:r w:rsidR="00261BE1">
        <w:rPr>
          <w:rFonts w:ascii="Times New Roman" w:eastAsia="Times New Roman" w:hAnsi="Times New Roman" w:cs="Times New Roman"/>
          <w:sz w:val="20"/>
          <w:szCs w:val="20"/>
        </w:rPr>
        <w:t xml:space="preserve"> compares the average number of SHIELD test centers and the average effective number of SHIELD test centers across all zip codes over time. The root mean square error (RMSE) between them is 0.94, indicating a close alignment between these two metrics. While some variations exist, this small RMSE suggests that the centers were generally effective in their operations relative to their number. </w:t>
      </w:r>
    </w:p>
    <w:p w14:paraId="52A413D1" w14:textId="77777777" w:rsidR="00261BE1" w:rsidRDefault="00261BE1">
      <w:pPr>
        <w:spacing w:after="0" w:line="360" w:lineRule="auto"/>
        <w:jc w:val="both"/>
        <w:rPr>
          <w:rFonts w:ascii="Times New Roman" w:eastAsia="Times New Roman" w:hAnsi="Times New Roman" w:cs="Times New Roman"/>
          <w:sz w:val="20"/>
          <w:szCs w:val="20"/>
        </w:rPr>
      </w:pPr>
    </w:p>
    <w:p w14:paraId="16CCFB35" w14:textId="77777777" w:rsidR="00261BE1" w:rsidRDefault="00261BE1" w:rsidP="00261BE1">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5994395" wp14:editId="63C24CD8">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4"/>
                    <a:srcRect/>
                    <a:stretch>
                      <a:fillRect/>
                    </a:stretch>
                  </pic:blipFill>
                  <pic:spPr>
                    <a:xfrm>
                      <a:off x="0" y="0"/>
                      <a:ext cx="5943600" cy="3490595"/>
                    </a:xfrm>
                    <a:prstGeom prst="rect">
                      <a:avLst/>
                    </a:prstGeom>
                    <a:ln/>
                  </pic:spPr>
                </pic:pic>
              </a:graphicData>
            </a:graphic>
          </wp:inline>
        </w:drawing>
      </w:r>
    </w:p>
    <w:p w14:paraId="50CDE364" w14:textId="7721187C" w:rsidR="00261BE1" w:rsidRDefault="00261BE1" w:rsidP="00261BE1">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Figure </w:t>
      </w:r>
      <w:r w:rsidR="00A349C5">
        <w:rPr>
          <w:rFonts w:ascii="Times New Roman" w:eastAsia="Times New Roman" w:hAnsi="Times New Roman" w:cs="Times New Roman"/>
          <w:b/>
          <w:sz w:val="18"/>
          <w:szCs w:val="18"/>
        </w:rPr>
        <w:t>4</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Trends of SHIELD test centers and effective number of SHIELD centers over time for all zip codes</w:t>
      </w:r>
    </w:p>
    <w:p w14:paraId="0000012B" w14:textId="551A8E19"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results of this study highlight the critical role that the SHIELD testing program played in managing the COVID-19 pandemic, with particular emphasis on the proportion of these centers that were actively serving communities. While the overall number of SHIELD test centers increased during major waves of the pandemic, </w:t>
      </w:r>
      <w:sdt>
        <w:sdtPr>
          <w:tag w:val="goog_rdk_255"/>
          <w:id w:val="-1968505990"/>
        </w:sdtPr>
        <w:sdtEndPr/>
        <w:sdtContent>
          <w:ins w:id="154" w:author="Sina Ansari" w:date="2024-08-16T16:52:00Z">
            <w:r>
              <w:rPr>
                <w:rFonts w:ascii="Times New Roman" w:eastAsia="Times New Roman" w:hAnsi="Times New Roman" w:cs="Times New Roman"/>
                <w:sz w:val="20"/>
                <w:szCs w:val="20"/>
              </w:rPr>
              <w:t xml:space="preserve">the proportion of centers that effectively served their respective zip codes significantly </w:t>
            </w:r>
          </w:ins>
        </w:sdtContent>
      </w:sdt>
      <w:sdt>
        <w:sdtPr>
          <w:tag w:val="goog_rdk_256"/>
          <w:id w:val="-742104441"/>
        </w:sdtPr>
        <w:sdtEndPr/>
        <w:sdtContent>
          <w:del w:id="155" w:author="Sina Ansari" w:date="2024-08-16T16:52:00Z">
            <w:r>
              <w:rPr>
                <w:rFonts w:ascii="Times New Roman" w:eastAsia="Times New Roman" w:hAnsi="Times New Roman" w:cs="Times New Roman"/>
                <w:sz w:val="20"/>
                <w:szCs w:val="20"/>
              </w:rPr>
              <w:delText xml:space="preserve">it was the proportion of centers that </w:delText>
            </w:r>
          </w:del>
        </w:sdtContent>
      </w:sdt>
      <w:sdt>
        <w:sdtPr>
          <w:tag w:val="goog_rdk_257"/>
          <w:id w:val="-1056232998"/>
        </w:sdtPr>
        <w:sdtEndPr/>
        <w:sdtContent>
          <w:customXmlInsRangeStart w:id="156" w:author="Sina Ansari" w:date="2024-08-16T16:51:00Z"/>
          <w:sdt>
            <w:sdtPr>
              <w:tag w:val="goog_rdk_258"/>
              <w:id w:val="596680365"/>
            </w:sdtPr>
            <w:sdtEndPr/>
            <w:sdtContent>
              <w:customXmlInsRangeEnd w:id="156"/>
              <w:ins w:id="157" w:author="Sina Ansari" w:date="2024-08-16T16:51:00Z">
                <w:del w:id="158" w:author="Sina Ansari" w:date="2024-08-16T16:52:00Z">
                  <w:r>
                    <w:rPr>
                      <w:rFonts w:ascii="Times New Roman" w:eastAsia="Times New Roman" w:hAnsi="Times New Roman" w:cs="Times New Roman"/>
                      <w:sz w:val="20"/>
                      <w:szCs w:val="20"/>
                    </w:rPr>
                    <w:delText>effectively served</w:delText>
                  </w:r>
                </w:del>
              </w:ins>
              <w:customXmlInsRangeStart w:id="159" w:author="Sina Ansari" w:date="2024-08-16T16:51:00Z"/>
            </w:sdtContent>
          </w:sdt>
          <w:customXmlInsRangeEnd w:id="159"/>
        </w:sdtContent>
      </w:sdt>
      <w:sdt>
        <w:sdtPr>
          <w:tag w:val="goog_rdk_259"/>
          <w:id w:val="-331371841"/>
        </w:sdtPr>
        <w:sdtEndPr/>
        <w:sdtContent>
          <w:del w:id="160" w:author="Sina Ansari" w:date="2024-08-16T16:52:00Z">
            <w:r>
              <w:rPr>
                <w:rFonts w:ascii="Times New Roman" w:eastAsia="Times New Roman" w:hAnsi="Times New Roman" w:cs="Times New Roman"/>
                <w:sz w:val="20"/>
                <w:szCs w:val="20"/>
              </w:rPr>
              <w:delText xml:space="preserve">were effectively serving their respective zip codes that had a significant impact on </w:delText>
            </w:r>
          </w:del>
        </w:sdtContent>
      </w:sdt>
      <w:r>
        <w:rPr>
          <w:rFonts w:ascii="Times New Roman" w:eastAsia="Times New Roman" w:hAnsi="Times New Roman" w:cs="Times New Roman"/>
          <w:sz w:val="20"/>
          <w:szCs w:val="20"/>
        </w:rPr>
        <w:t>reduc</w:t>
      </w:r>
      <w:sdt>
        <w:sdtPr>
          <w:tag w:val="goog_rdk_260"/>
          <w:id w:val="-1301215255"/>
        </w:sdtPr>
        <w:sdtEndPr/>
        <w:sdtContent>
          <w:ins w:id="161" w:author="Sina Ansari" w:date="2024-08-16T16:52:00Z">
            <w:r>
              <w:rPr>
                <w:rFonts w:ascii="Times New Roman" w:eastAsia="Times New Roman" w:hAnsi="Times New Roman" w:cs="Times New Roman"/>
                <w:sz w:val="20"/>
                <w:szCs w:val="20"/>
              </w:rPr>
              <w:t xml:space="preserve">ed </w:t>
            </w:r>
          </w:ins>
        </w:sdtContent>
      </w:sdt>
      <w:sdt>
        <w:sdtPr>
          <w:tag w:val="goog_rdk_261"/>
          <w:id w:val="-1217654825"/>
        </w:sdtPr>
        <w:sdtEndPr/>
        <w:sdtContent>
          <w:del w:id="162" w:author="Sina Ansari" w:date="2024-08-16T16:52:00Z">
            <w:r>
              <w:rPr>
                <w:rFonts w:ascii="Times New Roman" w:eastAsia="Times New Roman" w:hAnsi="Times New Roman" w:cs="Times New Roman"/>
                <w:sz w:val="20"/>
                <w:szCs w:val="20"/>
              </w:rPr>
              <w:delText xml:space="preserve">ing </w:delText>
            </w:r>
          </w:del>
        </w:sdtContent>
      </w:sdt>
      <w:sdt>
        <w:sdtPr>
          <w:tag w:val="goog_rdk_262"/>
          <w:id w:val="-137892152"/>
        </w:sdtPr>
        <w:sdtEndPr/>
        <w:sdtContent>
          <w:ins w:id="163" w:author="Sina Ansari" w:date="2024-08-16T16:52:00Z">
            <w:r>
              <w:rPr>
                <w:rFonts w:ascii="Times New Roman" w:eastAsia="Times New Roman" w:hAnsi="Times New Roman" w:cs="Times New Roman"/>
                <w:sz w:val="20"/>
                <w:szCs w:val="20"/>
              </w:rPr>
              <w:t>the COVID-19</w:t>
            </w:r>
          </w:ins>
        </w:sdtContent>
      </w:sdt>
      <w:sdt>
        <w:sdtPr>
          <w:tag w:val="goog_rdk_263"/>
          <w:id w:val="-583065072"/>
        </w:sdtPr>
        <w:sdtEndPr/>
        <w:sdtContent>
          <w:del w:id="164" w:author="Sina Ansari" w:date="2024-08-16T16:5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w:t>
      </w:r>
    </w:p>
    <w:p w14:paraId="0000012C" w14:textId="7375DC28"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During the Alpha and Delta waves, the effective number of SHIELD test centers alone did not significantly lower </w:t>
      </w:r>
      <w:sdt>
        <w:sdtPr>
          <w:tag w:val="goog_rdk_264"/>
          <w:id w:val="59440710"/>
        </w:sdtPr>
        <w:sdtEndPr/>
        <w:sdtContent>
          <w:ins w:id="165" w:author="Sina Ansari" w:date="2024-08-16T16:51:00Z">
            <w:r>
              <w:rPr>
                <w:rFonts w:ascii="Times New Roman" w:eastAsia="Times New Roman" w:hAnsi="Times New Roman" w:cs="Times New Roman"/>
                <w:sz w:val="20"/>
                <w:szCs w:val="20"/>
              </w:rPr>
              <w:t>the COVID-19</w:t>
            </w:r>
          </w:ins>
        </w:sdtContent>
      </w:sdt>
      <w:sdt>
        <w:sdtPr>
          <w:tag w:val="goog_rdk_265"/>
          <w:id w:val="1060983046"/>
        </w:sdtPr>
        <w:sdtEndPr/>
        <w:sdtContent>
          <w:del w:id="166" w:author="Sina Ansari" w:date="2024-08-16T16:51: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 However, during the Omicron wave, the results revealed that when a higher proportion of</w:t>
      </w:r>
      <w:r w:rsidR="001F41D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SHIELD centers actively served their communities, particularly in more disadvantaged areas, there was a statistically significant reduction in COVID-19 ICU admission rate. This </w:t>
      </w:r>
      <w:sdt>
        <w:sdtPr>
          <w:tag w:val="goog_rdk_266"/>
          <w:id w:val="-1586375397"/>
        </w:sdtPr>
        <w:sdtEndPr/>
        <w:sdtContent>
          <w:ins w:id="167" w:author="Sina Ansari" w:date="2024-08-16T17:30:00Z">
            <w:r>
              <w:rPr>
                <w:rFonts w:ascii="Times New Roman" w:eastAsia="Times New Roman" w:hAnsi="Times New Roman" w:cs="Times New Roman"/>
                <w:sz w:val="20"/>
                <w:szCs w:val="20"/>
              </w:rPr>
              <w:t xml:space="preserve">provides </w:t>
            </w:r>
          </w:ins>
          <w:r w:rsidR="00B03C1E">
            <w:rPr>
              <w:rFonts w:ascii="Times New Roman" w:eastAsia="Times New Roman" w:hAnsi="Times New Roman" w:cs="Times New Roman"/>
              <w:sz w:val="20"/>
              <w:szCs w:val="20"/>
            </w:rPr>
            <w:t>evidence</w:t>
          </w:r>
          <w:ins w:id="168" w:author="Sina Ansari" w:date="2024-08-16T17:30:00Z">
            <w:r>
              <w:rPr>
                <w:rFonts w:ascii="Times New Roman" w:eastAsia="Times New Roman" w:hAnsi="Times New Roman" w:cs="Times New Roman"/>
                <w:sz w:val="20"/>
                <w:szCs w:val="20"/>
              </w:rPr>
              <w:t xml:space="preserve"> for the significant </w:t>
            </w:r>
          </w:ins>
        </w:sdtContent>
      </w:sdt>
      <w:sdt>
        <w:sdtPr>
          <w:tag w:val="goog_rdk_267"/>
          <w:id w:val="-981155744"/>
        </w:sdtPr>
        <w:sdtEndPr/>
        <w:sdtContent>
          <w:del w:id="169" w:author="Sina Ansari" w:date="2024-08-16T17:30:00Z">
            <w:r>
              <w:rPr>
                <w:rFonts w:ascii="Times New Roman" w:eastAsia="Times New Roman" w:hAnsi="Times New Roman" w:cs="Times New Roman"/>
                <w:sz w:val="20"/>
                <w:szCs w:val="20"/>
              </w:rPr>
              <w:delText xml:space="preserve">suggests that the </w:delText>
            </w:r>
          </w:del>
        </w:sdtContent>
      </w:sdt>
      <w:sdt>
        <w:sdtPr>
          <w:tag w:val="goog_rdk_268"/>
          <w:id w:val="-2052920160"/>
        </w:sdtPr>
        <w:sdtEndPr/>
        <w:sdtContent>
          <w:ins w:id="170" w:author="Sina Ansari" w:date="2024-08-16T17:30:00Z">
            <w:r>
              <w:rPr>
                <w:rFonts w:ascii="Times New Roman" w:eastAsia="Times New Roman" w:hAnsi="Times New Roman" w:cs="Times New Roman"/>
                <w:sz w:val="20"/>
                <w:szCs w:val="20"/>
              </w:rPr>
              <w:t>impact</w:t>
            </w:r>
          </w:ins>
        </w:sdtContent>
      </w:sdt>
      <w:r w:rsidR="00207D0D">
        <w:t xml:space="preserve"> </w:t>
      </w:r>
      <w:r>
        <w:rPr>
          <w:rFonts w:ascii="Times New Roman" w:eastAsia="Times New Roman" w:hAnsi="Times New Roman" w:cs="Times New Roman"/>
          <w:sz w:val="20"/>
          <w:szCs w:val="20"/>
        </w:rPr>
        <w:t xml:space="preserve">of </w:t>
      </w:r>
      <w:r w:rsidR="00207D0D">
        <w:rPr>
          <w:rFonts w:ascii="Times New Roman" w:eastAsia="Times New Roman" w:hAnsi="Times New Roman" w:cs="Times New Roman"/>
          <w:sz w:val="20"/>
          <w:szCs w:val="20"/>
        </w:rPr>
        <w:t xml:space="preserve">the effective </w:t>
      </w:r>
      <w:r>
        <w:rPr>
          <w:rFonts w:ascii="Times New Roman" w:eastAsia="Times New Roman" w:hAnsi="Times New Roman" w:cs="Times New Roman"/>
          <w:sz w:val="20"/>
          <w:szCs w:val="20"/>
        </w:rPr>
        <w:t xml:space="preserve">number of testing centers </w:t>
      </w:r>
      <w:sdt>
        <w:sdtPr>
          <w:tag w:val="goog_rdk_271"/>
          <w:id w:val="572316597"/>
        </w:sdtPr>
        <w:sdtEndPr/>
        <w:sdtContent>
          <w:ins w:id="171" w:author="Sina Ansari" w:date="2024-08-16T17:31:00Z">
            <w:r>
              <w:rPr>
                <w:rFonts w:ascii="Times New Roman" w:eastAsia="Times New Roman" w:hAnsi="Times New Roman" w:cs="Times New Roman"/>
                <w:sz w:val="20"/>
                <w:szCs w:val="20"/>
              </w:rPr>
              <w:t>on</w:t>
            </w:r>
          </w:ins>
        </w:sdtContent>
      </w:sdt>
      <w:sdt>
        <w:sdtPr>
          <w:tag w:val="goog_rdk_272"/>
          <w:id w:val="724653904"/>
        </w:sdtPr>
        <w:sdtEndPr/>
        <w:sdtContent>
          <w:del w:id="172" w:author="Sina Ansari" w:date="2024-08-16T17:31:00Z">
            <w:r>
              <w:rPr>
                <w:rFonts w:ascii="Times New Roman" w:eastAsia="Times New Roman" w:hAnsi="Times New Roman" w:cs="Times New Roman"/>
                <w:sz w:val="20"/>
                <w:szCs w:val="20"/>
              </w:rPr>
              <w:delText>was crucial in</w:delText>
            </w:r>
          </w:del>
        </w:sdtContent>
      </w:sdt>
      <w:r>
        <w:rPr>
          <w:rFonts w:ascii="Times New Roman" w:eastAsia="Times New Roman" w:hAnsi="Times New Roman" w:cs="Times New Roman"/>
          <w:sz w:val="20"/>
          <w:szCs w:val="20"/>
        </w:rPr>
        <w:t xml:space="preserve"> mitigating severe COVID-19 outcomes. The lag analysis further supports this conclusion, showing that an increase in the effective number of SHIELD centers led to sustained reductions in </w:t>
      </w:r>
      <w:sdt>
        <w:sdtPr>
          <w:tag w:val="goog_rdk_273"/>
          <w:id w:val="-1429169"/>
        </w:sdtPr>
        <w:sdtEndPr/>
        <w:sdtContent>
          <w:ins w:id="173" w:author="Sina Ansari" w:date="2024-08-16T16:52:00Z">
            <w:r>
              <w:rPr>
                <w:rFonts w:ascii="Times New Roman" w:eastAsia="Times New Roman" w:hAnsi="Times New Roman" w:cs="Times New Roman"/>
                <w:sz w:val="20"/>
                <w:szCs w:val="20"/>
              </w:rPr>
              <w:t>COVID-19</w:t>
            </w:r>
          </w:ins>
        </w:sdtContent>
      </w:sdt>
      <w:sdt>
        <w:sdtPr>
          <w:tag w:val="goog_rdk_274"/>
          <w:id w:val="167418"/>
        </w:sdtPr>
        <w:sdtEndPr/>
        <w:sdtContent>
          <w:del w:id="174" w:author="Sina Ansari" w:date="2024-08-16T16:52:00Z">
            <w:r>
              <w:rPr>
                <w:rFonts w:ascii="Times New Roman" w:eastAsia="Times New Roman" w:hAnsi="Times New Roman" w:cs="Times New Roman"/>
                <w:sz w:val="20"/>
                <w:szCs w:val="20"/>
              </w:rPr>
              <w:delText>COVID</w:delText>
            </w:r>
          </w:del>
        </w:sdtContent>
      </w:sdt>
      <w:r>
        <w:rPr>
          <w:rFonts w:ascii="Times New Roman" w:eastAsia="Times New Roman" w:hAnsi="Times New Roman" w:cs="Times New Roman"/>
          <w:sz w:val="20"/>
          <w:szCs w:val="20"/>
        </w:rPr>
        <w:t xml:space="preserve"> ICU admission rates over time, particularly in socio-economically disadvantaged areas</w:t>
      </w:r>
      <w:r w:rsidR="00F96F5E">
        <w:rPr>
          <w:rFonts w:ascii="Times New Roman" w:eastAsia="Times New Roman" w:hAnsi="Times New Roman" w:cs="Times New Roman"/>
          <w:sz w:val="20"/>
          <w:szCs w:val="20"/>
        </w:rPr>
        <w:t xml:space="preserve"> during the</w:t>
      </w:r>
      <w:r w:rsidR="00DD0A22">
        <w:rPr>
          <w:rFonts w:ascii="Times New Roman" w:eastAsia="Times New Roman" w:hAnsi="Times New Roman" w:cs="Times New Roman"/>
          <w:sz w:val="20"/>
          <w:szCs w:val="20"/>
        </w:rPr>
        <w:t xml:space="preserve"> </w:t>
      </w:r>
      <w:r w:rsidR="00F96F5E">
        <w:rPr>
          <w:rFonts w:ascii="Times New Roman" w:eastAsia="Times New Roman" w:hAnsi="Times New Roman" w:cs="Times New Roman"/>
          <w:sz w:val="20"/>
          <w:szCs w:val="20"/>
        </w:rPr>
        <w:t>O</w:t>
      </w:r>
      <w:r w:rsidR="00DD0A22">
        <w:rPr>
          <w:rFonts w:ascii="Times New Roman" w:eastAsia="Times New Roman" w:hAnsi="Times New Roman" w:cs="Times New Roman"/>
          <w:sz w:val="20"/>
          <w:szCs w:val="20"/>
        </w:rPr>
        <w:t>micron wave</w:t>
      </w:r>
      <w:r>
        <w:rPr>
          <w:rFonts w:ascii="Times New Roman" w:eastAsia="Times New Roman" w:hAnsi="Times New Roman" w:cs="Times New Roman"/>
          <w:sz w:val="20"/>
          <w:szCs w:val="20"/>
        </w:rPr>
        <w:t xml:space="preserve">. This underscores the importance of </w:t>
      </w:r>
      <w:sdt>
        <w:sdtPr>
          <w:tag w:val="goog_rdk_275"/>
          <w:id w:val="375898714"/>
        </w:sdtPr>
        <w:sdtEndPr/>
        <w:sdtContent>
          <w:ins w:id="175" w:author="Sina Ansari" w:date="2024-08-16T16:51:00Z">
            <w:r>
              <w:rPr>
                <w:rFonts w:ascii="Times New Roman" w:eastAsia="Times New Roman" w:hAnsi="Times New Roman" w:cs="Times New Roman"/>
                <w:sz w:val="20"/>
                <w:szCs w:val="20"/>
              </w:rPr>
              <w:t xml:space="preserve">maintaining </w:t>
            </w:r>
            <w:r>
              <w:rPr>
                <w:rFonts w:ascii="Times New Roman" w:eastAsia="Times New Roman" w:hAnsi="Times New Roman" w:cs="Times New Roman"/>
                <w:sz w:val="20"/>
                <w:szCs w:val="20"/>
              </w:rPr>
              <w:lastRenderedPageBreak/>
              <w:t>the number of testing centers and</w:t>
            </w:r>
          </w:ins>
        </w:sdtContent>
      </w:sdt>
      <w:sdt>
        <w:sdtPr>
          <w:tag w:val="goog_rdk_276"/>
          <w:id w:val="1793406320"/>
        </w:sdtPr>
        <w:sdtEndPr/>
        <w:sdtContent>
          <w:del w:id="176" w:author="Sina Ansari" w:date="2024-08-16T16:51:00Z">
            <w:r>
              <w:rPr>
                <w:rFonts w:ascii="Times New Roman" w:eastAsia="Times New Roman" w:hAnsi="Times New Roman" w:cs="Times New Roman"/>
                <w:sz w:val="20"/>
                <w:szCs w:val="20"/>
              </w:rPr>
              <w:delText>not only maintaining the number of testing centers but also</w:delText>
            </w:r>
          </w:del>
        </w:sdtContent>
      </w:sdt>
      <w:r>
        <w:rPr>
          <w:rFonts w:ascii="Times New Roman" w:eastAsia="Times New Roman" w:hAnsi="Times New Roman" w:cs="Times New Roman"/>
          <w:sz w:val="20"/>
          <w:szCs w:val="20"/>
        </w:rPr>
        <w:t xml:space="preserve"> ensuring that these centers are strategically deployed and effectively utilized to meet the evolving demands of the pandemic.</w:t>
      </w:r>
    </w:p>
    <w:p w14:paraId="0000012D" w14:textId="57D1AAA1"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summary, the</w:t>
      </w:r>
      <w:r w:rsidR="00AB27EA">
        <w:rPr>
          <w:rFonts w:ascii="Times New Roman" w:eastAsia="Times New Roman" w:hAnsi="Times New Roman" w:cs="Times New Roman"/>
          <w:sz w:val="20"/>
          <w:szCs w:val="20"/>
        </w:rPr>
        <w:t>se</w:t>
      </w:r>
      <w:r>
        <w:rPr>
          <w:rFonts w:ascii="Times New Roman" w:eastAsia="Times New Roman" w:hAnsi="Times New Roman" w:cs="Times New Roman"/>
          <w:sz w:val="20"/>
          <w:szCs w:val="20"/>
        </w:rPr>
        <w:t xml:space="preserve"> findings suggest that the success of the SHIELD testing program depended not just on the </w:t>
      </w:r>
      <w:sdt>
        <w:sdtPr>
          <w:tag w:val="goog_rdk_277"/>
          <w:id w:val="1290393126"/>
        </w:sdtPr>
        <w:sdtEndPr/>
        <w:sdtContent>
          <w:ins w:id="177" w:author="Sina Ansari" w:date="2024-08-16T16:52:00Z">
            <w:r>
              <w:rPr>
                <w:rFonts w:ascii="Times New Roman" w:eastAsia="Times New Roman" w:hAnsi="Times New Roman" w:cs="Times New Roman"/>
                <w:sz w:val="20"/>
                <w:szCs w:val="20"/>
              </w:rPr>
              <w:t>number</w:t>
            </w:r>
          </w:ins>
        </w:sdtContent>
      </w:sdt>
      <w:sdt>
        <w:sdtPr>
          <w:tag w:val="goog_rdk_278"/>
          <w:id w:val="-729923187"/>
        </w:sdtPr>
        <w:sdtEndPr/>
        <w:sdtContent>
          <w:del w:id="178" w:author="Sina Ansari" w:date="2024-08-16T16:52:00Z">
            <w:r>
              <w:rPr>
                <w:rFonts w:ascii="Times New Roman" w:eastAsia="Times New Roman" w:hAnsi="Times New Roman" w:cs="Times New Roman"/>
                <w:sz w:val="20"/>
                <w:szCs w:val="20"/>
              </w:rPr>
              <w:delText>quantity</w:delText>
            </w:r>
          </w:del>
        </w:sdtContent>
      </w:sdt>
      <w:r>
        <w:rPr>
          <w:rFonts w:ascii="Times New Roman" w:eastAsia="Times New Roman" w:hAnsi="Times New Roman" w:cs="Times New Roman"/>
          <w:sz w:val="20"/>
          <w:szCs w:val="20"/>
        </w:rPr>
        <w:t xml:space="preserve"> of testing centers</w:t>
      </w:r>
      <w:sdt>
        <w:sdtPr>
          <w:tag w:val="goog_rdk_279"/>
          <w:id w:val="165603153"/>
        </w:sdtPr>
        <w:sdtEndPr/>
        <w:sdtContent>
          <w:del w:id="179" w:author="Sina Ansari" w:date="2024-08-16T16:52:00Z">
            <w:r>
              <w:rPr>
                <w:rFonts w:ascii="Times New Roman" w:eastAsia="Times New Roman" w:hAnsi="Times New Roman" w:cs="Times New Roman"/>
                <w:sz w:val="20"/>
                <w:szCs w:val="20"/>
              </w:rPr>
              <w:delText>,</w:delText>
            </w:r>
          </w:del>
        </w:sdtContent>
      </w:sdt>
      <w:r>
        <w:rPr>
          <w:rFonts w:ascii="Times New Roman" w:eastAsia="Times New Roman" w:hAnsi="Times New Roman" w:cs="Times New Roman"/>
          <w:sz w:val="20"/>
          <w:szCs w:val="20"/>
        </w:rPr>
        <w:t xml:space="preserve"> but on their effectiveness, specifically how well they are strategically placed in areas where they are most needed, based on factors like socio-economic conditions and how efficiently they operate to maximize their impact. This strategic deployment and effective utilization are necessary to ensure that all communities, especially those that are more disadvantaged, have adequate access to testing resources, which is vital for controlling the spread of the virus and reducing severe outcomes.</w:t>
      </w:r>
    </w:p>
    <w:p w14:paraId="0000012E" w14:textId="77777777" w:rsidR="00743DF7" w:rsidRDefault="005A17FB">
      <w:pPr>
        <w:spacing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Future public health strategies should </w:t>
      </w:r>
      <w:sdt>
        <w:sdtPr>
          <w:tag w:val="goog_rdk_280"/>
          <w:id w:val="-1966724914"/>
        </w:sdtPr>
        <w:sdtEndPr/>
        <w:sdtContent>
          <w:ins w:id="180" w:author="Sina Ansari" w:date="2024-08-16T16:52:00Z">
            <w:r>
              <w:rPr>
                <w:rFonts w:ascii="Times New Roman" w:eastAsia="Times New Roman" w:hAnsi="Times New Roman" w:cs="Times New Roman"/>
                <w:sz w:val="20"/>
                <w:szCs w:val="20"/>
              </w:rPr>
              <w:t>optimize</w:t>
            </w:r>
          </w:ins>
        </w:sdtContent>
      </w:sdt>
      <w:sdt>
        <w:sdtPr>
          <w:tag w:val="goog_rdk_281"/>
          <w:id w:val="-1180968007"/>
        </w:sdtPr>
        <w:sdtEndPr/>
        <w:sdtContent>
          <w:del w:id="181" w:author="Sina Ansari" w:date="2024-08-16T16:52:00Z">
            <w:r>
              <w:rPr>
                <w:rFonts w:ascii="Times New Roman" w:eastAsia="Times New Roman" w:hAnsi="Times New Roman" w:cs="Times New Roman"/>
                <w:sz w:val="20"/>
                <w:szCs w:val="20"/>
              </w:rPr>
              <w:delText>focus on optimizing</w:delText>
            </w:r>
          </w:del>
        </w:sdtContent>
      </w:sdt>
      <w:r>
        <w:rPr>
          <w:rFonts w:ascii="Times New Roman" w:eastAsia="Times New Roman" w:hAnsi="Times New Roman" w:cs="Times New Roman"/>
          <w:sz w:val="20"/>
          <w:szCs w:val="20"/>
        </w:rPr>
        <w:t xml:space="preserve"> the deployment and operation of testing centers, particularly in vulnerable communities, to maximize their impact on reducing severe health outcomes during a pandemic.</w:t>
      </w:r>
    </w:p>
    <w:p w14:paraId="0000012F" w14:textId="77777777" w:rsidR="00743DF7" w:rsidRDefault="005A17FB">
      <w:pPr>
        <w:pBdr>
          <w:bottom w:val="single" w:sz="6" w:space="1" w:color="000000"/>
        </w:pBdr>
        <w:spacing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sdt>
      <w:sdtPr>
        <w:rPr>
          <w:rFonts w:ascii="Times New Roman" w:eastAsia="Arial" w:hAnsi="Times New Roman" w:cs="Times New Roman"/>
          <w:color w:val="000000"/>
          <w:sz w:val="20"/>
          <w:szCs w:val="18"/>
        </w:rPr>
        <w:tag w:val="MENDELEY_BIBLIOGRAPHY"/>
        <w:id w:val="-1637332104"/>
        <w:placeholder>
          <w:docPart w:val="DefaultPlaceholder_-1854013440"/>
        </w:placeholder>
      </w:sdtPr>
      <w:sdtEndPr/>
      <w:sdtContent>
        <w:p w14:paraId="457D355C" w14:textId="77777777" w:rsidR="00B65A8C" w:rsidRDefault="00B65A8C">
          <w:pPr>
            <w:autoSpaceDE w:val="0"/>
            <w:autoSpaceDN w:val="0"/>
            <w:ind w:hanging="640"/>
            <w:divId w:val="640118616"/>
            <w:rPr>
              <w:rFonts w:eastAsia="Times New Roman"/>
              <w:sz w:val="24"/>
              <w:szCs w:val="24"/>
            </w:rPr>
          </w:pPr>
          <w:r>
            <w:rPr>
              <w:rFonts w:eastAsia="Times New Roman"/>
            </w:rPr>
            <w:t>[1]</w:t>
          </w:r>
          <w:r>
            <w:rPr>
              <w:rFonts w:eastAsia="Times New Roman"/>
            </w:rPr>
            <w:tab/>
            <w:t>Worldometer, “COVID-19 Stats,” https://www.worldometers.info/coronavirus/.</w:t>
          </w:r>
        </w:p>
        <w:p w14:paraId="6F74DE90" w14:textId="77777777" w:rsidR="00B65A8C" w:rsidRDefault="00B65A8C">
          <w:pPr>
            <w:autoSpaceDE w:val="0"/>
            <w:autoSpaceDN w:val="0"/>
            <w:ind w:hanging="640"/>
            <w:divId w:val="1112552790"/>
            <w:rPr>
              <w:rFonts w:eastAsia="Times New Roman"/>
            </w:rPr>
          </w:pPr>
          <w:r>
            <w:rPr>
              <w:rFonts w:eastAsia="Times New Roman"/>
            </w:rPr>
            <w:t>[2]</w:t>
          </w:r>
          <w:r>
            <w:rPr>
              <w:rFonts w:eastAsia="Times New Roman"/>
            </w:rPr>
            <w:tab/>
            <w:t>Centers for Disease Control and Prevention, “CDC Museum COVID-19 Timeline,” https://www.cdc.gov/museum/timeline/covid19.html.</w:t>
          </w:r>
        </w:p>
        <w:p w14:paraId="718B39D6" w14:textId="77777777" w:rsidR="00B65A8C" w:rsidRDefault="00B65A8C">
          <w:pPr>
            <w:autoSpaceDE w:val="0"/>
            <w:autoSpaceDN w:val="0"/>
            <w:ind w:hanging="640"/>
            <w:divId w:val="835614251"/>
            <w:rPr>
              <w:rFonts w:eastAsia="Times New Roman"/>
            </w:rPr>
          </w:pPr>
          <w:r>
            <w:rPr>
              <w:rFonts w:eastAsia="Times New Roman"/>
            </w:rPr>
            <w:t>[3]</w:t>
          </w:r>
          <w:r>
            <w:rPr>
              <w:rFonts w:eastAsia="Times New Roman"/>
            </w:rPr>
            <w:tab/>
            <w:t xml:space="preserve">D. Cucinotta and M. Vanelli, “WHO declares COVID-19 a pandemic,” </w:t>
          </w:r>
          <w:r>
            <w:rPr>
              <w:rFonts w:eastAsia="Times New Roman"/>
              <w:i/>
              <w:iCs/>
            </w:rPr>
            <w:t>Acta bio medica: Atenei parmensis</w:t>
          </w:r>
          <w:r>
            <w:rPr>
              <w:rFonts w:eastAsia="Times New Roman"/>
            </w:rPr>
            <w:t>, vol. 91, no. 1, p. 157, 2020.</w:t>
          </w:r>
        </w:p>
        <w:p w14:paraId="0536CCF1" w14:textId="77777777" w:rsidR="00B65A8C" w:rsidRDefault="00B65A8C">
          <w:pPr>
            <w:autoSpaceDE w:val="0"/>
            <w:autoSpaceDN w:val="0"/>
            <w:ind w:hanging="640"/>
            <w:divId w:val="216936187"/>
            <w:rPr>
              <w:rFonts w:eastAsia="Times New Roman"/>
            </w:rPr>
          </w:pPr>
          <w:r>
            <w:rPr>
              <w:rFonts w:eastAsia="Times New Roman"/>
            </w:rPr>
            <w:t>[4]</w:t>
          </w:r>
          <w:r>
            <w:rPr>
              <w:rFonts w:eastAsia="Times New Roman"/>
            </w:rPr>
            <w:tab/>
            <w:t xml:space="preserve">O. Abdulfattah, A. Kohli, P. White, C. Michael, and Z. Alnafoosi, “Impact of the COVID-19 Pandemic on Hospital Admission Rate, Length of Stay, and Mortality Rate for Patients with Chronic Obstructive Pulmonary Disease Exacerbation: A Retrospective Study.,” </w:t>
          </w:r>
          <w:r>
            <w:rPr>
              <w:rFonts w:eastAsia="Times New Roman"/>
              <w:i/>
              <w:iCs/>
            </w:rPr>
            <w:t>J Community Hosp Intern Med Perspect</w:t>
          </w:r>
          <w:r>
            <w:rPr>
              <w:rFonts w:eastAsia="Times New Roman"/>
            </w:rPr>
            <w:t>, vol. 14, no. 2, p. 1, 2024.</w:t>
          </w:r>
        </w:p>
        <w:p w14:paraId="2260F951" w14:textId="77777777" w:rsidR="00B65A8C" w:rsidRDefault="00B65A8C">
          <w:pPr>
            <w:autoSpaceDE w:val="0"/>
            <w:autoSpaceDN w:val="0"/>
            <w:ind w:hanging="640"/>
            <w:divId w:val="108085805"/>
            <w:rPr>
              <w:rFonts w:eastAsia="Times New Roman"/>
            </w:rPr>
          </w:pPr>
          <w:r>
            <w:rPr>
              <w:rFonts w:eastAsia="Times New Roman"/>
            </w:rPr>
            <w:t>[5]</w:t>
          </w:r>
          <w:r>
            <w:rPr>
              <w:rFonts w:eastAsia="Times New Roman"/>
            </w:rPr>
            <w:tab/>
            <w:t xml:space="preserve">G. Grasselli </w:t>
          </w:r>
          <w:r>
            <w:rPr>
              <w:rFonts w:eastAsia="Times New Roman"/>
              <w:i/>
              <w:iCs/>
            </w:rPr>
            <w:t>et al.</w:t>
          </w:r>
          <w:r>
            <w:rPr>
              <w:rFonts w:eastAsia="Times New Roman"/>
            </w:rPr>
            <w:t xml:space="preserve">, “Baseline characteristics and outcomes of 1591 patients infected with SARS-CoV-2 admitted to ICUs of the Lombardy Region, Italy,” </w:t>
          </w:r>
          <w:r>
            <w:rPr>
              <w:rFonts w:eastAsia="Times New Roman"/>
              <w:i/>
              <w:iCs/>
            </w:rPr>
            <w:t>JAMA</w:t>
          </w:r>
          <w:r>
            <w:rPr>
              <w:rFonts w:eastAsia="Times New Roman"/>
            </w:rPr>
            <w:t>, vol. 323, no. 16, pp. 1574–1581, 2020.</w:t>
          </w:r>
        </w:p>
        <w:p w14:paraId="7D496200" w14:textId="77777777" w:rsidR="00B65A8C" w:rsidRDefault="00B65A8C">
          <w:pPr>
            <w:autoSpaceDE w:val="0"/>
            <w:autoSpaceDN w:val="0"/>
            <w:ind w:hanging="640"/>
            <w:divId w:val="940798207"/>
            <w:rPr>
              <w:rFonts w:eastAsia="Times New Roman"/>
            </w:rPr>
          </w:pPr>
          <w:r>
            <w:rPr>
              <w:rFonts w:eastAsia="Times New Roman"/>
            </w:rPr>
            <w:t>[6]</w:t>
          </w:r>
          <w:r>
            <w:rPr>
              <w:rFonts w:eastAsia="Times New Roman"/>
            </w:rPr>
            <w:tab/>
            <w:t xml:space="preserve">L. Kim </w:t>
          </w:r>
          <w:r>
            <w:rPr>
              <w:rFonts w:eastAsia="Times New Roman"/>
              <w:i/>
              <w:iCs/>
            </w:rPr>
            <w:t>et al.</w:t>
          </w:r>
          <w:r>
            <w:rPr>
              <w:rFonts w:eastAsia="Times New Roman"/>
            </w:rPr>
            <w:t xml:space="preserve">, “Risk factors for intensive care unit admission and in-hospital mortality among hospitalized adults identified through the US coronavirus disease 2019 (COVID-19)-associated hospitalization surveillance network (COVID-NET),” </w:t>
          </w:r>
          <w:r>
            <w:rPr>
              <w:rFonts w:eastAsia="Times New Roman"/>
              <w:i/>
              <w:iCs/>
            </w:rPr>
            <w:t>Clinical infectious diseases</w:t>
          </w:r>
          <w:r>
            <w:rPr>
              <w:rFonts w:eastAsia="Times New Roman"/>
            </w:rPr>
            <w:t>, vol. 72, no. 9, pp. e206–e214, 2021.</w:t>
          </w:r>
        </w:p>
        <w:p w14:paraId="0341A871" w14:textId="77777777" w:rsidR="00B65A8C" w:rsidRDefault="00B65A8C">
          <w:pPr>
            <w:autoSpaceDE w:val="0"/>
            <w:autoSpaceDN w:val="0"/>
            <w:ind w:hanging="640"/>
            <w:divId w:val="1570725188"/>
            <w:rPr>
              <w:rFonts w:eastAsia="Times New Roman"/>
            </w:rPr>
          </w:pPr>
          <w:r>
            <w:rPr>
              <w:rFonts w:eastAsia="Times New Roman"/>
            </w:rPr>
            <w:t>[7]</w:t>
          </w:r>
          <w:r>
            <w:rPr>
              <w:rFonts w:eastAsia="Times New Roman"/>
            </w:rPr>
            <w:tab/>
            <w:t xml:space="preserve">D. Florensa </w:t>
          </w:r>
          <w:r>
            <w:rPr>
              <w:rFonts w:eastAsia="Times New Roman"/>
              <w:i/>
              <w:iCs/>
            </w:rPr>
            <w:t>et al.</w:t>
          </w:r>
          <w:r>
            <w:rPr>
              <w:rFonts w:eastAsia="Times New Roman"/>
            </w:rPr>
            <w:t xml:space="preserve">, “Severity of COVID-19 cases in the months of predominance of the Alpha and Delta variants,” </w:t>
          </w:r>
          <w:r>
            <w:rPr>
              <w:rFonts w:eastAsia="Times New Roman"/>
              <w:i/>
              <w:iCs/>
            </w:rPr>
            <w:t>Sci Rep</w:t>
          </w:r>
          <w:r>
            <w:rPr>
              <w:rFonts w:eastAsia="Times New Roman"/>
            </w:rPr>
            <w:t>, vol. 12, no. 1, p. 15456, 2022.</w:t>
          </w:r>
        </w:p>
        <w:p w14:paraId="08E7B612" w14:textId="77777777" w:rsidR="00B65A8C" w:rsidRDefault="00B65A8C">
          <w:pPr>
            <w:autoSpaceDE w:val="0"/>
            <w:autoSpaceDN w:val="0"/>
            <w:ind w:hanging="640"/>
            <w:divId w:val="457534278"/>
            <w:rPr>
              <w:rFonts w:eastAsia="Times New Roman"/>
            </w:rPr>
          </w:pPr>
          <w:r>
            <w:rPr>
              <w:rFonts w:eastAsia="Times New Roman"/>
            </w:rPr>
            <w:t>[8]</w:t>
          </w:r>
          <w:r>
            <w:rPr>
              <w:rFonts w:eastAsia="Times New Roman"/>
            </w:rPr>
            <w:tab/>
            <w:t xml:space="preserve">M. Tabatabai </w:t>
          </w:r>
          <w:r>
            <w:rPr>
              <w:rFonts w:eastAsia="Times New Roman"/>
              <w:i/>
              <w:iCs/>
            </w:rPr>
            <w:t>et al.</w:t>
          </w:r>
          <w:r>
            <w:rPr>
              <w:rFonts w:eastAsia="Times New Roman"/>
            </w:rPr>
            <w:t xml:space="preserve">, “An analysis of COVID-19 mortality during the dominancy of alpha, delta, and omicron in the USA,” </w:t>
          </w:r>
          <w:r>
            <w:rPr>
              <w:rFonts w:eastAsia="Times New Roman"/>
              <w:i/>
              <w:iCs/>
            </w:rPr>
            <w:t>J Prim Care Community Health</w:t>
          </w:r>
          <w:r>
            <w:rPr>
              <w:rFonts w:eastAsia="Times New Roman"/>
            </w:rPr>
            <w:t>, vol. 14, p. 21501319231170164, 2023.</w:t>
          </w:r>
        </w:p>
        <w:p w14:paraId="3C407ACD" w14:textId="77777777" w:rsidR="00B65A8C" w:rsidRDefault="00B65A8C">
          <w:pPr>
            <w:autoSpaceDE w:val="0"/>
            <w:autoSpaceDN w:val="0"/>
            <w:ind w:hanging="640"/>
            <w:divId w:val="357321316"/>
            <w:rPr>
              <w:rFonts w:eastAsia="Times New Roman"/>
            </w:rPr>
          </w:pPr>
          <w:r>
            <w:rPr>
              <w:rFonts w:eastAsia="Times New Roman"/>
            </w:rPr>
            <w:t>[9]</w:t>
          </w:r>
          <w:r>
            <w:rPr>
              <w:rFonts w:eastAsia="Times New Roman"/>
            </w:rPr>
            <w:tab/>
            <w:t xml:space="preserve">P. Paul, “Genomic surveillance for SARS-CoV-2 variants circulating in the United States, December 2020–May 2021,” </w:t>
          </w:r>
          <w:r>
            <w:rPr>
              <w:rFonts w:eastAsia="Times New Roman"/>
              <w:i/>
              <w:iCs/>
            </w:rPr>
            <w:t>MMWR Morb Mortal Wkly Rep</w:t>
          </w:r>
          <w:r>
            <w:rPr>
              <w:rFonts w:eastAsia="Times New Roman"/>
            </w:rPr>
            <w:t>, vol. 70, 2021.</w:t>
          </w:r>
        </w:p>
        <w:p w14:paraId="10B3E607" w14:textId="77777777" w:rsidR="00B65A8C" w:rsidRDefault="00B65A8C">
          <w:pPr>
            <w:autoSpaceDE w:val="0"/>
            <w:autoSpaceDN w:val="0"/>
            <w:ind w:hanging="640"/>
            <w:divId w:val="1274282510"/>
            <w:rPr>
              <w:rFonts w:eastAsia="Times New Roman"/>
            </w:rPr>
          </w:pPr>
          <w:r>
            <w:rPr>
              <w:rFonts w:eastAsia="Times New Roman"/>
            </w:rPr>
            <w:lastRenderedPageBreak/>
            <w:t>[10]</w:t>
          </w:r>
          <w:r>
            <w:rPr>
              <w:rFonts w:eastAsia="Times New Roman"/>
            </w:rPr>
            <w:tab/>
            <w:t xml:space="preserve">D. Omicron, “Alpha, and more: what to know about the coronavirus variants,” </w:t>
          </w:r>
          <w:r>
            <w:rPr>
              <w:rFonts w:eastAsia="Times New Roman"/>
              <w:i/>
              <w:iCs/>
            </w:rPr>
            <w:t>Yale Medicine Available at: https://www. yalemedicine. org/news/covid-19-variants-of-concern-omicron. Accessed June</w:t>
          </w:r>
          <w:r>
            <w:rPr>
              <w:rFonts w:eastAsia="Times New Roman"/>
            </w:rPr>
            <w:t>, vol. 9, 2023.</w:t>
          </w:r>
        </w:p>
        <w:p w14:paraId="608C63BF" w14:textId="77777777" w:rsidR="00B65A8C" w:rsidRDefault="00B65A8C">
          <w:pPr>
            <w:autoSpaceDE w:val="0"/>
            <w:autoSpaceDN w:val="0"/>
            <w:ind w:hanging="640"/>
            <w:divId w:val="970982249"/>
            <w:rPr>
              <w:rFonts w:eastAsia="Times New Roman"/>
            </w:rPr>
          </w:pPr>
          <w:r>
            <w:rPr>
              <w:rFonts w:eastAsia="Times New Roman"/>
            </w:rPr>
            <w:t>[11]</w:t>
          </w:r>
          <w:r>
            <w:rPr>
              <w:rFonts w:eastAsia="Times New Roman"/>
            </w:rPr>
            <w:tab/>
            <w:t xml:space="preserve">D. J. Grint </w:t>
          </w:r>
          <w:r>
            <w:rPr>
              <w:rFonts w:eastAsia="Times New Roman"/>
              <w:i/>
              <w:iCs/>
            </w:rPr>
            <w:t>et al.</w:t>
          </w:r>
          <w:r>
            <w:rPr>
              <w:rFonts w:eastAsia="Times New Roman"/>
            </w:rPr>
            <w:t xml:space="preserve">, “Severity of severe acute respiratory system coronavirus 2 (SARS-CoV-2) alpha variant (B. 1.1. 7) in England,” </w:t>
          </w:r>
          <w:r>
            <w:rPr>
              <w:rFonts w:eastAsia="Times New Roman"/>
              <w:i/>
              <w:iCs/>
            </w:rPr>
            <w:t>Clinical Infectious Diseases</w:t>
          </w:r>
          <w:r>
            <w:rPr>
              <w:rFonts w:eastAsia="Times New Roman"/>
            </w:rPr>
            <w:t>, vol. 75, no. 1, pp. e1120–e1127, 2022.</w:t>
          </w:r>
        </w:p>
        <w:p w14:paraId="04DB81FD" w14:textId="77777777" w:rsidR="00B65A8C" w:rsidRDefault="00B65A8C">
          <w:pPr>
            <w:autoSpaceDE w:val="0"/>
            <w:autoSpaceDN w:val="0"/>
            <w:ind w:hanging="640"/>
            <w:divId w:val="1795900996"/>
            <w:rPr>
              <w:rFonts w:eastAsia="Times New Roman"/>
            </w:rPr>
          </w:pPr>
          <w:r>
            <w:rPr>
              <w:rFonts w:eastAsia="Times New Roman"/>
            </w:rPr>
            <w:t>[12]</w:t>
          </w:r>
          <w:r>
            <w:rPr>
              <w:rFonts w:eastAsia="Times New Roman"/>
            </w:rPr>
            <w:tab/>
            <w:t xml:space="preserve">D. J. Pascall </w:t>
          </w:r>
          <w:r>
            <w:rPr>
              <w:rFonts w:eastAsia="Times New Roman"/>
              <w:i/>
              <w:iCs/>
            </w:rPr>
            <w:t>et al.</w:t>
          </w:r>
          <w:r>
            <w:rPr>
              <w:rFonts w:eastAsia="Times New Roman"/>
            </w:rPr>
            <w:t xml:space="preserve">, “The SARS-CoV-2 Alpha variant caused increased clinical severity of disease in Scotland: a genomics-based prospective cohort analysis,” </w:t>
          </w:r>
          <w:r>
            <w:rPr>
              <w:rFonts w:eastAsia="Times New Roman"/>
              <w:i/>
              <w:iCs/>
            </w:rPr>
            <w:t>MedRxiv</w:t>
          </w:r>
          <w:r>
            <w:rPr>
              <w:rFonts w:eastAsia="Times New Roman"/>
            </w:rPr>
            <w:t>, pp. 2021–2028, 2021.</w:t>
          </w:r>
        </w:p>
        <w:p w14:paraId="74167417" w14:textId="77777777" w:rsidR="00B65A8C" w:rsidRDefault="00B65A8C">
          <w:pPr>
            <w:autoSpaceDE w:val="0"/>
            <w:autoSpaceDN w:val="0"/>
            <w:ind w:hanging="640"/>
            <w:divId w:val="1415668959"/>
            <w:rPr>
              <w:rFonts w:eastAsia="Times New Roman"/>
            </w:rPr>
          </w:pPr>
          <w:r>
            <w:rPr>
              <w:rFonts w:eastAsia="Times New Roman"/>
            </w:rPr>
            <w:t>[13]</w:t>
          </w:r>
          <w:r>
            <w:rPr>
              <w:rFonts w:eastAsia="Times New Roman"/>
            </w:rPr>
            <w:tab/>
            <w:t xml:space="preserve">K. A. Twohig </w:t>
          </w:r>
          <w:r>
            <w:rPr>
              <w:rFonts w:eastAsia="Times New Roman"/>
              <w:i/>
              <w:iCs/>
            </w:rPr>
            <w:t>et al.</w:t>
          </w:r>
          <w:r>
            <w:rPr>
              <w:rFonts w:eastAsia="Times New Roman"/>
            </w:rPr>
            <w:t xml:space="preserve">, “Hospital admission and emergency care attendance risk for SARS-CoV-2 delta (B. 1.617. 2) compared with alpha (B. 1.1. 7) variants of concern: a cohort study,” </w:t>
          </w:r>
          <w:r>
            <w:rPr>
              <w:rFonts w:eastAsia="Times New Roman"/>
              <w:i/>
              <w:iCs/>
            </w:rPr>
            <w:t>Lancet Infect Dis</w:t>
          </w:r>
          <w:r>
            <w:rPr>
              <w:rFonts w:eastAsia="Times New Roman"/>
            </w:rPr>
            <w:t>, vol. 22, no. 1, pp. 35–42, 2022.</w:t>
          </w:r>
        </w:p>
        <w:p w14:paraId="1C708481" w14:textId="77777777" w:rsidR="00B65A8C" w:rsidRDefault="00B65A8C">
          <w:pPr>
            <w:autoSpaceDE w:val="0"/>
            <w:autoSpaceDN w:val="0"/>
            <w:ind w:hanging="640"/>
            <w:divId w:val="605357403"/>
            <w:rPr>
              <w:rFonts w:eastAsia="Times New Roman"/>
            </w:rPr>
          </w:pPr>
          <w:r>
            <w:rPr>
              <w:rFonts w:eastAsia="Times New Roman"/>
            </w:rPr>
            <w:t>[14]</w:t>
          </w:r>
          <w:r>
            <w:rPr>
              <w:rFonts w:eastAsia="Times New Roman"/>
            </w:rPr>
            <w:tab/>
            <w:t xml:space="preserve">A. S. Lauring </w:t>
          </w:r>
          <w:r>
            <w:rPr>
              <w:rFonts w:eastAsia="Times New Roman"/>
              <w:i/>
              <w:iCs/>
            </w:rPr>
            <w:t>et al.</w:t>
          </w:r>
          <w:r>
            <w:rPr>
              <w:rFonts w:eastAsia="Times New Roman"/>
            </w:rPr>
            <w:t xml:space="preserve">, “Clinical severity of, and effectiveness of mRNA vaccines against, covid-19 from omicron, delta, and alpha SARS-CoV-2 variants in the United States: prospective observational study,” </w:t>
          </w:r>
          <w:r>
            <w:rPr>
              <w:rFonts w:eastAsia="Times New Roman"/>
              <w:i/>
              <w:iCs/>
            </w:rPr>
            <w:t>bmj</w:t>
          </w:r>
          <w:r>
            <w:rPr>
              <w:rFonts w:eastAsia="Times New Roman"/>
            </w:rPr>
            <w:t>, vol. 376, 2022.</w:t>
          </w:r>
        </w:p>
        <w:p w14:paraId="2397FCF1" w14:textId="77777777" w:rsidR="00B65A8C" w:rsidRDefault="00B65A8C">
          <w:pPr>
            <w:autoSpaceDE w:val="0"/>
            <w:autoSpaceDN w:val="0"/>
            <w:ind w:hanging="640"/>
            <w:divId w:val="1304773853"/>
            <w:rPr>
              <w:rFonts w:eastAsia="Times New Roman"/>
            </w:rPr>
          </w:pPr>
          <w:r>
            <w:rPr>
              <w:rFonts w:eastAsia="Times New Roman"/>
            </w:rPr>
            <w:t>[15]</w:t>
          </w:r>
          <w:r>
            <w:rPr>
              <w:rFonts w:eastAsia="Times New Roman"/>
            </w:rPr>
            <w:tab/>
            <w:t>World Health Organization, “Update on Omicron,” https://www.who.int/news/item/28-11-2021-update-on-omicron.</w:t>
          </w:r>
        </w:p>
        <w:p w14:paraId="18CF663F" w14:textId="77777777" w:rsidR="00B65A8C" w:rsidRDefault="00B65A8C">
          <w:pPr>
            <w:autoSpaceDE w:val="0"/>
            <w:autoSpaceDN w:val="0"/>
            <w:ind w:hanging="640"/>
            <w:divId w:val="479884067"/>
            <w:rPr>
              <w:rFonts w:eastAsia="Times New Roman"/>
            </w:rPr>
          </w:pPr>
          <w:r>
            <w:rPr>
              <w:rFonts w:eastAsia="Times New Roman"/>
            </w:rPr>
            <w:t>[16]</w:t>
          </w:r>
          <w:r>
            <w:rPr>
              <w:rFonts w:eastAsia="Times New Roman"/>
            </w:rPr>
            <w:tab/>
            <w:t xml:space="preserve">A. D. Iuliano, “Trends in disease severity and health care utilization during the early Omicron variant period compared with previous SARS-CoV-2 high transmission periods—United States, December 2020–January 2022,” </w:t>
          </w:r>
          <w:r>
            <w:rPr>
              <w:rFonts w:eastAsia="Times New Roman"/>
              <w:i/>
              <w:iCs/>
            </w:rPr>
            <w:t>MMWR Morb Mortal Wkly Rep</w:t>
          </w:r>
          <w:r>
            <w:rPr>
              <w:rFonts w:eastAsia="Times New Roman"/>
            </w:rPr>
            <w:t>, vol. 71, 2022.</w:t>
          </w:r>
        </w:p>
        <w:p w14:paraId="6792374E" w14:textId="77777777" w:rsidR="00B65A8C" w:rsidRDefault="00B65A8C">
          <w:pPr>
            <w:autoSpaceDE w:val="0"/>
            <w:autoSpaceDN w:val="0"/>
            <w:ind w:hanging="640"/>
            <w:divId w:val="1445272763"/>
            <w:rPr>
              <w:rFonts w:eastAsia="Times New Roman"/>
            </w:rPr>
          </w:pPr>
          <w:r>
            <w:rPr>
              <w:rFonts w:eastAsia="Times New Roman"/>
            </w:rPr>
            <w:t>[17]</w:t>
          </w:r>
          <w:r>
            <w:rPr>
              <w:rFonts w:eastAsia="Times New Roman"/>
            </w:rPr>
            <w:tab/>
            <w:t xml:space="preserve">R. S. Whittle and A. Diaz-Artiles, “An ecological study of socioeconomic predictors in detection of COVID-19 cases across neighborhoods in New York City,” </w:t>
          </w:r>
          <w:r>
            <w:rPr>
              <w:rFonts w:eastAsia="Times New Roman"/>
              <w:i/>
              <w:iCs/>
            </w:rPr>
            <w:t>BMC Med</w:t>
          </w:r>
          <w:r>
            <w:rPr>
              <w:rFonts w:eastAsia="Times New Roman"/>
            </w:rPr>
            <w:t>, vol. 18, pp. 1–17, 2020.</w:t>
          </w:r>
        </w:p>
        <w:p w14:paraId="6F60A2EB" w14:textId="77777777" w:rsidR="00B65A8C" w:rsidRDefault="00B65A8C">
          <w:pPr>
            <w:autoSpaceDE w:val="0"/>
            <w:autoSpaceDN w:val="0"/>
            <w:ind w:hanging="640"/>
            <w:divId w:val="1963487951"/>
            <w:rPr>
              <w:rFonts w:eastAsia="Times New Roman"/>
            </w:rPr>
          </w:pPr>
          <w:r>
            <w:rPr>
              <w:rFonts w:eastAsia="Times New Roman"/>
            </w:rPr>
            <w:t>[18]</w:t>
          </w:r>
          <w:r>
            <w:rPr>
              <w:rFonts w:eastAsia="Times New Roman"/>
            </w:rPr>
            <w:tab/>
            <w:t xml:space="preserve">J. T. Chen and N. Krieger, “Revealing the unequal burden of COVID-19 by income, race/ethnicity, and household crowding: US county versus zip code analyses,” </w:t>
          </w:r>
          <w:r>
            <w:rPr>
              <w:rFonts w:eastAsia="Times New Roman"/>
              <w:i/>
              <w:iCs/>
            </w:rPr>
            <w:t>Journal of Public Health Management and Practice</w:t>
          </w:r>
          <w:r>
            <w:rPr>
              <w:rFonts w:eastAsia="Times New Roman"/>
            </w:rPr>
            <w:t>, vol. 27, no. Supplement 1, pp. S43–S56, 2021.</w:t>
          </w:r>
        </w:p>
        <w:p w14:paraId="69570DAD" w14:textId="77777777" w:rsidR="00B65A8C" w:rsidRDefault="00B65A8C">
          <w:pPr>
            <w:autoSpaceDE w:val="0"/>
            <w:autoSpaceDN w:val="0"/>
            <w:ind w:hanging="640"/>
            <w:divId w:val="412511988"/>
            <w:rPr>
              <w:rFonts w:eastAsia="Times New Roman"/>
            </w:rPr>
          </w:pPr>
          <w:r>
            <w:rPr>
              <w:rFonts w:eastAsia="Times New Roman"/>
            </w:rPr>
            <w:t>[19]</w:t>
          </w:r>
          <w:r>
            <w:rPr>
              <w:rFonts w:eastAsia="Times New Roman"/>
            </w:rPr>
            <w:tab/>
            <w:t xml:space="preserve">M. KC, E. Oral, S. Straif-Bourgeois, A. L. Rung, and E. S. Peters, “The effect of area deprivation on COVID-19 risk in Louisiana,” </w:t>
          </w:r>
          <w:r>
            <w:rPr>
              <w:rFonts w:eastAsia="Times New Roman"/>
              <w:i/>
              <w:iCs/>
            </w:rPr>
            <w:t>PLoS One</w:t>
          </w:r>
          <w:r>
            <w:rPr>
              <w:rFonts w:eastAsia="Times New Roman"/>
            </w:rPr>
            <w:t>, vol. 15, no. 12, p. e0243028, 2020.</w:t>
          </w:r>
        </w:p>
        <w:p w14:paraId="4BB48CE0" w14:textId="77777777" w:rsidR="00B65A8C" w:rsidRDefault="00B65A8C">
          <w:pPr>
            <w:autoSpaceDE w:val="0"/>
            <w:autoSpaceDN w:val="0"/>
            <w:ind w:hanging="640"/>
            <w:divId w:val="1360400104"/>
            <w:rPr>
              <w:rFonts w:eastAsia="Times New Roman"/>
            </w:rPr>
          </w:pPr>
          <w:r>
            <w:rPr>
              <w:rFonts w:eastAsia="Times New Roman"/>
            </w:rPr>
            <w:t>[20]</w:t>
          </w:r>
          <w:r>
            <w:rPr>
              <w:rFonts w:eastAsia="Times New Roman"/>
            </w:rPr>
            <w:tab/>
            <w:t xml:space="preserve">E. Hatef, H.-Y. Chang, C. Kitchen, J. P. Weiner, and H. Kharrazi, “Assessing the impact of neighborhood socioeconomic characteristics on COVID-19 prevalence across seven states in the United States,” </w:t>
          </w:r>
          <w:r>
            <w:rPr>
              <w:rFonts w:eastAsia="Times New Roman"/>
              <w:i/>
              <w:iCs/>
            </w:rPr>
            <w:t>Front Public Health</w:t>
          </w:r>
          <w:r>
            <w:rPr>
              <w:rFonts w:eastAsia="Times New Roman"/>
            </w:rPr>
            <w:t>, vol. 8, p. 571808, 2020.</w:t>
          </w:r>
        </w:p>
        <w:p w14:paraId="688D3DD9" w14:textId="77777777" w:rsidR="00B65A8C" w:rsidRDefault="00B65A8C">
          <w:pPr>
            <w:autoSpaceDE w:val="0"/>
            <w:autoSpaceDN w:val="0"/>
            <w:ind w:hanging="640"/>
            <w:divId w:val="297151806"/>
            <w:rPr>
              <w:rFonts w:eastAsia="Times New Roman"/>
            </w:rPr>
          </w:pPr>
          <w:r>
            <w:rPr>
              <w:rFonts w:eastAsia="Times New Roman"/>
            </w:rPr>
            <w:t>[21]</w:t>
          </w:r>
          <w:r>
            <w:rPr>
              <w:rFonts w:eastAsia="Times New Roman"/>
            </w:rPr>
            <w:tab/>
            <w:t xml:space="preserve">S. Zeng, K. M. Pelzer, R. D. Gibbons, M. E. Peek, and W. F. Parker, “Association of zip code vaccination rate with COVID-19 mortality in Chicago, Illinois,” </w:t>
          </w:r>
          <w:r>
            <w:rPr>
              <w:rFonts w:eastAsia="Times New Roman"/>
              <w:i/>
              <w:iCs/>
            </w:rPr>
            <w:t>JAMA Netw Open</w:t>
          </w:r>
          <w:r>
            <w:rPr>
              <w:rFonts w:eastAsia="Times New Roman"/>
            </w:rPr>
            <w:t>, vol. 5, no. 5, pp. e2214753–e2214753, 2022.</w:t>
          </w:r>
        </w:p>
        <w:p w14:paraId="0D8A8AD2" w14:textId="77777777" w:rsidR="00B65A8C" w:rsidRDefault="00B65A8C">
          <w:pPr>
            <w:autoSpaceDE w:val="0"/>
            <w:autoSpaceDN w:val="0"/>
            <w:ind w:hanging="640"/>
            <w:divId w:val="13120226"/>
            <w:rPr>
              <w:rFonts w:eastAsia="Times New Roman"/>
            </w:rPr>
          </w:pPr>
          <w:r>
            <w:rPr>
              <w:rFonts w:eastAsia="Times New Roman"/>
            </w:rPr>
            <w:t>[22]</w:t>
          </w:r>
          <w:r>
            <w:rPr>
              <w:rFonts w:eastAsia="Times New Roman"/>
            </w:rPr>
            <w:tab/>
            <w:t xml:space="preserve">M. S. Bryan </w:t>
          </w:r>
          <w:r>
            <w:rPr>
              <w:rFonts w:eastAsia="Times New Roman"/>
              <w:i/>
              <w:iCs/>
            </w:rPr>
            <w:t>et al.</w:t>
          </w:r>
          <w:r>
            <w:rPr>
              <w:rFonts w:eastAsia="Times New Roman"/>
            </w:rPr>
            <w:t xml:space="preserve">, “Coronavirus disease 2019 (COVID-19) mortality and neighborhood characteristics in Chicago,” </w:t>
          </w:r>
          <w:r>
            <w:rPr>
              <w:rFonts w:eastAsia="Times New Roman"/>
              <w:i/>
              <w:iCs/>
            </w:rPr>
            <w:t>Ann Epidemiol</w:t>
          </w:r>
          <w:r>
            <w:rPr>
              <w:rFonts w:eastAsia="Times New Roman"/>
            </w:rPr>
            <w:t>, vol. 56, pp. 47–54, 2021.</w:t>
          </w:r>
        </w:p>
        <w:p w14:paraId="16FC5DBA" w14:textId="77777777" w:rsidR="00B65A8C" w:rsidRDefault="00B65A8C">
          <w:pPr>
            <w:autoSpaceDE w:val="0"/>
            <w:autoSpaceDN w:val="0"/>
            <w:ind w:hanging="640"/>
            <w:divId w:val="649480569"/>
            <w:rPr>
              <w:rFonts w:eastAsia="Times New Roman"/>
            </w:rPr>
          </w:pPr>
          <w:r>
            <w:rPr>
              <w:rFonts w:eastAsia="Times New Roman"/>
            </w:rPr>
            <w:lastRenderedPageBreak/>
            <w:t>[23]</w:t>
          </w:r>
          <w:r>
            <w:rPr>
              <w:rFonts w:eastAsia="Times New Roman"/>
            </w:rPr>
            <w:tab/>
            <w:t xml:space="preserve">S. J. Kim and W. Bostwick, “&lt;? covid19?&gt; Social vulnerability and racial inequality in COVID-19 deaths in Chicago,” </w:t>
          </w:r>
          <w:r>
            <w:rPr>
              <w:rFonts w:eastAsia="Times New Roman"/>
              <w:i/>
              <w:iCs/>
            </w:rPr>
            <w:t>Health education &amp; behavior</w:t>
          </w:r>
          <w:r>
            <w:rPr>
              <w:rFonts w:eastAsia="Times New Roman"/>
            </w:rPr>
            <w:t>, vol. 47, no. 4, pp. 509–513, 2020.</w:t>
          </w:r>
        </w:p>
        <w:p w14:paraId="6AA46E54" w14:textId="77777777" w:rsidR="00B65A8C" w:rsidRDefault="00B65A8C">
          <w:pPr>
            <w:autoSpaceDE w:val="0"/>
            <w:autoSpaceDN w:val="0"/>
            <w:ind w:hanging="640"/>
            <w:divId w:val="969743341"/>
            <w:rPr>
              <w:rFonts w:eastAsia="Times New Roman"/>
            </w:rPr>
          </w:pPr>
          <w:r>
            <w:rPr>
              <w:rFonts w:eastAsia="Times New Roman"/>
            </w:rPr>
            <w:t>[24]</w:t>
          </w:r>
          <w:r>
            <w:rPr>
              <w:rFonts w:eastAsia="Times New Roman"/>
            </w:rPr>
            <w:tab/>
            <w:t xml:space="preserve">M. M. Hughes, “County-level COVID-19 vaccination coverage and social vulnerability—United States, December 14, 2020–March 1, 2021,” </w:t>
          </w:r>
          <w:r>
            <w:rPr>
              <w:rFonts w:eastAsia="Times New Roman"/>
              <w:i/>
              <w:iCs/>
            </w:rPr>
            <w:t>MMWR Morb Mortal Wkly Rep</w:t>
          </w:r>
          <w:r>
            <w:rPr>
              <w:rFonts w:eastAsia="Times New Roman"/>
            </w:rPr>
            <w:t>, vol. 70, 2021.</w:t>
          </w:r>
        </w:p>
        <w:p w14:paraId="41296A7A" w14:textId="77777777" w:rsidR="00B65A8C" w:rsidRDefault="00B65A8C">
          <w:pPr>
            <w:autoSpaceDE w:val="0"/>
            <w:autoSpaceDN w:val="0"/>
            <w:ind w:hanging="640"/>
            <w:divId w:val="978416690"/>
            <w:rPr>
              <w:rFonts w:eastAsia="Times New Roman"/>
            </w:rPr>
          </w:pPr>
          <w:r>
            <w:rPr>
              <w:rFonts w:eastAsia="Times New Roman"/>
            </w:rPr>
            <w:t>[25]</w:t>
          </w:r>
          <w:r>
            <w:rPr>
              <w:rFonts w:eastAsia="Times New Roman"/>
            </w:rPr>
            <w:tab/>
            <w:t>University of Illinois System, “The SHIELD Illinois Story,” https://www.uillinois.edu/userfiles/Servers/Server_1240/file/The%20SHIELD%20Story_June2023.pdf.</w:t>
          </w:r>
        </w:p>
        <w:p w14:paraId="6CE69B9D" w14:textId="77777777" w:rsidR="00B65A8C" w:rsidRDefault="00B65A8C">
          <w:pPr>
            <w:autoSpaceDE w:val="0"/>
            <w:autoSpaceDN w:val="0"/>
            <w:ind w:hanging="640"/>
            <w:divId w:val="614291195"/>
            <w:rPr>
              <w:rFonts w:eastAsia="Times New Roman"/>
            </w:rPr>
          </w:pPr>
          <w:r>
            <w:rPr>
              <w:rFonts w:eastAsia="Times New Roman"/>
            </w:rPr>
            <w:t>[26]</w:t>
          </w:r>
          <w:r>
            <w:rPr>
              <w:rFonts w:eastAsia="Times New Roman"/>
            </w:rPr>
            <w:tab/>
            <w:t xml:space="preserve">M. Saidani, H. Kim, and J. Kim, “Designing optimal COVID-19 testing stations locally: A discrete event simulation model applied on a university campus,” </w:t>
          </w:r>
          <w:r>
            <w:rPr>
              <w:rFonts w:eastAsia="Times New Roman"/>
              <w:i/>
              <w:iCs/>
            </w:rPr>
            <w:t>PLoS One</w:t>
          </w:r>
          <w:r>
            <w:rPr>
              <w:rFonts w:eastAsia="Times New Roman"/>
            </w:rPr>
            <w:t>, vol. 16, no. 6, p. e0253869, 2021.</w:t>
          </w:r>
        </w:p>
        <w:p w14:paraId="65ECD94F" w14:textId="77777777" w:rsidR="00B65A8C" w:rsidRDefault="00B65A8C">
          <w:pPr>
            <w:autoSpaceDE w:val="0"/>
            <w:autoSpaceDN w:val="0"/>
            <w:ind w:hanging="640"/>
            <w:divId w:val="1040397041"/>
            <w:rPr>
              <w:rFonts w:eastAsia="Times New Roman"/>
            </w:rPr>
          </w:pPr>
          <w:r>
            <w:rPr>
              <w:rFonts w:eastAsia="Times New Roman"/>
            </w:rPr>
            <w:t>[27]</w:t>
          </w:r>
          <w:r>
            <w:rPr>
              <w:rFonts w:eastAsia="Times New Roman"/>
            </w:rPr>
            <w:tab/>
            <w:t xml:space="preserve">E. J. Holman </w:t>
          </w:r>
          <w:r>
            <w:rPr>
              <w:rFonts w:eastAsia="Times New Roman"/>
              <w:i/>
              <w:iCs/>
            </w:rPr>
            <w:t>et al.</w:t>
          </w:r>
          <w:r>
            <w:rPr>
              <w:rFonts w:eastAsia="Times New Roman"/>
            </w:rPr>
            <w:t xml:space="preserve">, “Evaluation of Serial Testing After Exposure to COVID-19 in Early Care and Education Facilities, Illinois, March–May 2022,” </w:t>
          </w:r>
          <w:r>
            <w:rPr>
              <w:rFonts w:eastAsia="Times New Roman"/>
              <w:i/>
              <w:iCs/>
            </w:rPr>
            <w:t>Public Health Reports</w:t>
          </w:r>
          <w:r>
            <w:rPr>
              <w:rFonts w:eastAsia="Times New Roman"/>
            </w:rPr>
            <w:t>, vol. 138, no. 4, pp. 664–670, 2023.</w:t>
          </w:r>
        </w:p>
        <w:p w14:paraId="4A598E88" w14:textId="77777777" w:rsidR="00B65A8C" w:rsidRDefault="00B65A8C">
          <w:pPr>
            <w:autoSpaceDE w:val="0"/>
            <w:autoSpaceDN w:val="0"/>
            <w:ind w:hanging="640"/>
            <w:divId w:val="341974921"/>
            <w:rPr>
              <w:rFonts w:eastAsia="Times New Roman"/>
            </w:rPr>
          </w:pPr>
          <w:r>
            <w:rPr>
              <w:rFonts w:eastAsia="Times New Roman"/>
            </w:rPr>
            <w:t>[28]</w:t>
          </w:r>
          <w:r>
            <w:rPr>
              <w:rFonts w:eastAsia="Times New Roman"/>
            </w:rPr>
            <w:tab/>
            <w:t xml:space="preserve">A. Ivanov </w:t>
          </w:r>
          <w:r>
            <w:rPr>
              <w:rFonts w:eastAsia="Times New Roman"/>
              <w:i/>
              <w:iCs/>
            </w:rPr>
            <w:t>et al.</w:t>
          </w:r>
          <w:r>
            <w:rPr>
              <w:rFonts w:eastAsia="Times New Roman"/>
            </w:rPr>
            <w:t xml:space="preserve">, “COVID-19 Test-to-Stay Program for K-12 Schools: Opt-In Versus Opt-Out Policies,” </w:t>
          </w:r>
          <w:r>
            <w:rPr>
              <w:rFonts w:eastAsia="Times New Roman"/>
              <w:i/>
              <w:iCs/>
            </w:rPr>
            <w:t>Available at SSRN 4428747</w:t>
          </w:r>
          <w:r>
            <w:rPr>
              <w:rFonts w:eastAsia="Times New Roman"/>
            </w:rPr>
            <w:t>, 2023.</w:t>
          </w:r>
        </w:p>
        <w:p w14:paraId="68BDC149" w14:textId="77777777" w:rsidR="00B65A8C" w:rsidRDefault="00B65A8C">
          <w:pPr>
            <w:autoSpaceDE w:val="0"/>
            <w:autoSpaceDN w:val="0"/>
            <w:ind w:hanging="640"/>
            <w:divId w:val="1659311450"/>
            <w:rPr>
              <w:rFonts w:eastAsia="Times New Roman"/>
            </w:rPr>
          </w:pPr>
          <w:r>
            <w:rPr>
              <w:rFonts w:eastAsia="Times New Roman"/>
            </w:rPr>
            <w:t>[29]</w:t>
          </w:r>
          <w:r>
            <w:rPr>
              <w:rFonts w:eastAsia="Times New Roman"/>
            </w:rPr>
            <w:tab/>
            <w:t xml:space="preserve">P. Hedberg </w:t>
          </w:r>
          <w:r>
            <w:rPr>
              <w:rFonts w:eastAsia="Times New Roman"/>
              <w:i/>
              <w:iCs/>
            </w:rPr>
            <w:t>et al.</w:t>
          </w:r>
          <w:r>
            <w:rPr>
              <w:rFonts w:eastAsia="Times New Roman"/>
            </w:rPr>
            <w:t xml:space="preserve">, “In-hospital mortality during the wild-type, alpha, delta, and omicron SARS-CoV-2 waves: a multinational cohort study in the EuCARE project,” </w:t>
          </w:r>
          <w:r>
            <w:rPr>
              <w:rFonts w:eastAsia="Times New Roman"/>
              <w:i/>
              <w:iCs/>
            </w:rPr>
            <w:t>The Lancet Regional Health–Europe</w:t>
          </w:r>
          <w:r>
            <w:rPr>
              <w:rFonts w:eastAsia="Times New Roman"/>
            </w:rPr>
            <w:t>, vol. 38, 2024.</w:t>
          </w:r>
        </w:p>
        <w:p w14:paraId="52ACEB1B" w14:textId="77777777" w:rsidR="00B65A8C" w:rsidRDefault="00B65A8C">
          <w:pPr>
            <w:autoSpaceDE w:val="0"/>
            <w:autoSpaceDN w:val="0"/>
            <w:ind w:hanging="640"/>
            <w:divId w:val="872687755"/>
            <w:rPr>
              <w:rFonts w:eastAsia="Times New Roman"/>
            </w:rPr>
          </w:pPr>
          <w:r>
            <w:rPr>
              <w:rFonts w:eastAsia="Times New Roman"/>
            </w:rPr>
            <w:t>[30]</w:t>
          </w:r>
          <w:r>
            <w:rPr>
              <w:rFonts w:eastAsia="Times New Roman"/>
            </w:rPr>
            <w:tab/>
            <w:t>AAP Division of Health Care Finance, “New COVID-19-related ICD-10-CM codes take effect,” https://publications.aap.org/aapnews/news/12215/New-COVID-19-related-ICD-10-CM-codes-take-effect?autologincheck=redirected.</w:t>
          </w:r>
        </w:p>
        <w:p w14:paraId="4EC43FA0" w14:textId="77777777" w:rsidR="00B65A8C" w:rsidRDefault="00B65A8C">
          <w:pPr>
            <w:autoSpaceDE w:val="0"/>
            <w:autoSpaceDN w:val="0"/>
            <w:ind w:hanging="640"/>
            <w:divId w:val="22563292"/>
            <w:rPr>
              <w:rFonts w:eastAsia="Times New Roman"/>
            </w:rPr>
          </w:pPr>
          <w:r>
            <w:rPr>
              <w:rFonts w:eastAsia="Times New Roman"/>
            </w:rPr>
            <w:t>[31]</w:t>
          </w:r>
          <w:r>
            <w:rPr>
              <w:rFonts w:eastAsia="Times New Roman"/>
            </w:rPr>
            <w:tab/>
            <w:t xml:space="preserve">K. E. Lynch </w:t>
          </w:r>
          <w:r>
            <w:rPr>
              <w:rFonts w:eastAsia="Times New Roman"/>
              <w:i/>
              <w:iCs/>
            </w:rPr>
            <w:t>et al.</w:t>
          </w:r>
          <w:r>
            <w:rPr>
              <w:rFonts w:eastAsia="Times New Roman"/>
            </w:rPr>
            <w:t xml:space="preserve">, “Positive predictive value of COVID-19 ICD-10 diagnosis codes across calendar time and clinical setting,” </w:t>
          </w:r>
          <w:r>
            <w:rPr>
              <w:rFonts w:eastAsia="Times New Roman"/>
              <w:i/>
              <w:iCs/>
            </w:rPr>
            <w:t>Clin Epidemiol</w:t>
          </w:r>
          <w:r>
            <w:rPr>
              <w:rFonts w:eastAsia="Times New Roman"/>
            </w:rPr>
            <w:t>, pp. 1011–1018, 2021.</w:t>
          </w:r>
        </w:p>
        <w:p w14:paraId="59C9CEA4" w14:textId="77777777" w:rsidR="00B65A8C" w:rsidRDefault="00B65A8C">
          <w:pPr>
            <w:autoSpaceDE w:val="0"/>
            <w:autoSpaceDN w:val="0"/>
            <w:ind w:hanging="640"/>
            <w:divId w:val="1430391430"/>
            <w:rPr>
              <w:rFonts w:eastAsia="Times New Roman"/>
            </w:rPr>
          </w:pPr>
          <w:r>
            <w:rPr>
              <w:rFonts w:eastAsia="Times New Roman"/>
            </w:rPr>
            <w:t>[32]</w:t>
          </w:r>
          <w:r>
            <w:rPr>
              <w:rFonts w:eastAsia="Times New Roman"/>
            </w:rPr>
            <w:tab/>
            <w:t xml:space="preserve">L. J. McGrath, A. M. Scott, A. Surinach, R. Chambers, M. Benigno, and D. Malhotra, “Use of the postacute sequelae of COVID-19 diagnosis code in routine clinical practice in the US,” </w:t>
          </w:r>
          <w:r>
            <w:rPr>
              <w:rFonts w:eastAsia="Times New Roman"/>
              <w:i/>
              <w:iCs/>
            </w:rPr>
            <w:t>JAMA Netw Open</w:t>
          </w:r>
          <w:r>
            <w:rPr>
              <w:rFonts w:eastAsia="Times New Roman"/>
            </w:rPr>
            <w:t>, vol. 5, no. 10, pp. e2235089–e2235089, 2022.</w:t>
          </w:r>
        </w:p>
        <w:p w14:paraId="2E094A89" w14:textId="77777777" w:rsidR="00B65A8C" w:rsidRDefault="00B65A8C">
          <w:pPr>
            <w:autoSpaceDE w:val="0"/>
            <w:autoSpaceDN w:val="0"/>
            <w:ind w:hanging="640"/>
            <w:divId w:val="40332173"/>
            <w:rPr>
              <w:rFonts w:eastAsia="Times New Roman"/>
            </w:rPr>
          </w:pPr>
          <w:r>
            <w:rPr>
              <w:rFonts w:eastAsia="Times New Roman"/>
            </w:rPr>
            <w:t>[33]</w:t>
          </w:r>
          <w:r>
            <w:rPr>
              <w:rFonts w:eastAsia="Times New Roman"/>
            </w:rPr>
            <w:tab/>
            <w:t xml:space="preserve">E. R. Pfaff </w:t>
          </w:r>
          <w:r>
            <w:rPr>
              <w:rFonts w:eastAsia="Times New Roman"/>
              <w:i/>
              <w:iCs/>
            </w:rPr>
            <w:t>et al.</w:t>
          </w:r>
          <w:r>
            <w:rPr>
              <w:rFonts w:eastAsia="Times New Roman"/>
            </w:rPr>
            <w:t xml:space="preserve">, “Coding long COVID: characterizing a new disease through an ICD-10 lens,” </w:t>
          </w:r>
          <w:r>
            <w:rPr>
              <w:rFonts w:eastAsia="Times New Roman"/>
              <w:i/>
              <w:iCs/>
            </w:rPr>
            <w:t>BMC Med</w:t>
          </w:r>
          <w:r>
            <w:rPr>
              <w:rFonts w:eastAsia="Times New Roman"/>
            </w:rPr>
            <w:t>, vol. 21, no. 1, p. 58, 2023.</w:t>
          </w:r>
        </w:p>
        <w:p w14:paraId="357D4542" w14:textId="77777777" w:rsidR="00B65A8C" w:rsidRDefault="00B65A8C">
          <w:pPr>
            <w:autoSpaceDE w:val="0"/>
            <w:autoSpaceDN w:val="0"/>
            <w:ind w:hanging="640"/>
            <w:divId w:val="931820926"/>
            <w:rPr>
              <w:rFonts w:eastAsia="Times New Roman"/>
            </w:rPr>
          </w:pPr>
          <w:r>
            <w:rPr>
              <w:rFonts w:eastAsia="Times New Roman"/>
            </w:rPr>
            <w:t>[34]</w:t>
          </w:r>
          <w:r>
            <w:rPr>
              <w:rFonts w:eastAsia="Times New Roman"/>
            </w:rPr>
            <w:tab/>
            <w:t xml:space="preserve">A. S. Bhatt </w:t>
          </w:r>
          <w:r>
            <w:rPr>
              <w:rFonts w:eastAsia="Times New Roman"/>
              <w:i/>
              <w:iCs/>
            </w:rPr>
            <w:t>et al.</w:t>
          </w:r>
          <w:r>
            <w:rPr>
              <w:rFonts w:eastAsia="Times New Roman"/>
            </w:rPr>
            <w:t xml:space="preserve">, “Accuracy of ICD-10 diagnostic codes to identify COVID-19 among hospitalized patients,” </w:t>
          </w:r>
          <w:r>
            <w:rPr>
              <w:rFonts w:eastAsia="Times New Roman"/>
              <w:i/>
              <w:iCs/>
            </w:rPr>
            <w:t>J Gen Intern Med</w:t>
          </w:r>
          <w:r>
            <w:rPr>
              <w:rFonts w:eastAsia="Times New Roman"/>
            </w:rPr>
            <w:t>, vol. 36, no. 8, pp. 2532–2535, 2021.</w:t>
          </w:r>
        </w:p>
        <w:p w14:paraId="21D6C680" w14:textId="77777777" w:rsidR="00B65A8C" w:rsidRDefault="00B65A8C">
          <w:pPr>
            <w:autoSpaceDE w:val="0"/>
            <w:autoSpaceDN w:val="0"/>
            <w:ind w:hanging="640"/>
            <w:divId w:val="1201088253"/>
            <w:rPr>
              <w:rFonts w:eastAsia="Times New Roman"/>
            </w:rPr>
          </w:pPr>
          <w:r>
            <w:rPr>
              <w:rFonts w:eastAsia="Times New Roman"/>
            </w:rPr>
            <w:t>[35]</w:t>
          </w:r>
          <w:r>
            <w:rPr>
              <w:rFonts w:eastAsia="Times New Roman"/>
            </w:rPr>
            <w:tab/>
            <w:t xml:space="preserve">O. Byambasuren, P. Stehlik, J. Clark, K. Alcorn, and P. Glasziou, “Effect of covid-19 vaccination on long covid: systematic review,” </w:t>
          </w:r>
          <w:r>
            <w:rPr>
              <w:rFonts w:eastAsia="Times New Roman"/>
              <w:i/>
              <w:iCs/>
            </w:rPr>
            <w:t>BMJ medicine</w:t>
          </w:r>
          <w:r>
            <w:rPr>
              <w:rFonts w:eastAsia="Times New Roman"/>
            </w:rPr>
            <w:t>, vol. 2, no. 1, 2023.</w:t>
          </w:r>
        </w:p>
        <w:p w14:paraId="4789E7F4" w14:textId="77777777" w:rsidR="00B65A8C" w:rsidRDefault="00B65A8C">
          <w:pPr>
            <w:autoSpaceDE w:val="0"/>
            <w:autoSpaceDN w:val="0"/>
            <w:ind w:hanging="640"/>
            <w:divId w:val="459374190"/>
            <w:rPr>
              <w:rFonts w:eastAsia="Times New Roman"/>
            </w:rPr>
          </w:pPr>
          <w:r>
            <w:rPr>
              <w:rFonts w:eastAsia="Times New Roman"/>
            </w:rPr>
            <w:t>[36]</w:t>
          </w:r>
          <w:r>
            <w:rPr>
              <w:rFonts w:eastAsia="Times New Roman"/>
            </w:rPr>
            <w:tab/>
            <w:t>D. of H. S. Commonwealth of Pennsylvania, “ICD-10-CM Official Coding Guidelines Related to COVID-19 ,” https://www.pa.gov/content/dam/copapwp-pagov/en/dhs/documents/providers/providers/documents/coronavirus-2020/COVID-19%20ICD-10%20Guidance%20Quick%20.pdf.</w:t>
          </w:r>
        </w:p>
        <w:p w14:paraId="1094521C" w14:textId="77777777" w:rsidR="00B65A8C" w:rsidRDefault="00B65A8C">
          <w:pPr>
            <w:autoSpaceDE w:val="0"/>
            <w:autoSpaceDN w:val="0"/>
            <w:ind w:hanging="640"/>
            <w:divId w:val="2007632677"/>
            <w:rPr>
              <w:rFonts w:eastAsia="Times New Roman"/>
            </w:rPr>
          </w:pPr>
          <w:r>
            <w:rPr>
              <w:rFonts w:eastAsia="Times New Roman"/>
            </w:rPr>
            <w:lastRenderedPageBreak/>
            <w:t>[37]</w:t>
          </w:r>
          <w:r>
            <w:rPr>
              <w:rFonts w:eastAsia="Times New Roman"/>
            </w:rPr>
            <w:tab/>
            <w:t xml:space="preserve">J. Hu, A. J. H. Kind, and D. Nerenz, “Area deprivation index predicts readmission risk at an urban teaching hospital,” </w:t>
          </w:r>
          <w:r>
            <w:rPr>
              <w:rFonts w:eastAsia="Times New Roman"/>
              <w:i/>
              <w:iCs/>
            </w:rPr>
            <w:t>American Journal of Medical Quality</w:t>
          </w:r>
          <w:r>
            <w:rPr>
              <w:rFonts w:eastAsia="Times New Roman"/>
            </w:rPr>
            <w:t>, vol. 33, no. 5, pp. 493–501, 2018.</w:t>
          </w:r>
        </w:p>
        <w:p w14:paraId="00000143" w14:textId="251EC72D" w:rsidR="00743DF7" w:rsidRDefault="00B65A8C" w:rsidP="00E64770">
          <w:pPr>
            <w:spacing w:after="0" w:line="360" w:lineRule="auto"/>
            <w:jc w:val="both"/>
            <w:rPr>
              <w:rFonts w:ascii="Arial" w:eastAsia="Arial" w:hAnsi="Arial" w:cs="Arial"/>
              <w:b/>
              <w:sz w:val="20"/>
              <w:szCs w:val="20"/>
            </w:rPr>
          </w:pPr>
          <w:r>
            <w:rPr>
              <w:rFonts w:eastAsia="Times New Roman"/>
            </w:rPr>
            <w:t> </w:t>
          </w:r>
        </w:p>
      </w:sdtContent>
    </w:sdt>
    <w:p w14:paraId="00000144" w14:textId="77777777" w:rsidR="00743DF7" w:rsidRDefault="00743DF7">
      <w:pPr>
        <w:spacing w:after="0" w:line="360" w:lineRule="auto"/>
        <w:jc w:val="center"/>
        <w:rPr>
          <w:rFonts w:ascii="Arial" w:eastAsia="Arial" w:hAnsi="Arial" w:cs="Arial"/>
          <w:b/>
          <w:sz w:val="20"/>
          <w:szCs w:val="20"/>
        </w:rPr>
      </w:pPr>
    </w:p>
    <w:p w14:paraId="00000145" w14:textId="77777777" w:rsidR="00743DF7" w:rsidRDefault="00743DF7">
      <w:pPr>
        <w:spacing w:after="0" w:line="360" w:lineRule="auto"/>
        <w:jc w:val="center"/>
        <w:rPr>
          <w:rFonts w:ascii="Arial" w:eastAsia="Arial" w:hAnsi="Arial" w:cs="Arial"/>
          <w:b/>
          <w:sz w:val="20"/>
          <w:szCs w:val="20"/>
        </w:rPr>
      </w:pPr>
    </w:p>
    <w:p w14:paraId="00000146" w14:textId="77777777" w:rsidR="00743DF7" w:rsidRDefault="00743DF7">
      <w:pPr>
        <w:spacing w:after="0" w:line="360" w:lineRule="auto"/>
        <w:jc w:val="center"/>
        <w:rPr>
          <w:rFonts w:ascii="Arial" w:eastAsia="Arial" w:hAnsi="Arial" w:cs="Arial"/>
          <w:b/>
          <w:sz w:val="20"/>
          <w:szCs w:val="20"/>
        </w:rPr>
      </w:pPr>
    </w:p>
    <w:p w14:paraId="00000147" w14:textId="77777777" w:rsidR="00743DF7" w:rsidRDefault="00743DF7">
      <w:pPr>
        <w:spacing w:after="0" w:line="240" w:lineRule="auto"/>
        <w:rPr>
          <w:rFonts w:ascii="Arial" w:eastAsia="Arial" w:hAnsi="Arial" w:cs="Arial"/>
          <w:sz w:val="24"/>
          <w:szCs w:val="24"/>
        </w:rPr>
      </w:pPr>
    </w:p>
    <w:p w14:paraId="00000148" w14:textId="77777777" w:rsidR="00743DF7" w:rsidRDefault="00743DF7">
      <w:pPr>
        <w:spacing w:after="0" w:line="360" w:lineRule="auto"/>
        <w:jc w:val="center"/>
        <w:rPr>
          <w:rFonts w:ascii="Arial" w:eastAsia="Arial" w:hAnsi="Arial" w:cs="Arial"/>
          <w:b/>
          <w:sz w:val="20"/>
          <w:szCs w:val="20"/>
        </w:rPr>
      </w:pPr>
    </w:p>
    <w:p w14:paraId="00000149" w14:textId="77777777" w:rsidR="00743DF7" w:rsidRDefault="00743DF7">
      <w:pPr>
        <w:spacing w:after="0" w:line="360" w:lineRule="auto"/>
        <w:jc w:val="center"/>
        <w:rPr>
          <w:rFonts w:ascii="Arial" w:eastAsia="Arial" w:hAnsi="Arial" w:cs="Arial"/>
          <w:b/>
          <w:sz w:val="20"/>
          <w:szCs w:val="20"/>
        </w:rPr>
      </w:pPr>
    </w:p>
    <w:p w14:paraId="0000014A" w14:textId="77777777" w:rsidR="00743DF7" w:rsidRDefault="00743DF7">
      <w:pPr>
        <w:spacing w:after="0" w:line="360" w:lineRule="auto"/>
        <w:jc w:val="center"/>
        <w:rPr>
          <w:rFonts w:ascii="Arial" w:eastAsia="Arial" w:hAnsi="Arial" w:cs="Arial"/>
          <w:sz w:val="20"/>
          <w:szCs w:val="20"/>
        </w:rPr>
      </w:pPr>
    </w:p>
    <w:p w14:paraId="0000014B" w14:textId="77777777" w:rsidR="00743DF7" w:rsidRDefault="00743DF7">
      <w:pPr>
        <w:rPr>
          <w:rFonts w:ascii="Arial" w:eastAsia="Arial" w:hAnsi="Arial" w:cs="Arial"/>
        </w:rPr>
      </w:pPr>
    </w:p>
    <w:sectPr w:rsidR="00743DF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Sina Ansari" w:date="2024-08-16T13:57:00Z" w:initials="">
    <w:p w14:paraId="00000167"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can reference some studies done on Shield here and how our focus differs.</w:t>
      </w:r>
    </w:p>
  </w:comment>
  <w:comment w:id="19" w:author="Sina Ansari" w:date="2024-08-16T13:55:00Z" w:initials="">
    <w:p w14:paraId="00000175" w14:textId="2A5B5236"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Depending on the journal we sent, it might be good to summarize the key findings in a paragraph here.</w:t>
      </w:r>
    </w:p>
  </w:comment>
  <w:comment w:id="18" w:author="Kasaie Sharifi, Seyed Alireza" w:date="2024-08-16T16:36:00Z" w:initials="SK">
    <w:p w14:paraId="70B679C8" w14:textId="77777777" w:rsidR="00124717" w:rsidRDefault="00124717" w:rsidP="00124717">
      <w:pPr>
        <w:pStyle w:val="CommentText"/>
      </w:pPr>
      <w:r>
        <w:rPr>
          <w:rStyle w:val="CommentReference"/>
        </w:rPr>
        <w:annotationRef/>
      </w:r>
      <w:r>
        <w:t>Cohort study</w:t>
      </w:r>
    </w:p>
  </w:comment>
  <w:comment w:id="29" w:author="Sina Ansari" w:date="2024-08-16T17:25:00Z" w:initials="">
    <w:p w14:paraId="0000016F" w14:textId="6AFA1709"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Shouldn't we talk about the </w:t>
      </w:r>
      <w:r>
        <w:rPr>
          <w:rFonts w:ascii="Arial" w:eastAsia="Arial" w:hAnsi="Arial" w:cs="Arial"/>
          <w:color w:val="000000"/>
        </w:rPr>
        <w:t>hypotheses and theory behind the hypotheses somewhere?</w:t>
      </w:r>
    </w:p>
  </w:comment>
  <w:comment w:id="30" w:author="Sina Ansari" w:date="2024-08-16T14:52:00Z" w:initials="">
    <w:p w14:paraId="0000018E"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section focuses on data collection and population, not study design. I would merge this with the next section and call it "Data Sources and Population." We then need a section to discuss the </w:t>
      </w:r>
      <w:r>
        <w:rPr>
          <w:rFonts w:ascii="Arial" w:eastAsia="Arial" w:hAnsi="Arial" w:cs="Arial"/>
          <w:color w:val="000000"/>
        </w:rPr>
        <w:t>study and all variables, their definitions, and how they are computed in the study.</w:t>
      </w:r>
    </w:p>
  </w:comment>
  <w:comment w:id="34" w:author="Sina Ansari" w:date="2024-08-16T14:00:00Z" w:initials="">
    <w:p w14:paraId="0000015A"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datasets? ICU admissions?</w:t>
      </w:r>
    </w:p>
  </w:comment>
  <w:comment w:id="35" w:author="Alireza Kasaie" w:date="2024-08-16T20:32:00Z" w:initials="">
    <w:p w14:paraId="0000015B"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Yes</w:t>
      </w:r>
    </w:p>
  </w:comment>
  <w:comment w:id="39" w:author="Sina Ansari" w:date="2024-08-16T14:02:00Z" w:initials="">
    <w:p w14:paraId="0000016B"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here is a good place to clearly define what we mean by ICU admission rates.</w:t>
      </w:r>
    </w:p>
  </w:comment>
  <w:comment w:id="41" w:author="Alireza Kasaie" w:date="2024-08-16T20:33:00Z" w:initials="">
    <w:p w14:paraId="0000016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mean I should say how I calculated the ICU admission rate? Because I talked about it in the "Data Description" section</w:t>
      </w:r>
    </w:p>
  </w:comment>
  <w:comment w:id="46" w:author="Sina Ansari" w:date="2024-08-16T14:03:00Z" w:initials="">
    <w:p w14:paraId="0000015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discuss why we did that.</w:t>
      </w:r>
    </w:p>
  </w:comment>
  <w:comment w:id="47" w:author="Alireza Kasaie" w:date="2024-08-16T20:34:00Z" w:initials="">
    <w:p w14:paraId="0000015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we need to reference a paper? My only assumption was to consider zipcodes with high frequency of ICU admission at Loyola</w:t>
      </w:r>
    </w:p>
  </w:comment>
  <w:comment w:id="58" w:author="Sina Ansari" w:date="2024-08-16T17:32:00Z" w:initials="">
    <w:p w14:paraId="00000180"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Create a table of all variables with all definitions and summary stats (mean, SD).</w:t>
      </w:r>
    </w:p>
  </w:comment>
  <w:comment w:id="59" w:author="Alireza Kasaie" w:date="2024-08-16T20:39:00Z" w:initials="">
    <w:p w14:paraId="00000181"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60" w:author="Sina Ansari" w:date="2024-08-16T14:27:00Z" w:initials="">
    <w:p w14:paraId="00000182" w14:textId="24837432"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add a reference to justify why we divide into two groups and do not use the continuous measure. By the way, did you check if the results are different if we use the ADI Index as a continuous numerical variable?</w:t>
      </w:r>
    </w:p>
  </w:comment>
  <w:comment w:id="70" w:author="Sina Ansari" w:date="2024-08-16T14:54:00Z" w:initials="">
    <w:p w14:paraId="0000014F"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we are focusing on these waves</w:t>
      </w:r>
    </w:p>
  </w:comment>
  <w:comment w:id="72" w:author="Alireza Kasaie" w:date="2024-08-16T20:41:00Z" w:initials="">
    <w:p w14:paraId="00000150"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89" w:author="Sina Ansari" w:date="2024-08-16T14:56:00Z" w:initials="">
    <w:p w14:paraId="0000014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should explain the logic. I don't think we need to include both.</w:t>
      </w:r>
    </w:p>
  </w:comment>
  <w:comment w:id="90" w:author="Alireza Kasaie" w:date="2024-08-16T20:41:00Z" w:initials="">
    <w:p w14:paraId="0000014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you mean the logic behind choosing the "2-month lag"?</w:t>
      </w:r>
    </w:p>
  </w:comment>
  <w:comment w:id="93" w:author="Sina Ansari" w:date="2024-08-16T14:56:00Z" w:initials="">
    <w:p w14:paraId="0000018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needed?</w:t>
      </w:r>
    </w:p>
  </w:comment>
  <w:comment w:id="94" w:author="Alireza Kasaie" w:date="2024-08-16T20:42:00Z" w:initials="">
    <w:p w14:paraId="0000018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added this since Dr. William mentioned this in his paper. Also, in some papers I saw that the authors mentioned about the timespan of the analyses</w:t>
      </w:r>
    </w:p>
  </w:comment>
  <w:comment w:id="112" w:author="Sina Ansari" w:date="2024-08-16T15:59:00Z" w:initials="">
    <w:p w14:paraId="0000017F"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made me think about the way we categorizing zipcodes into low and high disadvantaged areas. This  figure shows Shield having more centers in low disadvantaged areas.</w:t>
      </w:r>
    </w:p>
  </w:comment>
  <w:comment w:id="118" w:author="Sina Ansari" w:date="2024-08-16T17:20:00Z" w:initials="">
    <w:p w14:paraId="00000173"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Please use this format throughout the discussion of results.</w:t>
      </w:r>
    </w:p>
  </w:comment>
  <w:comment w:id="119" w:author="Alireza Kasaie" w:date="2024-08-16T20:44:00Z" w:initials="">
    <w:p w14:paraId="00000174"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33" w:author="Sina Ansari" w:date="2024-08-16T15:01:00Z" w:initials="">
    <w:p w14:paraId="00000169"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disadvantaged or underprivileged or underrepresented? We need to decide which one and be consistent.</w:t>
      </w:r>
    </w:p>
  </w:comment>
  <w:comment w:id="134" w:author="Alireza Kasaie" w:date="2024-08-16T20:45:00Z" w:initials="">
    <w:p w14:paraId="0000016A"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since my analyses are based on Less VS More Disadvantaged areas, I tried to keep to the "Disadvantaged"</w:t>
      </w:r>
    </w:p>
  </w:comment>
  <w:comment w:id="139" w:author="Sina Ansari" w:date="2024-08-16T17:26:00Z" w:initials="">
    <w:p w14:paraId="0000016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is common to also check and report collinearity using VIF scores.</w:t>
      </w:r>
    </w:p>
  </w:comment>
  <w:comment w:id="140" w:author="Alireza Kasaie" w:date="2024-08-16T20:46:00Z" w:initials="">
    <w:p w14:paraId="0000016E"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41" w:author="Sina Ansari" w:date="2024-08-16T17:17:00Z" w:initials="">
    <w:p w14:paraId="00000155"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Every table and figure must be self-contained, and we need to have a note to include relevant information, like the method used, </w:t>
      </w:r>
      <w:r>
        <w:rPr>
          <w:rFonts w:ascii="Arial" w:eastAsia="Arial" w:hAnsi="Arial" w:cs="Arial"/>
          <w:color w:val="000000"/>
        </w:rPr>
        <w:t>significant level codes, the unit of observation, ... . This is an example of notes for a table in one of my papers as a template for you:</w:t>
      </w:r>
    </w:p>
    <w:p w14:paraId="00000156" w14:textId="77777777" w:rsidR="00743DF7" w:rsidRDefault="00743DF7">
      <w:pPr>
        <w:widowControl w:val="0"/>
        <w:pBdr>
          <w:top w:val="nil"/>
          <w:left w:val="nil"/>
          <w:bottom w:val="nil"/>
          <w:right w:val="nil"/>
          <w:between w:val="nil"/>
        </w:pBdr>
        <w:spacing w:after="0" w:line="240" w:lineRule="auto"/>
        <w:rPr>
          <w:rFonts w:ascii="Arial" w:eastAsia="Arial" w:hAnsi="Arial" w:cs="Arial"/>
          <w:color w:val="000000"/>
        </w:rPr>
      </w:pPr>
    </w:p>
    <w:p w14:paraId="00000157"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Notes. OLS regression. The unit of observation is a patient visit to the ED. Regression coefficients are shown with robust standard errors in parentheses. </w:t>
      </w:r>
    </w:p>
    <w:p w14:paraId="00000158"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Wait Satisfaction results, based on a seven-point Likert scale, are substantively similar when estimated via ordered logit or probit regression. </w:t>
      </w:r>
    </w:p>
    <w:p w14:paraId="00000159"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p &lt; 0.01, ** p &lt; 0.05, * p &lt; 0.10.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67" w15:done="0"/>
  <w15:commentEx w15:paraId="00000175" w15:done="0"/>
  <w15:commentEx w15:paraId="70B679C8" w15:paraIdParent="00000175" w15:done="0"/>
  <w15:commentEx w15:paraId="0000016F" w15:done="0"/>
  <w15:commentEx w15:paraId="0000018E" w15:done="0"/>
  <w15:commentEx w15:paraId="0000015A" w15:done="0"/>
  <w15:commentEx w15:paraId="0000015B" w15:paraIdParent="0000015A" w15:done="0"/>
  <w15:commentEx w15:paraId="0000016B" w15:done="0"/>
  <w15:commentEx w15:paraId="0000016C" w15:paraIdParent="0000016B" w15:done="0"/>
  <w15:commentEx w15:paraId="0000015C" w15:done="0"/>
  <w15:commentEx w15:paraId="0000015D" w15:paraIdParent="0000015C" w15:done="0"/>
  <w15:commentEx w15:paraId="00000180" w15:done="0"/>
  <w15:commentEx w15:paraId="00000181" w15:paraIdParent="00000180" w15:done="0"/>
  <w15:commentEx w15:paraId="00000182" w15:done="0"/>
  <w15:commentEx w15:paraId="0000014F" w15:done="0"/>
  <w15:commentEx w15:paraId="00000150" w15:paraIdParent="0000014F" w15:done="0"/>
  <w15:commentEx w15:paraId="0000014C" w15:done="0"/>
  <w15:commentEx w15:paraId="0000014D" w15:paraIdParent="0000014C" w15:done="0"/>
  <w15:commentEx w15:paraId="0000018C" w15:done="0"/>
  <w15:commentEx w15:paraId="0000018D" w15:paraIdParent="0000018C" w15:done="0"/>
  <w15:commentEx w15:paraId="0000017F" w15:done="0"/>
  <w15:commentEx w15:paraId="00000173" w15:done="0"/>
  <w15:commentEx w15:paraId="00000174" w15:paraIdParent="00000173" w15:done="0"/>
  <w15:commentEx w15:paraId="00000169" w15:done="0"/>
  <w15:commentEx w15:paraId="0000016A" w15:paraIdParent="00000169" w15:done="0"/>
  <w15:commentEx w15:paraId="0000016D" w15:done="0"/>
  <w15:commentEx w15:paraId="0000016E" w15:paraIdParent="0000016D" w15:done="0"/>
  <w15:commentEx w15:paraId="000001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BE96C2" w16cex:dateUtc="2024-08-16T2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67" w16cid:durableId="5E2181A7"/>
  <w16cid:commentId w16cid:paraId="00000175" w16cid:durableId="763CBE75"/>
  <w16cid:commentId w16cid:paraId="70B679C8" w16cid:durableId="33BE96C2"/>
  <w16cid:commentId w16cid:paraId="0000016F" w16cid:durableId="3837277B"/>
  <w16cid:commentId w16cid:paraId="0000018E" w16cid:durableId="4197E27A"/>
  <w16cid:commentId w16cid:paraId="0000015A" w16cid:durableId="1DE09F15"/>
  <w16cid:commentId w16cid:paraId="0000015B" w16cid:durableId="55D863DA"/>
  <w16cid:commentId w16cid:paraId="0000016B" w16cid:durableId="10158C55"/>
  <w16cid:commentId w16cid:paraId="0000016C" w16cid:durableId="09642333"/>
  <w16cid:commentId w16cid:paraId="0000015C" w16cid:durableId="72AC6882"/>
  <w16cid:commentId w16cid:paraId="0000015D" w16cid:durableId="4928280B"/>
  <w16cid:commentId w16cid:paraId="00000180" w16cid:durableId="03B34B22"/>
  <w16cid:commentId w16cid:paraId="00000181" w16cid:durableId="549AA033"/>
  <w16cid:commentId w16cid:paraId="00000182" w16cid:durableId="65E04DD3"/>
  <w16cid:commentId w16cid:paraId="0000014F" w16cid:durableId="0AFA7E59"/>
  <w16cid:commentId w16cid:paraId="00000150" w16cid:durableId="0EE5C6AD"/>
  <w16cid:commentId w16cid:paraId="0000014C" w16cid:durableId="53746FD8"/>
  <w16cid:commentId w16cid:paraId="0000014D" w16cid:durableId="7F1E129A"/>
  <w16cid:commentId w16cid:paraId="0000018C" w16cid:durableId="233B78E7"/>
  <w16cid:commentId w16cid:paraId="0000018D" w16cid:durableId="658E314D"/>
  <w16cid:commentId w16cid:paraId="0000017F" w16cid:durableId="13699BE4"/>
  <w16cid:commentId w16cid:paraId="00000173" w16cid:durableId="5B2AFD70"/>
  <w16cid:commentId w16cid:paraId="00000174" w16cid:durableId="546CFD07"/>
  <w16cid:commentId w16cid:paraId="00000169" w16cid:durableId="13366D09"/>
  <w16cid:commentId w16cid:paraId="0000016A" w16cid:durableId="4C6C3A6D"/>
  <w16cid:commentId w16cid:paraId="0000016D" w16cid:durableId="13C36C6B"/>
  <w16cid:commentId w16cid:paraId="0000016E" w16cid:durableId="197B8D72"/>
  <w16cid:commentId w16cid:paraId="00000159" w16cid:durableId="590F9E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66D7092-54C3-4F3E-ACE7-8C6B793DB5A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2A98DE1E-B281-4F84-BB4C-896C7D25DC64}"/>
    <w:embedBold r:id="rId3" w:fontKey="{A2737248-64FA-4F56-9076-225F65367363}"/>
    <w:embedItalic r:id="rId4" w:fontKey="{F3EA641C-C359-4641-A735-F06C8DE6B4A2}"/>
  </w:font>
  <w:font w:name="Aptos Display">
    <w:charset w:val="00"/>
    <w:family w:val="swiss"/>
    <w:pitch w:val="variable"/>
    <w:sig w:usb0="20000287" w:usb1="00000003" w:usb2="00000000" w:usb3="00000000" w:csb0="0000019F" w:csb1="00000000"/>
    <w:embedRegular r:id="rId5" w:fontKey="{83D937AE-56E7-42D3-94CF-A5609D86B1A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73D9702B-D2F4-4E8E-8AF0-1275F86F4537}"/>
    <w:embedItalic r:id="rId7" w:fontKey="{52DDA26F-B89C-4477-B122-698AB5029F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14EB6"/>
    <w:rsid w:val="0001543F"/>
    <w:rsid w:val="00027EBF"/>
    <w:rsid w:val="0003636E"/>
    <w:rsid w:val="00073FF6"/>
    <w:rsid w:val="0008117D"/>
    <w:rsid w:val="00081E80"/>
    <w:rsid w:val="0008386F"/>
    <w:rsid w:val="00093519"/>
    <w:rsid w:val="00094914"/>
    <w:rsid w:val="00096BCA"/>
    <w:rsid w:val="000A2825"/>
    <w:rsid w:val="000E64F5"/>
    <w:rsid w:val="000E6A54"/>
    <w:rsid w:val="000F4756"/>
    <w:rsid w:val="0010256A"/>
    <w:rsid w:val="00110110"/>
    <w:rsid w:val="00114D02"/>
    <w:rsid w:val="00116BF7"/>
    <w:rsid w:val="001216E8"/>
    <w:rsid w:val="00122E16"/>
    <w:rsid w:val="00124717"/>
    <w:rsid w:val="00125807"/>
    <w:rsid w:val="00126932"/>
    <w:rsid w:val="00126CFB"/>
    <w:rsid w:val="00126F5B"/>
    <w:rsid w:val="00137276"/>
    <w:rsid w:val="001403D8"/>
    <w:rsid w:val="00143794"/>
    <w:rsid w:val="00171151"/>
    <w:rsid w:val="00171359"/>
    <w:rsid w:val="00175197"/>
    <w:rsid w:val="00176DBB"/>
    <w:rsid w:val="00180943"/>
    <w:rsid w:val="00185552"/>
    <w:rsid w:val="001876E9"/>
    <w:rsid w:val="001904C5"/>
    <w:rsid w:val="00190C95"/>
    <w:rsid w:val="001A7E8C"/>
    <w:rsid w:val="001B701D"/>
    <w:rsid w:val="001B7085"/>
    <w:rsid w:val="001C7B9F"/>
    <w:rsid w:val="001D055E"/>
    <w:rsid w:val="001E092F"/>
    <w:rsid w:val="001E233E"/>
    <w:rsid w:val="001E4FDA"/>
    <w:rsid w:val="001E5DE5"/>
    <w:rsid w:val="001F26DB"/>
    <w:rsid w:val="001F2A8C"/>
    <w:rsid w:val="001F41D3"/>
    <w:rsid w:val="0020188D"/>
    <w:rsid w:val="00207D0D"/>
    <w:rsid w:val="00230830"/>
    <w:rsid w:val="00237F12"/>
    <w:rsid w:val="00243630"/>
    <w:rsid w:val="00243778"/>
    <w:rsid w:val="00244E8F"/>
    <w:rsid w:val="00247FD1"/>
    <w:rsid w:val="00250D13"/>
    <w:rsid w:val="0025260E"/>
    <w:rsid w:val="00261BE1"/>
    <w:rsid w:val="00270087"/>
    <w:rsid w:val="0027102B"/>
    <w:rsid w:val="00271EF8"/>
    <w:rsid w:val="002823CB"/>
    <w:rsid w:val="00295A26"/>
    <w:rsid w:val="002A5018"/>
    <w:rsid w:val="002B3EDC"/>
    <w:rsid w:val="002C1E9E"/>
    <w:rsid w:val="002D723E"/>
    <w:rsid w:val="002F1858"/>
    <w:rsid w:val="002F571D"/>
    <w:rsid w:val="002F7C62"/>
    <w:rsid w:val="00302119"/>
    <w:rsid w:val="003138E9"/>
    <w:rsid w:val="003442EF"/>
    <w:rsid w:val="00354C14"/>
    <w:rsid w:val="003571D9"/>
    <w:rsid w:val="00357B7D"/>
    <w:rsid w:val="00374756"/>
    <w:rsid w:val="00387948"/>
    <w:rsid w:val="00397D95"/>
    <w:rsid w:val="003A18A6"/>
    <w:rsid w:val="003A50D4"/>
    <w:rsid w:val="003B3BDA"/>
    <w:rsid w:val="003C070A"/>
    <w:rsid w:val="003C388B"/>
    <w:rsid w:val="003C51DF"/>
    <w:rsid w:val="003D08F5"/>
    <w:rsid w:val="003D4B6A"/>
    <w:rsid w:val="003D4C6E"/>
    <w:rsid w:val="003F2771"/>
    <w:rsid w:val="004205FA"/>
    <w:rsid w:val="00451918"/>
    <w:rsid w:val="00457158"/>
    <w:rsid w:val="00457CEA"/>
    <w:rsid w:val="0046547F"/>
    <w:rsid w:val="00466A13"/>
    <w:rsid w:val="004713F8"/>
    <w:rsid w:val="00482CC4"/>
    <w:rsid w:val="00490B42"/>
    <w:rsid w:val="0049507F"/>
    <w:rsid w:val="004A4202"/>
    <w:rsid w:val="004A7E50"/>
    <w:rsid w:val="004B33AD"/>
    <w:rsid w:val="004D1E7D"/>
    <w:rsid w:val="004D717D"/>
    <w:rsid w:val="004E7F89"/>
    <w:rsid w:val="004F036C"/>
    <w:rsid w:val="004F0DEF"/>
    <w:rsid w:val="004F2321"/>
    <w:rsid w:val="004F52BF"/>
    <w:rsid w:val="00511316"/>
    <w:rsid w:val="00513117"/>
    <w:rsid w:val="005237FC"/>
    <w:rsid w:val="00524D89"/>
    <w:rsid w:val="00530B58"/>
    <w:rsid w:val="00535FC3"/>
    <w:rsid w:val="00542DEF"/>
    <w:rsid w:val="005434FA"/>
    <w:rsid w:val="00545E98"/>
    <w:rsid w:val="00550AB3"/>
    <w:rsid w:val="00556638"/>
    <w:rsid w:val="005766A5"/>
    <w:rsid w:val="00583D88"/>
    <w:rsid w:val="005942C8"/>
    <w:rsid w:val="00596463"/>
    <w:rsid w:val="005A17FB"/>
    <w:rsid w:val="005A46EE"/>
    <w:rsid w:val="005C12DE"/>
    <w:rsid w:val="005D1F5B"/>
    <w:rsid w:val="005D6C1D"/>
    <w:rsid w:val="005D7985"/>
    <w:rsid w:val="005D7F3D"/>
    <w:rsid w:val="005E2044"/>
    <w:rsid w:val="005F443F"/>
    <w:rsid w:val="00600577"/>
    <w:rsid w:val="0060074A"/>
    <w:rsid w:val="00610A7D"/>
    <w:rsid w:val="0061336A"/>
    <w:rsid w:val="006228F3"/>
    <w:rsid w:val="00630522"/>
    <w:rsid w:val="0063257B"/>
    <w:rsid w:val="00632BDA"/>
    <w:rsid w:val="00634118"/>
    <w:rsid w:val="00634E99"/>
    <w:rsid w:val="00635449"/>
    <w:rsid w:val="0063600C"/>
    <w:rsid w:val="00644D5C"/>
    <w:rsid w:val="00646F1C"/>
    <w:rsid w:val="00654135"/>
    <w:rsid w:val="00663DA7"/>
    <w:rsid w:val="00666408"/>
    <w:rsid w:val="006669A3"/>
    <w:rsid w:val="0067299F"/>
    <w:rsid w:val="0069732D"/>
    <w:rsid w:val="006A2348"/>
    <w:rsid w:val="006A4778"/>
    <w:rsid w:val="006A7D6B"/>
    <w:rsid w:val="006C68AC"/>
    <w:rsid w:val="006C752B"/>
    <w:rsid w:val="006D0175"/>
    <w:rsid w:val="006E1429"/>
    <w:rsid w:val="006F139F"/>
    <w:rsid w:val="006F2382"/>
    <w:rsid w:val="006F4070"/>
    <w:rsid w:val="006F4F19"/>
    <w:rsid w:val="00701510"/>
    <w:rsid w:val="007209DD"/>
    <w:rsid w:val="00730F42"/>
    <w:rsid w:val="00732460"/>
    <w:rsid w:val="00743DF7"/>
    <w:rsid w:val="0075627E"/>
    <w:rsid w:val="00767C88"/>
    <w:rsid w:val="007801AE"/>
    <w:rsid w:val="00780781"/>
    <w:rsid w:val="00781983"/>
    <w:rsid w:val="007A1804"/>
    <w:rsid w:val="007B5351"/>
    <w:rsid w:val="007C4722"/>
    <w:rsid w:val="007D0A94"/>
    <w:rsid w:val="007E05D2"/>
    <w:rsid w:val="007E3ABC"/>
    <w:rsid w:val="007E3ADD"/>
    <w:rsid w:val="007F070B"/>
    <w:rsid w:val="007F597A"/>
    <w:rsid w:val="00806A43"/>
    <w:rsid w:val="00812FED"/>
    <w:rsid w:val="0082296D"/>
    <w:rsid w:val="0083387D"/>
    <w:rsid w:val="00840E34"/>
    <w:rsid w:val="00847AE2"/>
    <w:rsid w:val="00862B0A"/>
    <w:rsid w:val="008649A5"/>
    <w:rsid w:val="00871A6D"/>
    <w:rsid w:val="0087474D"/>
    <w:rsid w:val="00875D8B"/>
    <w:rsid w:val="00877B08"/>
    <w:rsid w:val="00890BED"/>
    <w:rsid w:val="008A131A"/>
    <w:rsid w:val="008A73E3"/>
    <w:rsid w:val="008B07B5"/>
    <w:rsid w:val="008B268D"/>
    <w:rsid w:val="008D00FF"/>
    <w:rsid w:val="008D0DF3"/>
    <w:rsid w:val="008D1748"/>
    <w:rsid w:val="008D1780"/>
    <w:rsid w:val="008D6600"/>
    <w:rsid w:val="008E6DD8"/>
    <w:rsid w:val="008F4D9F"/>
    <w:rsid w:val="00903D00"/>
    <w:rsid w:val="009074EE"/>
    <w:rsid w:val="00912D17"/>
    <w:rsid w:val="00925D29"/>
    <w:rsid w:val="009301C3"/>
    <w:rsid w:val="0094167E"/>
    <w:rsid w:val="00942F35"/>
    <w:rsid w:val="00963501"/>
    <w:rsid w:val="00967F49"/>
    <w:rsid w:val="009802E4"/>
    <w:rsid w:val="009C2184"/>
    <w:rsid w:val="009C5BB3"/>
    <w:rsid w:val="009D3579"/>
    <w:rsid w:val="009D50B3"/>
    <w:rsid w:val="009D528A"/>
    <w:rsid w:val="009E08B9"/>
    <w:rsid w:val="009F0C54"/>
    <w:rsid w:val="009F207F"/>
    <w:rsid w:val="009F3E1C"/>
    <w:rsid w:val="009F630A"/>
    <w:rsid w:val="009F7884"/>
    <w:rsid w:val="00A13559"/>
    <w:rsid w:val="00A13942"/>
    <w:rsid w:val="00A349C5"/>
    <w:rsid w:val="00A419ED"/>
    <w:rsid w:val="00A43A60"/>
    <w:rsid w:val="00A503C7"/>
    <w:rsid w:val="00A52015"/>
    <w:rsid w:val="00A52474"/>
    <w:rsid w:val="00A53EAE"/>
    <w:rsid w:val="00A73E3B"/>
    <w:rsid w:val="00A903B7"/>
    <w:rsid w:val="00A95920"/>
    <w:rsid w:val="00AB2050"/>
    <w:rsid w:val="00AB27EA"/>
    <w:rsid w:val="00AB431B"/>
    <w:rsid w:val="00AE6735"/>
    <w:rsid w:val="00AF2FAE"/>
    <w:rsid w:val="00B03C1E"/>
    <w:rsid w:val="00B04017"/>
    <w:rsid w:val="00B04E9A"/>
    <w:rsid w:val="00B05357"/>
    <w:rsid w:val="00B203A9"/>
    <w:rsid w:val="00B249D2"/>
    <w:rsid w:val="00B35382"/>
    <w:rsid w:val="00B4242C"/>
    <w:rsid w:val="00B50655"/>
    <w:rsid w:val="00B6419D"/>
    <w:rsid w:val="00B65A8C"/>
    <w:rsid w:val="00B77E77"/>
    <w:rsid w:val="00B83E80"/>
    <w:rsid w:val="00B91700"/>
    <w:rsid w:val="00B94F6D"/>
    <w:rsid w:val="00BA07F8"/>
    <w:rsid w:val="00BC2201"/>
    <w:rsid w:val="00BD0BD6"/>
    <w:rsid w:val="00BF02BF"/>
    <w:rsid w:val="00BF2EB4"/>
    <w:rsid w:val="00BF79E2"/>
    <w:rsid w:val="00BF7D12"/>
    <w:rsid w:val="00C01CAC"/>
    <w:rsid w:val="00C0642B"/>
    <w:rsid w:val="00C075EA"/>
    <w:rsid w:val="00C14DD7"/>
    <w:rsid w:val="00C245E4"/>
    <w:rsid w:val="00C25978"/>
    <w:rsid w:val="00C25A38"/>
    <w:rsid w:val="00C32A2A"/>
    <w:rsid w:val="00C32BFE"/>
    <w:rsid w:val="00C61EFB"/>
    <w:rsid w:val="00C77877"/>
    <w:rsid w:val="00C82D17"/>
    <w:rsid w:val="00C85590"/>
    <w:rsid w:val="00C873CD"/>
    <w:rsid w:val="00CD220E"/>
    <w:rsid w:val="00CD263B"/>
    <w:rsid w:val="00CD5D4B"/>
    <w:rsid w:val="00CD6C9D"/>
    <w:rsid w:val="00CE4E00"/>
    <w:rsid w:val="00D15C83"/>
    <w:rsid w:val="00D227EF"/>
    <w:rsid w:val="00D34AD6"/>
    <w:rsid w:val="00D415CD"/>
    <w:rsid w:val="00D64166"/>
    <w:rsid w:val="00D6573D"/>
    <w:rsid w:val="00D65C47"/>
    <w:rsid w:val="00D76CC7"/>
    <w:rsid w:val="00D77814"/>
    <w:rsid w:val="00D80B52"/>
    <w:rsid w:val="00D81E0F"/>
    <w:rsid w:val="00D90CEB"/>
    <w:rsid w:val="00DA157A"/>
    <w:rsid w:val="00DA4D92"/>
    <w:rsid w:val="00DC00E5"/>
    <w:rsid w:val="00DC5ED9"/>
    <w:rsid w:val="00DD0A22"/>
    <w:rsid w:val="00DD276C"/>
    <w:rsid w:val="00DE1D3D"/>
    <w:rsid w:val="00DF11B2"/>
    <w:rsid w:val="00DF1241"/>
    <w:rsid w:val="00E0394A"/>
    <w:rsid w:val="00E13F01"/>
    <w:rsid w:val="00E1728F"/>
    <w:rsid w:val="00E17B1D"/>
    <w:rsid w:val="00E43AFA"/>
    <w:rsid w:val="00E61063"/>
    <w:rsid w:val="00E64770"/>
    <w:rsid w:val="00E70FB5"/>
    <w:rsid w:val="00E735D5"/>
    <w:rsid w:val="00E748A6"/>
    <w:rsid w:val="00E7641A"/>
    <w:rsid w:val="00E76B42"/>
    <w:rsid w:val="00E8581C"/>
    <w:rsid w:val="00E91C78"/>
    <w:rsid w:val="00E92178"/>
    <w:rsid w:val="00E92E00"/>
    <w:rsid w:val="00EB1E12"/>
    <w:rsid w:val="00EB4063"/>
    <w:rsid w:val="00EC1303"/>
    <w:rsid w:val="00EC2510"/>
    <w:rsid w:val="00EC4E41"/>
    <w:rsid w:val="00ED0EA8"/>
    <w:rsid w:val="00ED650C"/>
    <w:rsid w:val="00EE39E0"/>
    <w:rsid w:val="00EF1E50"/>
    <w:rsid w:val="00EF3904"/>
    <w:rsid w:val="00EF6FE5"/>
    <w:rsid w:val="00F21BD9"/>
    <w:rsid w:val="00F23FE9"/>
    <w:rsid w:val="00F24DE9"/>
    <w:rsid w:val="00F61BF0"/>
    <w:rsid w:val="00F85EEF"/>
    <w:rsid w:val="00F85F08"/>
    <w:rsid w:val="00F96F5E"/>
    <w:rsid w:val="00F9796B"/>
    <w:rsid w:val="00FA4AB0"/>
    <w:rsid w:val="00FB3A39"/>
    <w:rsid w:val="00FC3621"/>
    <w:rsid w:val="00FD02DC"/>
    <w:rsid w:val="00FD0B0E"/>
    <w:rsid w:val="00FD1949"/>
    <w:rsid w:val="00FE00A4"/>
    <w:rsid w:val="00FE3A1F"/>
    <w:rsid w:val="00FE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B807472A2B4D44EE9BA9C1BE6C8CB785"/>
        <w:category>
          <w:name w:val="General"/>
          <w:gallery w:val="placeholder"/>
        </w:category>
        <w:types>
          <w:type w:val="bbPlcHdr"/>
        </w:types>
        <w:behaviors>
          <w:behavior w:val="content"/>
        </w:behaviors>
        <w:guid w:val="{C41C9177-308F-43EE-9A27-2EFDEB5C67A6}"/>
      </w:docPartPr>
      <w:docPartBody>
        <w:p w:rsidR="003F144A" w:rsidRDefault="00B326C4" w:rsidP="00B326C4">
          <w:pPr>
            <w:pStyle w:val="B807472A2B4D44EE9BA9C1BE6C8CB785"/>
          </w:pPr>
          <w:r w:rsidRPr="00FA4A2B">
            <w:rPr>
              <w:rStyle w:val="PlaceholderText"/>
            </w:rPr>
            <w:t>Click or tap here to enter text.</w:t>
          </w:r>
        </w:p>
      </w:docPartBody>
    </w:docPart>
    <w:docPart>
      <w:docPartPr>
        <w:name w:val="5E573BA8585E416E899EF2083EC50431"/>
        <w:category>
          <w:name w:val="General"/>
          <w:gallery w:val="placeholder"/>
        </w:category>
        <w:types>
          <w:type w:val="bbPlcHdr"/>
        </w:types>
        <w:behaviors>
          <w:behavior w:val="content"/>
        </w:behaviors>
        <w:guid w:val="{034412BF-EF7A-455B-A15C-C67ADC9999EE}"/>
      </w:docPartPr>
      <w:docPartBody>
        <w:p w:rsidR="003F144A" w:rsidRDefault="00B326C4" w:rsidP="00B326C4">
          <w:pPr>
            <w:pStyle w:val="5E573BA8585E416E899EF2083EC50431"/>
          </w:pPr>
          <w:r w:rsidRPr="00FA4A2B">
            <w:rPr>
              <w:rStyle w:val="PlaceholderText"/>
            </w:rPr>
            <w:t>Click or tap here to enter text.</w:t>
          </w:r>
        </w:p>
      </w:docPartBody>
    </w:docPart>
    <w:docPart>
      <w:docPartPr>
        <w:name w:val="24D5AACC2AB246A9A9AA74E58F99EEF2"/>
        <w:category>
          <w:name w:val="General"/>
          <w:gallery w:val="placeholder"/>
        </w:category>
        <w:types>
          <w:type w:val="bbPlcHdr"/>
        </w:types>
        <w:behaviors>
          <w:behavior w:val="content"/>
        </w:behaviors>
        <w:guid w:val="{1B52D6FB-A35E-4BB7-A540-D5C84F369C3E}"/>
      </w:docPartPr>
      <w:docPartBody>
        <w:p w:rsidR="003F144A" w:rsidRDefault="00B326C4" w:rsidP="00B326C4">
          <w:pPr>
            <w:pStyle w:val="24D5AACC2AB246A9A9AA74E58F99EEF2"/>
          </w:pPr>
          <w:r w:rsidRPr="00FA4A2B">
            <w:rPr>
              <w:rStyle w:val="PlaceholderText"/>
            </w:rPr>
            <w:t>Click or tap here to enter text.</w:t>
          </w:r>
        </w:p>
      </w:docPartBody>
    </w:docPart>
    <w:docPart>
      <w:docPartPr>
        <w:name w:val="C0F31FED96CD4199AC35B996ABB8CC8F"/>
        <w:category>
          <w:name w:val="General"/>
          <w:gallery w:val="placeholder"/>
        </w:category>
        <w:types>
          <w:type w:val="bbPlcHdr"/>
        </w:types>
        <w:behaviors>
          <w:behavior w:val="content"/>
        </w:behaviors>
        <w:guid w:val="{45990568-7FBA-4B0B-8BCD-0A3285898311}"/>
      </w:docPartPr>
      <w:docPartBody>
        <w:p w:rsidR="009E73EC" w:rsidRDefault="003F144A" w:rsidP="003F144A">
          <w:pPr>
            <w:pStyle w:val="C0F31FED96CD4199AC35B996ABB8CC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C27CE"/>
    <w:rsid w:val="003F144A"/>
    <w:rsid w:val="006228F3"/>
    <w:rsid w:val="006E51EB"/>
    <w:rsid w:val="007D0A94"/>
    <w:rsid w:val="009E73EC"/>
    <w:rsid w:val="00B326C4"/>
    <w:rsid w:val="00FB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144A"/>
    <w:rPr>
      <w:color w:val="666666"/>
    </w:rPr>
  </w:style>
  <w:style w:type="paragraph" w:customStyle="1" w:styleId="B807472A2B4D44EE9BA9C1BE6C8CB785">
    <w:name w:val="B807472A2B4D44EE9BA9C1BE6C8CB785"/>
    <w:rsid w:val="00B326C4"/>
  </w:style>
  <w:style w:type="paragraph" w:customStyle="1" w:styleId="C0F31FED96CD4199AC35B996ABB8CC8F">
    <w:name w:val="C0F31FED96CD4199AC35B996ABB8CC8F"/>
    <w:rsid w:val="003F144A"/>
  </w:style>
  <w:style w:type="paragraph" w:customStyle="1" w:styleId="5E573BA8585E416E899EF2083EC50431">
    <w:name w:val="5E573BA8585E416E899EF2083EC50431"/>
    <w:rsid w:val="00B326C4"/>
  </w:style>
  <w:style w:type="paragraph" w:customStyle="1" w:styleId="24D5AACC2AB246A9A9AA74E58F99EEF2">
    <w:name w:val="24D5AACC2AB246A9A9AA74E58F99EEF2"/>
    <w:rsid w:val="00B326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86b060e2-e5ba-4b6c-b6b1-fd380441b6cd&quot;,&quot;properties&quot;:{&quot;noteIndex&quot;:0},&quot;isEdited&quot;:false,&quot;manualOverride&quot;:{&quot;isManuallyOverridden&quot;:false,&quot;citeprocText&quot;:&quot;[1], [2], [3]&quot;,&quot;manualOverrideText&quot;:&quot;&quot;},&quot;citationTag&quot;:&quot;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quot;,&quot;citationItems&quot;:[{&quot;id&quot;:&quot;f91a24e8-20a0-368c-9bd2-4c0dd13b79bf&quot;,&quot;itemData&quot;:{&quot;type&quot;:&quot;webpage&quot;,&quot;id&quot;:&quot;f91a24e8-20a0-368c-9bd2-4c0dd13b79bf&quot;,&quot;title&quot;:&quot;COVID-19 Stats&quot;,&quot;author&quot;:[{&quot;family&quot;:&quot;Worldometer&quot;,&quot;given&quot;:&quot;&quot;,&quot;parse-names&quot;:false,&quot;dropping-particle&quot;:&quot;&quot;,&quot;non-dropping-particle&quot;:&quot;&quot;}],&quot;container-title&quot;:&quot;https://www.worldometers.info/coronavirus/&quot;,&quot;issued&quot;:{&quot;date-parts&quot;:[[2024,4,13]]},&quot;container-title-short&quot;:&quot;&quot;},&quot;isTemporary&quot;:false},{&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id&quot;:&quot;fbc429d8-5723-3d3b-a851-9c80107d0187&quot;,&quot;itemData&quot;:{&quot;type&quot;:&quot;article-journal&quot;,&quot;id&quot;:&quot;fbc429d8-5723-3d3b-a851-9c80107d018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Atenei parmensis&quot;,&quot;issued&quot;:{&quot;date-parts&quot;:[[2020]]},&quot;page&quot;:&quot;157&quot;,&quot;publisher&quot;:&quot;Mattioli 1885&quot;,&quot;issue&quot;:&quot;1&quot;,&quot;volume&quot;:&quot;91&quot;,&quot;container-title-short&quot;:&quot;&quot;},&quot;isTemporary&quot;:false}]},{&quot;citationID&quot;:&quot;MENDELEY_CITATION_767dc62d-7765-461a-826e-d6962ac28dcd&quot;,&quot;properties&quot;:{&quot;noteIndex&quot;:0},&quot;isEdited&quot;:false,&quot;manualOverride&quot;:{&quot;isManuallyOverridden&quot;:false,&quot;citeprocText&quot;:&quot;[4]&quot;,&quot;manualOverrideText&quot;:&quot;&quot;},&quot;citationTag&quot;:&quot;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quot;,&quot;citationItems&quot;:[{&quot;id&quot;:&quot;8036bc9a-34f4-396a-8da8-83cde9852b2d&quot;,&quot;itemData&quot;:{&quot;type&quot;:&quot;article-journal&quot;,&quot;id&quot;:&quot;8036bc9a-34f4-396a-8da8-83cde9852b2d&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ISSN&quot;:&quot;2000-9666&quot;,&quot;issued&quot;:{&quot;date-parts&quot;:[[2024]]},&quot;page&quot;:&quot;1&quot;,&quot;issue&quot;:&quot;2&quot;,&quot;volume&quot;:&quot;14&quot;,&quot;container-title-short&quot;:&quot;J Community Hosp Intern Med Perspect&quot;},&quot;isTemporary&quot;:false}]},{&quot;citationID&quot;:&quot;MENDELEY_CITATION_f88b6dc5-d9ba-4765-b745-23e9690530e5&quot;,&quot;properties&quot;:{&quot;noteIndex&quot;:0},&quot;isEdited&quot;:false,&quot;manualOverride&quot;:{&quot;isManuallyOverridden&quot;:false,&quot;citeprocText&quot;:&quot;[5]&quot;,&quot;manualOverrideText&quot;:&quot;&quot;},&quot;citationTag&quot;:&quot;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quot;,&quot;citationItems&quot;:[{&quot;id&quot;:&quot;2117b38d-b2a9-3cba-9028-04d96f1ecdef&quot;,&quot;itemData&quot;:{&quot;type&quot;:&quot;article-journal&quot;,&quot;id&quot;:&quot;2117b38d-b2a9-3cba-9028-04d96f1ecdef&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container-title&quot;:&quot;Jama&quot;,&quot;container-title-short&quot;:&quot;JAMA&quot;,&quot;ISSN&quot;:&quot;0098-7484&quot;,&quot;issued&quot;:{&quot;date-parts&quot;:[[2020]]},&quot;page&quot;:&quot;1574-1581&quot;,&quot;publisher&quot;:&quot;American Medical Association&quot;,&quot;issue&quot;:&quot;16&quot;,&quot;volume&quot;:&quot;323&quot;},&quot;isTemporary&quot;:false}]},{&quot;citationID&quot;:&quot;MENDELEY_CITATION_2f647197-2543-4fdc-8fbf-8c5e48678e30&quot;,&quot;properties&quot;:{&quot;noteIndex&quot;:0},&quot;isEdited&quot;:false,&quot;manualOverride&quot;:{&quot;isManuallyOverridden&quot;:false,&quot;citeprocText&quot;:&quot;[6]&quot;,&quot;manualOverrideText&quot;:&quot;&quot;},&quot;citationTag&quot;:&quot;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0ad4dd57-8f81-3afd-8a39-7d2182cc6f46&quot;,&quot;itemData&quot;:{&quot;type&quot;:&quot;article-journal&quot;,&quot;id&quot;:&quot;0ad4dd57-8f81-3afd-8a39-7d2182cc6f46&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6c78107e-54d6-454b-87ee-8f0d1cd1d6cf&quot;,&quot;properties&quot;:{&quot;noteIndex&quot;:0},&quot;isEdited&quot;:false,&quot;manualOverride&quot;:{&quot;isManuallyOverridden&quot;:false,&quot;citeprocText&quot;:&quot;[7]&quot;,&quot;manualOverrideText&quot;:&quot;&quot;},&quot;citationTag&quot;:&quot;MENDELEY_CITATION_v3_eyJjaXRhdGlvbklEIjoiTUVOREVMRVlfQ0lUQVRJT05fNmM3ODEwN2UtNTRkNi00NTRiLTg3ZWUtOGYwZDFjZDFkNmNmIiwicHJvcGVydGllcyI6eyJub3RlSW5kZXgiOjB9LCJpc0VkaXRlZCI6ZmFsc2UsIm1hbnVhbE92ZXJyaWRlIjp7ImlzTWFudWFsbHlPdmVycmlkZGVuIjpmYWxzZSwiY2l0ZXByb2NUZXh0IjoiWzddIiwibWFudWFsT3ZlcnJpZGVUZXh0IjoiIn0sImNpdGF0aW9uSXRlbXMiOlt7ImlkIjoiMTkxNjFjZjctODgwOS0zNGQ5LTkzOWUtODM5ODNhM2ExYmQ3IiwiaXRlbURhdGEiOnsidHlwZSI6ImFydGljbGUtam91cm5hbCIsImlkIjoiMTkxNjFjZjctODgwOS0zNGQ5LTkzOWUtODM5ODNhM2ExYmQ3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19161cf7-8809-34d9-939e-83983a3a1bd7&quot;,&quot;itemData&quot;:{&quot;type&quot;:&quot;article-journal&quot;,&quot;id&quot;:&quot;19161cf7-8809-34d9-939e-83983a3a1bd7&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c647dab0-f3f2-4018-98f5-4b997958cc7e&quot;,&quot;properties&quot;:{&quot;noteIndex&quot;:0},&quot;isEdited&quot;:false,&quot;manualOverride&quot;:{&quot;isManuallyOverridden&quot;:false,&quot;citeprocText&quot;:&quot;[8]&quot;,&quot;manualOverrideText&quot;:&quot;&quot;},&quot;citationTag&quot;:&quot;MENDELEY_CITATION_v3_eyJjaXRhdGlvbklEIjoiTUVOREVMRVlfQ0lUQVRJT05fYzY0N2RhYjAtZjNmMi00MDE4LTk4ZjUtNGI5OTc5NThjYzdl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d6dbda46-9555-4e8e-95cf-23e2265e492d&quot;,&quot;properties&quot;:{&quot;noteIndex&quot;:0},&quot;isEdited&quot;:false,&quot;manualOverride&quot;:{&quot;isManuallyOverridden&quot;:false,&quot;citeprocText&quot;:&quot;[9]&quot;,&quot;manualOverrideText&quot;:&quot;&quot;},&quot;citationTag&quot;:&quot;MENDELEY_CITATION_v3_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V1dfSwidm9sdW1lIjoiNzAifSwiaXNUZW1wb3JhcnkiOmZhbHNlfV19&quot;,&quot;citationItems&quot;:[{&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citationID&quot;:&quot;MENDELEY_CITATION_c3247159-82e3-44cb-947c-40e2bd322440&quot;,&quot;properties&quot;:{&quot;noteIndex&quot;:0},&quot;isEdited&quot;:false,&quot;manualOverride&quot;:{&quot;isManuallyOverridden&quot;:false,&quot;citeprocText&quot;:&quot;[10]&quot;,&quot;manualOverrideText&quot;:&quot;&quot;},&quot;citationTag&quot;:&quot;MENDELEY_CITATION_v3_eyJjaXRhdGlvbklEIjoiTUVOREVMRVlfQ0lUQVRJT05fYzMyNDcxNTktODJlMy00NGNiLTk0N2MtNDBlMmJkMzIyNDQw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quot;,&quot;citationItems&quot;:[{&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citationID&quot;:&quot;MENDELEY_CITATION_d9986840-7300-4c57-adfc-927429b10f86&quot;,&quot;properties&quot;:{&quot;noteIndex&quot;:0},&quot;isEdited&quot;:false,&quot;manualOverride&quot;:{&quot;isManuallyOverridden&quot;:false,&quot;citeprocText&quot;:&quot;[8]&quot;,&quot;manualOverrideText&quot;:&quot;&quot;},&quot;citationTag&quot;:&quot;MENDELEY_CITATION_v3_eyJjaXRhdGlvbklEIjoiTUVOREVMRVlfQ0lUQVRJT05fZDk5ODY4NDAtNzMwMC00YzU3LWFkZmMtOTI3NDI5YjEwZjg2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5a5cf3ba-b25e-4a93-96c5-1f9cbe288920&quot;,&quot;properties&quot;:{&quot;noteIndex&quot;:0},&quot;isEdited&quot;:false,&quot;manualOverride&quot;:{&quot;isManuallyOverridden&quot;:false,&quot;citeprocText&quot;:&quot;[11], [12]&quot;,&quot;manualOverrideText&quot;:&quot;&quot;},&quot;citationTag&quot;:&quot;MENDELEY_CITATION_v3_eyJjaXRhdGlvbklEIjoiTUVOREVMRVlfQ0lUQVRJT05fNWE1Y2YzYmEtYjI1ZS00YTkzLTk2YzUtMWY5Y2JlMjg4OTIwIiwicHJvcGVydGllcyI6eyJub3RlSW5kZXgiOjB9LCJpc0VkaXRlZCI6ZmFsc2UsIm1hbnVhbE92ZXJyaWRlIjp7ImlzTWFudWFsbHlPdmVycmlkZGVuIjpmYWxzZSwiY2l0ZXByb2NUZXh0IjoiWzExXSwgWzEyXSIsIm1hbnVhbE92ZXJyaWRlVGV4dCI6IiJ9LCJjaXRhdGlvbkl0ZW1zIjpb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1dfQ==&quot;,&quot;citationItems&quot;:[{&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citationID&quot;:&quot;MENDELEY_CITATION_38a1481a-6381-4617-a85f-620421ccaa74&quot;,&quot;properties&quot;:{&quot;noteIndex&quot;:0},&quot;isEdited&quot;:false,&quot;manualOverride&quot;:{&quot;isManuallyOverridden&quot;:false,&quot;citeprocText&quot;:&quot;[13]&quot;,&quot;manualOverrideText&quot;:&quot;&quot;},&quot;citationTag&quot;:&quot;MENDELEY_CITATION_v3_eyJjaXRhdGlvbklEIjoiTUVOREVMRVlfQ0lUQVRJT05fMzhhMTQ4MWEtNjM4MS00NjE3LWE4NWYtNjIwNDIxY2NhYTc0IiwicHJvcGVydGllcyI6eyJub3RlSW5kZXgiOjB9LCJpc0VkaXRlZCI6ZmFsc2UsIm1hbnVhbE92ZXJyaWRlIjp7ImlzTWFudWFsbHlPdmVycmlkZGVuIjpmYWxzZSwiY2l0ZXByb2NUZXh0IjoiWzEz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XX0=&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a2bb5949-c230-46be-a579-d2696599cddb&quot;,&quot;properties&quot;:{&quot;noteIndex&quot;:0},&quot;isEdited&quot;:false,&quot;manualOverride&quot;:{&quot;isManuallyOverridden&quot;:false,&quot;citeprocText&quot;:&quot;[10]&quot;,&quot;manualOverrideText&quot;:&quot;&quot;},&quot;citationTag&quot;:&quot;MENDELEY_CITATION_v3_eyJjaXRhdGlvbklEIjoiTUVOREVMRVlfQ0lUQVRJT05fYTJiYjU5NDktYzIzMC00NmJlLWE1NzktZDI2OTY1OTljZGRi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quot;,&quot;citationItems&quot;:[{&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citationID&quot;:&quot;MENDELEY_CITATION_48502710-575e-41b2-ac37-7839369a2e1b&quot;,&quot;properties&quot;:{&quot;noteIndex&quot;:0},&quot;isEdited&quot;:false,&quot;manualOverride&quot;:{&quot;isManuallyOverridden&quot;:false,&quot;citeprocText&quot;:&quot;[14]&quot;,&quot;manualOverrideText&quot;:&quot;&quot;},&quot;citationTag&quot;:&quot;MENDELEY_CITATION_v3_eyJjaXRhdGlvbklEIjoiTUVOREVMRVlfQ0lUQVRJT05fNDg1MDI3MTAtNTc1ZS00MWIyLWFjMzctNzgzOTM2OWEyZTFiIiwicHJvcGVydGllcyI6eyJub3RlSW5kZXgiOjB9LCJpc0VkaXRlZCI6ZmFsc2UsIm1hbnVhbE92ZXJyaWRlIjp7ImlzTWFudWFsbHlPdmVycmlkZGVuIjpmYWxzZSwiY2l0ZXByb2NUZXh0IjoiWzE0XSIsIm1hbnVhbE92ZXJyaWRlVGV4dCI6IiJ9LCJjaXRhdGlvbkl0ZW1zIjpb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XX0=&quot;,&quot;citationItems&quot;:[{&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citationID&quot;:&quot;MENDELEY_CITATION_d1b27ba1-9fe0-4cac-be39-5d96e9c0095c&quot;,&quot;properties&quot;:{&quot;noteIndex&quot;:0},&quot;isEdited&quot;:false,&quot;manualOverride&quot;:{&quot;isManuallyOverridden&quot;:false,&quot;citeprocText&quot;:&quot;[8]&quot;,&quot;manualOverrideText&quot;:&quot;&quot;},&quot;citationTag&quot;:&quot;MENDELEY_CITATION_v3_eyJjaXRhdGlvbklEIjoiTUVOREVMRVlfQ0lUQVRJT05fZDFiMjdiYTEtOWZlMC00Y2FjLWJlMzktNWQ5NmU5YzAwOTVj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66331cb4-6929-48a4-aadb-49425024897f&quot;,&quot;properties&quot;:{&quot;noteIndex&quot;:0},&quot;isEdited&quot;:false,&quot;manualOverride&quot;:{&quot;isManuallyOverridden&quot;:false,&quot;citeprocText&quot;:&quot;[15]&quot;,&quot;manualOverrideText&quot;:&quot;&quot;},&quot;citationTag&quot;:&quot;MENDELEY_CITATION_v3_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&quot;,&quot;citationItems&quot;:[{&quot;id&quot;:&quot;8a83e6aa-ff2a-3de8-ade4-9d3b1ed70f09&quot;,&quot;itemData&quot;:{&quot;type&quot;:&quot;webpage&quot;,&quot;id&quot;:&quot;8a83e6aa-ff2a-3de8-ade4-9d3b1ed70f09&quot;,&quot;title&quot;:&quot;Update on Omicron&quot;,&quot;author&quot;:[{&quot;family&quot;:&quot;World Health Organization&quot;,&quot;given&quot;:&quot;&quot;,&quot;parse-names&quot;:false,&quot;dropping-particle&quot;:&quot;&quot;,&quot;non-dropping-particle&quot;:&quot;&quot;}],&quot;container-title&quot;:&quot;https://www.who.int/news/item/28-11-2021-update-on-omicron&quot;,&quot;issued&quot;:{&quot;date-parts&quot;:[[2021,11,28]]},&quot;container-title-short&quot;:&quot;&quot;},&quot;isTemporary&quot;:false}]},{&quot;citationID&quot;:&quot;MENDELEY_CITATION_b6af868a-92e5-4841-87db-2d70a6780f7b&quot;,&quot;properties&quot;:{&quot;noteIndex&quot;:0},&quot;isEdited&quot;:false,&quot;manualOverride&quot;:{&quot;isManuallyOverridden&quot;:false,&quot;citeprocText&quot;:&quot;[16]&quot;,&quot;manualOverrideText&quot;:&quot;&quot;},&quot;citationTag&quot;:&quot;MENDELEY_CITATION_v3_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JdXX0sInZvbHVtZSI6IjcxIn0sImlzVGVtcG9yYXJ5IjpmYWxzZX1dfQ==&quot;,&quot;citationItems&quot;:[{&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citationID&quot;:&quot;MENDELEY_CITATION_7c195eb6-ebe6-4111-b3dc-ee8550f00420&quot;,&quot;properties&quot;:{&quot;noteIndex&quot;:0},&quot;isEdited&quot;:false,&quot;manualOverride&quot;:{&quot;isManuallyOverridden&quot;:false,&quot;citeprocText&quot;:&quot;[17], [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 [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c49b594e-5f76-4e64-84e7-ddf87f8e2a25&quot;,&quot;properties&quot;:{&quot;noteIndex&quot;:0},&quot;isEdited&quot;:false,&quot;manualOverride&quot;:{&quot;isManuallyOverridden&quot;:false,&quot;citeprocText&quot;:&quot;[21]&quot;,&quot;manualOverrideText&quot;:&quot;&quot;},&quot;citationTag&quot;:&quot;MENDELEY_CITATION_v3_eyJjaXRhdGlvbklEIjoiTUVOREVMRVlfQ0lUQVRJT05fYzQ5YjU5NGUtNWY3Ni00ZTY0LTg0ZTctZGRmODdmOGUyYTI1IiwicHJvcGVydGllcyI6eyJub3RlSW5kZXgiOjB9LCJpc0VkaXRlZCI6ZmFsc2UsIm1hbnVhbE92ZXJyaWRlIjp7ImlzTWFudWFsbHlPdmVycmlkZGVuIjpmYWxzZSwiY2l0ZXByb2NUZXh0IjoiWzI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6b814409-55d2-4c7f-9abd-b3eee58850c7&quot;,&quot;properties&quot;:{&quot;noteIndex&quot;:0},&quot;isEdited&quot;:false,&quot;manualOverride&quot;:{&quot;isManuallyOverridden&quot;:false,&quot;citeprocText&quot;:&quot;[22], [23]&quot;,&quot;manualOverrideText&quot;:&quot;&quot;},&quot;citationTag&quot;:&quot;MENDELEY_CITATION_v3_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&quot;,&quot;citationItems&quot;:[{&quot;id&quot;:&quot;d529275d-4170-3c36-9c9f-17d43dccabe3&quot;,&quot;itemData&quot;:{&quot;type&quot;:&quot;article-journal&quot;,&quot;id&quot;:&quot;d529275d-4170-3c36-9c9f-17d43dccabe3&quot;,&quot;title&quot;:&quot;Coronavirus disease 2019 (COVID-19) mortality and neighborhood characteristics in Chicago&quot;,&quot;author&quot;:[{&quot;family&quot;:&quot;Bryan&quot;,&quot;given&quot;:&quot;Molly Scannell&quot;,&quot;parse-names&quot;:false,&quot;dropping-particle&quot;:&quot;&quot;,&quot;non-dropping-particle&quot;:&quot;&quot;},{&quot;family&quot;:&quot;Sun&quot;,&quot;given&quot;:&quot;Jiehuan&quot;,&quot;parse-names&quot;:false,&quot;dropping-particle&quot;:&quot;&quot;,&quot;non-dropping-particle&quot;:&quot;&quot;},{&quot;family&quot;:&quot;Jagai&quot;,&quot;given&quot;:&quot;Jyotsna&quot;,&quot;parse-names&quot;:false,&quot;dropping-particle&quot;:&quot;&quot;,&quot;non-dropping-particle&quot;:&quot;&quot;},{&quot;family&quot;:&quot;Horton&quot;,&quot;given&quot;:&quot;Daniel E&quot;,&quot;parse-names&quot;:false,&quot;dropping-particle&quot;:&quot;&quot;,&quot;non-dropping-particle&quot;:&quot;&quot;},{&quot;family&quot;:&quot;Montgomery&quot;,&quot;given&quot;:&quot;Anastasia&quot;,&quot;parse-names&quot;:false,&quot;dropping-particle&quot;:&quot;&quot;,&quot;non-dropping-particle&quot;:&quot;&quot;},{&quot;family&quot;:&quot;Sargis&quot;,&quot;given&quot;:&quot;Robert&quot;,&quot;parse-names&quot;:false,&quot;dropping-particle&quot;:&quot;&quot;,&quot;non-dropping-particle&quot;:&quot;&quot;},{&quot;family&quot;:&quot;Argos&quot;,&quot;given&quot;:&quot;Maria&quot;,&quot;parse-names&quot;:false,&quot;dropping-particle&quot;:&quot;&quot;,&quot;non-dropping-particle&quot;:&quot;&quot;}],&quot;container-title&quot;:&quot;Annals of epidemiology&quot;,&quot;container-title-short&quot;:&quot;Ann Epidemiol&quot;,&quot;ISSN&quot;:&quot;1047-2797&quot;,&quot;issued&quot;:{&quot;date-parts&quot;:[[2021]]},&quot;page&quot;:&quot;47-54&quot;,&quot;publisher&quot;:&quot;Elsevier&quot;,&quot;volume&quot;:&quot;56&quot;},&quot;isTemporary&quot;:false},{&quot;id&quot;:&quot;8f06c5c2-1d12-3d2a-907f-568c4ddd5e6e&quot;,&quot;itemData&quot;:{&quot;type&quot;:&quot;article-journal&quot;,&quot;id&quot;:&quot;8f06c5c2-1d12-3d2a-907f-568c4ddd5e6e&quot;,&quot;title&quot;:&quot;&lt;? covid19?&gt; Social vulnerability and racial inequality in COVID-19 deaths in Chicago&quot;,&quot;author&quot;:[{&quot;family&quot;:&quot;Kim&quot;,&quot;given&quot;:&quot;Sage J&quot;,&quot;parse-names&quot;:false,&quot;dropping-particle&quot;:&quot;&quot;,&quot;non-dropping-particle&quot;:&quot;&quot;},{&quot;family&quot;:&quot;Bostwick&quot;,&quot;given&quot;:&quot;Wendy&quot;,&quot;parse-names&quot;:false,&quot;dropping-particle&quot;:&quot;&quot;,&quot;non-dropping-particle&quot;:&quot;&quot;}],&quot;container-title&quot;:&quot;Health education &amp; behavior&quot;,&quot;ISSN&quot;:&quot;1090-1981&quot;,&quot;issued&quot;:{&quot;date-parts&quot;:[[2020]]},&quot;page&quot;:&quot;509-513&quot;,&quot;publisher&quot;:&quot;SAGE Publications Sage CA: Los Angeles, CA&quot;,&quot;issue&quot;:&quot;4&quot;,&quot;volume&quot;:&quot;47&quot;,&quot;container-title-short&quot;:&quot;&quot;},&quot;isTemporary&quot;:false}]},{&quot;citationID&quot;:&quot;MENDELEY_CITATION_896f9ef9-d4c9-4913-8ecd-cd585009e5c6&quot;,&quot;properties&quot;:{&quot;noteIndex&quot;:0},&quot;isEdited&quot;:false,&quot;manualOverride&quot;:{&quot;isManuallyOverridden&quot;:false,&quot;citeprocText&quot;:&quot;[24]&quot;,&quot;manualOverrideText&quot;:&quot;&quot;},&quot;citationTag&quot;:&quot;MENDELEY_CITATION_v3_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XX0=&quot;,&quot;citationItems&quot;:[{&quot;id&quot;:&quot;9b589b6b-cbf8-328f-bb13-0887a8e34ba0&quot;,&quot;itemData&quot;:{&quot;type&quot;:&quot;article-journal&quot;,&quot;id&quot;:&quot;9b589b6b-cbf8-328f-bb13-0887a8e34ba0&quot;,&quot;title&quot;:&quot;County-level COVID-19 vaccination coverage and social vulnerability—United States, December 14, 2020–March 1, 2021&quot;,&quot;author&quot;:[{&quot;family&quot;:&quot;Hughes&quot;,&quot;given&quot;:&quot;Michelle M&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citationID&quot;:&quot;MENDELEY_CITATION_857f6bb7-07cc-4088-97d5-62da22a72aee&quot;,&quot;properties&quot;:{&quot;noteIndex&quot;:0},&quot;isEdited&quot;:false,&quot;manualOverride&quot;:{&quot;isManuallyOverridden&quot;:false,&quot;citeprocText&quot;:&quot;[25]&quot;,&quot;manualOverrideText&quot;:&quot;&quot;},&quot;citationTag&quot;:&quot;MENDELEY_CITATION_v3_eyJjaXRhdGlvbklEIjoiTUVOREVMRVlfQ0lUQVRJT05fODU3ZjZiYjctMDdjYy00MDg4LTk3ZDUtNjJkYTIyYTcyYWVlIiwicHJvcGVydGllcyI6eyJub3RlSW5kZXgiOjB9LCJpc0VkaXRlZCI6ZmFsc2UsIm1hbnVhbE92ZXJyaWRlIjp7ImlzTWFudWFsbHlPdmVycmlkZGVuIjpmYWxzZSwiY2l0ZXByb2NUZXh0IjoiWzI1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quot;,&quot;citationItems&quot;:[{&quot;id&quot;:&quot;bd4c3e58-5ee7-305b-af28-a6601080d8f6&quot;,&quot;itemData&quot;:{&quot;type&quot;:&quot;webpage&quot;,&quot;id&quot;:&quot;bd4c3e58-5ee7-305b-af28-a6601080d8f6&quot;,&quot;title&quot;:&quot;The SHIELD Illinois Story&quot;,&quot;author&quot;:[{&quot;family&quot;:&quot;University of Illinois System&quot;,&quot;given&quot;:&quot;&quot;,&quot;parse-names&quot;:false,&quot;dropping-particle&quot;:&quot;&quot;,&quot;non-dropping-particle&quot;:&quot;&quot;}],&quot;container-title&quot;:&quot;https://www.uillinois.edu/userfiles/Servers/Server_1240/file/The%20SHIELD%20Story_June2023.pdf&quot;,&quot;issued&quot;:{&quot;date-parts&quot;:[[2024,8,22]]},&quot;container-title-short&quot;:&quot;&quot;},&quot;isTemporary&quot;:false}]},{&quot;citationID&quot;:&quot;MENDELEY_CITATION_a0dd8715-c796-4855-8335-570f69e7b996&quot;,&quot;properties&quot;:{&quot;noteIndex&quot;:0},&quot;isEdited&quot;:false,&quot;manualOverride&quot;:{&quot;isManuallyOverridden&quot;:false,&quot;citeprocText&quot;:&quot;[26]&quot;,&quot;manualOverrideText&quot;:&quot;&quot;},&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WzI2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67fc6431-2c1c-4034-ab1a-7a81e0c01994&quot;,&quot;properties&quot;:{&quot;noteIndex&quot;:0},&quot;isEdited&quot;:false,&quot;manualOverride&quot;:{&quot;isManuallyOverridden&quot;:false,&quot;citeprocText&quot;:&quot;[27]&quot;,&quot;manualOverrideText&quot;:&quot;&quot;},&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WzI3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e6db54c8-adf4-4983-bf9d-a6b8c140c674&quot;,&quot;properties&quot;:{&quot;noteIndex&quot;:0},&quot;isEdited&quot;:false,&quot;manualOverride&quot;:{&quot;isManuallyOverridden&quot;:false,&quot;citeprocText&quot;:&quot;[28]&quot;,&quot;manualOverrideText&quot;:&quot;&quot;},&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WzI4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df86c4e4-7f04-4596-a033-9877ca93903f&quot;,&quot;properties&quot;:{&quot;noteIndex&quot;:0},&quot;isEdited&quot;:false,&quot;manualOverride&quot;:{&quot;isManuallyOverridden&quot;:false,&quot;citeprocText&quot;:&quot;[29]&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WzI5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3780e67e-a7eb-496e-bd76-675696b6603b&quot;,&quot;properties&quot;:{&quot;noteIndex&quot;:0},&quot;isEdited&quot;:false,&quot;manualOverride&quot;:{&quot;isManuallyOverridden&quot;:false,&quot;citeprocText&quot;:&quot;[30], [31]&quot;,&quot;manualOverrideText&quot;:&quot;&quot;},&quot;citationTag&quot;:&quot;MENDELEY_CITATION_v3_eyJjaXRhdGlvbklEIjoiTUVOREVMRVlfQ0lUQVRJT05fMzc4MGU2N2UtYTdlYi00OTZlLWJkNzYtNjc1Njk2YjY2MDNi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bf2d938f-2661-4f38-b0e1-86af54579ae8&quot;,&quot;properties&quot;:{&quot;noteIndex&quot;:0},&quot;isEdited&quot;:false,&quot;manualOverride&quot;:{&quot;isManuallyOverridden&quot;:false,&quot;citeprocText&quot;:&quot;[30], [32], [33]&quot;,&quot;manualOverrideText&quot;:&quot;&quot;},&quot;citationTag&quot;:&quot;MENDELEY_CITATION_v3_eyJjaXRhdGlvbklEIjoiTUVOREVMRVlfQ0lUQVRJT05fYmYyZDkzOGYtMjY2MS00ZjM4LWIwZTEtODZhZjU0NTc5YWU4IiwicHJvcGVydGllcyI6eyJub3RlSW5kZXgiOjB9LCJpc0VkaXRlZCI6ZmFsc2UsIm1hbnVhbE92ZXJyaWRlIjp7ImlzTWFudWFsbHlPdmVycmlkZGVuIjpmYWxzZSwiY2l0ZXByb2NUZXh0IjoiWzMwXSwgWzMyXSwgWzMz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2a28e972-a97c-4391-976f-6fa3fe1875ab&quot;,&quot;properties&quot;:{&quot;noteIndex&quot;:0},&quot;isEdited&quot;:false,&quot;manualOverride&quot;:{&quot;isManuallyOverridden&quot;:false,&quot;citeprocText&quot;:&quot;[30], [31]&quot;,&quot;manualOverrideText&quot;:&quot;&quot;},&quot;citationTag&quot;:&quot;MENDELEY_CITATION_v3_eyJjaXRhdGlvbklEIjoiTUVOREVMRVlfQ0lUQVRJT05fMmEyOGU5NzItYTk3Yy00MzkxLTk3NmYtNmZhM2ZlMTg3NWFi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17ad2927-34b8-4177-bb3d-8bf5029edd03&quot;,&quot;properties&quot;:{&quot;noteIndex&quot;:0},&quot;isEdited&quot;:false,&quot;manualOverride&quot;:{&quot;isManuallyOverridden&quot;:false,&quot;citeprocText&quot;:&quot;[30], [31]&quot;,&quot;manualOverrideText&quot;:&quot;&quot;},&quot;citationTag&quot;:&quot;MENDELEY_CITATION_v3_eyJjaXRhdGlvbklEIjoiTUVOREVMRVlfQ0lUQVRJT05fMTdhZDI5MjctMzRiOC00MTc3LWJiM2QtOGJmNTAyOWVkZDAzIiwicHJvcGVydGllcyI6eyJub3RlSW5kZXgiOjB9LCJpc0VkaXRlZCI6ZmFsc2UsIm1hbnVhbE92ZXJyaWRlIjp7ImlzTWFudWFsbHlPdmVycmlkZGVuIjpmYWxzZSwiY2l0ZXByb2NUZXh0IjoiWzMwXSwgWzMx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23936800-94c5-400c-9d0a-88ee59c0bdf8&quot;,&quot;properties&quot;:{&quot;noteIndex&quot;:0},&quot;isEdited&quot;:false,&quot;manualOverride&quot;:{&quot;isManuallyOverridden&quot;:false,&quot;citeprocText&quot;:&quot;[32], [33], [34], [35], [36]&quot;,&quot;manualOverrideText&quot;:&quot;&quot;},&quot;citationTag&quot;:&quot;MENDELEY_CITATION_v3_eyJjaXRhdGlvbklEIjoiTUVOREVMRVlfQ0lUQVRJT05fMjM5MzY4MDAtOTRjNS00MDBjLTlkMGEtODhlZTU5YzBiZGY4IiwicHJvcGVydGllcyI6eyJub3RlSW5kZXgiOjB9LCJpc0VkaXRlZCI6ZmFsc2UsIm1hbnVhbE92ZXJyaWRlIjp7ImlzTWFudWFsbHlPdmVycmlkZGVuIjpmYWxzZSwiY2l0ZXByb2NUZXh0IjoiWzMyXSwgWzMzXSwgWzM0XSwgWzM1XSwgWzM2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3328f923-7d2c-4e17-82f3-a64c111cefee&quot;,&quot;properties&quot;:{&quot;noteIndex&quot;:0},&quot;isEdited&quot;:false,&quot;manualOverride&quot;:{&quot;isManuallyOverridden&quot;:false,&quot;citeprocText&quot;:&quot;[32], [33]&quot;,&quot;manualOverrideText&quot;:&quot;&quot;},&quot;citationTag&quot;:&quot;MENDELEY_CITATION_v3_eyJjaXRhdGlvbklEIjoiTUVOREVMRVlfQ0lUQVRJT05fMzMyOGY5MjMtN2QyYy00ZTE3LTgyZjMtYTY0YzExMWNlZmVlIiwicHJvcGVydGllcyI6eyJub3RlSW5kZXgiOjB9LCJpc0VkaXRlZCI6ZmFsc2UsIm1hbnVhbE92ZXJyaWRlIjp7ImlzTWFudWFsbHlPdmVycmlkZGVuIjpmYWxzZSwiY2l0ZXByb2NUZXh0IjoiWzMyXSwgWzMz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c829a65a-68b8-4a15-9a7e-0fd36582f02d&quot;,&quot;properties&quot;:{&quot;noteIndex&quot;:0},&quot;isEdited&quot;:false,&quot;manualOverride&quot;:{&quot;isManuallyOverridden&quot;:false,&quot;citeprocText&quot;:&quot;[35], [36]&quot;,&quot;manualOverrideText&quot;:&quot;&quot;},&quot;citationTag&quot;:&quot;MENDELEY_CITATION_v3_eyJjaXRhdGlvbklEIjoiTUVOREVMRVlfQ0lUQVRJT05fYzgyOWE2NWEtNjhiOC00YTE1LTlhN2UtMGZkMzY1ODJmMDJkIiwicHJvcGVydGllcyI6eyJub3RlSW5kZXgiOjB9LCJpc0VkaXRlZCI6ZmFsc2UsIm1hbnVhbE92ZXJyaWRlIjp7ImlzTWFudWFsbHlPdmVycmlkZGVuIjpmYWxzZSwiY2l0ZXByb2NUZXh0IjoiWzM1XSwgWzM2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56d21f7c-148d-48ab-937b-3db5c8d4e497&quot;,&quot;properties&quot;:{&quot;noteIndex&quot;:0},&quot;isEdited&quot;:false,&quot;manualOverride&quot;:{&quot;isManuallyOverridden&quot;:false,&quot;citeprocText&quot;:&quot;[36]&quot;,&quot;manualOverrideText&quot;:&quot;&quot;},&quot;citationTag&quot;:&quot;MENDELEY_CITATION_v3_eyJjaXRhdGlvbklEIjoiTUVOREVMRVlfQ0lUQVRJT05fNTZkMjFmN2MtMTQ4ZC00OGFiLTkzN2ItM2RiNWM4ZDRlNDk3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a165e366-709f-4dfc-ab35-1a89408775d0&quot;,&quot;properties&quot;:{&quot;noteIndex&quot;:0},&quot;isEdited&quot;:false,&quot;manualOverride&quot;:{&quot;isManuallyOverridden&quot;:false,&quot;citeprocText&quot;:&quot;[36]&quot;,&quot;manualOverrideText&quot;:&quot;&quot;},&quot;citationTag&quot;:&quot;MENDELEY_CITATION_v3_eyJjaXRhdGlvbklEIjoiTUVOREVMRVlfQ0lUQVRJT05fYTE2NWUzNjYtNzA5Zi00ZGZjLWFiMzUtMWE4OTQwODc3NWQw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c8ffd6d8-4c26-495f-8c2b-076fed591bda&quot;,&quot;properties&quot;:{&quot;noteIndex&quot;:0},&quot;isEdited&quot;:false,&quot;manualOverride&quot;:{&quot;isManuallyOverridden&quot;:false,&quot;citeprocText&quot;:&quot;[36]&quot;,&quot;manualOverrideText&quot;:&quot;&quot;},&quot;citationTag&quot;:&quot;MENDELEY_CITATION_v3_eyJjaXRhdGlvbklEIjoiTUVOREVMRVlfQ0lUQVRJT05fYzhmZmQ2ZDgtNGMyNi00OTVmLThjMmItMDc2ZmVkNTkxYmRh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85594c6f-86a7-46f5-8244-99903a75304e&quot;,&quot;properties&quot;:{&quot;noteIndex&quot;:0},&quot;isEdited&quot;:false,&quot;manualOverride&quot;:{&quot;isManuallyOverridden&quot;:false,&quot;citeprocText&quot;:&quot;[36]&quot;,&quot;manualOverrideText&quot;:&quot;&quot;},&quot;citationTag&quot;:&quot;MENDELEY_CITATION_v3_eyJjaXRhdGlvbklEIjoiTUVOREVMRVlfQ0lUQVRJT05fODU1OTRjNmYtODZhNy00NmY1LTgyNDQtOTk5MDNhNzUzMDRlIiwicHJvcGVydGllcyI6eyJub3RlSW5kZXgiOjB9LCJpc0VkaXRlZCI6ZmFsc2UsIm1hbnVhbE92ZXJyaWRlIjp7ImlzTWFudWFsbHlPdmVycmlkZGVuIjpmYWxzZSwiY2l0ZXByb2NUZXh0IjoiWzM2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a1fb5431-df88-43cd-8e6c-d0c6a04b09a2&quot;,&quot;properties&quot;:{&quot;noteIndex&quot;:0},&quot;isEdited&quot;:false,&quot;manualOverride&quot;:{&quot;isManuallyOverridden&quot;:false,&quot;citeprocText&quot;:&quot;[37]&quot;,&quot;manualOverrideText&quot;:&quot;&quot;},&quot;citationTag&quot;:&quot;MENDELEY_CITATION_v3_eyJjaXRhdGlvbklEIjoiTUVOREVMRVlfQ0lUQVRJT05fYTFmYjU0MzEtZGY4OC00M2NkLThlNmMtZDBjNmEwNGIwOWEyIiwicHJvcGVydGllcyI6eyJub3RlSW5kZXgiOjB9LCJpc0VkaXRlZCI6ZmFsc2UsIm1hbnVhbE92ZXJyaWRlIjp7ImlzTWFudWFsbHlPdmVycmlkZGVuIjpmYWxzZSwiY2l0ZXByb2NUZXh0IjoiWzM3XSIsIm1hbnVhbE92ZXJyaWRlVGV4dCI6IiJ9LCJjaXRhdGlvbkl0ZW1zIjpbeyJpZCI6ImVmODMwNzg5LWE4ZmMtMzU2My1iYmM5LWJhODIyZGM2ZTE4MSIsIml0ZW1EYXRhIjp7InR5cGUiOiJhcnRpY2xlLWpvdXJuYWwiLCJpZCI6ImVmODMwNzg5LWE4ZmMtMzU2My1iYmM5LWJhODIyZGM2ZTE4MS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UsInN1cHByZXNzLWF1dGhvciI6ZmFsc2UsImNvbXBvc2l0ZSI6ZmFsc2UsImF1dGhvci1vbmx5IjpmYWxzZX1dfQ==&quot;,&quot;citationItems&quot;:[{&quot;id&quot;:&quot;ef830789-a8fc-3563-bbc9-ba822dc6e181&quot;,&quot;itemData&quot;:{&quot;type&quot;:&quot;article-journal&quot;,&quot;id&quot;:&quot;ef830789-a8fc-3563-bbc9-ba822dc6e181&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8262</TotalTime>
  <Pages>14</Pages>
  <Words>5138</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345</cp:revision>
  <dcterms:created xsi:type="dcterms:W3CDTF">2024-08-19T15:40:00Z</dcterms:created>
  <dcterms:modified xsi:type="dcterms:W3CDTF">2024-09-12T00:08:00Z</dcterms:modified>
</cp:coreProperties>
</file>